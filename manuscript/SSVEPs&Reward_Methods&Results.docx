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1D67B731"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participants</w:t>
      </w:r>
      <w:r w:rsidR="003E7FC7">
        <w:t xml:space="preserve"> (</w:t>
      </w:r>
      <w:commentRangeStart w:id="0"/>
      <w:r w:rsidR="003E7FC7" w:rsidRPr="008141DE">
        <w:rPr>
          <w:highlight w:val="yellow"/>
        </w:rPr>
        <w:t>XX female</w:t>
      </w:r>
      <w:r w:rsidR="003E7FC7">
        <w:t xml:space="preserve">; </w:t>
      </w:r>
      <w:r w:rsidR="003E7FC7" w:rsidRPr="003E7FC7">
        <w:rPr>
          <w:highlight w:val="yellow"/>
        </w:rPr>
        <w:t>median age</w:t>
      </w:r>
      <w:commentRangeEnd w:id="0"/>
      <w:r w:rsidR="00666A72">
        <w:rPr>
          <w:rStyle w:val="CommentReference"/>
        </w:rPr>
        <w:commentReference w:id="0"/>
      </w:r>
      <w:r w:rsidR="003E7FC7">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0F30AEEC"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 xml:space="preserve">). </w:t>
      </w:r>
      <w:r w:rsidR="00595B7D">
        <w:t xml:space="preserve">The two RDKs 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595B7D" w:rsidRPr="000E6795">
        <w:t xml:space="preserve">. </w:t>
      </w:r>
      <w:r w:rsidR="00A9680E" w:rsidRPr="00A2381B">
        <w:t xml:space="preserve">The size of the cloud was </w:t>
      </w:r>
      <w:r w:rsidR="00A846DD" w:rsidRPr="000E6795">
        <w:t>20.61</w:t>
      </w:r>
      <w:r w:rsidR="00A9680E" w:rsidRPr="00A2381B">
        <w:t xml:space="preserve"> degrees of visual angle.</w:t>
      </w:r>
      <w:r w:rsidR="00A9680E" w:rsidRPr="000E6795">
        <w:t xml:space="preserve"> </w:t>
      </w:r>
      <w:r w:rsidR="00595B7D" w:rsidRPr="000E6795">
        <w:t>Each RDK was flickering at a different</w:t>
      </w:r>
      <w:r w:rsidR="00595B7D">
        <w:t xml:space="preserve"> frequency </w:t>
      </w:r>
      <w:r w:rsidR="00C8783F">
        <w:t>(10 or 12</w:t>
      </w:r>
      <w:r w:rsidR="00A846DD">
        <w:t xml:space="preserve"> </w:t>
      </w:r>
      <w:r w:rsidR="00C8783F">
        <w:t>Hz). The mapping between color and frequency was counterbalanced across participants</w:t>
      </w:r>
      <w:r w:rsidR="00595B7D">
        <w:t xml:space="preserve">. On </w:t>
      </w:r>
      <w:r w:rsidR="00C8783F">
        <w:t>one</w:t>
      </w:r>
      <w:r w:rsidR="00704050">
        <w:t>-</w:t>
      </w:r>
      <w:r w:rsidR="00C8783F">
        <w:t>third</w:t>
      </w:r>
      <w:r w:rsidR="00595B7D">
        <w:t xml:space="preserve"> of trials</w:t>
      </w:r>
      <w:r w:rsidR="00704050">
        <w:t>,</w:t>
      </w:r>
      <w:r w:rsidR="00595B7D">
        <w:t xml:space="preserve"> most of the </w:t>
      </w:r>
      <w:r w:rsidR="00EE5948">
        <w:t>dots</w:t>
      </w:r>
      <w:r w:rsidR="00704050">
        <w:t xml:space="preserve"> (75%)</w:t>
      </w:r>
      <w:r w:rsidR="00595B7D">
        <w:t xml:space="preserve"> </w:t>
      </w:r>
      <w:r w:rsidR="00704050">
        <w:t xml:space="preserve">in one of the RDKs </w:t>
      </w:r>
      <w:r w:rsidR="00C8783F">
        <w:t xml:space="preserve">moved coherently </w:t>
      </w:r>
      <w:r w:rsidR="00704050">
        <w:t xml:space="preserve">in one of four cardinal directions </w:t>
      </w:r>
      <w:r w:rsidR="00595B7D">
        <w:t>(up, down, left, or right).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r w:rsidR="00595B7D">
        <w:t>.</w:t>
      </w:r>
      <w:proofErr w:type="spellEnd"/>
      <w:r w:rsidR="00595B7D">
        <w:t xml:space="preserve"> At the beginning of each trial, participants were instructed </w:t>
      </w:r>
      <w:r w:rsidR="00704050">
        <w:t xml:space="preserve">which of the two RDKs to attend </w:t>
      </w:r>
      <w:r w:rsidR="00595B7D">
        <w:t xml:space="preserve">by a verbal </w:t>
      </w:r>
      <w:r w:rsidR="00EE5948">
        <w:t xml:space="preserve">audio </w:t>
      </w:r>
      <w:r w:rsidR="00595B7D">
        <w:t xml:space="preserve">cue (“red” vs. “blue”). Each trial could contain zero, one, two, or three coherent movements. </w:t>
      </w:r>
      <w:r w:rsidR="00D204BA">
        <w:t>Correct responses were followed by a tone (</w:t>
      </w:r>
      <w:r w:rsidR="00D63926">
        <w:t>1</w:t>
      </w:r>
      <w:r w:rsidR="00704050">
        <w:t xml:space="preserve">,000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w:t>
      </w:r>
      <w:r w:rsidR="00D204BA" w:rsidRPr="00D63926">
        <w:lastRenderedPageBreak/>
        <w:t>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704050">
        <w:t xml:space="preserve">1,000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18D2B8D8" w:rsidR="00695F22" w:rsidRDefault="008D6BE0" w:rsidP="00CA0030">
      <w:pPr>
        <w:spacing w:line="480" w:lineRule="auto"/>
        <w:ind w:firstLine="720"/>
        <w:jc w:val="both"/>
      </w:pPr>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divided into 3 phases.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brakes </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4653A8">
        <w:rPr>
          <w:noProof/>
        </w:rPr>
        <w:t>(</w:t>
      </w:r>
      <w:r w:rsidR="00695F22">
        <w:rPr>
          <w:noProof/>
        </w:rPr>
        <w:t xml:space="preserve">BIS-BAS; </w:t>
      </w:r>
      <w:r w:rsidR="00695F22" w:rsidRPr="004653A8">
        <w:rPr>
          <w:noProof/>
        </w:rPr>
        <w:t>Franken et al., 2005)</w:t>
      </w:r>
      <w:r w:rsidR="00695F22">
        <w:fldChar w:fldCharType="end"/>
      </w:r>
      <w:r w:rsidR="00695F22">
        <w:t xml:space="preserve"> and depression levels </w:t>
      </w:r>
      <w:r w:rsidR="00695F22">
        <w:fldChar w:fldCharType="begin" w:fldLock="1"/>
      </w:r>
      <w:r w:rsidR="00695F22">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4653A8">
        <w:rPr>
          <w:noProof/>
        </w:rPr>
        <w:t>(</w:t>
      </w:r>
      <w:r w:rsidR="00695F22">
        <w:rPr>
          <w:noProof/>
        </w:rPr>
        <w:t xml:space="preserve">BDI-II; </w:t>
      </w:r>
      <w:r w:rsidR="00695F22" w:rsidRPr="004653A8">
        <w:rPr>
          <w:noProof/>
        </w:rPr>
        <w:t>Van der Does, 2002)</w:t>
      </w:r>
      <w:r w:rsidR="00695F22">
        <w:fldChar w:fldCharType="end"/>
      </w:r>
      <w:r w:rsidR="00695F22">
        <w:t>.</w:t>
      </w:r>
    </w:p>
    <w:p w14:paraId="6BD9E580" w14:textId="27F2BF77" w:rsidR="00695F22" w:rsidRDefault="00695F22" w:rsidP="00CA0030">
      <w:pPr>
        <w:spacing w:line="480" w:lineRule="auto"/>
        <w:ind w:firstLine="720"/>
        <w:jc w:val="both"/>
      </w:pPr>
      <w:r w:rsidRPr="00695F22">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1B0C36CA" w14:textId="012F5CAD" w:rsidR="00BA0ADE" w:rsidRDefault="00BA0ADE" w:rsidP="00CA0030">
      <w:pPr>
        <w:pStyle w:val="Heading2"/>
        <w:spacing w:before="0" w:after="240"/>
      </w:pPr>
      <w:r>
        <w:lastRenderedPageBreak/>
        <w:t>EEG recording and pre</w:t>
      </w:r>
      <w:r w:rsidR="00703DB2">
        <w:t>-</w:t>
      </w:r>
      <w:r>
        <w:t>processing</w:t>
      </w:r>
    </w:p>
    <w:p w14:paraId="06203D67" w14:textId="15E55D9F"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online </w:t>
      </w:r>
      <w:r w:rsidR="00695F22">
        <w:rPr>
          <w:szCs w:val="24"/>
        </w:rPr>
        <w:t>low</w:t>
      </w:r>
      <w:r w:rsidR="00C14105">
        <w:rPr>
          <w:szCs w:val="24"/>
        </w:rPr>
        <w:t>-pass filtered at 100 Hz</w:t>
      </w:r>
      <w:r w:rsidRPr="002006AF">
        <w:rPr>
          <w:szCs w:val="24"/>
        </w:rPr>
        <w:t xml:space="preserve">.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and rejected when flagged as artefactual</w:t>
      </w:r>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w:t>
      </w:r>
      <w:r w:rsidRPr="002006AF">
        <w:rPr>
          <w:szCs w:val="24"/>
        </w:rPr>
        <w:lastRenderedPageBreak/>
        <w:t xml:space="preserve">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12D23F1B"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ssVEP 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To account for inter-individual variations in topographical ssVEP amplitude distributions, we identified and averaged activity from the four electrodes displaying, for each participant, the largest frequency-specific amplitude. After removing linear trends, we extracted ssVEP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coefficients.</w:t>
      </w:r>
      <w:r w:rsidR="006C11D9">
        <w:rPr>
          <w:rFonts w:eastAsia="Times New Roman"/>
          <w:szCs w:val="24"/>
        </w:rPr>
        <w:t xml:space="preserve"> The amplitudes were normalized for each subject and each frequency by dividing amplitudes by the average amplitude for all conditions.</w:t>
      </w:r>
      <w:del w:id="1" w:author="Antonio Schettino" w:date="2018-08-28T10:01:00Z">
        <w:r w:rsidR="006C11D9" w:rsidDel="00187276">
          <w:rPr>
            <w:rFonts w:eastAsia="Times New Roman"/>
            <w:szCs w:val="24"/>
          </w:rPr>
          <w:delText xml:space="preserve">  </w:delText>
        </w:r>
      </w:del>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450083B4" w14:textId="516C0271" w:rsidR="00691FE2" w:rsidRPr="00F36223" w:rsidRDefault="0004428E" w:rsidP="004269CE">
      <w:pPr>
        <w:jc w:val="both"/>
        <w:rPr>
          <w:sz w:val="20"/>
          <w:szCs w:val="20"/>
        </w:rPr>
      </w:pPr>
      <w:commentRangeStart w:id="2"/>
      <w:r w:rsidRPr="00F36223">
        <w:rPr>
          <w:b/>
          <w:sz w:val="20"/>
          <w:szCs w:val="20"/>
        </w:rPr>
        <w:t>Figure</w:t>
      </w:r>
      <w:r w:rsidR="00326703">
        <w:rPr>
          <w:b/>
          <w:sz w:val="20"/>
          <w:szCs w:val="20"/>
        </w:rPr>
        <w:t xml:space="preserve"> </w:t>
      </w:r>
      <w:r w:rsidR="008D6F6F">
        <w:rPr>
          <w:b/>
          <w:sz w:val="20"/>
          <w:szCs w:val="20"/>
        </w:rPr>
        <w:t>2</w:t>
      </w:r>
      <w:commentRangeEnd w:id="2"/>
      <w:r w:rsidR="008D6F6F">
        <w:rPr>
          <w:rStyle w:val="CommentReference"/>
        </w:rPr>
        <w:commentReference w:id="2"/>
      </w:r>
      <w:r w:rsidRPr="00F36223">
        <w:rPr>
          <w:b/>
          <w:sz w:val="20"/>
          <w:szCs w:val="20"/>
        </w:rPr>
        <w:t>.</w:t>
      </w:r>
      <w:r w:rsidRPr="00F36223">
        <w:rPr>
          <w:sz w:val="20"/>
          <w:szCs w:val="20"/>
        </w:rPr>
        <w:t xml:space="preserve"> Grand average FFT-amplitude spectra derived from EEG signals at each participant's best four-electrode cluster for the </w:t>
      </w:r>
      <w:r w:rsidR="004E327F">
        <w:rPr>
          <w:sz w:val="20"/>
          <w:szCs w:val="20"/>
        </w:rPr>
        <w:t>10 and 1</w:t>
      </w:r>
      <w:r w:rsidRPr="00F36223">
        <w:rPr>
          <w:sz w:val="20"/>
          <w:szCs w:val="20"/>
        </w:rPr>
        <w:t>2 Hz signal</w:t>
      </w:r>
      <w:commentRangeStart w:id="3"/>
      <w:r w:rsidR="004E327F">
        <w:rPr>
          <w:sz w:val="20"/>
          <w:szCs w:val="20"/>
        </w:rPr>
        <w:t>.</w:t>
      </w:r>
      <w:commentRangeEnd w:id="3"/>
      <w:r w:rsidR="005530E3">
        <w:rPr>
          <w:rStyle w:val="CommentReference"/>
        </w:rPr>
        <w:commentReference w:id="3"/>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52BB39D3"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187276">
        <w:t>ss</w:t>
      </w:r>
      <w:r w:rsidR="00A55975">
        <w:t xml:space="preserve">VEP 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720800" w:rsidRPr="008C39A8">
        <w:t>Both EEG signal and behavioral performance are known to be dependent upon participant-specific characteristic (e.g., skull thi</w:t>
      </w:r>
      <w:r w:rsidR="00187276">
        <w:t>ckn</w:t>
      </w:r>
      <w:r w:rsidR="00720800" w:rsidRPr="008C39A8">
        <w:t xml:space="preserve">ess, skin conductance, and hair; </w:t>
      </w:r>
      <w:r w:rsidR="00187276">
        <w:t xml:space="preserve">response </w:t>
      </w:r>
      <w:r w:rsidR="00720800" w:rsidRPr="008C39A8">
        <w:t>speed</w:t>
      </w:r>
      <w:r w:rsidR="00187276">
        <w:t xml:space="preserve">, </w:t>
      </w:r>
      <w:r w:rsidR="00720800" w:rsidRPr="008C39A8">
        <w:lastRenderedPageBreak/>
        <w:t>etc.)</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 xml:space="preserve">Additionally, we </w:t>
      </w:r>
      <w:r w:rsidR="00F219CA">
        <w:lastRenderedPageBreak/>
        <w:t>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2CD70B38"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4"/>
            <w:r>
              <w:lastRenderedPageBreak/>
              <w:t>Table 1</w:t>
            </w:r>
            <w:commentRangeEnd w:id="4"/>
            <w:r w:rsidR="009D3D50">
              <w:rPr>
                <w:rStyle w:val="CommentReference"/>
              </w:rPr>
              <w:commentReference w:id="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5"/>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5"/>
      <w:r w:rsidR="006772E6">
        <w:rPr>
          <w:rStyle w:val="CommentReference"/>
        </w:rPr>
        <w:commentReference w:id="5"/>
      </w:r>
    </w:p>
    <w:p w14:paraId="6D93541F" w14:textId="3FB0071B" w:rsidR="009F2266" w:rsidRPr="00EF140D" w:rsidRDefault="00765B6B" w:rsidP="004269CE">
      <w:pPr>
        <w:jc w:val="both"/>
        <w:rPr>
          <w:b/>
          <w:sz w:val="20"/>
        </w:rPr>
      </w:pPr>
      <w:commentRangeStart w:id="6"/>
      <w:r>
        <w:rPr>
          <w:b/>
          <w:sz w:val="20"/>
        </w:rPr>
        <w:t xml:space="preserve">Figure </w:t>
      </w:r>
      <w:r w:rsidR="00825530">
        <w:rPr>
          <w:b/>
          <w:sz w:val="20"/>
        </w:rPr>
        <w:t>3</w:t>
      </w:r>
      <w:commentRangeEnd w:id="6"/>
      <w:r w:rsidR="006F62F4">
        <w:rPr>
          <w:rStyle w:val="CommentReference"/>
        </w:rPr>
        <w:commentReference w:id="6"/>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7"/>
      <w:r>
        <w:t>Hit rates</w:t>
      </w:r>
      <w:commentRangeEnd w:id="7"/>
      <w:r w:rsidR="00777EAE">
        <w:rPr>
          <w:rStyle w:val="CommentReference"/>
          <w:rFonts w:eastAsiaTheme="minorHAnsi" w:cs="Times New Roman"/>
          <w:b w:val="0"/>
        </w:rPr>
        <w:commentReference w:id="7"/>
      </w:r>
      <w:del w:id="8"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 xml:space="preserve">0.02; </w:t>
      </w:r>
      <w:r w:rsidR="00792843">
        <w:lastRenderedPageBreak/>
        <w:t>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9"/>
            <w:r>
              <w:t>Table 2</w:t>
            </w:r>
            <w:commentRangeEnd w:id="9"/>
            <w:r w:rsidR="009334AA">
              <w:rPr>
                <w:rStyle w:val="CommentReference"/>
              </w:rPr>
              <w:commentReference w:id="9"/>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commentRangeStart w:id="10"/>
            <w:r>
              <w:t>Reward phase x Reward probability</w:t>
            </w:r>
            <w:commentRangeEnd w:id="10"/>
            <w:r>
              <w:rPr>
                <w:rStyle w:val="CommentReference"/>
              </w:rPr>
              <w:commentReference w:id="10"/>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ins w:id="11" w:author="Antonio Schettino" w:date="2018-08-28T10:24:00Z">
              <w:r w:rsidR="00FE683F">
                <w:t>,</w:t>
              </w:r>
            </w:ins>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ins w:id="12" w:author="Antonio Schettino" w:date="2018-08-28T10:24:00Z">
              <w:r w:rsidR="00FE683F">
                <w:t>,</w:t>
              </w:r>
            </w:ins>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55088BFD" w:rsidR="00876BCA" w:rsidRDefault="00FE683F" w:rsidP="00C11E13">
            <w:ins w:id="13" w:author="Antonio Schettino" w:date="2018-08-28T10:22:00Z">
              <w:r>
                <w:t>Reward phase x Reward probability</w:t>
              </w:r>
            </w:ins>
            <w:del w:id="14" w:author="Antonio Schettino" w:date="2018-08-28T10:22:00Z">
              <w:r w:rsidR="00876BCA" w:rsidDel="00FE683F">
                <w:delText>Interaction</w:delText>
              </w:r>
            </w:del>
          </w:p>
        </w:tc>
        <w:tc>
          <w:tcPr>
            <w:tcW w:w="2079" w:type="dxa"/>
            <w:tcBorders>
              <w:bottom w:val="single" w:sz="4" w:space="0" w:color="auto"/>
            </w:tcBorders>
            <w:vAlign w:val="center"/>
          </w:tcPr>
          <w:p w14:paraId="189A6D72" w14:textId="36F383A7" w:rsidR="00876BCA" w:rsidRDefault="00876BCA" w:rsidP="00C11E13">
            <w:r w:rsidRPr="00C21D51">
              <w:t>2</w:t>
            </w:r>
            <w:ins w:id="15" w:author="Antonio Schettino" w:date="2018-08-28T10:24:00Z">
              <w:r w:rsidR="00FE683F">
                <w:t>,</w:t>
              </w:r>
            </w:ins>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9C4F2E7" w14:textId="53DDE6DE" w:rsidR="008E021D" w:rsidDel="000A7001" w:rsidRDefault="008E021D" w:rsidP="008E021D">
      <w:pPr>
        <w:rPr>
          <w:del w:id="16" w:author="Antonio Schettino" w:date="2018-08-28T10:28:00Z"/>
        </w:rPr>
      </w:pPr>
    </w:p>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lastRenderedPageBreak/>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xml:space="preserve">, -4.63]; </w:t>
      </w:r>
      <w:r w:rsidR="00CC2633">
        <w:lastRenderedPageBreak/>
        <w:t>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6D25CA83" w:rsidR="006531B0" w:rsidRDefault="0046376A" w:rsidP="007B463E">
      <w:pPr>
        <w:pStyle w:val="Heading2"/>
        <w:spacing w:before="0" w:after="240"/>
      </w:pPr>
      <w:r>
        <w:t>ss</w:t>
      </w:r>
      <w:r w:rsidR="00B57645">
        <w:t xml:space="preserve">VEP </w:t>
      </w:r>
      <w:r w:rsidR="00BE710C">
        <w:t>amplitudes</w:t>
      </w:r>
    </w:p>
    <w:p w14:paraId="6D432CAC" w14:textId="0FBDE264"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46376A" w:rsidRPr="00D92BFE">
        <w:rPr>
          <w:rFonts w:eastAsia="Times New Roman"/>
          <w:szCs w:val="24"/>
        </w:rPr>
        <w:t xml:space="preserve">ssVEP </w:t>
      </w:r>
      <w:r>
        <w:t>amplitudes (</w:t>
      </w:r>
      <w:r w:rsidR="00825530">
        <w:t xml:space="preserve">in </w:t>
      </w:r>
      <w:r w:rsidRPr="00B57645">
        <w:rPr>
          <w:i/>
        </w:rPr>
        <w:t>µV</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only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models were not fitted because they were not </w:t>
      </w:r>
      <w:r w:rsidR="00B34D24">
        <w:lastRenderedPageBreak/>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72B719F4" w:rsidR="00443CF7" w:rsidRDefault="00443CF7" w:rsidP="00C11E13">
            <w:pPr>
              <w:spacing w:line="360" w:lineRule="auto"/>
              <w:rPr>
                <w:i/>
              </w:rPr>
            </w:pPr>
            <w:r>
              <w:rPr>
                <w:i/>
              </w:rPr>
              <w:t xml:space="preserve">Means and 95% HDIs of </w:t>
            </w:r>
            <w:r w:rsidR="00B34D24">
              <w:rPr>
                <w:i/>
              </w:rPr>
              <w:t xml:space="preserve">recorded </w:t>
            </w:r>
            <w:r>
              <w:rPr>
                <w:i/>
              </w:rPr>
              <w:t xml:space="preserve">ssVEP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77777777" w:rsidR="00443CF7" w:rsidRPr="00297068" w:rsidRDefault="00443CF7" w:rsidP="00C11E13">
            <w:r>
              <w:t>Amplitudes (µV)</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1099A97B" w:rsidR="006531B0" w:rsidRDefault="00E66917" w:rsidP="007B463E">
      <w:pPr>
        <w:jc w:val="both"/>
        <w:rPr>
          <w:b/>
          <w:sz w:val="20"/>
        </w:rPr>
      </w:pPr>
      <w:r>
        <w:rPr>
          <w:b/>
          <w:sz w:val="20"/>
        </w:rPr>
        <w:lastRenderedPageBreak/>
        <w:t xml:space="preserve">Figure </w:t>
      </w:r>
      <w:r w:rsidR="00825530">
        <w:rPr>
          <w:b/>
          <w:sz w:val="20"/>
        </w:rPr>
        <w:t>5</w:t>
      </w:r>
      <w:r w:rsidR="00C1424D" w:rsidRPr="00FF793F">
        <w:rPr>
          <w:b/>
          <w:sz w:val="20"/>
        </w:rPr>
        <w:t xml:space="preserve">. </w:t>
      </w:r>
      <w:r w:rsidR="00C1424D">
        <w:rPr>
          <w:sz w:val="20"/>
        </w:rPr>
        <w:t>Distributions, means, and credible intervals of ssVEP amplitudes per condition.</w:t>
      </w:r>
    </w:p>
    <w:p w14:paraId="384F4B44" w14:textId="77777777" w:rsidR="007B463E" w:rsidRPr="007B463E" w:rsidRDefault="007B463E" w:rsidP="007B463E">
      <w:pPr>
        <w:jc w:val="both"/>
        <w:rPr>
          <w:b/>
          <w:sz w:val="20"/>
        </w:rPr>
      </w:pPr>
    </w:p>
    <w:p w14:paraId="69D6C98F" w14:textId="073E1164" w:rsidR="004269CE" w:rsidRDefault="004269CE" w:rsidP="00A02266">
      <w:pPr>
        <w:spacing w:line="480" w:lineRule="auto"/>
        <w:ind w:firstLine="284"/>
        <w:jc w:val="both"/>
      </w:pPr>
      <w:r>
        <w:t>The interaction model best predict</w:t>
      </w:r>
      <w:r w:rsidR="00B34D24">
        <w:t>ed</w:t>
      </w:r>
      <w:r>
        <w:t xml:space="preserve"> ssVEP ampli</w:t>
      </w:r>
      <w:r w:rsidR="00C11E13">
        <w:t>tudes across conditions (</w:t>
      </w:r>
      <w:r w:rsidR="00C11E13" w:rsidRPr="00B57645">
        <w:rPr>
          <w:i/>
        </w:rPr>
        <w:t>Table 5</w:t>
      </w:r>
      <w:r>
        <w:t xml:space="preserve">). </w:t>
      </w:r>
      <w:commentRangeStart w:id="17"/>
      <w:r w:rsidR="003273E4">
        <w:t>This result points to the better predictive ability when all three effects and their interaction is taken into account.</w:t>
      </w:r>
      <w:commentRangeEnd w:id="17"/>
      <w:r w:rsidR="00B34D24">
        <w:rPr>
          <w:rStyle w:val="CommentReference"/>
        </w:rPr>
        <w:commentReference w:id="17"/>
      </w:r>
      <w:r w:rsidR="003273E4">
        <w:t xml:space="preserve"> The analysis of the posterior distribution</w:t>
      </w:r>
      <w:r w:rsidR="00B34D24">
        <w:t>s</w:t>
      </w:r>
      <w:r w:rsidR="003273E4">
        <w:t xml:space="preserve"> of</w:t>
      </w:r>
      <w:r w:rsidR="00C11E13">
        <w:t xml:space="preserve"> the interaction model (</w:t>
      </w:r>
      <w:r w:rsidR="00C11E13" w:rsidRPr="00B57645">
        <w:rPr>
          <w:i/>
        </w:rPr>
        <w:t>Figure 5</w:t>
      </w:r>
      <w:r w:rsidR="003273E4">
        <w:t>) revealed a strong effect of attention</w:t>
      </w:r>
      <w:commentRangeStart w:id="18"/>
      <w:r w:rsidR="003273E4">
        <w:t>, thus replicating previous studies.</w:t>
      </w:r>
      <w:commentRangeEnd w:id="18"/>
      <w:r w:rsidR="000F7AE3">
        <w:rPr>
          <w:rStyle w:val="CommentReference"/>
        </w:rPr>
        <w:commentReference w:id="18"/>
      </w:r>
      <w:r w:rsidR="003A5736">
        <w:t>:</w:t>
      </w:r>
      <w:r w:rsidR="003273E4">
        <w:t xml:space="preserve"> </w:t>
      </w:r>
      <w:r w:rsidR="003A5736">
        <w:t>i</w:t>
      </w:r>
      <w:r w:rsidR="003273E4">
        <w:t>n all conditions</w:t>
      </w:r>
      <w:r w:rsidR="000F7AE3">
        <w:t>,</w:t>
      </w:r>
      <w:r w:rsidR="003273E4">
        <w:t xml:space="preserve"> </w:t>
      </w:r>
      <w:r w:rsidR="0046376A" w:rsidRPr="00D92BFE">
        <w:rPr>
          <w:rFonts w:eastAsia="Times New Roman"/>
          <w:szCs w:val="24"/>
        </w:rPr>
        <w:t xml:space="preserve">ssVEP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46376A" w:rsidRPr="00D92BFE">
        <w:rPr>
          <w:rFonts w:eastAsia="Times New Roman"/>
          <w:szCs w:val="24"/>
        </w:rPr>
        <w:t xml:space="preserve">ssVEP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lastRenderedPageBreak/>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5FE2A558" w:rsidR="007B4D6B" w:rsidRDefault="007B4D6B" w:rsidP="00C11E13">
            <w:pPr>
              <w:spacing w:line="360" w:lineRule="auto"/>
              <w:rPr>
                <w:i/>
              </w:rPr>
            </w:pPr>
            <w:r>
              <w:rPr>
                <w:i/>
              </w:rPr>
              <w:t>Means and 95% HDIs of the posterior distributions of the ssVEP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563A178E" w:rsidR="007B4D6B" w:rsidRPr="00297068" w:rsidRDefault="007B4D6B" w:rsidP="00C11E13">
            <w:r>
              <w:t>Amplitudes (</w:t>
            </w:r>
            <w:r w:rsidR="005C4A57">
              <w:t>µV</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358ABE86" w:rsidR="000F0109" w:rsidRDefault="00E66917" w:rsidP="004269CE">
      <w:pPr>
        <w:jc w:val="both"/>
        <w:rPr>
          <w:sz w:val="20"/>
        </w:rPr>
      </w:pPr>
      <w:r>
        <w:rPr>
          <w:b/>
          <w:sz w:val="20"/>
        </w:rPr>
        <w:lastRenderedPageBreak/>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s for ssVEP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952414C" w:rsidR="004D7E75" w:rsidRDefault="007D27A2" w:rsidP="00750818">
      <w:pPr>
        <w:spacing w:line="480" w:lineRule="auto"/>
        <w:ind w:firstLine="284"/>
        <w:jc w:val="both"/>
      </w:pPr>
      <w:r>
        <w:t xml:space="preserve">To summarize, in the attended condition </w:t>
      </w:r>
      <w:r w:rsidR="0046376A" w:rsidRPr="00D92BFE">
        <w:rPr>
          <w:rFonts w:eastAsia="Times New Roman"/>
          <w:szCs w:val="24"/>
        </w:rPr>
        <w:t xml:space="preserve">ssVEP </w:t>
      </w:r>
      <w:bookmarkStart w:id="19" w:name="_GoBack"/>
      <w:bookmarkEnd w:id="19"/>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lastRenderedPageBreak/>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0"/>
      <w:r w:rsidR="006158A2">
        <w:t>through baseline and acquisition</w:t>
      </w:r>
      <w:commentRangeEnd w:id="20"/>
      <w:r w:rsidR="00056144">
        <w:rPr>
          <w:rStyle w:val="CommentReference"/>
        </w:rPr>
        <w:commentReference w:id="20"/>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lastRenderedPageBreak/>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w:t>
      </w:r>
      <w:r w:rsidR="008C49F8">
        <w:lastRenderedPageBreak/>
        <w:t xml:space="preserve">to the first part of the acquisition </w:t>
      </w:r>
      <w:r w:rsidR="00056144">
        <w:t xml:space="preserve">(albeit </w:t>
      </w:r>
      <w:r w:rsidR="008C49F8">
        <w:t>for low rewarded color</w:t>
      </w:r>
      <w:r w:rsidR="006D2608">
        <w:t xml:space="preserve"> only</w:t>
      </w:r>
      <w:r w:rsidR="00056144">
        <w:t>)</w:t>
      </w:r>
      <w:r w:rsidR="008C49F8">
        <w:t xml:space="preserve">. This can indicate some presence of training effects on the </w:t>
      </w:r>
      <w:commentRangeStart w:id="21"/>
      <w:r w:rsidR="008C49F8">
        <w:t>accuracy data</w:t>
      </w:r>
      <w:commentRangeEnd w:id="21"/>
      <w:r w:rsidR="006D2608">
        <w:rPr>
          <w:rStyle w:val="CommentReference"/>
        </w:rPr>
        <w:commentReference w:id="21"/>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spacing w:line="480" w:lineRule="auto"/>
        <w:ind w:firstLine="284"/>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00E6155B" w:rsidR="00FA0C17" w:rsidRDefault="00FA0C17" w:rsidP="00C11E13">
            <w:pPr>
              <w:spacing w:line="360" w:lineRule="auto"/>
            </w:pPr>
            <w:r>
              <w:t>Table 2</w:t>
            </w:r>
          </w:p>
          <w:p w14:paraId="505AEB2B" w14:textId="77777777" w:rsidR="00FA0C17" w:rsidRDefault="00FA0C17" w:rsidP="00C11E13">
            <w:pPr>
              <w:spacing w:line="360" w:lineRule="auto"/>
              <w:rPr>
                <w:i/>
              </w:rPr>
            </w:pPr>
            <w:r>
              <w:rPr>
                <w:i/>
              </w:rPr>
              <w:t>Means and 95% HDIs of the posterior distributions of the ssVEP amplitudes for each of the conditions</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lastRenderedPageBreak/>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45164C96"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ssVEP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r w:rsidR="00765B6B" w:rsidRPr="00765B6B">
        <w:rPr>
          <w:noProof/>
          <w:szCs w:val="24"/>
        </w:rPr>
        <w:t xml:space="preserve">Andersen, S. K., &amp; Müller, M. M. (2010). 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Garnier, S. (2018). viridis: Default Color Maps from ‘matplotlib.’ 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Gelman, A., Goodrich, B., Gabry, J., &amp; Ali, I. (2017). 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22" w:author="Ivan Grahek" w:date="2018-09-20T16:53:00Z">
            <w:rPr>
              <w:noProof/>
              <w:szCs w:val="24"/>
            </w:rPr>
          </w:rPrChange>
        </w:rPr>
        <w:lastRenderedPageBreak/>
        <w:t xml:space="preserve">Gelman, A., &amp; Rubin, D. B. (1992). </w:t>
      </w:r>
      <w:r w:rsidRPr="00765B6B">
        <w:rPr>
          <w:noProof/>
          <w:szCs w:val="24"/>
        </w:rPr>
        <w:t xml:space="preserve">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Hope, R. M. (2013). Rmisc: Ryan miscellaneous. 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Junghöfer, M., Elbert, T., Tucker, D. O. N. M., &amp; Rockstroh, B. (2000). 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23" w:author="Ivan Grahek" w:date="2018-09-20T16:53:00Z">
            <w:rPr>
              <w:noProof/>
              <w:szCs w:val="24"/>
            </w:rPr>
          </w:rPrChange>
        </w:rPr>
        <w:lastRenderedPageBreak/>
        <w:t xml:space="preserve">Van der Does, A. J. W. (2002). </w:t>
      </w:r>
      <w:r w:rsidRPr="00DF7B16">
        <w:rPr>
          <w:i/>
          <w:iCs/>
          <w:noProof/>
          <w:szCs w:val="24"/>
          <w:lang w:val="nl-BE"/>
          <w:rPrChange w:id="24" w:author="Ivan Grahek" w:date="2018-09-20T16:53:00Z">
            <w:rPr>
              <w:i/>
              <w:iCs/>
              <w:noProof/>
              <w:szCs w:val="24"/>
            </w:rPr>
          </w:rPrChange>
        </w:rPr>
        <w:t xml:space="preserve">Handleiding bij de Nederlandse versie van beck depression inventory—second edition (BDI-II-NL). </w:t>
      </w:r>
      <w:r w:rsidRPr="00765B6B">
        <w:rPr>
          <w:i/>
          <w:iCs/>
          <w:noProof/>
          <w:szCs w:val="24"/>
        </w:rPr>
        <w:t>[The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tonio Schettino" w:date="2018-08-28T09:45:00Z" w:initials="AS">
    <w:p w14:paraId="5B7ADA17" w14:textId="412B300E" w:rsidR="00A2381B" w:rsidRDefault="00A2381B">
      <w:pPr>
        <w:pStyle w:val="CommentText"/>
      </w:pPr>
      <w:r>
        <w:rPr>
          <w:rStyle w:val="CommentReference"/>
        </w:rPr>
        <w:annotationRef/>
      </w:r>
      <w:r>
        <w:t>Can you retrieve this info before sending the manuscript to the co-authors?</w:t>
      </w:r>
    </w:p>
  </w:comment>
  <w:comment w:id="2" w:author="Antonio Schettino" w:date="2018-08-28T10:17:00Z" w:initials="AS">
    <w:p w14:paraId="2EEF1807" w14:textId="2AF9E70C" w:rsidR="00A2381B" w:rsidRDefault="00A2381B">
      <w:pPr>
        <w:pStyle w:val="CommentText"/>
      </w:pPr>
      <w:r>
        <w:rPr>
          <w:rStyle w:val="CommentReference"/>
        </w:rPr>
        <w:annotationRef/>
      </w:r>
      <w:r>
        <w:t>Figure 2, because we would need a previous figure to show a prototypical RDK trial.</w:t>
      </w:r>
    </w:p>
  </w:comment>
  <w:comment w:id="3" w:author="Antonio Schettino" w:date="2018-08-28T15:09:00Z" w:initials="AS">
    <w:p w14:paraId="27152FA4" w14:textId="6458A831" w:rsidR="00A2381B" w:rsidRDefault="00A2381B">
      <w:pPr>
        <w:pStyle w:val="CommentText"/>
      </w:pPr>
      <w:r>
        <w:rPr>
          <w:rStyle w:val="CommentReference"/>
        </w:rPr>
        <w:annotationRef/>
      </w:r>
      <w:r>
        <w:t>Here we’ll also have to explain why we are showing color-dependent spectra, because we never mention it anywhere.</w:t>
      </w:r>
    </w:p>
  </w:comment>
  <w:comment w:id="4" w:author="Antonio Schettino" w:date="2018-08-28T11:02:00Z" w:initials="AS">
    <w:p w14:paraId="54419ACD" w14:textId="41420AD3" w:rsidR="00A2381B" w:rsidRDefault="00A2381B">
      <w:pPr>
        <w:pStyle w:val="CommentText"/>
      </w:pPr>
      <w:r>
        <w:rPr>
          <w:rStyle w:val="CommentReference"/>
        </w:rPr>
        <w:annotationRef/>
      </w:r>
      <w:r>
        <w:t>This info in table 2, with posterior distributions</w:t>
      </w:r>
    </w:p>
  </w:comment>
  <w:comment w:id="5" w:author="Antonio Schettino" w:date="2018-08-28T10:57:00Z" w:initials="AS">
    <w:p w14:paraId="3AA5569E" w14:textId="5F9B2A26" w:rsidR="00A2381B" w:rsidRDefault="00A2381B">
      <w:pPr>
        <w:pStyle w:val="CommentText"/>
      </w:pPr>
      <w:r>
        <w:rPr>
          <w:rStyle w:val="CommentReference"/>
        </w:rPr>
        <w:annotationRef/>
      </w:r>
      <w:r>
        <w:t>First hit rates, then RTs</w:t>
      </w:r>
    </w:p>
  </w:comment>
  <w:comment w:id="6" w:author="Antonio Schettino" w:date="2018-08-28T10:13:00Z" w:initials="AS">
    <w:p w14:paraId="206208DA" w14:textId="53E59C44" w:rsidR="00A2381B" w:rsidRDefault="00A2381B">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7" w:author="Antonio Schettino" w:date="2018-08-28T11:13:00Z" w:initials="AS">
    <w:p w14:paraId="3BF9122D" w14:textId="5D11808F" w:rsidR="00A2381B" w:rsidRDefault="00A2381B">
      <w:pPr>
        <w:pStyle w:val="CommentText"/>
      </w:pPr>
      <w:r>
        <w:rPr>
          <w:rStyle w:val="CommentReference"/>
        </w:rPr>
        <w:annotationRef/>
      </w:r>
      <w:r>
        <w:t>To add:</w:t>
      </w:r>
    </w:p>
    <w:p w14:paraId="037DD654" w14:textId="66515F40" w:rsidR="00A2381B" w:rsidRDefault="00A2381B">
      <w:pPr>
        <w:pStyle w:val="CommentText"/>
      </w:pPr>
      <w:r>
        <w:t>- the task was difficult, as evidenced by overall low hit rates and small differences between conditions. This means that participants could not improve a lot throughout the experiment</w:t>
      </w:r>
    </w:p>
    <w:p w14:paraId="5AC00D0A" w14:textId="5D0E3C60" w:rsidR="00A2381B" w:rsidRDefault="00A2381B">
      <w:pPr>
        <w:pStyle w:val="CommentText"/>
      </w:pPr>
      <w:r>
        <w:t xml:space="preserve">- 50% is </w:t>
      </w:r>
      <w:r w:rsidRPr="003433CE">
        <w:rPr>
          <w:b/>
        </w:rPr>
        <w:t>not</w:t>
      </w:r>
      <w:r>
        <w:t xml:space="preserve"> chance level in this task</w:t>
      </w:r>
    </w:p>
  </w:comment>
  <w:comment w:id="9" w:author="Antonio Schettino" w:date="2018-08-28T11:02:00Z" w:initials="AS">
    <w:p w14:paraId="1DA62595" w14:textId="2C0E80FE" w:rsidR="00A2381B" w:rsidRDefault="00A2381B">
      <w:pPr>
        <w:pStyle w:val="CommentText"/>
      </w:pPr>
      <w:r>
        <w:rPr>
          <w:rStyle w:val="CommentReference"/>
        </w:rPr>
        <w:annotationRef/>
      </w:r>
      <w:r>
        <w:t>This becomes table 1</w:t>
      </w:r>
    </w:p>
  </w:comment>
  <w:comment w:id="10" w:author="Antonio Schettino" w:date="2018-08-28T10:22:00Z" w:initials="AS">
    <w:p w14:paraId="43EF5E9F" w14:textId="29CCE2E7" w:rsidR="00A2381B" w:rsidRDefault="00A2381B">
      <w:pPr>
        <w:pStyle w:val="CommentText"/>
      </w:pPr>
      <w:r>
        <w:rPr>
          <w:rStyle w:val="CommentReference"/>
        </w:rPr>
        <w:annotationRef/>
      </w:r>
      <w:r>
        <w:t>I would write the interaction model like this, otherwise the reader will not remember what interacts with what (especially because the tables do not contain the Reward probability model)… do you agree?</w:t>
      </w:r>
    </w:p>
  </w:comment>
  <w:comment w:id="17" w:author="Antonio Schettino" w:date="2018-08-28T10:40:00Z" w:initials="AS">
    <w:p w14:paraId="2831AAA7" w14:textId="0EF66786" w:rsidR="00A2381B" w:rsidRDefault="00A2381B">
      <w:pPr>
        <w:pStyle w:val="CommentText"/>
      </w:pPr>
      <w:r>
        <w:rPr>
          <w:rStyle w:val="CommentReference"/>
        </w:rPr>
        <w:annotationRef/>
      </w:r>
      <w:r>
        <w:t>Perhaps a bit redundant? I would delete this sentence.</w:t>
      </w:r>
    </w:p>
  </w:comment>
  <w:comment w:id="18" w:author="Antonio Schettino" w:date="2018-08-28T10:43:00Z" w:initials="AS">
    <w:p w14:paraId="489997B3" w14:textId="50E69DEF" w:rsidR="00A2381B" w:rsidRDefault="00A2381B">
      <w:pPr>
        <w:pStyle w:val="CommentText"/>
      </w:pPr>
      <w:r>
        <w:rPr>
          <w:rStyle w:val="CommentReference"/>
        </w:rPr>
        <w:annotationRef/>
      </w:r>
      <w:r>
        <w:t>I would not say it here, but in the discussion (and include references)</w:t>
      </w:r>
    </w:p>
  </w:comment>
  <w:comment w:id="20" w:author="Antonio Schettino" w:date="2018-08-28T12:26:00Z" w:initials="AS">
    <w:p w14:paraId="2F0D1739" w14:textId="3FD3B8D6" w:rsidR="00A2381B" w:rsidRDefault="00A2381B">
      <w:pPr>
        <w:pStyle w:val="CommentText"/>
      </w:pPr>
      <w:r>
        <w:rPr>
          <w:rStyle w:val="CommentReference"/>
        </w:rPr>
        <w:annotationRef/>
      </w:r>
      <w:r>
        <w:t>We should better specify our expectations here:</w:t>
      </w:r>
    </w:p>
    <w:p w14:paraId="3866BCB0" w14:textId="678D4396" w:rsidR="00A2381B" w:rsidRDefault="00A2381B">
      <w:pPr>
        <w:pStyle w:val="CommentText"/>
      </w:pPr>
      <w:r>
        <w:t>- if it’s only training, we should see performance improvement (and faster RTs) of similar magnitude when comparing baseline1 vs baseline2 as well as baseline2 vs acquisition1</w:t>
      </w:r>
    </w:p>
    <w:p w14:paraId="3166D272" w14:textId="5895B007" w:rsidR="00A2381B" w:rsidRDefault="00A2381B">
      <w:pPr>
        <w:pStyle w:val="CommentText"/>
      </w:pPr>
      <w:r>
        <w:t>- if reward really plays a role, performance should improve (and RTs should be faster) when comparing baseline2 vs acquisition1 as opposed to baseline1 vs baseline2</w:t>
      </w:r>
    </w:p>
    <w:p w14:paraId="018EE3CC" w14:textId="61C5C81F" w:rsidR="00A2381B" w:rsidRDefault="00A2381B">
      <w:pPr>
        <w:pStyle w:val="CommentText"/>
      </w:pPr>
    </w:p>
    <w:p w14:paraId="7B9B443F" w14:textId="5D2005D2" w:rsidR="00A2381B" w:rsidRDefault="00A2381B">
      <w:pPr>
        <w:pStyle w:val="CommentText"/>
      </w:pPr>
      <w:r>
        <w:t>Do you agree? Am I missing something?</w:t>
      </w:r>
    </w:p>
  </w:comment>
  <w:comment w:id="21" w:author="Antonio Schettino" w:date="2018-08-28T12:20:00Z" w:initials="AS">
    <w:p w14:paraId="319D8041" w14:textId="62923F89" w:rsidR="00A2381B" w:rsidRDefault="00A2381B">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7ADA17" w15:done="0"/>
  <w15:commentEx w15:paraId="2EEF1807" w15:done="0"/>
  <w15:commentEx w15:paraId="27152FA4" w15:done="0"/>
  <w15:commentEx w15:paraId="54419ACD" w15:done="0"/>
  <w15:commentEx w15:paraId="3AA5569E" w15:done="0"/>
  <w15:commentEx w15:paraId="206208DA" w15:done="0"/>
  <w15:commentEx w15:paraId="5AC00D0A" w15:done="0"/>
  <w15:commentEx w15:paraId="1DA62595" w15:done="0"/>
  <w15:commentEx w15:paraId="43EF5E9F" w15:done="0"/>
  <w15:commentEx w15:paraId="2831AAA7" w15:done="0"/>
  <w15:commentEx w15:paraId="489997B3" w15:done="0"/>
  <w15:commentEx w15:paraId="7B9B443F" w15:done="0"/>
  <w15:commentEx w15:paraId="319D80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CAD29" w14:textId="77777777" w:rsidR="001A3BAA" w:rsidRDefault="001A3BAA" w:rsidP="00AD5698">
      <w:pPr>
        <w:spacing w:after="0" w:line="240" w:lineRule="auto"/>
      </w:pPr>
      <w:r>
        <w:separator/>
      </w:r>
    </w:p>
  </w:endnote>
  <w:endnote w:type="continuationSeparator" w:id="0">
    <w:p w14:paraId="47E0F0B2" w14:textId="77777777" w:rsidR="001A3BAA" w:rsidRDefault="001A3BAA"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A2381B" w:rsidRDefault="00A2381B"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A2381B" w:rsidRDefault="00A2381B"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AA13E" w14:textId="77777777" w:rsidR="001A3BAA" w:rsidRDefault="001A3BAA" w:rsidP="00AD5698">
      <w:pPr>
        <w:spacing w:after="0" w:line="240" w:lineRule="auto"/>
      </w:pPr>
      <w:r>
        <w:separator/>
      </w:r>
    </w:p>
  </w:footnote>
  <w:footnote w:type="continuationSeparator" w:id="0">
    <w:p w14:paraId="43DC0FBB" w14:textId="77777777" w:rsidR="001A3BAA" w:rsidRDefault="001A3BAA"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659A29F6" w:rsidR="00A2381B" w:rsidRDefault="00A2381B">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46376A">
          <w:rPr>
            <w:noProof/>
            <w:szCs w:val="24"/>
          </w:rPr>
          <w:t>23</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A2381B" w:rsidRDefault="00A2381B"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Schettino">
    <w15:presenceInfo w15:providerId="None" w15:userId="Antonio Schettino"/>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572"/>
    <w:rsid w:val="00045E5F"/>
    <w:rsid w:val="00046163"/>
    <w:rsid w:val="00046E8F"/>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775"/>
    <w:rsid w:val="00102919"/>
    <w:rsid w:val="00103A1F"/>
    <w:rsid w:val="00104425"/>
    <w:rsid w:val="00104913"/>
    <w:rsid w:val="00104CED"/>
    <w:rsid w:val="00105CB2"/>
    <w:rsid w:val="001065D7"/>
    <w:rsid w:val="00107188"/>
    <w:rsid w:val="00107848"/>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76A"/>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2266"/>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B61"/>
    <w:rsid w:val="00B0703A"/>
    <w:rsid w:val="00B075E2"/>
    <w:rsid w:val="00B07BE8"/>
    <w:rsid w:val="00B07CA1"/>
    <w:rsid w:val="00B100A4"/>
    <w:rsid w:val="00B1021D"/>
    <w:rsid w:val="00B117DE"/>
    <w:rsid w:val="00B11A18"/>
    <w:rsid w:val="00B11CC0"/>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40E9"/>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782AF-B988-433F-862E-16A464E6A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5656</TotalTime>
  <Pages>25</Pages>
  <Words>10888</Words>
  <Characters>62062</Characters>
  <Application>Microsoft Office Word</Application>
  <DocSecurity>0</DocSecurity>
  <Lines>517</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218</cp:revision>
  <cp:lastPrinted>2017-06-14T15:36:00Z</cp:lastPrinted>
  <dcterms:created xsi:type="dcterms:W3CDTF">2018-03-19T10:13:00Z</dcterms:created>
  <dcterms:modified xsi:type="dcterms:W3CDTF">2018-09-20T21:24:00Z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