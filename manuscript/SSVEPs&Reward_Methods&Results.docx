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4CC3DAC" w:rsidR="001065D7" w:rsidRDefault="00F50A4B" w:rsidP="001065D7">
      <w:pPr>
        <w:pStyle w:val="Heading1"/>
        <w:spacing w:before="0"/>
      </w:pPr>
      <w:r w:rsidRPr="00F50A4B">
        <w:lastRenderedPageBreak/>
        <w:t>Abstract</w:t>
      </w:r>
    </w:p>
    <w:p w14:paraId="19006139" w14:textId="2DDC2005" w:rsidR="0054295E" w:rsidRDefault="0054295E" w:rsidP="0054295E">
      <w:pPr>
        <w:pStyle w:val="Heading1"/>
        <w:spacing w:before="0" w:after="240"/>
      </w:pPr>
      <w:r>
        <w:t>Introduction</w:t>
      </w:r>
    </w:p>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299624B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out of 40 </w:t>
      </w:r>
      <w:r w:rsidR="00796C11" w:rsidRPr="00050303">
        <w:t>participants</w:t>
      </w:r>
      <w:r w:rsidR="003E7FC7" w:rsidRPr="00050303">
        <w:t xml:space="preserve"> (</w:t>
      </w:r>
      <w:r w:rsidR="00050303" w:rsidRPr="00050303">
        <w:t>27</w:t>
      </w:r>
      <w:r w:rsidR="003E7FC7" w:rsidRPr="00050303">
        <w:t xml:space="preserve"> female; median age</w:t>
      </w:r>
      <w:r w:rsidR="00050303" w:rsidRPr="00050303">
        <w:t xml:space="preserve"> = 22</w:t>
      </w:r>
      <w:r w:rsidR="003E7FC7" w:rsidRPr="00050303">
        <w:t>)</w:t>
      </w:r>
      <w:r w:rsidR="00796C11" w:rsidRPr="00050303">
        <w:t>.</w:t>
      </w:r>
      <w:bookmarkStart w:id="1" w:name="_GoBack"/>
      <w:bookmarkEnd w:id="1"/>
      <w:r w:rsidR="00796C11">
        <w:t xml:space="preserve"> </w:t>
      </w:r>
      <w:r w:rsidR="00321CA8">
        <w:t>P</w:t>
      </w:r>
      <w:r w:rsidR="00796C11">
        <w:t>articipants received 20</w:t>
      </w:r>
      <w:r w:rsidR="00A846DD">
        <w:t xml:space="preserve"> </w:t>
      </w:r>
      <w:r w:rsidR="00796C11">
        <w:t xml:space="preserve">€ </w:t>
      </w:r>
      <w:r w:rsidR="00321CA8">
        <w:t xml:space="preserve">plus up to </w:t>
      </w:r>
      <w:r w:rsidR="00796C11">
        <w:t>6</w:t>
      </w:r>
      <w:r w:rsidR="00A846DD">
        <w:t xml:space="preserve"> </w:t>
      </w:r>
      <w:r w:rsidR="00796C11">
        <w:t>€</w:t>
      </w:r>
      <w:r w:rsidR="00321CA8">
        <w:t xml:space="preserve"> extra as 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4684903C"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w:t>
      </w:r>
      <w:commentRangeStart w:id="2"/>
      <w:r w:rsidR="00C27F47">
        <w:t>At the beginning of each trial, participants were instructed which of the two RDKs to attend by a verbal audio cue (“red” vs. “blue”).</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A10931">
        <w:t xml:space="preserve"> each</w:t>
      </w:r>
      <w:commentRangeEnd w:id="2"/>
      <w:r w:rsidR="00E85CA7">
        <w:rPr>
          <w:rStyle w:val="CommentReference"/>
        </w:rPr>
        <w:commentReference w:id="2"/>
      </w:r>
      <w:r w:rsidR="00595B7D" w:rsidRPr="000E6795">
        <w:t>. Each RDK flicker</w:t>
      </w:r>
      <w:r w:rsidR="00A10931">
        <w:t xml:space="preserve">ed </w:t>
      </w:r>
      <w:r w:rsidR="00595B7D" w:rsidRPr="000E6795">
        <w:t>at a different</w:t>
      </w:r>
      <w:r w:rsidR="00595B7D">
        <w:t xml:space="preserve"> frequency </w:t>
      </w:r>
      <w:r w:rsidR="00C8783F">
        <w:t>(10 or 12</w:t>
      </w:r>
      <w:r w:rsidR="00A846DD">
        <w:t xml:space="preserve"> </w:t>
      </w:r>
      <w:r w:rsidR="00C8783F">
        <w:t>Hz). The mapping between color and frequency was counterbalanced across participants</w:t>
      </w:r>
      <w:r w:rsidR="00595B7D">
        <w:t xml:space="preserve">. </w:t>
      </w:r>
      <w:r w:rsidR="00C27F47">
        <w:t>O</w:t>
      </w:r>
      <w:r w:rsidR="00C8783F">
        <w:t>ne</w:t>
      </w:r>
      <w:r w:rsidR="00704050">
        <w:t>-</w:t>
      </w:r>
      <w:r w:rsidR="00C8783F">
        <w:t>third</w:t>
      </w:r>
      <w:r w:rsidR="00595B7D">
        <w:t xml:space="preserve"> of trials</w:t>
      </w:r>
      <w:r w:rsidR="00C27F47">
        <w:t xml:space="preserve"> contained one, two or three coherent motion intervals. These occurred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ins w:id="3" w:author="Andersen, Soren" w:date="2018-10-02T12:40:00Z">
        <w:r w:rsidR="00C27F47">
          <w:t xml:space="preserve"> for </w:t>
        </w:r>
        <w:commentRangeStart w:id="4"/>
        <w:r w:rsidR="00C27F47">
          <w:t>@@@</w:t>
        </w:r>
        <w:proofErr w:type="spellStart"/>
        <w:r w:rsidR="00C27F47">
          <w:t>ms</w:t>
        </w:r>
        <w:commentRangeEnd w:id="4"/>
        <w:r w:rsidR="00C27F47">
          <w:rPr>
            <w:rStyle w:val="CommentReference"/>
          </w:rPr>
          <w:commentReference w:id="4"/>
        </w:r>
      </w:ins>
      <w:r w:rsidR="00595B7D">
        <w:t>.</w:t>
      </w:r>
      <w:proofErr w:type="spellEnd"/>
      <w:r w:rsidR="00595B7D">
        <w:t xml:space="preserve"> Participants</w:t>
      </w:r>
      <w:r w:rsidR="00704050">
        <w:t xml:space="preserve"> had to</w:t>
      </w:r>
      <w:r w:rsidR="00595B7D">
        <w:t xml:space="preserve"> detect the coherent movement as fast as possible by pressing the space key on </w:t>
      </w:r>
      <w:r w:rsidR="00704050">
        <w:lastRenderedPageBreak/>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proofErr w:type="spellStart"/>
      <w:r w:rsidR="00595B7D" w:rsidRPr="00D63926">
        <w:t>ms</w:t>
      </w:r>
      <w:proofErr w:type="spellEnd"/>
      <w:r w:rsidR="00352BD6">
        <w:t xml:space="preserve"> and no response could be committed before 200 </w:t>
      </w:r>
      <w:proofErr w:type="spellStart"/>
      <w:r w:rsidR="00352BD6">
        <w:t>ms</w:t>
      </w:r>
      <w:r w:rsidR="00595B7D">
        <w:t>.</w:t>
      </w:r>
      <w:proofErr w:type="spellEnd"/>
      <w:r w:rsidR="00595B7D">
        <w:t xml:space="preserve"> </w:t>
      </w:r>
      <w:r w:rsidR="00D204BA">
        <w:t>Correct responses were followed by a tone (</w:t>
      </w:r>
      <w:r w:rsidR="00D63926">
        <w:t>1</w:t>
      </w:r>
      <w:r w:rsidR="00704050">
        <w:t xml:space="preserve">,000 </w:t>
      </w:r>
      <w:proofErr w:type="spellStart"/>
      <w:r w:rsidR="00704050">
        <w:t>ms</w:t>
      </w:r>
      <w:proofErr w:type="spellEnd"/>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704050">
        <w:t xml:space="preserve">1,000 </w:t>
      </w:r>
      <w:proofErr w:type="spellStart"/>
      <w:r w:rsidR="00704050">
        <w:t>ms</w:t>
      </w:r>
      <w:proofErr w:type="spellEnd"/>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65A073CE" w:rsidR="00695F22" w:rsidRPr="00352BD6" w:rsidRDefault="008D6BE0" w:rsidP="00CA0030">
      <w:pPr>
        <w:spacing w:line="480" w:lineRule="auto"/>
        <w:ind w:firstLine="720"/>
        <w:jc w:val="both"/>
        <w:rPr>
          <w:lang w:val="da-DK"/>
        </w:rPr>
      </w:pPr>
      <w:commentRangeStart w:id="5"/>
      <w:r>
        <w:t>The experiment started with 4 practice blocks of 60 trials. After each block</w:t>
      </w:r>
      <w:r w:rsidR="00704050">
        <w:t>,</w:t>
      </w:r>
      <w:r>
        <w:t xml:space="preserve"> participants received feedback on their performance (percentage of correctly detected movements and percentage of correct responses). After finishing the practice phase</w:t>
      </w:r>
      <w:r w:rsidR="00704050">
        <w:t>,</w:t>
      </w:r>
      <w:r>
        <w:t xml:space="preserve"> participants completed 12 blocks divided into 3 phases.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w:t>
      </w:r>
      <w:commentRangeEnd w:id="5"/>
      <w:r w:rsidR="00F6055F">
        <w:rPr>
          <w:rStyle w:val="CommentReference"/>
        </w:rPr>
        <w:commentReference w:id="5"/>
      </w:r>
      <w:r w:rsidR="00EE5948">
        <w:t>brakes</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695F22"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352BD6">
        <w:rPr>
          <w:noProof/>
          <w:lang w:val="da-DK"/>
        </w:rPr>
        <w:t>(BIS-BAS; Franken et al., 2005)</w:t>
      </w:r>
      <w:r w:rsidR="00695F22">
        <w:fldChar w:fldCharType="end"/>
      </w:r>
      <w:r w:rsidR="00695F22" w:rsidRPr="00352BD6">
        <w:rPr>
          <w:lang w:val="da-DK"/>
        </w:rPr>
        <w:t xml:space="preserve"> and depression levels </w:t>
      </w:r>
      <w:r w:rsidR="00695F22">
        <w:fldChar w:fldCharType="begin" w:fldLock="1"/>
      </w:r>
      <w:r w:rsidR="00695F22"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352BD6">
        <w:rPr>
          <w:noProof/>
          <w:lang w:val="da-DK"/>
        </w:rPr>
        <w:t>(BDI-II; Van der Does, 2002)</w:t>
      </w:r>
      <w:r w:rsidR="00695F22">
        <w:fldChar w:fldCharType="end"/>
      </w:r>
      <w:r w:rsidR="00695F22" w:rsidRPr="00352BD6">
        <w:rPr>
          <w:lang w:val="da-DK"/>
        </w:rPr>
        <w:t>.</w:t>
      </w:r>
    </w:p>
    <w:p w14:paraId="6BD9E580" w14:textId="27F2BF77" w:rsidR="00695F22" w:rsidRDefault="00695F22" w:rsidP="00CA0030">
      <w:pPr>
        <w:spacing w:line="480" w:lineRule="auto"/>
        <w:ind w:firstLine="720"/>
        <w:jc w:val="both"/>
      </w:pPr>
      <w:r w:rsidRPr="00695F22">
        <w:lastRenderedPageBreak/>
        <w:t xml:space="preserve">This experiment was </w:t>
      </w:r>
      <w:proofErr w:type="spellStart"/>
      <w:r w:rsidRPr="00695F22">
        <w:t>realised</w:t>
      </w:r>
      <w:proofErr w:type="spellEnd"/>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1B0C36CA" w14:textId="012F5CAD" w:rsidR="00BA0ADE" w:rsidRDefault="00BA0ADE" w:rsidP="00CA0030">
      <w:pPr>
        <w:pStyle w:val="Heading2"/>
        <w:spacing w:before="0" w:after="240"/>
      </w:pPr>
      <w:r>
        <w:t>EEG recording and pre</w:t>
      </w:r>
      <w:r w:rsidR="00703DB2">
        <w:t>-</w:t>
      </w:r>
      <w:r>
        <w:t>processing</w:t>
      </w:r>
    </w:p>
    <w:p w14:paraId="06203D67" w14:textId="15E55D9F"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w:t>
      </w:r>
      <w:commentRangeStart w:id="6"/>
      <w:r w:rsidR="00C14105">
        <w:rPr>
          <w:szCs w:val="24"/>
        </w:rPr>
        <w:t xml:space="preserve">online </w:t>
      </w:r>
      <w:r w:rsidR="00695F22">
        <w:rPr>
          <w:szCs w:val="24"/>
        </w:rPr>
        <w:t>low</w:t>
      </w:r>
      <w:r w:rsidR="00C14105">
        <w:rPr>
          <w:szCs w:val="24"/>
        </w:rPr>
        <w:t>-pass filtered at 100 Hz</w:t>
      </w:r>
      <w:commentRangeEnd w:id="6"/>
      <w:r w:rsidR="00F6055F">
        <w:rPr>
          <w:rStyle w:val="CommentReference"/>
        </w:rPr>
        <w:commentReference w:id="6"/>
      </w:r>
      <w:r w:rsidRPr="002006AF">
        <w:rPr>
          <w:szCs w:val="24"/>
        </w:rPr>
        <w:t xml:space="preserve">.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7BF91A8"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 xml:space="preserve">grand-averages with amplitude </w:t>
      </w:r>
      <w:r w:rsidR="00290CF8" w:rsidRPr="001140A2">
        <w:rPr>
          <w:szCs w:val="24"/>
        </w:rPr>
        <w:lastRenderedPageBreak/>
        <w:t>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proofErr w:type="spellStart"/>
      <w:r w:rsidR="00060360">
        <w:rPr>
          <w:szCs w:val="24"/>
        </w:rPr>
        <w:t>artefactual</w:t>
      </w:r>
      <w:proofErr w:type="spellEnd"/>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7"/>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7"/>
      <w:r w:rsidR="00F6055F">
        <w:rPr>
          <w:rStyle w:val="CommentReference"/>
        </w:rPr>
        <w:commentReference w:id="7"/>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2D611BBD"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w:t>
      </w:r>
      <w:proofErr w:type="spellStart"/>
      <w:r w:rsidRPr="00D92BFE">
        <w:rPr>
          <w:rFonts w:eastAsia="Times New Roman"/>
          <w:szCs w:val="24"/>
        </w:rPr>
        <w:t>ms</w:t>
      </w:r>
      <w:proofErr w:type="spellEnd"/>
      <w:r w:rsidRPr="00D92BFE">
        <w:rPr>
          <w:rFonts w:eastAsia="Times New Roman"/>
          <w:szCs w:val="24"/>
        </w:rPr>
        <w:t xml:space="preserve"> (to exclude the typically strong phasic visual evoked response to picture onset) to </w:t>
      </w:r>
      <w:r>
        <w:rPr>
          <w:rFonts w:eastAsia="Times New Roman"/>
          <w:szCs w:val="24"/>
        </w:rPr>
        <w:t>3,25</w:t>
      </w:r>
      <w:r w:rsidRPr="00D92BFE">
        <w:rPr>
          <w:rFonts w:eastAsia="Times New Roman"/>
          <w:szCs w:val="24"/>
        </w:rPr>
        <w:t xml:space="preserve">0 </w:t>
      </w:r>
      <w:proofErr w:type="spellStart"/>
      <w:r w:rsidRPr="00D92BFE">
        <w:rPr>
          <w:rFonts w:eastAsia="Times New Roman"/>
          <w:szCs w:val="24"/>
        </w:rPr>
        <w:t>ms</w:t>
      </w:r>
      <w:proofErr w:type="spellEnd"/>
      <w:r w:rsidRPr="00D92BFE">
        <w:rPr>
          <w:rFonts w:eastAsia="Times New Roman"/>
          <w:szCs w:val="24"/>
        </w:rPr>
        <w:t xml:space="preserve">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subject and each frequency separately by dividing amplitudes by the average amplitude across all six conditions. </w:t>
      </w:r>
      <w:r w:rsidRPr="00D92BFE">
        <w:rPr>
          <w:rFonts w:eastAsia="Times New Roman"/>
          <w:szCs w:val="24"/>
        </w:rPr>
        <w:t xml:space="preserve">As shown in </w:t>
      </w:r>
      <w:r w:rsidRPr="00D92BFE">
        <w:rPr>
          <w:rFonts w:eastAsia="Times New Roman"/>
          <w:i/>
          <w:szCs w:val="24"/>
        </w:rPr>
        <w:t>Figure 2</w:t>
      </w:r>
      <w:r w:rsidRPr="00D92BFE">
        <w:rPr>
          <w:rFonts w:eastAsia="Times New Roman"/>
          <w:szCs w:val="24"/>
        </w:rPr>
        <w:t xml:space="preserve">, activity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Pr>
          <w:rFonts w:eastAsia="Times New Roman"/>
          <w:szCs w:val="24"/>
        </w:rPr>
        <w:t>Oz</w:t>
      </w:r>
      <w:r w:rsidRPr="00D92BFE">
        <w:rPr>
          <w:rFonts w:eastAsia="Times New Roman"/>
          <w:szCs w:val="24"/>
        </w:rPr>
        <w:t xml:space="preserve">, </w:t>
      </w:r>
      <w:proofErr w:type="spellStart"/>
      <w:r w:rsidRPr="00D92BFE">
        <w:rPr>
          <w:rFonts w:eastAsia="Times New Roman"/>
          <w:szCs w:val="24"/>
        </w:rPr>
        <w:t>PO</w:t>
      </w:r>
      <w:r>
        <w:rPr>
          <w:rFonts w:eastAsia="Times New Roman"/>
          <w:szCs w:val="24"/>
        </w:rPr>
        <w:t>z</w:t>
      </w:r>
      <w:proofErr w:type="spellEnd"/>
      <w:r w:rsidRPr="00D92BFE">
        <w:rPr>
          <w:rFonts w:eastAsia="Times New Roman"/>
          <w:szCs w:val="24"/>
        </w:rPr>
        <w:t xml:space="preserve">, </w:t>
      </w:r>
      <w:r>
        <w:rPr>
          <w:rFonts w:eastAsia="Times New Roman"/>
          <w:szCs w:val="24"/>
        </w:rPr>
        <w:t>O2, PO3</w:t>
      </w:r>
      <w:r w:rsidRPr="00D92BFE">
        <w:rPr>
          <w:rFonts w:eastAsia="Times New Roman"/>
          <w:szCs w:val="24"/>
        </w:rPr>
        <w:t xml:space="preserve">). 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508483DF" w14:textId="77777777" w:rsidR="00F6194D" w:rsidRPr="00D92BFE" w:rsidRDefault="00F6194D" w:rsidP="002006AF">
      <w:pPr>
        <w:spacing w:line="480" w:lineRule="auto"/>
        <w:ind w:firstLine="280"/>
        <w:jc w:val="both"/>
        <w:rPr>
          <w:rFonts w:eastAsia="Times New Roman"/>
          <w:szCs w:val="24"/>
        </w:rPr>
      </w:pPr>
    </w:p>
    <w:p w14:paraId="6237070D" w14:textId="291A336A" w:rsidR="002006AF" w:rsidRDefault="002006AF" w:rsidP="004F6F4C"/>
    <w:p w14:paraId="6D331FD4" w14:textId="1F3DE291" w:rsidR="002006AF" w:rsidRDefault="002006AF" w:rsidP="004F6F4C"/>
    <w:p w14:paraId="242987C7" w14:textId="6E24B4AF" w:rsidR="00691FE2" w:rsidRDefault="000E5106" w:rsidP="004F6F4C">
      <w:commentRangeStart w:id="8"/>
      <w:r>
        <w:rPr>
          <w:noProof/>
        </w:rPr>
        <w:drawing>
          <wp:inline distT="0" distB="0" distL="0" distR="0" wp14:anchorId="3B251290" wp14:editId="324210AA">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commentRangeEnd w:id="8"/>
      <w:r w:rsidR="00F6194D">
        <w:rPr>
          <w:rStyle w:val="CommentReference"/>
        </w:rPr>
        <w:commentReference w:id="8"/>
      </w:r>
    </w:p>
    <w:p w14:paraId="450083B4" w14:textId="78A2E2F0" w:rsidR="00691FE2" w:rsidRPr="00F36223" w:rsidRDefault="0004428E" w:rsidP="004269CE">
      <w:pPr>
        <w:jc w:val="both"/>
        <w:rPr>
          <w:sz w:val="20"/>
          <w:szCs w:val="20"/>
        </w:rPr>
      </w:pPr>
      <w:commentRangeStart w:id="9"/>
      <w:r w:rsidRPr="00F36223">
        <w:rPr>
          <w:b/>
          <w:sz w:val="20"/>
          <w:szCs w:val="20"/>
        </w:rPr>
        <w:t>Figure</w:t>
      </w:r>
      <w:r w:rsidR="00326703">
        <w:rPr>
          <w:b/>
          <w:sz w:val="20"/>
          <w:szCs w:val="20"/>
        </w:rPr>
        <w:t xml:space="preserve"> </w:t>
      </w:r>
      <w:r w:rsidR="008D6F6F">
        <w:rPr>
          <w:b/>
          <w:sz w:val="20"/>
          <w:szCs w:val="20"/>
        </w:rPr>
        <w:t>2</w:t>
      </w:r>
      <w:commentRangeEnd w:id="9"/>
      <w:r w:rsidR="008D6F6F">
        <w:rPr>
          <w:rStyle w:val="CommentReference"/>
        </w:rPr>
        <w:commentReference w:id="9"/>
      </w:r>
      <w:r w:rsidRPr="00F36223">
        <w:rPr>
          <w:b/>
          <w:sz w:val="20"/>
          <w:szCs w:val="20"/>
        </w:rPr>
        <w:t>.</w:t>
      </w:r>
      <w:r w:rsidRPr="00F36223">
        <w:rPr>
          <w:sz w:val="20"/>
          <w:szCs w:val="20"/>
        </w:rPr>
        <w:t xml:space="preserve"> Grand average FFT-amplitude spectra derived from EEG signals at each participant's best four-electrode </w:t>
      </w:r>
      <w:commentRangeStart w:id="10"/>
      <w:r w:rsidRPr="00F36223">
        <w:rPr>
          <w:sz w:val="20"/>
          <w:szCs w:val="20"/>
        </w:rPr>
        <w:t xml:space="preserve">cluster for the </w:t>
      </w:r>
      <w:r w:rsidR="004E327F">
        <w:rPr>
          <w:sz w:val="20"/>
          <w:szCs w:val="20"/>
        </w:rPr>
        <w:t>10 and 1</w:t>
      </w:r>
      <w:r w:rsidRPr="00F36223">
        <w:rPr>
          <w:sz w:val="20"/>
          <w:szCs w:val="20"/>
        </w:rPr>
        <w:t xml:space="preserve">2 Hz </w:t>
      </w:r>
      <w:commentRangeEnd w:id="10"/>
      <w:r w:rsidR="000C4CE7">
        <w:rPr>
          <w:rStyle w:val="CommentReference"/>
        </w:rPr>
        <w:commentReference w:id="10"/>
      </w:r>
      <w:proofErr w:type="spellStart"/>
      <w:r w:rsidRPr="00F36223">
        <w:rPr>
          <w:sz w:val="20"/>
          <w:szCs w:val="20"/>
        </w:rPr>
        <w:t>signal</w:t>
      </w:r>
      <w:commentRangeStart w:id="11"/>
      <w:r w:rsidR="004E327F">
        <w:rPr>
          <w:sz w:val="20"/>
          <w:szCs w:val="20"/>
        </w:rPr>
        <w:t>.</w:t>
      </w:r>
      <w:commentRangeEnd w:id="11"/>
      <w:r w:rsidR="005530E3">
        <w:rPr>
          <w:rStyle w:val="CommentReference"/>
        </w:rPr>
        <w:commentReference w:id="11"/>
      </w:r>
      <w:r w:rsidR="00790508">
        <w:rPr>
          <w:sz w:val="20"/>
          <w:szCs w:val="20"/>
        </w:rPr>
        <w:t>Data</w:t>
      </w:r>
      <w:proofErr w:type="spellEnd"/>
      <w:r w:rsidR="00790508">
        <w:rPr>
          <w:sz w:val="20"/>
          <w:szCs w:val="20"/>
        </w:rPr>
        <w:t xml:space="preserve"> in the figure are filtered with 1Hz high-pass filter for visualization purposes. </w:t>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3F2C0D3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w:t>
      </w:r>
      <w:r w:rsidR="0086688A">
        <w:lastRenderedPageBreak/>
        <w:t xml:space="preserve">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 xml:space="preserve">affect both behavioral performance (e.g. response speed) and EEG signal </w:t>
      </w:r>
      <w:r w:rsidR="00720800" w:rsidRPr="008C39A8">
        <w:t>(e.g., skull thi</w:t>
      </w:r>
      <w:r w:rsidR="00187276">
        <w:t>ckn</w:t>
      </w:r>
      <w:r w:rsidR="00720800" w:rsidRPr="008C39A8">
        <w:t>ess, skin conductance, and hair)</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w:t>
      </w:r>
      <w:r w:rsidR="00A74EFB">
        <w:lastRenderedPageBreak/>
        <w:t xml:space="preserve">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F062B83" w:rsidR="00FE2900" w:rsidRDefault="00FF793F" w:rsidP="00F35FBF">
      <w:pPr>
        <w:spacing w:line="480" w:lineRule="auto"/>
        <w:ind w:firstLine="284"/>
        <w:jc w:val="both"/>
      </w:pPr>
      <w:commentRangeStart w:id="12"/>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commentRangeEnd w:id="12"/>
      <w:r w:rsidR="00CA5037">
        <w:rPr>
          <w:rStyle w:val="CommentReference"/>
        </w:rPr>
        <w:commentReference w:id="12"/>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D3AB3">
        <w:t xml:space="preserve">a </w:t>
      </w:r>
      <w:r w:rsidR="00700D33">
        <w:t>constant</w:t>
      </w:r>
      <w:r w:rsidR="00AA56D6">
        <w:t xml:space="preserve">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t>Table 1</w:t>
            </w:r>
            <w:commentRangeEnd w:id="13"/>
            <w:r w:rsidR="009D3D50">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 xml:space="preserve">0 </w:t>
            </w:r>
            <w:commentRangeStart w:id="14"/>
            <w:r>
              <w:rPr>
                <w:color w:val="000000"/>
              </w:rPr>
              <w:t>[</w:t>
            </w:r>
            <w:r w:rsidRPr="00FF1479">
              <w:rPr>
                <w:color w:val="000000"/>
              </w:rPr>
              <w:t>0.32</w:t>
            </w:r>
            <w:r>
              <w:rPr>
                <w:color w:val="000000"/>
              </w:rPr>
              <w:t>,</w:t>
            </w:r>
            <w:r w:rsidRPr="00FF1479">
              <w:rPr>
                <w:color w:val="000000"/>
              </w:rPr>
              <w:t xml:space="preserve"> 0.7</w:t>
            </w:r>
            <w:r>
              <w:rPr>
                <w:color w:val="000000"/>
              </w:rPr>
              <w:t>0</w:t>
            </w:r>
            <w:r w:rsidRPr="00FF1479">
              <w:rPr>
                <w:color w:val="000000"/>
              </w:rPr>
              <w:t>]</w:t>
            </w:r>
            <w:commentRangeEnd w:id="14"/>
            <w:r w:rsidR="00CA5037">
              <w:rPr>
                <w:rStyle w:val="CommentReference"/>
              </w:rPr>
              <w:commentReference w:id="14"/>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5"/>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5"/>
      <w:r w:rsidR="006772E6">
        <w:rPr>
          <w:rStyle w:val="CommentReference"/>
        </w:rPr>
        <w:commentReference w:id="15"/>
      </w:r>
    </w:p>
    <w:p w14:paraId="6D93541F" w14:textId="3FB0071B" w:rsidR="009F2266" w:rsidRPr="00EF140D" w:rsidRDefault="00765B6B" w:rsidP="004269CE">
      <w:pPr>
        <w:jc w:val="both"/>
        <w:rPr>
          <w:b/>
          <w:sz w:val="20"/>
        </w:rPr>
      </w:pPr>
      <w:commentRangeStart w:id="16"/>
      <w:r>
        <w:rPr>
          <w:b/>
          <w:sz w:val="20"/>
        </w:rPr>
        <w:t xml:space="preserve">Figure </w:t>
      </w:r>
      <w:r w:rsidR="00825530">
        <w:rPr>
          <w:b/>
          <w:sz w:val="20"/>
        </w:rPr>
        <w:t>3</w:t>
      </w:r>
      <w:commentRangeEnd w:id="16"/>
      <w:r w:rsidR="006F62F4">
        <w:rPr>
          <w:rStyle w:val="CommentReference"/>
        </w:rPr>
        <w:commentReference w:id="16"/>
      </w:r>
      <w:r w:rsidR="00FF793F" w:rsidRPr="00FF793F">
        <w:rPr>
          <w:b/>
          <w:sz w:val="20"/>
        </w:rPr>
        <w:t xml:space="preserve">. </w:t>
      </w:r>
      <w:r w:rsidR="00EF140D">
        <w:rPr>
          <w:sz w:val="20"/>
        </w:rPr>
        <w:t>D</w:t>
      </w:r>
      <w:commentRangeStart w:id="17"/>
      <w:r w:rsidR="00EF140D">
        <w:rPr>
          <w:sz w:val="20"/>
        </w:rPr>
        <w:t>istributio</w:t>
      </w:r>
      <w:commentRangeEnd w:id="17"/>
      <w:r w:rsidR="000C4CE7">
        <w:rPr>
          <w:rStyle w:val="CommentReference"/>
        </w:rPr>
        <w:commentReference w:id="17"/>
      </w:r>
      <w:r w:rsidR="00EF140D">
        <w:rPr>
          <w:sz w:val="20"/>
        </w:rPr>
        <w:t>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18"/>
      <w:r>
        <w:t>Hit rates</w:t>
      </w:r>
      <w:commentRangeEnd w:id="18"/>
      <w:r w:rsidR="00777EAE">
        <w:rPr>
          <w:rStyle w:val="CommentReference"/>
          <w:rFonts w:eastAsiaTheme="minorHAnsi" w:cs="Times New Roman"/>
          <w:b w:val="0"/>
        </w:rPr>
        <w:commentReference w:id="18"/>
      </w:r>
      <w:del w:id="19" w:author="Antonio Schettino" w:date="2018-08-28T10:15:00Z">
        <w:r w:rsidDel="006F62F4">
          <w:delText xml:space="preserve"> </w:delText>
        </w:r>
      </w:del>
    </w:p>
    <w:p w14:paraId="38AFDDD3" w14:textId="053A399C" w:rsidR="00FE683F" w:rsidRDefault="00765B6B" w:rsidP="00575829">
      <w:pPr>
        <w:spacing w:line="480" w:lineRule="auto"/>
        <w:ind w:firstLine="284"/>
        <w:jc w:val="both"/>
      </w:pPr>
      <w:r>
        <w:t>Of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 xml:space="preserve">0.04; 95% HDI </w:t>
      </w:r>
      <w:r w:rsidR="003B33DC">
        <w:lastRenderedPageBreak/>
        <w:t>[0.02,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and more so</w:t>
      </w:r>
      <w:r>
        <w:t xml:space="preserve"> for the low rewarded color.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commentRangeStart w:id="20"/>
            <w:r>
              <w:t>Table 2</w:t>
            </w:r>
            <w:commentRangeEnd w:id="20"/>
            <w:r w:rsidR="009334AA">
              <w:rPr>
                <w:rStyle w:val="CommentReference"/>
              </w:rPr>
              <w:commentReference w:id="20"/>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D895159" w:rsidR="00FF793F" w:rsidRDefault="00765B6B" w:rsidP="004269CE">
      <w:pPr>
        <w:jc w:val="both"/>
        <w:rPr>
          <w:sz w:val="20"/>
        </w:rPr>
      </w:pPr>
      <w:r>
        <w:rPr>
          <w:b/>
          <w:sz w:val="20"/>
        </w:rPr>
        <w:t xml:space="preserve">Figure </w:t>
      </w:r>
      <w:r w:rsidR="00825530">
        <w:rPr>
          <w:b/>
          <w:sz w:val="20"/>
        </w:rPr>
        <w:t>4</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32EEDE78"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and more so in the condition with higher probability of earning a reward.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p>
    <w:p w14:paraId="4134A50A" w14:textId="56E94503" w:rsidR="006531B0" w:rsidRDefault="00565524" w:rsidP="007B463E">
      <w:pPr>
        <w:pStyle w:val="Heading2"/>
        <w:spacing w:before="0" w:after="240"/>
      </w:pPr>
      <w:r>
        <w:t xml:space="preserve">SSVEP </w:t>
      </w:r>
      <w:r w:rsidR="00BE710C">
        <w:t>amplitudes</w:t>
      </w:r>
    </w:p>
    <w:p w14:paraId="6D432CAC" w14:textId="08D10A72"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700D33">
        <w:t>a constant and</w:t>
      </w:r>
      <w:r>
        <w:t xml:space="preserve">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w:t>
      </w:r>
      <w:r>
        <w:lastRenderedPageBreak/>
        <w:t xml:space="preserve">intercepts across participants for all constant effects. As in the case of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commentRangeStart w:id="21"/>
            <w:r w:rsidRPr="00E91E20">
              <w:t>0.89 [0.58</w:t>
            </w:r>
            <w:r>
              <w:t>,</w:t>
            </w:r>
            <w:r w:rsidRPr="00E91E20">
              <w:t xml:space="preserve"> 1.32]</w:t>
            </w:r>
            <w:commentRangeEnd w:id="21"/>
            <w:r w:rsidR="00605391">
              <w:rPr>
                <w:rStyle w:val="CommentReference"/>
              </w:rPr>
              <w:commentReference w:id="21"/>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2"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3"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commentRangeStart w:id="22"/>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commentRangeEnd w:id="22"/>
      <w:r w:rsidR="00B833B6">
        <w:rPr>
          <w:rStyle w:val="CommentReference"/>
        </w:rPr>
        <w:commentReference w:id="22"/>
      </w:r>
    </w:p>
    <w:p w14:paraId="384F4B44" w14:textId="77777777" w:rsidR="007B463E" w:rsidRPr="007B463E" w:rsidRDefault="007B463E" w:rsidP="007B463E">
      <w:pPr>
        <w:jc w:val="both"/>
        <w:rPr>
          <w:b/>
          <w:sz w:val="20"/>
        </w:rPr>
      </w:pPr>
    </w:p>
    <w:p w14:paraId="69D6C98F" w14:textId="655A865B" w:rsidR="004269C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Figure 5</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ER = 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lastRenderedPageBreak/>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pPr>
        <w:framePr w:hSpace="181" w:wrap="around" w:vAnchor="text" w:hAnchor="text" w:xAlign="center" w:y="1"/>
        <w:suppressOverlap/>
      </w:pPr>
    </w:p>
    <w:tbl>
      <w:tblPr>
        <w:tblStyle w:val="APA6"/>
        <w:tblpPr w:leftFromText="181" w:rightFromText="181" w:vertAnchor="text" w:tblpXSpec="center" w:tblpY="1"/>
        <w:tblOverlap w:val="never"/>
        <w:tblW w:w="9498" w:type="dxa"/>
        <w:tblLook w:val="04A0" w:firstRow="1" w:lastRow="0" w:firstColumn="1" w:lastColumn="0" w:noHBand="0" w:noVBand="1"/>
      </w:tblPr>
      <w:tblGrid>
        <w:gridCol w:w="2132"/>
        <w:gridCol w:w="2265"/>
        <w:gridCol w:w="2263"/>
        <w:gridCol w:w="2838"/>
      </w:tblGrid>
      <w:tr w:rsidR="007B4D6B" w14:paraId="6954FEBB" w14:textId="77777777" w:rsidTr="00C11E13">
        <w:trPr>
          <w:trHeight w:val="634"/>
        </w:trPr>
        <w:tc>
          <w:tcPr>
            <w:tcW w:w="10032" w:type="dxa"/>
            <w:gridSpan w:val="4"/>
            <w:tcBorders>
              <w:bottom w:val="single" w:sz="4" w:space="0" w:color="auto"/>
            </w:tcBorders>
          </w:tcPr>
          <w:p w14:paraId="50F75AA6" w14:textId="65A2AD27" w:rsidR="007B4D6B" w:rsidRDefault="00493C9B" w:rsidP="00C11E13">
            <w:pPr>
              <w:spacing w:line="360" w:lineRule="auto"/>
            </w:pPr>
            <w:r>
              <w:t>Table 6</w:t>
            </w:r>
          </w:p>
          <w:p w14:paraId="3C5D7B6E" w14:textId="66CD4205" w:rsidR="007B4D6B" w:rsidRDefault="007B4D6B" w:rsidP="00352BD6">
            <w:pPr>
              <w:spacing w:line="360" w:lineRule="auto"/>
              <w:rPr>
                <w:i/>
              </w:rPr>
            </w:pPr>
            <w:r>
              <w:rPr>
                <w:i/>
              </w:rPr>
              <w:t xml:space="preserve">Means and 95% HDIs of the posterior distributions of the </w:t>
            </w:r>
            <w:r w:rsidR="00352BD6">
              <w:rPr>
                <w:i/>
              </w:rPr>
              <w:t>SSVEP</w:t>
            </w:r>
            <w:r>
              <w:rPr>
                <w:i/>
              </w:rPr>
              <w:t xml:space="preserve"> amplitudes for each condition</w:t>
            </w:r>
            <w:r w:rsidR="007063D5">
              <w:rPr>
                <w:i/>
              </w:rPr>
              <w:t>.</w:t>
            </w:r>
          </w:p>
        </w:tc>
      </w:tr>
      <w:tr w:rsidR="007B4D6B" w14:paraId="3895A73D" w14:textId="77777777" w:rsidTr="00C11E13">
        <w:trPr>
          <w:trHeight w:val="634"/>
        </w:trPr>
        <w:tc>
          <w:tcPr>
            <w:tcW w:w="2235" w:type="dxa"/>
            <w:tcBorders>
              <w:top w:val="single" w:sz="4" w:space="0" w:color="auto"/>
              <w:bottom w:val="single" w:sz="4" w:space="0" w:color="auto"/>
            </w:tcBorders>
            <w:vAlign w:val="center"/>
          </w:tcPr>
          <w:p w14:paraId="7CBD289E" w14:textId="11D0485F" w:rsidR="007B4D6B" w:rsidRDefault="007B4D6B" w:rsidP="00C11E13">
            <w:r>
              <w:t>Attention</w:t>
            </w:r>
          </w:p>
        </w:tc>
        <w:tc>
          <w:tcPr>
            <w:tcW w:w="2382" w:type="dxa"/>
            <w:tcBorders>
              <w:top w:val="single" w:sz="4" w:space="0" w:color="auto"/>
              <w:bottom w:val="single" w:sz="4" w:space="0" w:color="auto"/>
            </w:tcBorders>
            <w:vAlign w:val="center"/>
          </w:tcPr>
          <w:p w14:paraId="7FCC29AF" w14:textId="435E8A67" w:rsidR="007B4D6B" w:rsidRDefault="007B4D6B" w:rsidP="00C11E13">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C11E13">
            <w:r>
              <w:t xml:space="preserve">Reward </w:t>
            </w:r>
            <w:r w:rsidR="00884EE2">
              <w:t>probability</w:t>
            </w:r>
          </w:p>
        </w:tc>
        <w:tc>
          <w:tcPr>
            <w:tcW w:w="3027" w:type="dxa"/>
            <w:tcBorders>
              <w:top w:val="single" w:sz="4" w:space="0" w:color="auto"/>
              <w:bottom w:val="single" w:sz="4" w:space="0" w:color="auto"/>
            </w:tcBorders>
            <w:vAlign w:val="center"/>
          </w:tcPr>
          <w:p w14:paraId="72E7903F" w14:textId="7264142B" w:rsidR="007B4D6B" w:rsidRPr="00297068" w:rsidRDefault="007B4D6B" w:rsidP="0011021B">
            <w:r>
              <w:t>Amplitudes (</w:t>
            </w:r>
            <w:proofErr w:type="spellStart"/>
            <w:r w:rsidR="0011021B">
              <w:t>a.u</w:t>
            </w:r>
            <w:proofErr w:type="spellEnd"/>
            <w:r w:rsidR="0011021B">
              <w:t>.</w:t>
            </w:r>
            <w:r>
              <w:t>)</w:t>
            </w:r>
          </w:p>
        </w:tc>
      </w:tr>
      <w:tr w:rsidR="007B4D6B" w14:paraId="49E01F50" w14:textId="77777777" w:rsidTr="00C11E13">
        <w:trPr>
          <w:trHeight w:val="417"/>
        </w:trPr>
        <w:tc>
          <w:tcPr>
            <w:tcW w:w="2235" w:type="dxa"/>
            <w:tcBorders>
              <w:top w:val="single" w:sz="4" w:space="0" w:color="auto"/>
            </w:tcBorders>
            <w:vAlign w:val="center"/>
          </w:tcPr>
          <w:p w14:paraId="603DADCB" w14:textId="54E104A0" w:rsidR="007B4D6B" w:rsidRDefault="007B4D6B" w:rsidP="00C11E13">
            <w:r>
              <w:t>Attended</w:t>
            </w:r>
          </w:p>
        </w:tc>
        <w:tc>
          <w:tcPr>
            <w:tcW w:w="2382" w:type="dxa"/>
            <w:tcBorders>
              <w:top w:val="single" w:sz="4" w:space="0" w:color="auto"/>
            </w:tcBorders>
            <w:vAlign w:val="center"/>
          </w:tcPr>
          <w:p w14:paraId="39412E65" w14:textId="6984F420" w:rsidR="007B4D6B" w:rsidRPr="008E021D" w:rsidRDefault="007B4D6B" w:rsidP="00C11E13">
            <w:r>
              <w:t>Baseline</w:t>
            </w:r>
          </w:p>
        </w:tc>
        <w:tc>
          <w:tcPr>
            <w:tcW w:w="2388" w:type="dxa"/>
            <w:tcBorders>
              <w:top w:val="single" w:sz="4" w:space="0" w:color="auto"/>
            </w:tcBorders>
            <w:vAlign w:val="center"/>
          </w:tcPr>
          <w:p w14:paraId="149DB6E1" w14:textId="20AC1C71" w:rsidR="007B4D6B" w:rsidRDefault="007B4D6B" w:rsidP="00C11E13">
            <w:r>
              <w:t>High</w:t>
            </w:r>
          </w:p>
        </w:tc>
        <w:tc>
          <w:tcPr>
            <w:tcW w:w="3027" w:type="dxa"/>
            <w:tcBorders>
              <w:top w:val="single" w:sz="4" w:space="0" w:color="auto"/>
            </w:tcBorders>
            <w:vAlign w:val="center"/>
          </w:tcPr>
          <w:p w14:paraId="017D9595" w14:textId="0CDA9C03" w:rsidR="007B4D6B" w:rsidRDefault="007B4D6B" w:rsidP="00C11E13">
            <w:r>
              <w:t>1.11 [</w:t>
            </w:r>
            <w:r w:rsidRPr="00DB4107">
              <w:t>1.06</w:t>
            </w:r>
            <w:r>
              <w:t>,</w:t>
            </w:r>
            <w:r w:rsidRPr="00DB4107">
              <w:t xml:space="preserve"> 1.16]</w:t>
            </w:r>
          </w:p>
        </w:tc>
      </w:tr>
      <w:tr w:rsidR="007B4D6B" w14:paraId="3B20E720" w14:textId="77777777" w:rsidTr="00C11E13">
        <w:trPr>
          <w:trHeight w:val="417"/>
        </w:trPr>
        <w:tc>
          <w:tcPr>
            <w:tcW w:w="2235" w:type="dxa"/>
            <w:vAlign w:val="center"/>
          </w:tcPr>
          <w:p w14:paraId="361E2405" w14:textId="1E810E22" w:rsidR="007B4D6B" w:rsidRDefault="007B4D6B" w:rsidP="00C11E13">
            <w:r>
              <w:t>Attended</w:t>
            </w:r>
          </w:p>
        </w:tc>
        <w:tc>
          <w:tcPr>
            <w:tcW w:w="2382" w:type="dxa"/>
            <w:vAlign w:val="center"/>
          </w:tcPr>
          <w:p w14:paraId="3D589E98" w14:textId="05CBE42F" w:rsidR="007B4D6B" w:rsidRPr="008E021D" w:rsidRDefault="007B4D6B" w:rsidP="00C11E13">
            <w:r>
              <w:t>Baseline</w:t>
            </w:r>
          </w:p>
        </w:tc>
        <w:tc>
          <w:tcPr>
            <w:tcW w:w="2388" w:type="dxa"/>
            <w:vAlign w:val="center"/>
          </w:tcPr>
          <w:p w14:paraId="0BC911B3" w14:textId="1189EA46" w:rsidR="007B4D6B" w:rsidRDefault="007B4D6B" w:rsidP="00C11E13">
            <w:r>
              <w:t>Low</w:t>
            </w:r>
          </w:p>
        </w:tc>
        <w:tc>
          <w:tcPr>
            <w:tcW w:w="3027" w:type="dxa"/>
            <w:vAlign w:val="center"/>
          </w:tcPr>
          <w:p w14:paraId="3BB8C9C2" w14:textId="1DB59D29" w:rsidR="007B4D6B" w:rsidRDefault="007B4D6B" w:rsidP="00C11E13">
            <w:r w:rsidRPr="00DB4107">
              <w:t>1.09 [1.02</w:t>
            </w:r>
            <w:r>
              <w:t>,</w:t>
            </w:r>
            <w:r w:rsidRPr="00DB4107">
              <w:t xml:space="preserve"> 1.15]</w:t>
            </w:r>
          </w:p>
        </w:tc>
      </w:tr>
      <w:tr w:rsidR="007B4D6B" w14:paraId="5A13B79B" w14:textId="77777777" w:rsidTr="00C11E13">
        <w:trPr>
          <w:trHeight w:val="417"/>
        </w:trPr>
        <w:tc>
          <w:tcPr>
            <w:tcW w:w="2235" w:type="dxa"/>
            <w:vAlign w:val="center"/>
          </w:tcPr>
          <w:p w14:paraId="784F93AF" w14:textId="03FB5312" w:rsidR="007B4D6B" w:rsidRDefault="007B4D6B" w:rsidP="00C11E13">
            <w:r>
              <w:t>Attended</w:t>
            </w:r>
          </w:p>
        </w:tc>
        <w:tc>
          <w:tcPr>
            <w:tcW w:w="2382" w:type="dxa"/>
            <w:vAlign w:val="center"/>
          </w:tcPr>
          <w:p w14:paraId="1FE19158" w14:textId="72ED46FC" w:rsidR="007B4D6B" w:rsidRPr="008E021D" w:rsidRDefault="007B4D6B" w:rsidP="00C11E13">
            <w:r>
              <w:t>Acquisition</w:t>
            </w:r>
          </w:p>
        </w:tc>
        <w:tc>
          <w:tcPr>
            <w:tcW w:w="2388" w:type="dxa"/>
            <w:vAlign w:val="center"/>
          </w:tcPr>
          <w:p w14:paraId="2B919EAF" w14:textId="2575A7E1" w:rsidR="007B4D6B" w:rsidRDefault="007B4D6B" w:rsidP="00C11E13">
            <w:r>
              <w:t>High</w:t>
            </w:r>
          </w:p>
        </w:tc>
        <w:tc>
          <w:tcPr>
            <w:tcW w:w="3027" w:type="dxa"/>
            <w:vAlign w:val="center"/>
          </w:tcPr>
          <w:p w14:paraId="0C815E84" w14:textId="7DEC6164" w:rsidR="007B4D6B" w:rsidRDefault="007B4D6B" w:rsidP="00C11E13">
            <w:r>
              <w:t>1.10 [</w:t>
            </w:r>
            <w:r w:rsidRPr="00DB4107">
              <w:t>1.04</w:t>
            </w:r>
            <w:r>
              <w:t>,</w:t>
            </w:r>
            <w:r w:rsidRPr="00DB4107">
              <w:t xml:space="preserve"> 1.15]</w:t>
            </w:r>
          </w:p>
        </w:tc>
      </w:tr>
      <w:tr w:rsidR="007B4D6B" w14:paraId="09168C3A" w14:textId="77777777" w:rsidTr="00C11E13">
        <w:trPr>
          <w:trHeight w:val="417"/>
        </w:trPr>
        <w:tc>
          <w:tcPr>
            <w:tcW w:w="2235" w:type="dxa"/>
            <w:vAlign w:val="center"/>
          </w:tcPr>
          <w:p w14:paraId="4177A45A" w14:textId="55BFA05E" w:rsidR="007B4D6B" w:rsidRDefault="007B4D6B" w:rsidP="00C11E13">
            <w:r>
              <w:t>Attended</w:t>
            </w:r>
          </w:p>
        </w:tc>
        <w:tc>
          <w:tcPr>
            <w:tcW w:w="2382" w:type="dxa"/>
            <w:vAlign w:val="center"/>
          </w:tcPr>
          <w:p w14:paraId="25E8F1E1" w14:textId="2DB63037" w:rsidR="007B4D6B" w:rsidRPr="00534F07" w:rsidRDefault="007B4D6B" w:rsidP="00C11E13">
            <w:r>
              <w:t>Acquisition</w:t>
            </w:r>
          </w:p>
        </w:tc>
        <w:tc>
          <w:tcPr>
            <w:tcW w:w="2388" w:type="dxa"/>
            <w:vAlign w:val="center"/>
          </w:tcPr>
          <w:p w14:paraId="74940EC4" w14:textId="47AD211E" w:rsidR="007B4D6B" w:rsidRDefault="007B4D6B" w:rsidP="00C11E13">
            <w:r>
              <w:t>Low</w:t>
            </w:r>
          </w:p>
        </w:tc>
        <w:tc>
          <w:tcPr>
            <w:tcW w:w="3027" w:type="dxa"/>
            <w:vAlign w:val="center"/>
          </w:tcPr>
          <w:p w14:paraId="6F0760B9" w14:textId="7F584534" w:rsidR="007B4D6B" w:rsidRDefault="007B4D6B" w:rsidP="00C11E13">
            <w:r w:rsidRPr="00DB4107">
              <w:t>1.04 [0.97</w:t>
            </w:r>
            <w:r>
              <w:t>,</w:t>
            </w:r>
            <w:r w:rsidRPr="00DB4107">
              <w:t xml:space="preserve"> 1.11]</w:t>
            </w:r>
          </w:p>
        </w:tc>
      </w:tr>
      <w:tr w:rsidR="007B4D6B" w14:paraId="0EA1EF0D" w14:textId="77777777" w:rsidTr="00C11E13">
        <w:trPr>
          <w:trHeight w:val="417"/>
        </w:trPr>
        <w:tc>
          <w:tcPr>
            <w:tcW w:w="2235" w:type="dxa"/>
            <w:vAlign w:val="center"/>
          </w:tcPr>
          <w:p w14:paraId="410E39A7" w14:textId="04A74F2C" w:rsidR="007B4D6B" w:rsidRDefault="007B4D6B" w:rsidP="00C11E13">
            <w:r>
              <w:t>Attended</w:t>
            </w:r>
          </w:p>
        </w:tc>
        <w:tc>
          <w:tcPr>
            <w:tcW w:w="2382" w:type="dxa"/>
            <w:vAlign w:val="center"/>
          </w:tcPr>
          <w:p w14:paraId="59C6986E" w14:textId="57DC5908" w:rsidR="007B4D6B" w:rsidRPr="00C21D51" w:rsidRDefault="007B4D6B" w:rsidP="00C11E13">
            <w:r>
              <w:t>Extinction</w:t>
            </w:r>
          </w:p>
        </w:tc>
        <w:tc>
          <w:tcPr>
            <w:tcW w:w="2388" w:type="dxa"/>
            <w:vAlign w:val="center"/>
          </w:tcPr>
          <w:p w14:paraId="32D288DB" w14:textId="1A3D9A76" w:rsidR="007B4D6B" w:rsidRDefault="007B4D6B" w:rsidP="00C11E13">
            <w:r>
              <w:t>High</w:t>
            </w:r>
          </w:p>
        </w:tc>
        <w:tc>
          <w:tcPr>
            <w:tcW w:w="3027" w:type="dxa"/>
            <w:vAlign w:val="center"/>
          </w:tcPr>
          <w:p w14:paraId="51D90BAE" w14:textId="0B4C0BE5" w:rsidR="007B4D6B" w:rsidRDefault="007B4D6B" w:rsidP="00C11E13">
            <w:r w:rsidRPr="00DB4107">
              <w:t>1.07 [1.01</w:t>
            </w:r>
            <w:r>
              <w:t>,</w:t>
            </w:r>
            <w:r w:rsidRPr="00DB4107">
              <w:t xml:space="preserve"> 1.13]</w:t>
            </w:r>
          </w:p>
        </w:tc>
      </w:tr>
      <w:tr w:rsidR="007B4D6B" w14:paraId="4EB6C70F" w14:textId="77777777" w:rsidTr="00C11E13">
        <w:trPr>
          <w:trHeight w:val="417"/>
        </w:trPr>
        <w:tc>
          <w:tcPr>
            <w:tcW w:w="2235" w:type="dxa"/>
            <w:vAlign w:val="center"/>
          </w:tcPr>
          <w:p w14:paraId="755C7B38" w14:textId="7377F6D7" w:rsidR="007B4D6B" w:rsidRDefault="007B4D6B" w:rsidP="00C11E13">
            <w:r>
              <w:t>Attended</w:t>
            </w:r>
          </w:p>
        </w:tc>
        <w:tc>
          <w:tcPr>
            <w:tcW w:w="2382" w:type="dxa"/>
            <w:vAlign w:val="center"/>
          </w:tcPr>
          <w:p w14:paraId="77F007B4" w14:textId="485B5937" w:rsidR="007B4D6B" w:rsidRPr="00C21D51" w:rsidRDefault="007B4D6B" w:rsidP="00C11E13">
            <w:r>
              <w:t>Extinction</w:t>
            </w:r>
          </w:p>
        </w:tc>
        <w:tc>
          <w:tcPr>
            <w:tcW w:w="2388" w:type="dxa"/>
            <w:vAlign w:val="center"/>
          </w:tcPr>
          <w:p w14:paraId="4E64880A" w14:textId="3857A0DD" w:rsidR="007B4D6B" w:rsidRDefault="007B4D6B" w:rsidP="00C11E13">
            <w:r>
              <w:t>Low</w:t>
            </w:r>
          </w:p>
        </w:tc>
        <w:tc>
          <w:tcPr>
            <w:tcW w:w="3027" w:type="dxa"/>
            <w:vAlign w:val="center"/>
          </w:tcPr>
          <w:p w14:paraId="01C3C705" w14:textId="6B5D9DF9" w:rsidR="007B4D6B" w:rsidRDefault="007B4D6B" w:rsidP="00C11E13">
            <w:r w:rsidRPr="00DB4107">
              <w:t>0.95 [0.84</w:t>
            </w:r>
            <w:r>
              <w:t>,</w:t>
            </w:r>
            <w:r w:rsidRPr="00DB4107">
              <w:t xml:space="preserve"> 1.06]</w:t>
            </w:r>
          </w:p>
        </w:tc>
      </w:tr>
      <w:tr w:rsidR="007B4D6B" w14:paraId="370C82B8" w14:textId="77777777" w:rsidTr="00C11E13">
        <w:trPr>
          <w:trHeight w:val="417"/>
        </w:trPr>
        <w:tc>
          <w:tcPr>
            <w:tcW w:w="2235" w:type="dxa"/>
            <w:vAlign w:val="center"/>
          </w:tcPr>
          <w:p w14:paraId="6B478261" w14:textId="2435FBC9" w:rsidR="007B4D6B" w:rsidRDefault="007B4D6B" w:rsidP="00C11E13">
            <w:r>
              <w:t>Unattended</w:t>
            </w:r>
          </w:p>
        </w:tc>
        <w:tc>
          <w:tcPr>
            <w:tcW w:w="2382" w:type="dxa"/>
            <w:vAlign w:val="center"/>
          </w:tcPr>
          <w:p w14:paraId="3161B91A" w14:textId="6EE4A546" w:rsidR="007B4D6B" w:rsidRDefault="007B4D6B" w:rsidP="00C11E13">
            <w:r>
              <w:t>Baseline</w:t>
            </w:r>
          </w:p>
        </w:tc>
        <w:tc>
          <w:tcPr>
            <w:tcW w:w="2388" w:type="dxa"/>
            <w:vAlign w:val="center"/>
          </w:tcPr>
          <w:p w14:paraId="0D06E9A6" w14:textId="54A563FE" w:rsidR="007B4D6B" w:rsidRDefault="007B4D6B" w:rsidP="00C11E13">
            <w:r>
              <w:t>High</w:t>
            </w:r>
          </w:p>
        </w:tc>
        <w:tc>
          <w:tcPr>
            <w:tcW w:w="3027" w:type="dxa"/>
            <w:vAlign w:val="center"/>
          </w:tcPr>
          <w:p w14:paraId="5D3E388E" w14:textId="09BCE172" w:rsidR="007B4D6B" w:rsidRPr="00C57028" w:rsidRDefault="007B4D6B" w:rsidP="00C11E13">
            <w:r w:rsidRPr="00DB4107">
              <w:t>0.95 [0.89</w:t>
            </w:r>
            <w:r>
              <w:t>,</w:t>
            </w:r>
            <w:r w:rsidRPr="00DB4107">
              <w:t xml:space="preserve"> 1.01]</w:t>
            </w:r>
          </w:p>
        </w:tc>
      </w:tr>
      <w:tr w:rsidR="007B4D6B" w14:paraId="6DD8CAF6" w14:textId="77777777" w:rsidTr="00C11E13">
        <w:trPr>
          <w:trHeight w:val="417"/>
        </w:trPr>
        <w:tc>
          <w:tcPr>
            <w:tcW w:w="2235" w:type="dxa"/>
            <w:vAlign w:val="center"/>
          </w:tcPr>
          <w:p w14:paraId="16B5B774" w14:textId="46F4E5E0" w:rsidR="007B4D6B" w:rsidRDefault="007B4D6B" w:rsidP="00C11E13">
            <w:r>
              <w:t>Unattended</w:t>
            </w:r>
          </w:p>
        </w:tc>
        <w:tc>
          <w:tcPr>
            <w:tcW w:w="2382" w:type="dxa"/>
            <w:vAlign w:val="center"/>
          </w:tcPr>
          <w:p w14:paraId="544BA0F3" w14:textId="67F9E0F6" w:rsidR="007B4D6B" w:rsidRDefault="007B4D6B" w:rsidP="00C11E13">
            <w:r>
              <w:t>Baseline</w:t>
            </w:r>
          </w:p>
        </w:tc>
        <w:tc>
          <w:tcPr>
            <w:tcW w:w="2388" w:type="dxa"/>
            <w:vAlign w:val="center"/>
          </w:tcPr>
          <w:p w14:paraId="746A72E0" w14:textId="78382776" w:rsidR="007B4D6B" w:rsidRDefault="007B4D6B" w:rsidP="00C11E13">
            <w:r>
              <w:t>Low</w:t>
            </w:r>
          </w:p>
        </w:tc>
        <w:tc>
          <w:tcPr>
            <w:tcW w:w="3027" w:type="dxa"/>
            <w:vAlign w:val="center"/>
          </w:tcPr>
          <w:p w14:paraId="32C5EB18" w14:textId="53A4617B" w:rsidR="007B4D6B" w:rsidRPr="00C57028" w:rsidRDefault="007B4D6B" w:rsidP="00C11E13">
            <w:r w:rsidRPr="00DB4107">
              <w:t>0.89 [0.83</w:t>
            </w:r>
            <w:r>
              <w:t>,</w:t>
            </w:r>
            <w:r w:rsidRPr="00DB4107">
              <w:t xml:space="preserve"> 0.96]</w:t>
            </w:r>
          </w:p>
        </w:tc>
      </w:tr>
      <w:tr w:rsidR="007B4D6B" w14:paraId="12C5F138" w14:textId="77777777" w:rsidTr="00C11E13">
        <w:trPr>
          <w:trHeight w:val="417"/>
        </w:trPr>
        <w:tc>
          <w:tcPr>
            <w:tcW w:w="2235" w:type="dxa"/>
            <w:vAlign w:val="center"/>
          </w:tcPr>
          <w:p w14:paraId="775B23B6" w14:textId="142D4D9F" w:rsidR="007B4D6B" w:rsidRDefault="007B4D6B" w:rsidP="00C11E13">
            <w:r>
              <w:t>Unattended</w:t>
            </w:r>
          </w:p>
        </w:tc>
        <w:tc>
          <w:tcPr>
            <w:tcW w:w="2382" w:type="dxa"/>
            <w:vAlign w:val="center"/>
          </w:tcPr>
          <w:p w14:paraId="7E75E916" w14:textId="4EC3B11B" w:rsidR="007B4D6B" w:rsidRDefault="007B4D6B" w:rsidP="00C11E13">
            <w:r>
              <w:t>Acquisition</w:t>
            </w:r>
          </w:p>
        </w:tc>
        <w:tc>
          <w:tcPr>
            <w:tcW w:w="2388" w:type="dxa"/>
            <w:vAlign w:val="center"/>
          </w:tcPr>
          <w:p w14:paraId="0C7BE775" w14:textId="446E48C0" w:rsidR="007B4D6B" w:rsidRDefault="007B4D6B" w:rsidP="00C11E13">
            <w:r>
              <w:t>High</w:t>
            </w:r>
          </w:p>
        </w:tc>
        <w:tc>
          <w:tcPr>
            <w:tcW w:w="3027" w:type="dxa"/>
            <w:vAlign w:val="center"/>
          </w:tcPr>
          <w:p w14:paraId="086B2DBA" w14:textId="73CB2156" w:rsidR="007B4D6B" w:rsidRPr="00C57028" w:rsidRDefault="007B4D6B" w:rsidP="00C11E13">
            <w:r w:rsidRPr="00DB4107">
              <w:t>0.91 [0.84</w:t>
            </w:r>
            <w:r>
              <w:t>,</w:t>
            </w:r>
            <w:r w:rsidRPr="00DB4107">
              <w:t xml:space="preserve"> 0.97]</w:t>
            </w:r>
          </w:p>
        </w:tc>
      </w:tr>
      <w:tr w:rsidR="007B4D6B" w14:paraId="77EA3FF9" w14:textId="77777777" w:rsidTr="00C11E13">
        <w:trPr>
          <w:trHeight w:val="417"/>
        </w:trPr>
        <w:tc>
          <w:tcPr>
            <w:tcW w:w="2235" w:type="dxa"/>
            <w:vAlign w:val="center"/>
          </w:tcPr>
          <w:p w14:paraId="253DDA16" w14:textId="4E7302CF" w:rsidR="007B4D6B" w:rsidRDefault="007B4D6B" w:rsidP="00C11E13">
            <w:r>
              <w:t>Unattended</w:t>
            </w:r>
          </w:p>
        </w:tc>
        <w:tc>
          <w:tcPr>
            <w:tcW w:w="2382" w:type="dxa"/>
            <w:vAlign w:val="center"/>
          </w:tcPr>
          <w:p w14:paraId="50E44805" w14:textId="70A533BB" w:rsidR="007B4D6B" w:rsidRDefault="007B4D6B" w:rsidP="00C11E13">
            <w:r>
              <w:t>Acquisition</w:t>
            </w:r>
          </w:p>
        </w:tc>
        <w:tc>
          <w:tcPr>
            <w:tcW w:w="2388" w:type="dxa"/>
            <w:vAlign w:val="center"/>
          </w:tcPr>
          <w:p w14:paraId="60ABD356" w14:textId="0CBE8BF1" w:rsidR="007B4D6B" w:rsidRDefault="007B4D6B" w:rsidP="00C11E13">
            <w:r>
              <w:t>Low</w:t>
            </w:r>
          </w:p>
        </w:tc>
        <w:tc>
          <w:tcPr>
            <w:tcW w:w="3027" w:type="dxa"/>
            <w:vAlign w:val="center"/>
          </w:tcPr>
          <w:p w14:paraId="3AD77D2F" w14:textId="12C5E4D1" w:rsidR="007B4D6B" w:rsidRPr="00C57028" w:rsidRDefault="007B4D6B" w:rsidP="00C11E13">
            <w:r w:rsidRPr="00DB4107">
              <w:t>0.93 [0.82</w:t>
            </w:r>
            <w:r>
              <w:t>,</w:t>
            </w:r>
            <w:r w:rsidRPr="00DB4107">
              <w:t xml:space="preserve"> 1.04]</w:t>
            </w:r>
          </w:p>
        </w:tc>
      </w:tr>
      <w:tr w:rsidR="007B4D6B" w14:paraId="1B5724F6" w14:textId="77777777" w:rsidTr="00C11E13">
        <w:trPr>
          <w:trHeight w:val="417"/>
        </w:trPr>
        <w:tc>
          <w:tcPr>
            <w:tcW w:w="2235" w:type="dxa"/>
            <w:vAlign w:val="center"/>
          </w:tcPr>
          <w:p w14:paraId="6A70FB45" w14:textId="440FDB07" w:rsidR="007B4D6B" w:rsidRDefault="007B4D6B" w:rsidP="00C11E13">
            <w:r>
              <w:t>Unattended</w:t>
            </w:r>
          </w:p>
        </w:tc>
        <w:tc>
          <w:tcPr>
            <w:tcW w:w="2382" w:type="dxa"/>
            <w:vAlign w:val="center"/>
          </w:tcPr>
          <w:p w14:paraId="0B64811A" w14:textId="7931A391" w:rsidR="007B4D6B" w:rsidRDefault="007B4D6B" w:rsidP="00C11E13">
            <w:r>
              <w:t>Extinction</w:t>
            </w:r>
          </w:p>
        </w:tc>
        <w:tc>
          <w:tcPr>
            <w:tcW w:w="2388" w:type="dxa"/>
            <w:vAlign w:val="center"/>
          </w:tcPr>
          <w:p w14:paraId="29B97FAA" w14:textId="005CE658" w:rsidR="007B4D6B" w:rsidRDefault="007B4D6B" w:rsidP="00C11E13">
            <w:r>
              <w:t>High</w:t>
            </w:r>
          </w:p>
        </w:tc>
        <w:tc>
          <w:tcPr>
            <w:tcW w:w="3027" w:type="dxa"/>
            <w:vAlign w:val="center"/>
          </w:tcPr>
          <w:p w14:paraId="4C635F98" w14:textId="7C50FAAB" w:rsidR="007B4D6B" w:rsidRPr="00C57028" w:rsidRDefault="007B4D6B" w:rsidP="00C11E13">
            <w:r w:rsidRPr="00DB4107">
              <w:t>0.93 [0.85</w:t>
            </w:r>
            <w:r>
              <w:t>,</w:t>
            </w:r>
            <w:r w:rsidRPr="00DB4107">
              <w:t xml:space="preserve"> 1</w:t>
            </w:r>
            <w:r>
              <w:t>.00</w:t>
            </w:r>
            <w:r w:rsidRPr="00DB4107">
              <w:t>]</w:t>
            </w:r>
          </w:p>
        </w:tc>
      </w:tr>
      <w:tr w:rsidR="007B4D6B" w14:paraId="7CB6F88A" w14:textId="77777777" w:rsidTr="00C11E13">
        <w:trPr>
          <w:trHeight w:val="417"/>
        </w:trPr>
        <w:tc>
          <w:tcPr>
            <w:tcW w:w="2235" w:type="dxa"/>
            <w:tcBorders>
              <w:bottom w:val="single" w:sz="4" w:space="0" w:color="auto"/>
            </w:tcBorders>
            <w:vAlign w:val="center"/>
          </w:tcPr>
          <w:p w14:paraId="1D193FE8" w14:textId="662DAD15" w:rsidR="007B4D6B" w:rsidRDefault="007B4D6B" w:rsidP="00C11E13">
            <w:r>
              <w:t>Unattended</w:t>
            </w:r>
          </w:p>
        </w:tc>
        <w:tc>
          <w:tcPr>
            <w:tcW w:w="2382" w:type="dxa"/>
            <w:tcBorders>
              <w:bottom w:val="single" w:sz="4" w:space="0" w:color="auto"/>
            </w:tcBorders>
            <w:vAlign w:val="center"/>
          </w:tcPr>
          <w:p w14:paraId="6CB55788" w14:textId="1269B21C" w:rsidR="007B4D6B" w:rsidRDefault="007B4D6B" w:rsidP="00C11E13">
            <w:r>
              <w:t>Extinction</w:t>
            </w:r>
          </w:p>
        </w:tc>
        <w:tc>
          <w:tcPr>
            <w:tcW w:w="2388" w:type="dxa"/>
            <w:tcBorders>
              <w:bottom w:val="single" w:sz="4" w:space="0" w:color="auto"/>
            </w:tcBorders>
            <w:vAlign w:val="center"/>
          </w:tcPr>
          <w:p w14:paraId="03EBFBB7" w14:textId="7BE285E7" w:rsidR="007B4D6B" w:rsidRDefault="007B4D6B" w:rsidP="00C11E13">
            <w:r>
              <w:t>Low</w:t>
            </w:r>
          </w:p>
        </w:tc>
        <w:tc>
          <w:tcPr>
            <w:tcW w:w="3027" w:type="dxa"/>
            <w:tcBorders>
              <w:bottom w:val="single" w:sz="4" w:space="0" w:color="auto"/>
            </w:tcBorders>
            <w:vAlign w:val="center"/>
          </w:tcPr>
          <w:p w14:paraId="0F243FF9" w14:textId="4882F463" w:rsidR="007B4D6B" w:rsidRPr="00C57028" w:rsidRDefault="007B4D6B" w:rsidP="00C11E13">
            <w:r w:rsidRPr="00DB4107">
              <w:t>0.95 [0.84</w:t>
            </w:r>
            <w:r>
              <w:t>,</w:t>
            </w:r>
            <w:r w:rsidRPr="00DB4107">
              <w:t xml:space="preserve"> 1.06]</w:t>
            </w:r>
          </w:p>
        </w:tc>
      </w:tr>
    </w:tbl>
    <w:p w14:paraId="2B0EE25E" w14:textId="19657ACE" w:rsidR="007B4D6B" w:rsidRDefault="00450C0F" w:rsidP="00876BCA">
      <w:r w:rsidRPr="00450C0F">
        <w:rPr>
          <w:noProof/>
        </w:rPr>
        <w:lastRenderedPageBreak/>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6"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7"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5817F83F" w:rsidR="000F0109" w:rsidRDefault="00E66917" w:rsidP="004269CE">
      <w:pPr>
        <w:jc w:val="both"/>
        <w:rPr>
          <w:sz w:val="20"/>
        </w:rPr>
      </w:pPr>
      <w:r>
        <w:rPr>
          <w:b/>
          <w:sz w:val="20"/>
        </w:rPr>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commentRangeStart w:id="23"/>
      <w:r>
        <w:t>The poste</w:t>
      </w:r>
      <w:r w:rsidR="005B7BA6">
        <w:t>rior</w:t>
      </w:r>
      <w:commentRangeEnd w:id="23"/>
      <w:r w:rsidR="00565524">
        <w:rPr>
          <w:rStyle w:val="CommentReference"/>
        </w:rPr>
        <w:commentReference w:id="23"/>
      </w:r>
      <w:r w:rsidR="005B7BA6">
        <w:t xml:space="preserve">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lastRenderedPageBreak/>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commentRangeStart w:id="24"/>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commentRangeEnd w:id="24"/>
      <w:r w:rsidR="007B31B2">
        <w:rPr>
          <w:rStyle w:val="CommentReference"/>
        </w:rPr>
        <w:commentReference w:id="24"/>
      </w:r>
    </w:p>
    <w:p w14:paraId="10ED776D" w14:textId="01482922" w:rsidR="004D7E75" w:rsidRDefault="004D7E75" w:rsidP="004269CE">
      <w:pPr>
        <w:jc w:val="both"/>
      </w:pPr>
      <w:r>
        <w:tab/>
      </w:r>
    </w:p>
    <w:p w14:paraId="0A2B91AF" w14:textId="64ED9BF8" w:rsidR="009508C9" w:rsidRDefault="009508C9" w:rsidP="004B04C5">
      <w:pPr>
        <w:pStyle w:val="Heading1"/>
        <w:spacing w:before="0" w:after="240"/>
      </w:pPr>
      <w:r>
        <w:t>Discussion</w:t>
      </w:r>
    </w:p>
    <w:p w14:paraId="0777D33D" w14:textId="77777777" w:rsidR="00FA0C17" w:rsidRDefault="00FA0C17" w:rsidP="008B3849">
      <w:pPr>
        <w:pStyle w:val="Heading1"/>
        <w:spacing w:before="0" w:after="240"/>
        <w:jc w:val="left"/>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w:t>
      </w:r>
      <w:commentRangeStart w:id="25"/>
      <w:r w:rsidR="006158A2">
        <w:t>through baseline and acquisition</w:t>
      </w:r>
      <w:commentRangeEnd w:id="25"/>
      <w:r w:rsidR="00056144">
        <w:rPr>
          <w:rStyle w:val="CommentReference"/>
        </w:rPr>
        <w:commentReference w:id="25"/>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w:t>
      </w:r>
      <w:r w:rsidR="006158A2">
        <w:lastRenderedPageBreak/>
        <w:t>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0"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1"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59230B20" w:rsidR="006158A2" w:rsidRDefault="006158A2" w:rsidP="00C94B53">
      <w:pPr>
        <w:spacing w:line="480" w:lineRule="auto"/>
        <w:ind w:firstLine="284"/>
        <w:jc w:val="both"/>
      </w:pPr>
      <w:r w:rsidRPr="006158A2">
        <w:lastRenderedPageBreak/>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This can indicate some presence of training effects on</w:t>
      </w:r>
      <w:commentRangeStart w:id="26"/>
      <w:r w:rsidR="008C49F8">
        <w:t xml:space="preserve"> the </w:t>
      </w:r>
      <w:commentRangeEnd w:id="26"/>
      <w:r w:rsidR="00A57C80">
        <w:rPr>
          <w:rStyle w:val="CommentReference"/>
        </w:rPr>
        <w:commentReference w:id="26"/>
      </w:r>
      <w:commentRangeStart w:id="27"/>
      <w:r w:rsidR="008C49F8">
        <w:t>accuracy data</w:t>
      </w:r>
      <w:commentRangeEnd w:id="27"/>
      <w:r w:rsidR="006D2608">
        <w:rPr>
          <w:rStyle w:val="CommentReference"/>
        </w:rPr>
        <w:commentReference w:id="27"/>
      </w:r>
      <w:r w:rsidR="008C49F8">
        <w:t>.</w:t>
      </w:r>
    </w:p>
    <w:p w14:paraId="3D90DF22" w14:textId="16A148D0"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framePr w:hSpace="181" w:wrap="around" w:vAnchor="text" w:hAnchor="text" w:xAlign="center" w:y="1"/>
        <w:spacing w:line="480" w:lineRule="auto"/>
        <w:ind w:firstLine="284"/>
        <w:suppressOverlap/>
        <w:jc w:val="both"/>
      </w:pPr>
      <w:r>
        <w:lastRenderedPageBreak/>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4"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5"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33289B2D" w:rsidR="008B3849" w:rsidRDefault="000518C5" w:rsidP="00FA0C17">
      <w:pPr>
        <w:spacing w:line="480" w:lineRule="auto"/>
        <w:ind w:firstLine="284"/>
        <w:jc w:val="both"/>
      </w:pPr>
      <w:r>
        <w:t>Similar analyses could not have been performed for the EEG data</w:t>
      </w:r>
      <w:commentRangeStart w:id="28"/>
      <w:r>
        <w:t>. Splitting the number of trials in each phase into two would significantly affect our signal-to-noise ratio</w:t>
      </w:r>
      <w:commentRangeEnd w:id="28"/>
      <w:r w:rsidR="00A57C80">
        <w:rPr>
          <w:rStyle w:val="CommentReference"/>
        </w:rPr>
        <w:commentReference w:id="28"/>
      </w:r>
      <w:r>
        <w:t xml:space="preserve">. However, our EEG results point to the changes in the </w:t>
      </w:r>
      <w:r w:rsidR="00352BD6">
        <w:t>SSVEP</w:t>
      </w:r>
      <w:r>
        <w:t xml:space="preserve">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6" w:history="1">
        <w:r w:rsidR="000A774E" w:rsidRPr="006C644D">
          <w:rPr>
            <w:rStyle w:val="Hyperlink"/>
            <w:rFonts w:eastAsia="Times New Roman"/>
            <w:szCs w:val="24"/>
            <w:highlight w:val="yellow"/>
          </w:rPr>
          <w:t>https://osf.io/xxxxx/</w:t>
        </w:r>
      </w:hyperlink>
      <w:hyperlink r:id="rId37"/>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1ECC51B7" w14:textId="49FC5BDF" w:rsidR="00765B6B" w:rsidRPr="00765B6B" w:rsidRDefault="009214B6" w:rsidP="00765B6B">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765B6B" w:rsidRPr="00A57C80">
        <w:rPr>
          <w:noProof/>
          <w:szCs w:val="24"/>
        </w:rPr>
        <w:t xml:space="preserve">Andersen, S. K., &amp; Müller, M. M. (2010). </w:t>
      </w:r>
      <w:r w:rsidR="00765B6B" w:rsidRPr="00765B6B">
        <w:rPr>
          <w:noProof/>
          <w:szCs w:val="24"/>
        </w:rPr>
        <w:t xml:space="preserve">Behavioral performance follows the time course of neural facilitation and suppression during cued shifts of feature-selective attention. </w:t>
      </w:r>
      <w:r w:rsidR="00765B6B" w:rsidRPr="00765B6B">
        <w:rPr>
          <w:i/>
          <w:iCs/>
          <w:noProof/>
          <w:szCs w:val="24"/>
        </w:rPr>
        <w:t>Proceedings of the National Academy of Sciences of the United States of America</w:t>
      </w:r>
      <w:r w:rsidR="00765B6B" w:rsidRPr="00765B6B">
        <w:rPr>
          <w:noProof/>
          <w:szCs w:val="24"/>
        </w:rPr>
        <w:t xml:space="preserve">, </w:t>
      </w:r>
      <w:r w:rsidR="00765B6B" w:rsidRPr="00765B6B">
        <w:rPr>
          <w:i/>
          <w:iCs/>
          <w:noProof/>
          <w:szCs w:val="24"/>
        </w:rPr>
        <w:t>107</w:t>
      </w:r>
      <w:r w:rsidR="00765B6B" w:rsidRPr="00765B6B">
        <w:rPr>
          <w:noProof/>
          <w:szCs w:val="24"/>
        </w:rPr>
        <w:t>(31), 13878–13882. https://doi.org/10.1073/pnas.1002436107</w:t>
      </w:r>
    </w:p>
    <w:p w14:paraId="1F679A5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Bürkner, P.-C. (2016). brms: An R package for Bayesian multilevel models using Stan. </w:t>
      </w:r>
      <w:r w:rsidRPr="00765B6B">
        <w:rPr>
          <w:i/>
          <w:iCs/>
          <w:noProof/>
          <w:szCs w:val="24"/>
        </w:rPr>
        <w:t>Journal of Statistical Software</w:t>
      </w:r>
      <w:r w:rsidRPr="00765B6B">
        <w:rPr>
          <w:noProof/>
          <w:szCs w:val="24"/>
        </w:rPr>
        <w:t xml:space="preserve">, </w:t>
      </w:r>
      <w:r w:rsidRPr="00765B6B">
        <w:rPr>
          <w:i/>
          <w:iCs/>
          <w:noProof/>
          <w:szCs w:val="24"/>
        </w:rPr>
        <w:t>80</w:t>
      </w:r>
      <w:r w:rsidRPr="00765B6B">
        <w:rPr>
          <w:noProof/>
          <w:szCs w:val="24"/>
        </w:rPr>
        <w:t>(1), 1–28.</w:t>
      </w:r>
    </w:p>
    <w:p w14:paraId="6499ED8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Carpenter, B., Gelman, A., Hoffman, M., Lee, D., Goodrich, B., Betancourt, M., … Riddell, A. (2016). Stan: A probabilistic programming language. </w:t>
      </w:r>
      <w:r w:rsidRPr="00765B6B">
        <w:rPr>
          <w:i/>
          <w:iCs/>
          <w:noProof/>
          <w:szCs w:val="24"/>
        </w:rPr>
        <w:t>Journal of Statistical Software</w:t>
      </w:r>
      <w:r w:rsidRPr="00765B6B">
        <w:rPr>
          <w:noProof/>
          <w:szCs w:val="24"/>
        </w:rPr>
        <w:t xml:space="preserve">, </w:t>
      </w:r>
      <w:r w:rsidRPr="00765B6B">
        <w:rPr>
          <w:i/>
          <w:iCs/>
          <w:noProof/>
          <w:szCs w:val="24"/>
        </w:rPr>
        <w:t>2</w:t>
      </w:r>
      <w:r w:rsidRPr="00765B6B">
        <w:rPr>
          <w:noProof/>
          <w:szCs w:val="24"/>
        </w:rPr>
        <w:t>(20), 1–37.</w:t>
      </w:r>
    </w:p>
    <w:p w14:paraId="003A24A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Chatrian, G. E., Lettich, E., &amp; Nelson, P. L. (1985). Ten percent electrode system for topographic studies of spontaneous and evoked EEG activities. </w:t>
      </w:r>
      <w:r w:rsidRPr="00765B6B">
        <w:rPr>
          <w:i/>
          <w:iCs/>
          <w:noProof/>
          <w:szCs w:val="24"/>
        </w:rPr>
        <w:t>American Journal of EEG Technology</w:t>
      </w:r>
      <w:r w:rsidRPr="00765B6B">
        <w:rPr>
          <w:noProof/>
          <w:szCs w:val="24"/>
        </w:rPr>
        <w:t xml:space="preserve">, </w:t>
      </w:r>
      <w:r w:rsidRPr="00765B6B">
        <w:rPr>
          <w:i/>
          <w:iCs/>
          <w:noProof/>
          <w:szCs w:val="24"/>
        </w:rPr>
        <w:t>25</w:t>
      </w:r>
      <w:r w:rsidRPr="00765B6B">
        <w:rPr>
          <w:noProof/>
          <w:szCs w:val="24"/>
        </w:rPr>
        <w:t>(2).</w:t>
      </w:r>
    </w:p>
    <w:p w14:paraId="519D78AE"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Craddock, M. (2018). craddm/eegUtils: eegUtils (Version v0.2.0). Zenodo.</w:t>
      </w:r>
    </w:p>
    <w:p w14:paraId="212B8CC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Delorme, A., &amp; Makeig, S. (2004). EEGLAB: an open sorce toolbox for analysis of single-trail EEG dynamics including independent component anlaysis. </w:t>
      </w:r>
      <w:r w:rsidRPr="00765B6B">
        <w:rPr>
          <w:i/>
          <w:iCs/>
          <w:noProof/>
          <w:szCs w:val="24"/>
        </w:rPr>
        <w:t>Journal of Neuroscience Methods</w:t>
      </w:r>
      <w:r w:rsidRPr="00765B6B">
        <w:rPr>
          <w:noProof/>
          <w:szCs w:val="24"/>
        </w:rPr>
        <w:t xml:space="preserve">, </w:t>
      </w:r>
      <w:r w:rsidRPr="00765B6B">
        <w:rPr>
          <w:i/>
          <w:iCs/>
          <w:noProof/>
          <w:szCs w:val="24"/>
        </w:rPr>
        <w:t>134</w:t>
      </w:r>
      <w:r w:rsidRPr="00765B6B">
        <w:rPr>
          <w:noProof/>
          <w:szCs w:val="24"/>
        </w:rPr>
        <w:t>, 9–21. https://doi.org/10.1016/j.jneumeth.2003.10.009</w:t>
      </w:r>
    </w:p>
    <w:p w14:paraId="1EC4367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Franken, I. H. A., Muris, P., &amp; Rassin, E. (2005). Psychometric properties of the Dutch BIS/BAS scales. </w:t>
      </w:r>
      <w:r w:rsidRPr="00765B6B">
        <w:rPr>
          <w:i/>
          <w:iCs/>
          <w:noProof/>
          <w:szCs w:val="24"/>
        </w:rPr>
        <w:t>Journal of Psychopathology and Behavioral Assessment</w:t>
      </w:r>
      <w:r w:rsidRPr="00765B6B">
        <w:rPr>
          <w:noProof/>
          <w:szCs w:val="24"/>
        </w:rPr>
        <w:t xml:space="preserve">, </w:t>
      </w:r>
      <w:r w:rsidRPr="00765B6B">
        <w:rPr>
          <w:i/>
          <w:iCs/>
          <w:noProof/>
          <w:szCs w:val="24"/>
        </w:rPr>
        <w:t>27</w:t>
      </w:r>
      <w:r w:rsidRPr="00765B6B">
        <w:rPr>
          <w:noProof/>
          <w:szCs w:val="24"/>
        </w:rPr>
        <w:t>(1), 25–30. https://doi.org/10.1007/s10862-005-3262-2</w:t>
      </w:r>
    </w:p>
    <w:p w14:paraId="686A1EFD" w14:textId="77777777" w:rsidR="00765B6B" w:rsidRPr="00A57C80"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Garnier, S. (2018). viridis: Default Color Maps from ‘matplotlib.’ </w:t>
      </w:r>
      <w:r w:rsidRPr="00A57C80">
        <w:rPr>
          <w:noProof/>
          <w:szCs w:val="24"/>
        </w:rPr>
        <w:t>R package version 0.3.</w:t>
      </w:r>
    </w:p>
    <w:p w14:paraId="4A33ACB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A57C80">
        <w:rPr>
          <w:noProof/>
          <w:szCs w:val="24"/>
        </w:rPr>
        <w:t xml:space="preserve">Gelman, A., Goodrich, B., Gabry, J., &amp; Ali, I. (2017). </w:t>
      </w:r>
      <w:r w:rsidRPr="00765B6B">
        <w:rPr>
          <w:noProof/>
          <w:szCs w:val="24"/>
        </w:rPr>
        <w:t xml:space="preserve">R-squared for Bayesian regression models. </w:t>
      </w:r>
      <w:r w:rsidRPr="00765B6B">
        <w:rPr>
          <w:i/>
          <w:iCs/>
          <w:noProof/>
          <w:szCs w:val="24"/>
        </w:rPr>
        <w:t>Unpublished via Http://Www. Stat. Columbia. Edu/~ Gelman/Research/Unpublished.</w:t>
      </w:r>
      <w:r w:rsidRPr="00765B6B">
        <w:rPr>
          <w:noProof/>
          <w:szCs w:val="24"/>
        </w:rPr>
        <w:t xml:space="preserve"> Retrieved from http://www.stat.columbia.edu/~gelman/research/unpublished/bayes_R2.pdf</w:t>
      </w:r>
    </w:p>
    <w:p w14:paraId="3B76F7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29" w:author="Ivan Grahek" w:date="2018-09-20T16:53:00Z">
            <w:rPr>
              <w:noProof/>
              <w:szCs w:val="24"/>
            </w:rPr>
          </w:rPrChange>
        </w:rPr>
        <w:lastRenderedPageBreak/>
        <w:t xml:space="preserve">Gelman, A., &amp; Rubin, D. B. (1992). </w:t>
      </w:r>
      <w:r w:rsidRPr="00765B6B">
        <w:rPr>
          <w:noProof/>
          <w:szCs w:val="24"/>
        </w:rPr>
        <w:t xml:space="preserve">Inference from Iterative Simulation Using Multiple Sequences. </w:t>
      </w:r>
      <w:r w:rsidRPr="00765B6B">
        <w:rPr>
          <w:i/>
          <w:iCs/>
          <w:noProof/>
          <w:szCs w:val="24"/>
        </w:rPr>
        <w:t>Statistical Science</w:t>
      </w:r>
      <w:r w:rsidRPr="00765B6B">
        <w:rPr>
          <w:noProof/>
          <w:szCs w:val="24"/>
        </w:rPr>
        <w:t xml:space="preserve">, </w:t>
      </w:r>
      <w:r w:rsidRPr="00765B6B">
        <w:rPr>
          <w:i/>
          <w:iCs/>
          <w:noProof/>
          <w:szCs w:val="24"/>
        </w:rPr>
        <w:t>7</w:t>
      </w:r>
      <w:r w:rsidRPr="00765B6B">
        <w:rPr>
          <w:noProof/>
          <w:szCs w:val="24"/>
        </w:rPr>
        <w:t>(4), 457–472. https://doi.org/10.1214/ss/1177011136</w:t>
      </w:r>
    </w:p>
    <w:p w14:paraId="5DF82040" w14:textId="77777777" w:rsidR="00765B6B" w:rsidRPr="00A57C80"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Hope, R. M. (2013). Rmisc: Ryan miscellaneous. </w:t>
      </w:r>
      <w:r w:rsidRPr="00A57C80">
        <w:rPr>
          <w:noProof/>
          <w:szCs w:val="24"/>
        </w:rPr>
        <w:t>R package version, 1(5).</w:t>
      </w:r>
    </w:p>
    <w:p w14:paraId="12FA1477"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A57C80">
        <w:rPr>
          <w:noProof/>
          <w:szCs w:val="24"/>
        </w:rPr>
        <w:t xml:space="preserve">Junghöfer, M., Elbert, T., Tucker, D. O. N. M., &amp; Rockstroh, B. (2000). </w:t>
      </w:r>
      <w:r w:rsidRPr="00765B6B">
        <w:rPr>
          <w:noProof/>
          <w:szCs w:val="24"/>
        </w:rPr>
        <w:t xml:space="preserve">Statistical control of artifacts in dense array EEG 0 MEG studies. </w:t>
      </w:r>
      <w:r w:rsidRPr="00765B6B">
        <w:rPr>
          <w:i/>
          <w:iCs/>
          <w:noProof/>
          <w:szCs w:val="24"/>
        </w:rPr>
        <w:t>Wiley Online Library</w:t>
      </w:r>
      <w:r w:rsidRPr="00765B6B">
        <w:rPr>
          <w:noProof/>
          <w:szCs w:val="24"/>
        </w:rPr>
        <w:t>, 523–532. Retrieved from http://onlinelibrary.wiley.com/doi/10.1111/1469-8986.3740523/full</w:t>
      </w:r>
    </w:p>
    <w:p w14:paraId="1EEFCB3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Kruschke, J. K. (2014). </w:t>
      </w:r>
      <w:r w:rsidRPr="00765B6B">
        <w:rPr>
          <w:i/>
          <w:iCs/>
          <w:noProof/>
          <w:szCs w:val="24"/>
        </w:rPr>
        <w:t>Doing Bayesian data analysis: A tutorial with R, JAGS, and Stan, second edition</w:t>
      </w:r>
      <w:r w:rsidRPr="00765B6B">
        <w:rPr>
          <w:noProof/>
          <w:szCs w:val="24"/>
        </w:rPr>
        <w:t xml:space="preserve">. </w:t>
      </w:r>
      <w:r w:rsidRPr="00765B6B">
        <w:rPr>
          <w:i/>
          <w:iCs/>
          <w:noProof/>
          <w:szCs w:val="24"/>
        </w:rPr>
        <w:t>Doing Bayesian Data Analysis: A Tutorial with R, JAGS, and Stan, Second Edition</w:t>
      </w:r>
      <w:r w:rsidRPr="00765B6B">
        <w:rPr>
          <w:noProof/>
          <w:szCs w:val="24"/>
        </w:rPr>
        <w:t xml:space="preserve"> (2nd ed.). Elsevier Inc. https://doi.org/10.1016/B978-0-12-405888-0.09999-2</w:t>
      </w:r>
    </w:p>
    <w:p w14:paraId="7053900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Kruschke, J. K., &amp; Meredith, M. (2017). BEST: Bayesian Estimation Supersedes the t-Test.</w:t>
      </w:r>
    </w:p>
    <w:p w14:paraId="50C8A22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McElreath, R. (2016). </w:t>
      </w:r>
      <w:r w:rsidRPr="00765B6B">
        <w:rPr>
          <w:i/>
          <w:iCs/>
          <w:noProof/>
          <w:szCs w:val="24"/>
        </w:rPr>
        <w:t>Statistical Rethinking: A Bayesian Course with Examples in R and Stan</w:t>
      </w:r>
      <w:r w:rsidRPr="00765B6B">
        <w:rPr>
          <w:noProof/>
          <w:szCs w:val="24"/>
        </w:rPr>
        <w:t>. Chapman Hall - CRC.</w:t>
      </w:r>
    </w:p>
    <w:p w14:paraId="3C025F28"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Nolan, H., Whelan, R., &amp; Reilly, R. B. (2010). FASTER: Fully Automated Statistical Thresholding for EEG artifact Rejection. </w:t>
      </w:r>
      <w:r w:rsidRPr="00765B6B">
        <w:rPr>
          <w:i/>
          <w:iCs/>
          <w:noProof/>
          <w:szCs w:val="24"/>
        </w:rPr>
        <w:t>Journal of Neuroscience Methods</w:t>
      </w:r>
      <w:r w:rsidRPr="00765B6B">
        <w:rPr>
          <w:noProof/>
          <w:szCs w:val="24"/>
        </w:rPr>
        <w:t xml:space="preserve">, </w:t>
      </w:r>
      <w:r w:rsidRPr="00765B6B">
        <w:rPr>
          <w:i/>
          <w:iCs/>
          <w:noProof/>
          <w:szCs w:val="24"/>
        </w:rPr>
        <w:t>192</w:t>
      </w:r>
      <w:r w:rsidRPr="00765B6B">
        <w:rPr>
          <w:noProof/>
          <w:szCs w:val="24"/>
        </w:rPr>
        <w:t>(1), 152–162. https://doi.org/10.1016/j.jneumeth.2010.07.015</w:t>
      </w:r>
    </w:p>
    <w:p w14:paraId="42094DF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Perrin, F., Pernier, J., Bertrand, O., &amp; Echallier, J. F. (1989). Spherical splines for scalp potential and current density mapping. </w:t>
      </w:r>
      <w:r w:rsidRPr="00765B6B">
        <w:rPr>
          <w:i/>
          <w:iCs/>
          <w:noProof/>
          <w:szCs w:val="24"/>
        </w:rPr>
        <w:t>Electroencephalography and Clinical Neurophysiology</w:t>
      </w:r>
      <w:r w:rsidRPr="00765B6B">
        <w:rPr>
          <w:noProof/>
          <w:szCs w:val="24"/>
        </w:rPr>
        <w:t xml:space="preserve">, </w:t>
      </w:r>
      <w:r w:rsidRPr="00765B6B">
        <w:rPr>
          <w:i/>
          <w:iCs/>
          <w:noProof/>
          <w:szCs w:val="24"/>
        </w:rPr>
        <w:t>72</w:t>
      </w:r>
      <w:r w:rsidRPr="00765B6B">
        <w:rPr>
          <w:noProof/>
          <w:szCs w:val="24"/>
        </w:rPr>
        <w:t>(2), 184–187. https://doi.org/10.1016/0013-4694(89)90180-6</w:t>
      </w:r>
    </w:p>
    <w:p w14:paraId="7A00945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Phillips, N. (2016). Yarrr: A companion to the e-book YaRrr!: The Pirate’s Guide to R. R package version 0.1.</w:t>
      </w:r>
    </w:p>
    <w:p w14:paraId="0347630A"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 Core Team. (2017). R: A Language and Environment for Statistical Computing. R Foundation for Statistical Computing.</w:t>
      </w:r>
    </w:p>
    <w:p w14:paraId="64AF284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Rinker, T., &amp; Kurkiewicz, D. (n.d.). pacman: Package Management for R.</w:t>
      </w:r>
    </w:p>
    <w:p w14:paraId="2EAA48F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RStudio Team. (2015). Integrated Development for R. RStudio, Inc.</w:t>
      </w:r>
    </w:p>
    <w:p w14:paraId="55BD727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30" w:author="Ivan Grahek" w:date="2018-09-20T16:53:00Z">
            <w:rPr>
              <w:noProof/>
              <w:szCs w:val="24"/>
            </w:rPr>
          </w:rPrChange>
        </w:rPr>
        <w:lastRenderedPageBreak/>
        <w:t xml:space="preserve">Van der Does, A. J. W. (2002). </w:t>
      </w:r>
      <w:r w:rsidRPr="00DF7B16">
        <w:rPr>
          <w:i/>
          <w:iCs/>
          <w:noProof/>
          <w:szCs w:val="24"/>
          <w:lang w:val="nl-BE"/>
          <w:rPrChange w:id="31" w:author="Ivan Grahek" w:date="2018-09-20T16:53:00Z">
            <w:rPr>
              <w:i/>
              <w:iCs/>
              <w:noProof/>
              <w:szCs w:val="24"/>
            </w:rPr>
          </w:rPrChange>
        </w:rPr>
        <w:t xml:space="preserve">Handleiding bij de Nederlandse versie van beck depression inventory—second edition (BDI-II-NL). </w:t>
      </w:r>
      <w:r w:rsidRPr="00765B6B">
        <w:rPr>
          <w:i/>
          <w:iCs/>
          <w:noProof/>
          <w:szCs w:val="24"/>
        </w:rPr>
        <w:t>[The Dutch version of the Beck depression inventory].</w:t>
      </w:r>
      <w:r w:rsidRPr="00765B6B">
        <w:rPr>
          <w:noProof/>
          <w:szCs w:val="24"/>
        </w:rPr>
        <w:t xml:space="preserve"> Amsterdam: Harcourt.</w:t>
      </w:r>
    </w:p>
    <w:p w14:paraId="5FDDE193"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Watanabe, S. (2010). Asymptotic Equivalence of Bayes Cross Validation and Widely Applicable Information Criterion in Singular Learning Theory, </w:t>
      </w:r>
      <w:r w:rsidRPr="00765B6B">
        <w:rPr>
          <w:i/>
          <w:iCs/>
          <w:noProof/>
          <w:szCs w:val="24"/>
        </w:rPr>
        <w:t>11</w:t>
      </w:r>
      <w:r w:rsidRPr="00765B6B">
        <w:rPr>
          <w:noProof/>
          <w:szCs w:val="24"/>
        </w:rPr>
        <w:t>, 3571–3594. Retrieved from http://arxiv.org/abs/1004.2316</w:t>
      </w:r>
    </w:p>
    <w:p w14:paraId="5E23BF2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Wickham, H. (2017). Tidyverse: Easily install and load ’tidyverse’ packages. R package version, 1(1).</w:t>
      </w:r>
    </w:p>
    <w:p w14:paraId="1C68696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Wilke, C. O. (2016). cowplot: streamlined plot theme and plot annotations for ‘ggplot2.’ CRAN Repos.</w:t>
      </w:r>
    </w:p>
    <w:p w14:paraId="6CA1278D" w14:textId="77777777" w:rsidR="00765B6B" w:rsidRPr="00765B6B" w:rsidRDefault="00765B6B" w:rsidP="00765B6B">
      <w:pPr>
        <w:widowControl w:val="0"/>
        <w:autoSpaceDE w:val="0"/>
        <w:autoSpaceDN w:val="0"/>
        <w:adjustRightInd w:val="0"/>
        <w:spacing w:after="0" w:line="480" w:lineRule="auto"/>
        <w:ind w:left="480" w:hanging="480"/>
        <w:rPr>
          <w:noProof/>
        </w:rPr>
      </w:pPr>
      <w:r w:rsidRPr="00765B6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8"/>
      <w:headerReference w:type="first" r:id="rId39"/>
      <w:footerReference w:type="first" r:id="rId4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D826FD" w:rsidRDefault="00D826FD">
      <w:pPr>
        <w:pStyle w:val="CommentText"/>
      </w:pPr>
      <w:r>
        <w:rPr>
          <w:rStyle w:val="CommentReference"/>
        </w:rPr>
        <w:annotationRef/>
      </w:r>
      <w:r>
        <w:rPr>
          <w:rStyle w:val="CommentReference"/>
        </w:rPr>
        <w:t>Perhaps go for a more declarative title a la ‘Reward does X‘</w:t>
      </w:r>
    </w:p>
  </w:comment>
  <w:comment w:id="2" w:author="Andersen, Soren" w:date="2018-10-02T12:57:00Z" w:initials="AS">
    <w:p w14:paraId="1B2CE2AD" w14:textId="3CDDFE0F" w:rsidR="00D826FD" w:rsidRDefault="00D826FD">
      <w:pPr>
        <w:pStyle w:val="CommentText"/>
      </w:pPr>
      <w:r>
        <w:rPr>
          <w:rStyle w:val="CommentReference"/>
        </w:rPr>
        <w:annotationRef/>
      </w:r>
      <w:r>
        <w:t>Add information on durations</w:t>
      </w:r>
    </w:p>
  </w:comment>
  <w:comment w:id="4" w:author="Andersen, Soren" w:date="2018-10-02T12:40:00Z" w:initials="AS">
    <w:p w14:paraId="465DB460" w14:textId="72B5E74A" w:rsidR="00D826FD" w:rsidRDefault="00D826FD">
      <w:pPr>
        <w:pStyle w:val="CommentText"/>
      </w:pPr>
      <w:r>
        <w:rPr>
          <w:rStyle w:val="CommentReference"/>
        </w:rPr>
        <w:annotationRef/>
      </w:r>
      <w:r>
        <w:t>Need to look this up</w:t>
      </w:r>
    </w:p>
  </w:comment>
  <w:comment w:id="5" w:author="Andersen, Soren" w:date="2018-10-02T14:58:00Z" w:initials="AS">
    <w:p w14:paraId="042A5695" w14:textId="5921EE4F" w:rsidR="00D826FD" w:rsidRDefault="00D826FD">
      <w:pPr>
        <w:pStyle w:val="CommentText"/>
      </w:pPr>
      <w:r>
        <w:rPr>
          <w:rStyle w:val="CommentReference"/>
        </w:rPr>
        <w:annotationRef/>
      </w:r>
      <w:r>
        <w:t>Report total number of trials / trial per condition somewhere here.</w:t>
      </w:r>
    </w:p>
    <w:p w14:paraId="03D6236D" w14:textId="77777777" w:rsidR="00D826FD" w:rsidRDefault="00D826FD">
      <w:pPr>
        <w:pStyle w:val="CommentText"/>
      </w:pPr>
    </w:p>
    <w:p w14:paraId="4919AC84" w14:textId="1B63BBAE" w:rsidR="00D826FD" w:rsidRDefault="00D826FD">
      <w:pPr>
        <w:pStyle w:val="CommentText"/>
      </w:pPr>
      <w:r>
        <w:t>Need to say that the rewarded color was between subjects (are there 20 subjects for each?)</w:t>
      </w:r>
    </w:p>
  </w:comment>
  <w:comment w:id="6" w:author="Andersen, Soren" w:date="2018-10-02T14:52:00Z" w:initials="AS">
    <w:p w14:paraId="4423BF35" w14:textId="305B39B8" w:rsidR="00D826FD" w:rsidRDefault="00D826FD">
      <w:pPr>
        <w:pStyle w:val="CommentText"/>
        <w:rPr>
          <w:rStyle w:val="CommentReference"/>
        </w:rPr>
      </w:pPr>
      <w:r>
        <w:rPr>
          <w:rStyle w:val="CommentReference"/>
        </w:rPr>
        <w:annotationRef/>
      </w:r>
      <w:r>
        <w:rPr>
          <w:rStyle w:val="CommentReference"/>
        </w:rPr>
        <w:t xml:space="preserve">Are you recording with </w:t>
      </w:r>
      <w:proofErr w:type="spellStart"/>
      <w:r>
        <w:rPr>
          <w:rStyle w:val="CommentReference"/>
        </w:rPr>
        <w:t>Actiview</w:t>
      </w:r>
      <w:proofErr w:type="spellEnd"/>
      <w:r>
        <w:rPr>
          <w:rStyle w:val="CommentReference"/>
        </w:rPr>
        <w:t>?</w:t>
      </w:r>
    </w:p>
    <w:p w14:paraId="789968ED" w14:textId="07EC028B" w:rsidR="00D826FD" w:rsidRDefault="00D826FD">
      <w:pPr>
        <w:pStyle w:val="CommentText"/>
      </w:pPr>
      <w:r>
        <w:rPr>
          <w:rStyle w:val="CommentReference"/>
        </w:rPr>
        <w:t xml:space="preserve">The online-filtering in </w:t>
      </w:r>
      <w:proofErr w:type="spellStart"/>
      <w:r>
        <w:rPr>
          <w:rStyle w:val="CommentReference"/>
        </w:rPr>
        <w:t>Actiview</w:t>
      </w:r>
      <w:proofErr w:type="spellEnd"/>
      <w:r>
        <w:rPr>
          <w:rStyle w:val="CommentReference"/>
        </w:rPr>
        <w:t xml:space="preserve"> is just for display, the saved data is unaffected by this.</w:t>
      </w:r>
    </w:p>
  </w:comment>
  <w:comment w:id="7" w:author="Andersen, Soren" w:date="2018-10-02T14:59:00Z" w:initials="AS">
    <w:p w14:paraId="05C0353A" w14:textId="1705C3CC" w:rsidR="00D826FD" w:rsidRDefault="00D826FD">
      <w:pPr>
        <w:pStyle w:val="CommentText"/>
      </w:pPr>
      <w:r>
        <w:rPr>
          <w:rStyle w:val="CommentReference"/>
        </w:rPr>
        <w:annotationRef/>
      </w:r>
      <w:r>
        <w:t>I usually do average reference, but this should be ok too.</w:t>
      </w:r>
    </w:p>
  </w:comment>
  <w:comment w:id="8" w:author="Ivan Grahek" w:date="2019-01-15T14:21:00Z" w:initials="IG">
    <w:p w14:paraId="585CA9FF" w14:textId="20E67A4A" w:rsidR="00F6194D" w:rsidRDefault="00F6194D">
      <w:pPr>
        <w:pStyle w:val="CommentText"/>
      </w:pPr>
      <w:r>
        <w:rPr>
          <w:rStyle w:val="CommentReference"/>
        </w:rPr>
        <w:annotationRef/>
      </w:r>
      <w:r>
        <w:t>Move this as the first figure in the EEG results section</w:t>
      </w:r>
    </w:p>
  </w:comment>
  <w:comment w:id="9" w:author="Antonio Schettino" w:date="2018-08-28T10:17:00Z" w:initials="AS">
    <w:p w14:paraId="2EEF1807" w14:textId="2AF9E70C" w:rsidR="00D826FD" w:rsidRDefault="00D826FD">
      <w:pPr>
        <w:pStyle w:val="CommentText"/>
      </w:pPr>
      <w:r>
        <w:rPr>
          <w:rStyle w:val="CommentReference"/>
        </w:rPr>
        <w:annotationRef/>
      </w:r>
      <w:r>
        <w:t>Figure 2, because we would need a previous figure to show a prototypical RDK trial.</w:t>
      </w:r>
    </w:p>
  </w:comment>
  <w:comment w:id="10" w:author="Andersen, Soren" w:date="2018-10-23T22:32:00Z" w:initials="AS">
    <w:p w14:paraId="2BF8A6E3" w14:textId="07B71FEE" w:rsidR="00D826FD" w:rsidRDefault="00D826FD">
      <w:pPr>
        <w:pStyle w:val="CommentText"/>
      </w:pPr>
      <w:r>
        <w:rPr>
          <w:rStyle w:val="CommentReference"/>
        </w:rPr>
        <w:annotationRef/>
      </w:r>
      <w:r>
        <w:t>I usually zero-pad the spectra to 2^14 points. The resulting smooth spectrum allows one better to see the peak amplitude differences.</w:t>
      </w:r>
    </w:p>
    <w:p w14:paraId="22FC3A5F" w14:textId="77777777" w:rsidR="00D826FD" w:rsidRDefault="00D826FD">
      <w:pPr>
        <w:pStyle w:val="CommentText"/>
      </w:pPr>
    </w:p>
    <w:p w14:paraId="2150AED4" w14:textId="192C47BC" w:rsidR="00D826FD" w:rsidRDefault="00D826FD">
      <w:pPr>
        <w:pStyle w:val="CommentText"/>
      </w:pPr>
      <w:r>
        <w:t>Not sure you want this figure here, it is essentially part of the results. Perhaps:</w:t>
      </w:r>
    </w:p>
    <w:p w14:paraId="6D6A1DDE" w14:textId="195B8AA5" w:rsidR="00D826FD" w:rsidRDefault="00D826FD">
      <w:pPr>
        <w:pStyle w:val="CommentText"/>
      </w:pPr>
      <w:r>
        <w:t>Figure 1: task</w:t>
      </w:r>
    </w:p>
    <w:p w14:paraId="375029AC" w14:textId="7D92E047" w:rsidR="00D826FD" w:rsidRDefault="00D826FD">
      <w:pPr>
        <w:pStyle w:val="CommentText"/>
      </w:pPr>
      <w:r>
        <w:t>Figure 2: behavioral data</w:t>
      </w:r>
    </w:p>
    <w:p w14:paraId="67E2A9A4" w14:textId="06B2EC9F" w:rsidR="00D826FD" w:rsidRDefault="00D826FD">
      <w:pPr>
        <w:pStyle w:val="CommentText"/>
      </w:pPr>
      <w:r>
        <w:t>Figure 3: SSVEP data</w:t>
      </w:r>
    </w:p>
  </w:comment>
  <w:comment w:id="11" w:author="Antonio Schettino" w:date="2018-08-28T15:09:00Z" w:initials="AS">
    <w:p w14:paraId="27152FA4" w14:textId="6458A831" w:rsidR="00D826FD" w:rsidRDefault="00D826FD">
      <w:pPr>
        <w:pStyle w:val="CommentText"/>
      </w:pPr>
      <w:r>
        <w:rPr>
          <w:rStyle w:val="CommentReference"/>
        </w:rPr>
        <w:annotationRef/>
      </w:r>
      <w:r>
        <w:t>Here we’ll also have to explain why we are showing color-dependent spectra, because we never mention it anywhere.</w:t>
      </w:r>
    </w:p>
  </w:comment>
  <w:comment w:id="12" w:author="Andersen, Soren" w:date="2018-10-24T17:37:00Z" w:initials="AS">
    <w:p w14:paraId="787ABF9E" w14:textId="208DA0DF" w:rsidR="00D826FD" w:rsidRDefault="00D826FD">
      <w:pPr>
        <w:pStyle w:val="CommentText"/>
      </w:pPr>
      <w:r>
        <w:rPr>
          <w:rStyle w:val="CommentReference"/>
        </w:rPr>
        <w:annotationRef/>
      </w:r>
      <w:r>
        <w:t>What happened to false alarms?</w:t>
      </w:r>
    </w:p>
  </w:comment>
  <w:comment w:id="13" w:author="Antonio Schettino" w:date="2018-08-28T11:02:00Z" w:initials="AS">
    <w:p w14:paraId="54419ACD" w14:textId="41420AD3" w:rsidR="00D826FD" w:rsidRDefault="00D826FD">
      <w:pPr>
        <w:pStyle w:val="CommentText"/>
      </w:pPr>
      <w:r>
        <w:rPr>
          <w:rStyle w:val="CommentReference"/>
        </w:rPr>
        <w:annotationRef/>
      </w:r>
      <w:r>
        <w:t>This info in table 2, with posterior distributions</w:t>
      </w:r>
    </w:p>
  </w:comment>
  <w:comment w:id="14" w:author="Andersen, Soren" w:date="2018-10-24T17:31:00Z" w:initials="AS">
    <w:p w14:paraId="5C23CF3D" w14:textId="1BED44F2" w:rsidR="00D826FD" w:rsidRDefault="00D826FD">
      <w:pPr>
        <w:pStyle w:val="CommentText"/>
      </w:pPr>
      <w:r>
        <w:t>These intervals are huge. I guess most of this is between subjects variance, which is of little interest here. Also, this must be the variability of the individual measurements rather than something like the SEM, which may be more informative here.</w:t>
      </w:r>
      <w:r>
        <w:rPr>
          <w:rStyle w:val="CommentReference"/>
        </w:rPr>
        <w:annotationRef/>
      </w:r>
    </w:p>
  </w:comment>
  <w:comment w:id="15" w:author="Antonio Schettino" w:date="2018-08-28T10:57:00Z" w:initials="AS">
    <w:p w14:paraId="3AA5569E" w14:textId="5F9B2A26" w:rsidR="00D826FD" w:rsidRDefault="00D826FD">
      <w:pPr>
        <w:pStyle w:val="CommentText"/>
      </w:pPr>
      <w:r>
        <w:rPr>
          <w:rStyle w:val="CommentReference"/>
        </w:rPr>
        <w:annotationRef/>
      </w:r>
      <w:r>
        <w:t>First hit rates, then RTs</w:t>
      </w:r>
    </w:p>
  </w:comment>
  <w:comment w:id="16" w:author="Antonio Schettino" w:date="2018-08-28T10:13:00Z" w:initials="AS">
    <w:p w14:paraId="206208DA" w14:textId="53E59C44" w:rsidR="00D826FD" w:rsidRDefault="00D826FD">
      <w:pPr>
        <w:pStyle w:val="CommentText"/>
      </w:pPr>
      <w:r>
        <w:rPr>
          <w:rStyle w:val="CommentReference"/>
        </w:rPr>
        <w:annotationRef/>
      </w:r>
      <w:r>
        <w:t>Once this figure is fixed, we’ll have to describe in the legend the black line (mean), the white box (</w:t>
      </w:r>
      <w:proofErr w:type="spellStart"/>
      <w:r>
        <w:t>sd</w:t>
      </w:r>
      <w:proofErr w:type="spellEnd"/>
      <w:r>
        <w:t>?), the individual points (single-participant data), and the beans (</w:t>
      </w:r>
      <w:r w:rsidRPr="006F62F4">
        <w:t>smoothed densities</w:t>
      </w:r>
      <w:r>
        <w:t>)</w:t>
      </w:r>
    </w:p>
  </w:comment>
  <w:comment w:id="17" w:author="Andersen, Soren" w:date="2018-10-23T22:42:00Z" w:initials="AS">
    <w:p w14:paraId="52C8C512" w14:textId="75BBFFF4" w:rsidR="00D826FD" w:rsidRDefault="00D826FD">
      <w:pPr>
        <w:pStyle w:val="CommentText"/>
      </w:pPr>
      <w:r>
        <w:rPr>
          <w:rStyle w:val="CommentReference"/>
        </w:rPr>
        <w:annotationRef/>
      </w:r>
      <w:r>
        <w:t>Increase font size in figure</w:t>
      </w:r>
    </w:p>
  </w:comment>
  <w:comment w:id="18" w:author="Antonio Schettino" w:date="2018-08-28T11:13:00Z" w:initials="AS">
    <w:p w14:paraId="3BF9122D" w14:textId="5D11808F" w:rsidR="00D826FD" w:rsidRDefault="00D826FD">
      <w:pPr>
        <w:pStyle w:val="CommentText"/>
      </w:pPr>
      <w:r>
        <w:rPr>
          <w:rStyle w:val="CommentReference"/>
        </w:rPr>
        <w:annotationRef/>
      </w:r>
      <w:r>
        <w:t>To add:</w:t>
      </w:r>
    </w:p>
    <w:p w14:paraId="037DD654" w14:textId="66515F40" w:rsidR="00D826FD" w:rsidRDefault="00D826FD">
      <w:pPr>
        <w:pStyle w:val="CommentText"/>
      </w:pPr>
      <w:r>
        <w:t>- the task was difficult, as evidenced by overall low hit rates and small differences between conditions. This means that participants could not improve a lot throughout the experiment</w:t>
      </w:r>
    </w:p>
    <w:p w14:paraId="5AC00D0A" w14:textId="5D0E3C60" w:rsidR="00D826FD" w:rsidRDefault="00D826FD">
      <w:pPr>
        <w:pStyle w:val="CommentText"/>
      </w:pPr>
      <w:r>
        <w:t xml:space="preserve">- 50% is </w:t>
      </w:r>
      <w:r w:rsidRPr="003433CE">
        <w:rPr>
          <w:b/>
        </w:rPr>
        <w:t>not</w:t>
      </w:r>
      <w:r>
        <w:t xml:space="preserve"> chance level in this task</w:t>
      </w:r>
    </w:p>
  </w:comment>
  <w:comment w:id="20" w:author="Antonio Schettino" w:date="2018-08-28T11:02:00Z" w:initials="AS">
    <w:p w14:paraId="1DA62595" w14:textId="2C0E80FE" w:rsidR="00D826FD" w:rsidRDefault="00D826FD">
      <w:pPr>
        <w:pStyle w:val="CommentText"/>
      </w:pPr>
      <w:r>
        <w:rPr>
          <w:rStyle w:val="CommentReference"/>
        </w:rPr>
        <w:annotationRef/>
      </w:r>
      <w:r>
        <w:t>This becomes table 1</w:t>
      </w:r>
    </w:p>
  </w:comment>
  <w:comment w:id="21" w:author="Andersen, Soren" w:date="2018-10-24T17:42:00Z" w:initials="AS">
    <w:p w14:paraId="1AD79BEF" w14:textId="2D8EE28D" w:rsidR="00D826FD" w:rsidRDefault="00D826FD">
      <w:pPr>
        <w:pStyle w:val="CommentText"/>
      </w:pPr>
      <w:r>
        <w:rPr>
          <w:rStyle w:val="CommentReference"/>
        </w:rPr>
        <w:annotationRef/>
      </w:r>
      <w:r>
        <w:t>The baseline difference for unattended is huge: this can’t be correct for a sample of this size!</w:t>
      </w:r>
    </w:p>
    <w:p w14:paraId="5D96125D" w14:textId="77777777" w:rsidR="00D826FD" w:rsidRDefault="00D826FD">
      <w:pPr>
        <w:pStyle w:val="CommentText"/>
      </w:pPr>
    </w:p>
    <w:p w14:paraId="614B5D23" w14:textId="40B612A3" w:rsidR="00D826FD" w:rsidRDefault="00D826FD">
      <w:pPr>
        <w:pStyle w:val="CommentText"/>
      </w:pPr>
      <w:r>
        <w:t>Maybe scale SSVEPs differently, so that the baselines are equated and everything is measured relative to that.</w:t>
      </w:r>
    </w:p>
  </w:comment>
  <w:comment w:id="22" w:author="Andersen, Soren" w:date="2018-10-02T16:34:00Z" w:initials="AS">
    <w:p w14:paraId="0DFAAB23" w14:textId="18B9041A" w:rsidR="00D826FD" w:rsidRDefault="00D826FD">
      <w:pPr>
        <w:pStyle w:val="CommentText"/>
      </w:pPr>
      <w:r>
        <w:rPr>
          <w:rStyle w:val="CommentReference"/>
        </w:rPr>
        <w:annotationRef/>
      </w:r>
      <w:r>
        <w:t xml:space="preserve"> not in microvolt anymore</w:t>
      </w:r>
    </w:p>
    <w:p w14:paraId="0CDF0E6C" w14:textId="77777777" w:rsidR="00D826FD" w:rsidRDefault="00D826FD">
      <w:pPr>
        <w:pStyle w:val="CommentText"/>
      </w:pPr>
    </w:p>
    <w:p w14:paraId="643908D1" w14:textId="1B6B96E1" w:rsidR="00D826FD" w:rsidRDefault="00D826FD">
      <w:pPr>
        <w:pStyle w:val="CommentText"/>
      </w:pPr>
      <w:r>
        <w:t>Would it be possible to zoom in the figure? The differences of interest are very hard to see.</w:t>
      </w:r>
    </w:p>
    <w:p w14:paraId="062F8CEB" w14:textId="693DC14D" w:rsidR="00D826FD" w:rsidRDefault="00D826FD" w:rsidP="00367AA9">
      <w:pPr>
        <w:pStyle w:val="CommentText"/>
      </w:pPr>
      <w:r>
        <w:t>In previous publications, the scale usually varies around 0.7 to 1.3 (…but of course I present within-subjects error bars which are much smaller and contain less information).</w:t>
      </w:r>
    </w:p>
    <w:p w14:paraId="2DB1D85A" w14:textId="13F00B55" w:rsidR="00D826FD" w:rsidRDefault="00D826FD" w:rsidP="00367AA9">
      <w:pPr>
        <w:pStyle w:val="CommentText"/>
      </w:pPr>
      <w:r>
        <w:t>If you had just two conditions A &amp; U, then a value of 2 for A would mean that U=0, i.e. this would be the maximal attention effect, equal to physical removal of the unattended stimulus. So values anywhere close to 0 or 2 are not to be expected und would represent unrealistically large attentional modulation.</w:t>
      </w:r>
    </w:p>
    <w:p w14:paraId="50D2DFF5" w14:textId="77777777" w:rsidR="00D826FD" w:rsidRDefault="00D826FD">
      <w:pPr>
        <w:pStyle w:val="CommentText"/>
      </w:pPr>
    </w:p>
    <w:p w14:paraId="71BD759D" w14:textId="2FB0A50B" w:rsidR="00D826FD" w:rsidRDefault="00D826FD">
      <w:pPr>
        <w:pStyle w:val="CommentText"/>
      </w:pPr>
      <w:r>
        <w:t>Some participants have very high variability in amplitudes. If you rescaled correctly, the mean for each participant should be one, so amplitudes should not stray not far, usually. Do you have very noisy participants in there?</w:t>
      </w:r>
    </w:p>
  </w:comment>
  <w:comment w:id="23" w:author="Andersen, Soren" w:date="2018-10-23T22:55:00Z" w:initials="AS">
    <w:p w14:paraId="581167A6" w14:textId="3B202343" w:rsidR="00D826FD" w:rsidRDefault="00D826FD">
      <w:pPr>
        <w:pStyle w:val="CommentText"/>
      </w:pPr>
      <w:r>
        <w:rPr>
          <w:rStyle w:val="CommentReference"/>
        </w:rPr>
        <w:annotationRef/>
      </w:r>
      <w:r>
        <w:t>Did you try to compute AMIs from SSVEPs?</w:t>
      </w:r>
    </w:p>
    <w:p w14:paraId="5AF58C57" w14:textId="1915DEFE" w:rsidR="00D826FD" w:rsidRDefault="00D826FD">
      <w:pPr>
        <w:pStyle w:val="CommentText"/>
      </w:pPr>
      <w:r>
        <w:t>Would using them lead to the same conclusions?</w:t>
      </w:r>
    </w:p>
  </w:comment>
  <w:comment w:id="24" w:author="Andersen, Soren" w:date="2018-10-23T22:58:00Z" w:initials="AS">
    <w:p w14:paraId="771873A3" w14:textId="64B5CEB8" w:rsidR="00D826FD" w:rsidRDefault="00D826FD">
      <w:pPr>
        <w:pStyle w:val="CommentText"/>
      </w:pPr>
      <w:r>
        <w:rPr>
          <w:rStyle w:val="CommentReference"/>
        </w:rPr>
        <w:annotationRef/>
      </w:r>
      <w:r>
        <w:t>This is weird.</w:t>
      </w:r>
    </w:p>
    <w:p w14:paraId="4C1845B6" w14:textId="77777777" w:rsidR="00D826FD" w:rsidRDefault="00D826FD">
      <w:pPr>
        <w:pStyle w:val="CommentText"/>
      </w:pPr>
    </w:p>
    <w:p w14:paraId="2DC860F5" w14:textId="3536E4E9" w:rsidR="00D826FD" w:rsidRDefault="00D826FD">
      <w:pPr>
        <w:pStyle w:val="CommentText"/>
      </w:pPr>
      <w:r>
        <w:t>I wonder if this could have to do with how SSVEPs are rescaled. Does the same pattern occur in raw amplitudes?</w:t>
      </w:r>
    </w:p>
    <w:p w14:paraId="58E24DBE" w14:textId="7CCD639D" w:rsidR="00D826FD" w:rsidRDefault="00D826FD">
      <w:pPr>
        <w:pStyle w:val="CommentText"/>
      </w:pPr>
      <w:r>
        <w:t>I wonder if the rescaling could accidentally have pushed differences in the later phases into the earlier phase.</w:t>
      </w:r>
    </w:p>
  </w:comment>
  <w:comment w:id="25" w:author="Antonio Schettino" w:date="2018-08-28T12:26:00Z" w:initials="AS">
    <w:p w14:paraId="2F0D1739" w14:textId="3FD3B8D6" w:rsidR="00D826FD" w:rsidRDefault="00D826FD">
      <w:pPr>
        <w:pStyle w:val="CommentText"/>
      </w:pPr>
      <w:r>
        <w:rPr>
          <w:rStyle w:val="CommentReference"/>
        </w:rPr>
        <w:annotationRef/>
      </w:r>
      <w:r>
        <w:t>We should better specify our expectations here:</w:t>
      </w:r>
    </w:p>
    <w:p w14:paraId="3866BCB0" w14:textId="678D4396" w:rsidR="00D826FD" w:rsidRDefault="00D826FD">
      <w:pPr>
        <w:pStyle w:val="CommentText"/>
      </w:pPr>
      <w:r>
        <w:t>- if it’s only training, we should see performance improvement (and faster RTs) of similar magnitude when comparing baseline1 vs baseline2 as well as baseline2 vs acquisition1</w:t>
      </w:r>
    </w:p>
    <w:p w14:paraId="3166D272" w14:textId="5895B007" w:rsidR="00D826FD" w:rsidRDefault="00D826FD">
      <w:pPr>
        <w:pStyle w:val="CommentText"/>
      </w:pPr>
      <w:r>
        <w:t>- if reward really plays a role, performance should improve (and RTs should be faster) when comparing baseline2 vs acquisition1 as opposed to baseline1 vs baseline2</w:t>
      </w:r>
    </w:p>
    <w:p w14:paraId="018EE3CC" w14:textId="61C5C81F" w:rsidR="00D826FD" w:rsidRDefault="00D826FD">
      <w:pPr>
        <w:pStyle w:val="CommentText"/>
      </w:pPr>
    </w:p>
    <w:p w14:paraId="7B9B443F" w14:textId="5D2005D2" w:rsidR="00D826FD" w:rsidRDefault="00D826FD">
      <w:pPr>
        <w:pStyle w:val="CommentText"/>
      </w:pPr>
      <w:r>
        <w:t>Do you agree? Am I missing something?</w:t>
      </w:r>
    </w:p>
  </w:comment>
  <w:comment w:id="26" w:author="Andersen, Soren" w:date="2018-10-24T17:49:00Z" w:initials="AS">
    <w:p w14:paraId="1EEE6BB0" w14:textId="254D3FEE" w:rsidR="00D826FD" w:rsidRDefault="00D826FD">
      <w:pPr>
        <w:pStyle w:val="CommentText"/>
      </w:pPr>
      <w:r>
        <w:rPr>
          <w:rStyle w:val="CommentReference"/>
        </w:rPr>
        <w:annotationRef/>
      </w:r>
      <w:r>
        <w:t>Accuracy is not the same as hit-rate!</w:t>
      </w:r>
    </w:p>
    <w:p w14:paraId="6CDAE9EE" w14:textId="51B7393B" w:rsidR="00D826FD" w:rsidRDefault="00D826FD">
      <w:pPr>
        <w:pStyle w:val="CommentText"/>
      </w:pPr>
      <w:r>
        <w:t>Without the false alarms it is hard to distinguish the nature of the effect.</w:t>
      </w:r>
    </w:p>
  </w:comment>
  <w:comment w:id="27" w:author="Antonio Schettino" w:date="2018-08-28T12:20:00Z" w:initials="AS">
    <w:p w14:paraId="319D8041" w14:textId="62923F89" w:rsidR="00D826FD" w:rsidRDefault="00D826FD">
      <w:pPr>
        <w:pStyle w:val="CommentText"/>
      </w:pPr>
      <w:r>
        <w:rPr>
          <w:rStyle w:val="CommentReference"/>
        </w:rPr>
        <w:annotationRef/>
      </w:r>
      <w:r>
        <w:t xml:space="preserve">However, this effect is not </w:t>
      </w:r>
      <w:proofErr w:type="spellStart"/>
      <w:r>
        <w:t>aspecific</w:t>
      </w:r>
      <w:proofErr w:type="spellEnd"/>
      <w:r>
        <w:t xml:space="preserve"> (as would be expected by training), but contingent upon reward probability. Is this another side effect of task difficulty?</w:t>
      </w:r>
    </w:p>
  </w:comment>
  <w:comment w:id="28" w:author="Andersen, Soren" w:date="2018-10-24T17:51:00Z" w:initials="AS">
    <w:p w14:paraId="62FA8DA4" w14:textId="2C6851BB" w:rsidR="00D826FD" w:rsidRDefault="00D826FD">
      <w:pPr>
        <w:pStyle w:val="CommentText"/>
      </w:pPr>
      <w:r>
        <w:rPr>
          <w:rStyle w:val="CommentReference"/>
        </w:rPr>
        <w:annotationRef/>
      </w:r>
      <w:r>
        <w:t xml:space="preserve">As it does for </w:t>
      </w:r>
      <w:proofErr w:type="spellStart"/>
      <w:r>
        <w:t>behavioural</w:t>
      </w:r>
      <w:proofErr w:type="spellEnd"/>
      <w:r>
        <w:t xml:space="preserv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1B2CE2AD" w15:done="0"/>
  <w15:commentEx w15:paraId="465DB460" w15:done="0"/>
  <w15:commentEx w15:paraId="4919AC84" w15:done="0"/>
  <w15:commentEx w15:paraId="789968ED" w15:done="0"/>
  <w15:commentEx w15:paraId="05C0353A" w15:done="0"/>
  <w15:commentEx w15:paraId="585CA9FF" w15:done="0"/>
  <w15:commentEx w15:paraId="2EEF1807" w15:done="0"/>
  <w15:commentEx w15:paraId="67E2A9A4" w15:done="0"/>
  <w15:commentEx w15:paraId="27152FA4" w15:done="0"/>
  <w15:commentEx w15:paraId="787ABF9E" w15:done="0"/>
  <w15:commentEx w15:paraId="54419ACD" w15:done="0"/>
  <w15:commentEx w15:paraId="5C23CF3D" w15:done="0"/>
  <w15:commentEx w15:paraId="3AA5569E" w15:done="0"/>
  <w15:commentEx w15:paraId="206208DA" w15:done="0"/>
  <w15:commentEx w15:paraId="52C8C512" w15:done="0"/>
  <w15:commentEx w15:paraId="5AC00D0A" w15:done="0"/>
  <w15:commentEx w15:paraId="1DA62595" w15:done="0"/>
  <w15:commentEx w15:paraId="614B5D23" w15:done="0"/>
  <w15:commentEx w15:paraId="71BD759D" w15:done="0"/>
  <w15:commentEx w15:paraId="5AF58C57" w15:done="0"/>
  <w15:commentEx w15:paraId="58E24DBE" w15:done="0"/>
  <w15:commentEx w15:paraId="7B9B443F" w15:done="0"/>
  <w15:commentEx w15:paraId="6CDAE9EE" w15:done="0"/>
  <w15:commentEx w15:paraId="319D8041" w15:done="0"/>
  <w15:commentEx w15:paraId="62FA8D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11364" w14:textId="77777777" w:rsidR="00954BF0" w:rsidRDefault="00954BF0" w:rsidP="00AD5698">
      <w:pPr>
        <w:spacing w:after="0" w:line="240" w:lineRule="auto"/>
      </w:pPr>
      <w:r>
        <w:separator/>
      </w:r>
    </w:p>
  </w:endnote>
  <w:endnote w:type="continuationSeparator" w:id="0">
    <w:p w14:paraId="338EB67F" w14:textId="77777777" w:rsidR="00954BF0" w:rsidRDefault="00954BF0"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D826FD" w:rsidRDefault="00D826FD"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D826FD" w:rsidRDefault="00D826FD"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50CD8" w14:textId="77777777" w:rsidR="00954BF0" w:rsidRDefault="00954BF0" w:rsidP="00AD5698">
      <w:pPr>
        <w:spacing w:after="0" w:line="240" w:lineRule="auto"/>
      </w:pPr>
      <w:r>
        <w:separator/>
      </w:r>
    </w:p>
  </w:footnote>
  <w:footnote w:type="continuationSeparator" w:id="0">
    <w:p w14:paraId="01CB98DD" w14:textId="77777777" w:rsidR="00954BF0" w:rsidRDefault="00954BF0"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58B7510D" w:rsidR="00D826FD" w:rsidRDefault="00D826FD">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050303">
          <w:rPr>
            <w:noProof/>
            <w:szCs w:val="24"/>
          </w:rPr>
          <w:t>2</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D826FD" w:rsidRDefault="00D826FD"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0E81"/>
    <w:rsid w:val="000421E9"/>
    <w:rsid w:val="00042B55"/>
    <w:rsid w:val="0004428E"/>
    <w:rsid w:val="00044D29"/>
    <w:rsid w:val="00044E78"/>
    <w:rsid w:val="00045572"/>
    <w:rsid w:val="00045E5F"/>
    <w:rsid w:val="00046163"/>
    <w:rsid w:val="00046E8F"/>
    <w:rsid w:val="00050303"/>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775"/>
    <w:rsid w:val="00102919"/>
    <w:rsid w:val="00103A1F"/>
    <w:rsid w:val="00104425"/>
    <w:rsid w:val="00104913"/>
    <w:rsid w:val="00104CED"/>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76A"/>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481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4BF0"/>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346C"/>
    <w:rsid w:val="00A03E7B"/>
    <w:rsid w:val="00A03FDB"/>
    <w:rsid w:val="00A065A0"/>
    <w:rsid w:val="00A06F26"/>
    <w:rsid w:val="00A10931"/>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5CD3"/>
    <w:rsid w:val="00B06769"/>
    <w:rsid w:val="00B06B61"/>
    <w:rsid w:val="00B0703A"/>
    <w:rsid w:val="00B075E2"/>
    <w:rsid w:val="00B07BE8"/>
    <w:rsid w:val="00B07CA1"/>
    <w:rsid w:val="00B100A4"/>
    <w:rsid w:val="00B1021D"/>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B"/>
    <w:rsid w:val="00E15CFC"/>
    <w:rsid w:val="00E163A6"/>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CAB"/>
    <w:rsid w:val="00FD327B"/>
    <w:rsid w:val="00FD5470"/>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sf.io/9dcsm/?view_only=2450bc9b71c8447ca5c81a7a0c89be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sf.io/xxxxx/" TargetMode="External"/><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3C4B4-84D7-4599-8963-673388A53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26</Pages>
  <Words>10909</Words>
  <Characters>62182</Characters>
  <Application>Microsoft Office Word</Application>
  <DocSecurity>0</DocSecurity>
  <Lines>518</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72946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12</cp:revision>
  <cp:lastPrinted>2017-06-14T15:36:00Z</cp:lastPrinted>
  <dcterms:created xsi:type="dcterms:W3CDTF">2018-10-28T22:06:00Z</dcterms:created>
  <dcterms:modified xsi:type="dcterms:W3CDTF">2019-01-17T13:23:00Z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