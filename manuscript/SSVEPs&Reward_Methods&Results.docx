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64F62049" w:rsidR="005F3ABC" w:rsidRPr="00CA0030" w:rsidRDefault="005F3ABC" w:rsidP="005F3ABC">
      <w:pPr>
        <w:spacing w:line="480" w:lineRule="auto"/>
        <w:jc w:val="center"/>
        <w:rPr>
          <w:sz w:val="40"/>
          <w:szCs w:val="40"/>
        </w:rPr>
      </w:pPr>
      <w:r w:rsidRPr="00CA0030">
        <w:rPr>
          <w:sz w:val="40"/>
          <w:szCs w:val="40"/>
          <w:highlight w:val="yellow"/>
        </w:rPr>
        <w:t>Working title:</w:t>
      </w:r>
      <w:r w:rsidRPr="00CA0030">
        <w:rPr>
          <w:sz w:val="40"/>
          <w:szCs w:val="40"/>
        </w:rPr>
        <w:t xml:space="preserve"> </w:t>
      </w:r>
      <w:commentRangeStart w:id="0"/>
      <w:r w:rsidR="00234B2A" w:rsidRPr="00CA0030">
        <w:rPr>
          <w:sz w:val="40"/>
          <w:szCs w:val="40"/>
        </w:rPr>
        <w:t>Feature-based Attention and Reward: Insights from Steady-</w:t>
      </w:r>
      <w:r w:rsidR="00666A72">
        <w:rPr>
          <w:sz w:val="40"/>
          <w:szCs w:val="40"/>
        </w:rPr>
        <w:t>S</w:t>
      </w:r>
      <w:r w:rsidR="00234B2A" w:rsidRPr="00CA0030">
        <w:rPr>
          <w:sz w:val="40"/>
          <w:szCs w:val="40"/>
        </w:rPr>
        <w:t>tate Visually Evoked P</w:t>
      </w:r>
      <w:r w:rsidR="0047282E" w:rsidRPr="00CA0030">
        <w:rPr>
          <w:sz w:val="40"/>
          <w:szCs w:val="40"/>
        </w:rPr>
        <w:t>otentials</w:t>
      </w:r>
      <w:commentRangeEnd w:id="0"/>
      <w:r w:rsidR="00A10931">
        <w:rPr>
          <w:rStyle w:val="CommentReference"/>
        </w:rPr>
        <w:commentReference w:id="0"/>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 xml:space="preserve">&amp; </w:t>
      </w:r>
      <w:proofErr w:type="spellStart"/>
      <w:r w:rsidRPr="00014B1F">
        <w:rPr>
          <w:lang w:val="nl-BE"/>
        </w:rPr>
        <w:t>Søren</w:t>
      </w:r>
      <w:proofErr w:type="spellEnd"/>
      <w:r w:rsidRPr="00014B1F">
        <w:rPr>
          <w:lang w:val="nl-BE"/>
        </w:rPr>
        <w:t xml:space="preserve">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 xml:space="preserve">Department of Experimental Clinical and Health Psychology, Ghent University, Henri </w:t>
      </w:r>
      <w:proofErr w:type="spellStart"/>
      <w:r w:rsidRPr="004F3934">
        <w:rPr>
          <w:i/>
        </w:rPr>
        <w:t>Dunantlaan</w:t>
      </w:r>
      <w:proofErr w:type="spellEnd"/>
      <w:r w:rsidRPr="004F3934">
        <w:rPr>
          <w:i/>
        </w:rPr>
        <w:t xml:space="preserve">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54CC3DAC" w:rsidR="001065D7" w:rsidRDefault="00F50A4B" w:rsidP="001065D7">
      <w:pPr>
        <w:pStyle w:val="Heading1"/>
        <w:spacing w:before="0"/>
      </w:pPr>
      <w:r w:rsidRPr="00F50A4B">
        <w:lastRenderedPageBreak/>
        <w:t>Abstract</w:t>
      </w:r>
    </w:p>
    <w:p w14:paraId="19006139" w14:textId="2DDC2005" w:rsidR="0054295E" w:rsidRDefault="0054295E" w:rsidP="0054295E">
      <w:pPr>
        <w:pStyle w:val="Heading1"/>
        <w:spacing w:before="0" w:after="240"/>
      </w:pPr>
      <w:r>
        <w:t>Introduction</w:t>
      </w:r>
    </w:p>
    <w:p w14:paraId="78FCD169" w14:textId="4A7F2141"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1D67B731"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666A72">
        <w:t>Eight participants were excluded d</w:t>
      </w:r>
      <w:r w:rsidR="00796C11">
        <w:t xml:space="preserve">ue to technical problems (4) or </w:t>
      </w:r>
      <w:r w:rsidR="00A91667">
        <w:t xml:space="preserve">excessive </w:t>
      </w:r>
      <w:r w:rsidR="00796C11">
        <w:t>artifacts (4) in the EEG recordings</w:t>
      </w:r>
      <w:r w:rsidR="003E7FC7">
        <w:t>. Thus,</w:t>
      </w:r>
      <w:r w:rsidR="00796C11">
        <w:t xml:space="preserve"> the final data set consisted out of 40 participants</w:t>
      </w:r>
      <w:r w:rsidR="003E7FC7">
        <w:t xml:space="preserve"> (</w:t>
      </w:r>
      <w:r w:rsidR="003E7FC7" w:rsidRPr="008141DE">
        <w:rPr>
          <w:highlight w:val="yellow"/>
        </w:rPr>
        <w:t>XX female</w:t>
      </w:r>
      <w:r w:rsidR="003E7FC7">
        <w:t xml:space="preserve">; </w:t>
      </w:r>
      <w:r w:rsidR="003E7FC7" w:rsidRPr="003E7FC7">
        <w:rPr>
          <w:highlight w:val="yellow"/>
        </w:rPr>
        <w:t>median age</w:t>
      </w:r>
      <w:r w:rsidR="003E7FC7">
        <w:t>)</w:t>
      </w:r>
      <w:r w:rsidR="00796C11">
        <w:t xml:space="preserve">. </w:t>
      </w:r>
      <w:r w:rsidR="00321CA8">
        <w:t>P</w:t>
      </w:r>
      <w:r w:rsidR="00796C11">
        <w:t>articipants received 20</w:t>
      </w:r>
      <w:r w:rsidR="00A846DD">
        <w:t xml:space="preserve"> </w:t>
      </w:r>
      <w:r w:rsidR="00796C11">
        <w:t xml:space="preserve">€ </w:t>
      </w:r>
      <w:r w:rsidR="00321CA8">
        <w:t xml:space="preserve">plus up to </w:t>
      </w:r>
      <w:r w:rsidR="00796C11">
        <w:t>6</w:t>
      </w:r>
      <w:r w:rsidR="00A846DD">
        <w:t xml:space="preserve"> </w:t>
      </w:r>
      <w:r w:rsidR="00796C11">
        <w:t>€</w:t>
      </w:r>
      <w:r w:rsidR="00321CA8">
        <w:t xml:space="preserve"> extra as 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4684903C"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w:t>
      </w:r>
      <w:commentRangeStart w:id="1"/>
      <w:r w:rsidR="00C27F47">
        <w:t>At the beginning of each trial, participants were instructed which of the two RDKs to attend by a verbal audio cue (“red” vs. “blue”).</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0E6795">
        <w:t xml:space="preserve">each 0.52 </w:t>
      </w:r>
      <w:r w:rsidR="000E6795" w:rsidRPr="00A2381B">
        <w:t>degrees of visual angle</w:t>
      </w:r>
      <w:r w:rsidR="00A37165" w:rsidRPr="000E6795">
        <w:t>)</w:t>
      </w:r>
      <w:r w:rsidR="00A10931">
        <w:t xml:space="preserve"> each</w:t>
      </w:r>
      <w:commentRangeEnd w:id="1"/>
      <w:r w:rsidR="00E85CA7">
        <w:rPr>
          <w:rStyle w:val="CommentReference"/>
        </w:rPr>
        <w:commentReference w:id="1"/>
      </w:r>
      <w:r w:rsidR="00595B7D" w:rsidRPr="000E6795">
        <w:t>. Each RDK flicker</w:t>
      </w:r>
      <w:r w:rsidR="00A10931">
        <w:t xml:space="preserve">ed </w:t>
      </w:r>
      <w:r w:rsidR="00595B7D" w:rsidRPr="000E6795">
        <w:t>at a different</w:t>
      </w:r>
      <w:r w:rsidR="00595B7D">
        <w:t xml:space="preserve"> frequency </w:t>
      </w:r>
      <w:r w:rsidR="00C8783F">
        <w:t>(10 or 12</w:t>
      </w:r>
      <w:r w:rsidR="00A846DD">
        <w:t xml:space="preserve"> </w:t>
      </w:r>
      <w:r w:rsidR="00C8783F">
        <w:t>Hz). The mapping between color and frequency was counterbalanced across participants</w:t>
      </w:r>
      <w:r w:rsidR="00595B7D">
        <w:t xml:space="preserve">. </w:t>
      </w:r>
      <w:r w:rsidR="00C27F47">
        <w:t>O</w:t>
      </w:r>
      <w:r w:rsidR="00C8783F">
        <w:t>ne</w:t>
      </w:r>
      <w:r w:rsidR="00704050">
        <w:t>-</w:t>
      </w:r>
      <w:r w:rsidR="00C8783F">
        <w:t>third</w:t>
      </w:r>
      <w:r w:rsidR="00595B7D">
        <w:t xml:space="preserve"> of trials</w:t>
      </w:r>
      <w:r w:rsidR="00C27F47">
        <w:t xml:space="preserve"> contained one, two or three coherent motion intervals. These occurred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ins w:id="2" w:author="Andersen, Soren" w:date="2018-10-02T12:40:00Z">
        <w:r w:rsidR="00C27F47">
          <w:t xml:space="preserve"> for </w:t>
        </w:r>
        <w:commentRangeStart w:id="3"/>
        <w:r w:rsidR="00C27F47">
          <w:t>@@@</w:t>
        </w:r>
        <w:proofErr w:type="spellStart"/>
        <w:r w:rsidR="00C27F47">
          <w:t>ms</w:t>
        </w:r>
        <w:commentRangeEnd w:id="3"/>
        <w:r w:rsidR="00C27F47">
          <w:rPr>
            <w:rStyle w:val="CommentReference"/>
          </w:rPr>
          <w:commentReference w:id="3"/>
        </w:r>
      </w:ins>
      <w:r w:rsidR="00595B7D">
        <w:t>.</w:t>
      </w:r>
      <w:proofErr w:type="spellEnd"/>
      <w:r w:rsidR="00595B7D">
        <w:t xml:space="preserve">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proofErr w:type="spellStart"/>
      <w:r w:rsidR="00595B7D" w:rsidRPr="00D63926">
        <w:t>ms</w:t>
      </w:r>
      <w:proofErr w:type="spellEnd"/>
      <w:r w:rsidR="00352BD6">
        <w:t xml:space="preserve"> and no response could </w:t>
      </w:r>
      <w:r w:rsidR="00352BD6">
        <w:lastRenderedPageBreak/>
        <w:t xml:space="preserve">be committed before 200 </w:t>
      </w:r>
      <w:proofErr w:type="spellStart"/>
      <w:r w:rsidR="00352BD6">
        <w:t>ms</w:t>
      </w:r>
      <w:r w:rsidR="00595B7D">
        <w:t>.</w:t>
      </w:r>
      <w:proofErr w:type="spellEnd"/>
      <w:r w:rsidR="00595B7D">
        <w:t xml:space="preserve"> </w:t>
      </w:r>
      <w:r w:rsidR="00D204BA">
        <w:t>Correct responses were followed by a tone (</w:t>
      </w:r>
      <w:r w:rsidR="00D63926">
        <w:t>1</w:t>
      </w:r>
      <w:r w:rsidR="00704050">
        <w:t xml:space="preserve">,000 </w:t>
      </w:r>
      <w:proofErr w:type="spellStart"/>
      <w:r w:rsidR="00704050">
        <w:t>ms</w:t>
      </w:r>
      <w:proofErr w:type="spellEnd"/>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704050">
        <w:t xml:space="preserve">1,000 </w:t>
      </w:r>
      <w:proofErr w:type="spellStart"/>
      <w:r w:rsidR="00704050">
        <w:t>ms</w:t>
      </w:r>
      <w:proofErr w:type="spellEnd"/>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26A804CF" w14:textId="65A073CE" w:rsidR="00695F22" w:rsidRPr="00352BD6" w:rsidRDefault="008D6BE0" w:rsidP="00CA0030">
      <w:pPr>
        <w:spacing w:line="480" w:lineRule="auto"/>
        <w:ind w:firstLine="720"/>
        <w:jc w:val="both"/>
        <w:rPr>
          <w:lang w:val="da-DK"/>
        </w:rPr>
      </w:pPr>
      <w:commentRangeStart w:id="4"/>
      <w:r>
        <w:t>The experiment started with 4 practice blocks of 60 trials. After each block</w:t>
      </w:r>
      <w:r w:rsidR="00704050">
        <w:t>,</w:t>
      </w:r>
      <w:r>
        <w:t xml:space="preserve"> participants received feedback on their performance (percentage of correctly detected movements and percentage of correct responses). After finishing the practice phase</w:t>
      </w:r>
      <w:r w:rsidR="00704050">
        <w:t>,</w:t>
      </w:r>
      <w:r>
        <w:t xml:space="preserve"> participants completed 12 blocks divided into 3 phases. </w:t>
      </w:r>
      <w:r w:rsidR="006449E2" w:rsidRPr="007A318B">
        <w:t xml:space="preserve">The first </w:t>
      </w:r>
      <w:r>
        <w:t>phase was the baseline</w:t>
      </w:r>
      <w:r w:rsidR="00B11CC0">
        <w:t>,</w:t>
      </w:r>
      <w:r>
        <w:t xml:space="preserve"> in which participants were doing the described task. In the second phase the task was </w:t>
      </w:r>
      <w:r w:rsidR="00B11CC0">
        <w:t>identical</w:t>
      </w:r>
      <w:r>
        <w:t>, but participants were instructed that they c</w:t>
      </w:r>
      <w:r w:rsidR="00B11CC0">
        <w:t>ould</w:t>
      </w:r>
      <w:r>
        <w:t xml:space="preserve"> earn additional monetary rewards (up to 6</w:t>
      </w:r>
      <w:r w:rsidR="00B11CC0">
        <w:t xml:space="preserve"> </w:t>
      </w:r>
      <w:r>
        <w:t xml:space="preserve">€) based on their performance. 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At the end of each of the 4 blocks </w:t>
      </w:r>
      <w:r w:rsidR="00A37165">
        <w:t>of</w:t>
      </w:r>
      <w:r w:rsidR="00FF4565">
        <w:t xml:space="preserve"> the reward phase</w:t>
      </w:r>
      <w:r w:rsidR="00B11CC0">
        <w:t>,</w:t>
      </w:r>
      <w:r w:rsidR="00FF4565">
        <w:t xml:space="preserve"> participants got feedback on their performance and feedback on the amount of </w:t>
      </w:r>
      <w:r w:rsidR="00A37165">
        <w:t xml:space="preserve">extra </w:t>
      </w:r>
      <w:r w:rsidR="00FF4565">
        <w:t xml:space="preserve">money earned within the block. The third phase was the extinction </w:t>
      </w:r>
      <w:r w:rsidR="00A37165">
        <w:t>phase</w:t>
      </w:r>
      <w:r w:rsidR="00B11CC0">
        <w:t>,</w:t>
      </w:r>
      <w:r w:rsidR="00FF4565">
        <w:t xml:space="preserve"> </w:t>
      </w:r>
      <w:r w:rsidR="00B11CC0">
        <w:t>identical to</w:t>
      </w:r>
      <w:r w:rsidR="00FF4565">
        <w:t xml:space="preserve"> baseline </w:t>
      </w:r>
      <w:r w:rsidR="00B11CC0">
        <w:t>(i.e., no monetary rewards assigned)</w:t>
      </w:r>
      <w:r w:rsidR="00FF4565">
        <w:t xml:space="preserve">. </w:t>
      </w:r>
      <w:r w:rsidR="00EE5948">
        <w:t xml:space="preserve">The whole task lasted </w:t>
      </w:r>
      <w:r w:rsidR="007A5DA5">
        <w:t xml:space="preserve">for </w:t>
      </w:r>
      <w:r w:rsidR="00EE5948" w:rsidRPr="00FC3F13">
        <w:t xml:space="preserve">approximately </w:t>
      </w:r>
      <w:r w:rsidR="00FC3F13" w:rsidRPr="00FC3F13">
        <w:t>50 minutes</w:t>
      </w:r>
      <w:r w:rsidR="00B11CC0">
        <w:t>, plus a few minutes of break</w:t>
      </w:r>
      <w:r w:rsidR="00A9680E">
        <w:t xml:space="preserve"> </w:t>
      </w:r>
      <w:r w:rsidR="00EE5948">
        <w:t xml:space="preserve">and participants </w:t>
      </w:r>
      <w:r w:rsidR="007A5DA5">
        <w:t>were encouraged to take</w:t>
      </w:r>
      <w:r w:rsidR="00EE5948">
        <w:t xml:space="preserve"> </w:t>
      </w:r>
      <w:commentRangeEnd w:id="4"/>
      <w:r w:rsidR="00F6055F">
        <w:rPr>
          <w:rStyle w:val="CommentReference"/>
        </w:rPr>
        <w:commentReference w:id="4"/>
      </w:r>
      <w:r w:rsidR="00EE5948">
        <w:t>brakes</w:t>
      </w:r>
      <w:r w:rsidR="00B11CC0">
        <w:t xml:space="preserve"> </w:t>
      </w:r>
      <w:r w:rsidR="00EE5948">
        <w:t xml:space="preserve">in between blocks. </w:t>
      </w:r>
      <w:r w:rsidR="00695F22">
        <w:t xml:space="preserve">Upon completing the task, participants filled in two questionnaires in order to measure reward sensitivity </w:t>
      </w:r>
      <w:r w:rsidR="00695F22">
        <w:fldChar w:fldCharType="begin" w:fldLock="1"/>
      </w:r>
      <w:r w:rsidR="00695F22">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695F22"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695F22">
        <w:fldChar w:fldCharType="separate"/>
      </w:r>
      <w:r w:rsidR="00695F22" w:rsidRPr="00352BD6">
        <w:rPr>
          <w:noProof/>
          <w:lang w:val="da-DK"/>
        </w:rPr>
        <w:t>(BIS-BAS; Franken et al., 2005)</w:t>
      </w:r>
      <w:r w:rsidR="00695F22">
        <w:fldChar w:fldCharType="end"/>
      </w:r>
      <w:r w:rsidR="00695F22" w:rsidRPr="00352BD6">
        <w:rPr>
          <w:lang w:val="da-DK"/>
        </w:rPr>
        <w:t xml:space="preserve"> and depression levels </w:t>
      </w:r>
      <w:r w:rsidR="00695F22">
        <w:fldChar w:fldCharType="begin" w:fldLock="1"/>
      </w:r>
      <w:r w:rsidR="00695F22"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695F22">
        <w:fldChar w:fldCharType="separate"/>
      </w:r>
      <w:r w:rsidR="00695F22" w:rsidRPr="00352BD6">
        <w:rPr>
          <w:noProof/>
          <w:lang w:val="da-DK"/>
        </w:rPr>
        <w:t>(BDI-II; Van der Does, 2002)</w:t>
      </w:r>
      <w:r w:rsidR="00695F22">
        <w:fldChar w:fldCharType="end"/>
      </w:r>
      <w:r w:rsidR="00695F22" w:rsidRPr="00352BD6">
        <w:rPr>
          <w:lang w:val="da-DK"/>
        </w:rPr>
        <w:t>.</w:t>
      </w:r>
    </w:p>
    <w:p w14:paraId="6BD9E580" w14:textId="27F2BF77" w:rsidR="00695F22" w:rsidRDefault="00695F22" w:rsidP="00CA0030">
      <w:pPr>
        <w:spacing w:line="480" w:lineRule="auto"/>
        <w:ind w:firstLine="720"/>
        <w:jc w:val="both"/>
      </w:pPr>
      <w:r w:rsidRPr="00695F22">
        <w:t xml:space="preserve">This experiment was </w:t>
      </w:r>
      <w:proofErr w:type="spellStart"/>
      <w:r w:rsidRPr="00695F22">
        <w:t>realised</w:t>
      </w:r>
      <w:proofErr w:type="spellEnd"/>
      <w:r w:rsidRPr="00695F22">
        <w:t xml:space="preserve"> using Cogent 2000 developed by the Cogent 2000 team at the FIL and the ICN and Cogent Graphics developed by John </w:t>
      </w:r>
      <w:proofErr w:type="spellStart"/>
      <w:r w:rsidRPr="00695F22">
        <w:t>Romaya</w:t>
      </w:r>
      <w:proofErr w:type="spellEnd"/>
      <w:r w:rsidRPr="00695F22">
        <w:t xml:space="preserve"> at the LON at the </w:t>
      </w:r>
      <w:proofErr w:type="spellStart"/>
      <w:r w:rsidRPr="00695F22">
        <w:t>Wellcome</w:t>
      </w:r>
      <w:proofErr w:type="spellEnd"/>
      <w:r w:rsidRPr="00695F22">
        <w:t xml:space="preserve"> Department of Imaging Neuroscience</w:t>
      </w:r>
      <w:r>
        <w:t>.</w:t>
      </w:r>
    </w:p>
    <w:p w14:paraId="1B0C36CA" w14:textId="012F5CAD" w:rsidR="00BA0ADE" w:rsidRDefault="00BA0ADE" w:rsidP="00CA0030">
      <w:pPr>
        <w:pStyle w:val="Heading2"/>
        <w:spacing w:before="0" w:after="240"/>
      </w:pPr>
      <w:r>
        <w:lastRenderedPageBreak/>
        <w:t>EEG recording and pre</w:t>
      </w:r>
      <w:r w:rsidR="00703DB2">
        <w:t>-</w:t>
      </w:r>
      <w:r>
        <w:t>processing</w:t>
      </w:r>
    </w:p>
    <w:p w14:paraId="06203D67" w14:textId="15E55D9F"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Inc., The Netherlands) at a sampling rate of 512 Hz</w:t>
      </w:r>
      <w:r w:rsidR="00C14105">
        <w:rPr>
          <w:szCs w:val="24"/>
        </w:rPr>
        <w:t xml:space="preserve"> and </w:t>
      </w:r>
      <w:commentRangeStart w:id="5"/>
      <w:r w:rsidR="00C14105">
        <w:rPr>
          <w:szCs w:val="24"/>
        </w:rPr>
        <w:t xml:space="preserve">online </w:t>
      </w:r>
      <w:r w:rsidR="00695F22">
        <w:rPr>
          <w:szCs w:val="24"/>
        </w:rPr>
        <w:t>low</w:t>
      </w:r>
      <w:r w:rsidR="00C14105">
        <w:rPr>
          <w:szCs w:val="24"/>
        </w:rPr>
        <w:t>-pass filtered at 100 Hz</w:t>
      </w:r>
      <w:commentRangeEnd w:id="5"/>
      <w:r w:rsidR="00F6055F">
        <w:rPr>
          <w:rStyle w:val="CommentReference"/>
        </w:rPr>
        <w:commentReference w:id="5"/>
      </w:r>
      <w:r w:rsidRPr="002006AF">
        <w:rPr>
          <w:szCs w:val="24"/>
        </w:rPr>
        <w:t xml:space="preserve">. </w:t>
      </w:r>
      <w:r>
        <w:rPr>
          <w:szCs w:val="24"/>
        </w:rPr>
        <w:t>Sixty-f</w:t>
      </w:r>
      <w:r w:rsidRPr="002006AF">
        <w:rPr>
          <w:szCs w:val="24"/>
        </w:rPr>
        <w:t>our Ag/</w:t>
      </w:r>
      <w:proofErr w:type="spellStart"/>
      <w:r w:rsidRPr="002006AF">
        <w:rPr>
          <w:szCs w:val="24"/>
        </w:rPr>
        <w:t>AgCl</w:t>
      </w:r>
      <w:proofErr w:type="spellEnd"/>
      <w:r w:rsidRPr="002006AF">
        <w:rPr>
          <w:szCs w:val="24"/>
        </w:rPr>
        <w:t xml:space="preserve">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77BF91A8"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w:t>
      </w:r>
      <w:proofErr w:type="spellStart"/>
      <w:r w:rsidRPr="002006AF">
        <w:rPr>
          <w:szCs w:val="24"/>
        </w:rPr>
        <w:t>ms</w:t>
      </w:r>
      <w:proofErr w:type="spellEnd"/>
      <w:r w:rsidRPr="002006AF">
        <w:rPr>
          <w:szCs w:val="24"/>
        </w:rPr>
        <w:t xml:space="preserve">, corresponding to the beginning and end of the </w:t>
      </w:r>
      <w:r w:rsidR="00E34F80">
        <w:rPr>
          <w:szCs w:val="24"/>
        </w:rPr>
        <w:t>RDK 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proofErr w:type="spellStart"/>
      <w:r w:rsidR="00060360">
        <w:rPr>
          <w:szCs w:val="24"/>
        </w:rPr>
        <w:t>artefactual</w:t>
      </w:r>
      <w:proofErr w:type="spellEnd"/>
      <w:r w:rsidR="00054E36">
        <w:rPr>
          <w:szCs w:val="24"/>
        </w:rPr>
        <w:t>. For details</w:t>
      </w:r>
      <w:r w:rsidR="00060360">
        <w:rPr>
          <w:szCs w:val="24"/>
        </w:rPr>
        <w:t>,</w:t>
      </w:r>
      <w:r w:rsidR="00054E36">
        <w:rPr>
          <w:szCs w:val="24"/>
        </w:rPr>
        <w:t xml:space="preserve"> see our commented code at </w:t>
      </w:r>
      <w:hyperlink r:id="rId10" w:history="1">
        <w:r w:rsidR="00054E36" w:rsidRPr="00F4458A">
          <w:rPr>
            <w:rStyle w:val="Hyperlink"/>
            <w:rFonts w:eastAsia="Times New Roman"/>
            <w:szCs w:val="24"/>
            <w:highlight w:val="yellow"/>
          </w:rPr>
          <w:t>https://osf.io/xxxxx/</w:t>
        </w:r>
      </w:hyperlink>
      <w:r w:rsidR="00060360">
        <w:rPr>
          <w:rFonts w:eastAsia="Times New Roman"/>
          <w:szCs w:val="24"/>
        </w:rPr>
        <w:t>.</w:t>
      </w:r>
      <w:r w:rsidR="00F01C9F">
        <w:rPr>
          <w:rFonts w:eastAsia="Times New Roman"/>
          <w:szCs w:val="24"/>
        </w:rPr>
        <w:t xml:space="preserve"> </w:t>
      </w:r>
      <w:r w:rsidRPr="002006AF">
        <w:rPr>
          <w:szCs w:val="24"/>
        </w:rPr>
        <w:t>After pre</w:t>
      </w:r>
      <w:r w:rsidR="00703DB2">
        <w:rPr>
          <w:szCs w:val="24"/>
        </w:rPr>
        <w:t>-</w:t>
      </w:r>
      <w:r w:rsidRPr="002006AF">
        <w:rPr>
          <w:szCs w:val="24"/>
        </w:rPr>
        <w:t xml:space="preserve">processing, </w:t>
      </w:r>
      <w:r w:rsidRPr="002006AF">
        <w:rPr>
          <w:szCs w:val="24"/>
        </w:rPr>
        <w:lastRenderedPageBreak/>
        <w:t xml:space="preserve">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6"/>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6"/>
      <w:r w:rsidR="00F6055F">
        <w:rPr>
          <w:rStyle w:val="CommentReference"/>
        </w:rPr>
        <w:commentReference w:id="6"/>
      </w:r>
      <w:r w:rsidRPr="002006AF">
        <w:rPr>
          <w:szCs w:val="24"/>
        </w:rPr>
        <w:t xml:space="preserve">, </w:t>
      </w:r>
      <w:r w:rsidR="00A91667">
        <w:rPr>
          <w:szCs w:val="24"/>
        </w:rPr>
        <w:t>trials in each condition were averaged separately for each participant</w:t>
      </w:r>
      <w:r w:rsidR="0017433F">
        <w:rPr>
          <w:szCs w:val="24"/>
        </w:rPr>
        <w:t>, resulting in the following grand-averages: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acquisition, red attended; (iv)</w:t>
      </w:r>
      <w:r w:rsidR="0017433F" w:rsidRPr="0017433F">
        <w:rPr>
          <w:szCs w:val="24"/>
        </w:rPr>
        <w:t xml:space="preserve"> acquisition, blue attended;</w:t>
      </w:r>
      <w:r w:rsidR="0017433F">
        <w:rPr>
          <w:szCs w:val="24"/>
        </w:rPr>
        <w:t xml:space="preserve"> (v) extinction, red attended; (vi)</w:t>
      </w:r>
      <w:r w:rsidR="0017433F" w:rsidRPr="0017433F">
        <w:rPr>
          <w:szCs w:val="24"/>
        </w:rPr>
        <w:t xml:space="preserve"> extinction, blue attended.</w:t>
      </w:r>
    </w:p>
    <w:p w14:paraId="3E9E022B" w14:textId="2D611BBD"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w:t>
      </w:r>
      <w:proofErr w:type="spellStart"/>
      <w:r w:rsidRPr="00D92BFE">
        <w:rPr>
          <w:rFonts w:eastAsia="Times New Roman"/>
          <w:szCs w:val="24"/>
        </w:rPr>
        <w:t>isocontour</w:t>
      </w:r>
      <w:proofErr w:type="spellEnd"/>
      <w:r w:rsidRPr="00D92BFE">
        <w:rPr>
          <w:rFonts w:eastAsia="Times New Roman"/>
          <w:szCs w:val="24"/>
        </w:rPr>
        <w:t xml:space="preserve">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w:t>
      </w:r>
      <w:proofErr w:type="spellStart"/>
      <w:r w:rsidRPr="00D92BFE">
        <w:rPr>
          <w:rFonts w:eastAsia="Times New Roman"/>
          <w:szCs w:val="24"/>
        </w:rPr>
        <w:t>ms</w:t>
      </w:r>
      <w:proofErr w:type="spellEnd"/>
      <w:r w:rsidRPr="00D92BFE">
        <w:rPr>
          <w:rFonts w:eastAsia="Times New Roman"/>
          <w:szCs w:val="24"/>
        </w:rPr>
        <w:t xml:space="preserve"> (to exclude the typically strong phasic visual evoked response to picture onset) to </w:t>
      </w:r>
      <w:r>
        <w:rPr>
          <w:rFonts w:eastAsia="Times New Roman"/>
          <w:szCs w:val="24"/>
        </w:rPr>
        <w:t>3,25</w:t>
      </w:r>
      <w:r w:rsidRPr="00D92BFE">
        <w:rPr>
          <w:rFonts w:eastAsia="Times New Roman"/>
          <w:szCs w:val="24"/>
        </w:rPr>
        <w:t xml:space="preserve">0 </w:t>
      </w:r>
      <w:proofErr w:type="spellStart"/>
      <w:r w:rsidRPr="00D92BFE">
        <w:rPr>
          <w:rFonts w:eastAsia="Times New Roman"/>
          <w:szCs w:val="24"/>
        </w:rPr>
        <w:t>ms</w:t>
      </w:r>
      <w:proofErr w:type="spellEnd"/>
      <w:r w:rsidRPr="00D92BFE">
        <w:rPr>
          <w:rFonts w:eastAsia="Times New Roman"/>
          <w:szCs w:val="24"/>
        </w:rPr>
        <w:t xml:space="preserve"> after stimulus onset was applied, and amplitudes were obtained by extracting the absolute values of the resulting complex Fourier coefficients.</w:t>
      </w:r>
      <w:r>
        <w:rPr>
          <w:rFonts w:eastAsia="Times New Roman"/>
          <w:szCs w:val="24"/>
        </w:rPr>
        <w:t xml:space="preserve"> </w:t>
      </w:r>
      <w:r>
        <w:rPr>
          <w:rFonts w:eastAsia="Times New Roman"/>
          <w:szCs w:val="24"/>
        </w:rPr>
        <w:t>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r>
        <w:rPr>
          <w:rFonts w:eastAsia="Times New Roman"/>
          <w:szCs w:val="24"/>
        </w:rPr>
        <w:t>The amplitudes were normalized for each subject and each frequency separately by dividing amplitudes by the average amplitude across all six conditions.</w:t>
      </w:r>
      <w:r>
        <w:rPr>
          <w:rFonts w:eastAsia="Times New Roman"/>
          <w:szCs w:val="24"/>
        </w:rPr>
        <w:t xml:space="preserve"> </w:t>
      </w:r>
      <w:r w:rsidRPr="00D92BFE">
        <w:rPr>
          <w:rFonts w:eastAsia="Times New Roman"/>
          <w:szCs w:val="24"/>
        </w:rPr>
        <w:t xml:space="preserve">As shown in </w:t>
      </w:r>
      <w:r w:rsidRPr="00D92BFE">
        <w:rPr>
          <w:rFonts w:eastAsia="Times New Roman"/>
          <w:i/>
          <w:szCs w:val="24"/>
        </w:rPr>
        <w:t>Figure 2</w:t>
      </w:r>
      <w:r w:rsidRPr="00D92BFE">
        <w:rPr>
          <w:rFonts w:eastAsia="Times New Roman"/>
          <w:szCs w:val="24"/>
        </w:rPr>
        <w:t xml:space="preserve">, activity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Pr>
          <w:rFonts w:eastAsia="Times New Roman"/>
          <w:szCs w:val="24"/>
        </w:rPr>
        <w:t>Oz</w:t>
      </w:r>
      <w:r w:rsidRPr="00D92BFE">
        <w:rPr>
          <w:rFonts w:eastAsia="Times New Roman"/>
          <w:szCs w:val="24"/>
        </w:rPr>
        <w:t xml:space="preserve">, </w:t>
      </w:r>
      <w:proofErr w:type="spellStart"/>
      <w:r w:rsidRPr="00D92BFE">
        <w:rPr>
          <w:rFonts w:eastAsia="Times New Roman"/>
          <w:szCs w:val="24"/>
        </w:rPr>
        <w:t>PO</w:t>
      </w:r>
      <w:r>
        <w:rPr>
          <w:rFonts w:eastAsia="Times New Roman"/>
          <w:szCs w:val="24"/>
        </w:rPr>
        <w:t>z</w:t>
      </w:r>
      <w:proofErr w:type="spellEnd"/>
      <w:r w:rsidRPr="00D92BFE">
        <w:rPr>
          <w:rFonts w:eastAsia="Times New Roman"/>
          <w:szCs w:val="24"/>
        </w:rPr>
        <w:t xml:space="preserve">, </w:t>
      </w:r>
      <w:r>
        <w:rPr>
          <w:rFonts w:eastAsia="Times New Roman"/>
          <w:szCs w:val="24"/>
        </w:rPr>
        <w:t>O2, PO3</w:t>
      </w:r>
      <w:r w:rsidRPr="00D92BFE">
        <w:rPr>
          <w:rFonts w:eastAsia="Times New Roman"/>
          <w:szCs w:val="24"/>
        </w:rPr>
        <w:t xml:space="preserve">). 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508483DF" w14:textId="77777777" w:rsidR="00F6194D" w:rsidRPr="00D92BFE" w:rsidRDefault="00F6194D" w:rsidP="002006AF">
      <w:pPr>
        <w:spacing w:line="480" w:lineRule="auto"/>
        <w:ind w:firstLine="280"/>
        <w:jc w:val="both"/>
        <w:rPr>
          <w:rFonts w:eastAsia="Times New Roman"/>
          <w:szCs w:val="24"/>
        </w:rPr>
      </w:pPr>
    </w:p>
    <w:p w14:paraId="6237070D" w14:textId="291A336A" w:rsidR="002006AF" w:rsidRDefault="002006AF" w:rsidP="004F6F4C"/>
    <w:p w14:paraId="6D331FD4" w14:textId="1F3DE291" w:rsidR="002006AF" w:rsidRDefault="002006AF" w:rsidP="004F6F4C"/>
    <w:p w14:paraId="242987C7" w14:textId="6E24B4AF" w:rsidR="00691FE2" w:rsidRDefault="000E5106" w:rsidP="004F6F4C">
      <w:commentRangeStart w:id="7"/>
      <w:r>
        <w:rPr>
          <w:noProof/>
        </w:rPr>
        <w:lastRenderedPageBreak/>
        <w:drawing>
          <wp:inline distT="0" distB="0" distL="0" distR="0" wp14:anchorId="3B251290" wp14:editId="324210AA">
            <wp:extent cx="5971540" cy="542867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s\Grahek_Ivan\FSAReward\repo\figures\topos_spectra.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71540" cy="5428672"/>
                    </a:xfrm>
                    <a:prstGeom prst="rect">
                      <a:avLst/>
                    </a:prstGeom>
                    <a:noFill/>
                    <a:ln>
                      <a:noFill/>
                    </a:ln>
                  </pic:spPr>
                </pic:pic>
              </a:graphicData>
            </a:graphic>
          </wp:inline>
        </w:drawing>
      </w:r>
      <w:commentRangeEnd w:id="7"/>
      <w:r w:rsidR="00F6194D">
        <w:rPr>
          <w:rStyle w:val="CommentReference"/>
        </w:rPr>
        <w:commentReference w:id="7"/>
      </w:r>
    </w:p>
    <w:p w14:paraId="450083B4" w14:textId="78A2E2F0" w:rsidR="00691FE2" w:rsidRPr="00F36223" w:rsidRDefault="0004428E" w:rsidP="004269CE">
      <w:pPr>
        <w:jc w:val="both"/>
        <w:rPr>
          <w:sz w:val="20"/>
          <w:szCs w:val="20"/>
        </w:rPr>
      </w:pPr>
      <w:commentRangeStart w:id="8"/>
      <w:r w:rsidRPr="00F36223">
        <w:rPr>
          <w:b/>
          <w:sz w:val="20"/>
          <w:szCs w:val="20"/>
        </w:rPr>
        <w:t>Figure</w:t>
      </w:r>
      <w:r w:rsidR="00326703">
        <w:rPr>
          <w:b/>
          <w:sz w:val="20"/>
          <w:szCs w:val="20"/>
        </w:rPr>
        <w:t xml:space="preserve"> </w:t>
      </w:r>
      <w:r w:rsidR="008D6F6F">
        <w:rPr>
          <w:b/>
          <w:sz w:val="20"/>
          <w:szCs w:val="20"/>
        </w:rPr>
        <w:t>2</w:t>
      </w:r>
      <w:commentRangeEnd w:id="8"/>
      <w:r w:rsidR="008D6F6F">
        <w:rPr>
          <w:rStyle w:val="CommentReference"/>
        </w:rPr>
        <w:commentReference w:id="8"/>
      </w:r>
      <w:r w:rsidRPr="00F36223">
        <w:rPr>
          <w:b/>
          <w:sz w:val="20"/>
          <w:szCs w:val="20"/>
        </w:rPr>
        <w:t>.</w:t>
      </w:r>
      <w:r w:rsidRPr="00F36223">
        <w:rPr>
          <w:sz w:val="20"/>
          <w:szCs w:val="20"/>
        </w:rPr>
        <w:t xml:space="preserve"> Grand average FFT-amplitude spectra derived from EEG signals at each participant's best four-electrode </w:t>
      </w:r>
      <w:commentRangeStart w:id="9"/>
      <w:r w:rsidRPr="00F36223">
        <w:rPr>
          <w:sz w:val="20"/>
          <w:szCs w:val="20"/>
        </w:rPr>
        <w:t xml:space="preserve">cluster for the </w:t>
      </w:r>
      <w:r w:rsidR="004E327F">
        <w:rPr>
          <w:sz w:val="20"/>
          <w:szCs w:val="20"/>
        </w:rPr>
        <w:t>10 and 1</w:t>
      </w:r>
      <w:r w:rsidRPr="00F36223">
        <w:rPr>
          <w:sz w:val="20"/>
          <w:szCs w:val="20"/>
        </w:rPr>
        <w:t xml:space="preserve">2 Hz </w:t>
      </w:r>
      <w:commentRangeEnd w:id="9"/>
      <w:r w:rsidR="000C4CE7">
        <w:rPr>
          <w:rStyle w:val="CommentReference"/>
        </w:rPr>
        <w:commentReference w:id="9"/>
      </w:r>
      <w:proofErr w:type="spellStart"/>
      <w:r w:rsidRPr="00F36223">
        <w:rPr>
          <w:sz w:val="20"/>
          <w:szCs w:val="20"/>
        </w:rPr>
        <w:t>signal</w:t>
      </w:r>
      <w:commentRangeStart w:id="10"/>
      <w:r w:rsidR="004E327F">
        <w:rPr>
          <w:sz w:val="20"/>
          <w:szCs w:val="20"/>
        </w:rPr>
        <w:t>.</w:t>
      </w:r>
      <w:commentRangeEnd w:id="10"/>
      <w:r w:rsidR="005530E3">
        <w:rPr>
          <w:rStyle w:val="CommentReference"/>
        </w:rPr>
        <w:commentReference w:id="10"/>
      </w:r>
      <w:r w:rsidR="00790508">
        <w:rPr>
          <w:sz w:val="20"/>
          <w:szCs w:val="20"/>
        </w:rPr>
        <w:t>Data</w:t>
      </w:r>
      <w:proofErr w:type="spellEnd"/>
      <w:r w:rsidR="00790508">
        <w:rPr>
          <w:sz w:val="20"/>
          <w:szCs w:val="20"/>
        </w:rPr>
        <w:t xml:space="preserve"> in the figure are filtered with 1Hz high-pass filter for visualization purposes. </w:t>
      </w:r>
    </w:p>
    <w:p w14:paraId="31EA24C0" w14:textId="77777777" w:rsidR="00691FE2" w:rsidRDefault="00691FE2" w:rsidP="004F6F4C"/>
    <w:p w14:paraId="10D01D99" w14:textId="16633955" w:rsidR="004F6F4C" w:rsidRDefault="004F6F4C" w:rsidP="00F36223">
      <w:pPr>
        <w:pStyle w:val="Heading2"/>
        <w:spacing w:before="0" w:after="240"/>
      </w:pPr>
      <w:r>
        <w:t>Statistical analyses</w:t>
      </w:r>
    </w:p>
    <w:p w14:paraId="2FA87989" w14:textId="3F2C0D38"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hit rates, reaction times,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 xml:space="preserve">affect both behavioral performance (e.g. response speed) and EEG signal </w:t>
      </w:r>
      <w:r w:rsidR="00720800" w:rsidRPr="008C39A8">
        <w:t>(e.g., skull thi</w:t>
      </w:r>
      <w:r w:rsidR="00187276">
        <w:t>ckn</w:t>
      </w:r>
      <w:r w:rsidR="00720800" w:rsidRPr="008C39A8">
        <w:t xml:space="preserve">ess, skin conductance, and </w:t>
      </w:r>
      <w:r w:rsidR="00720800" w:rsidRPr="008C39A8">
        <w:lastRenderedPageBreak/>
        <w:t>hair)</w:t>
      </w:r>
      <w:r w:rsidR="00187276">
        <w:t>,</w:t>
      </w:r>
      <w:r w:rsidR="00720800" w:rsidRPr="008C39A8">
        <w:t xml:space="preserve"> therefore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This means that the estimates that strongly deviate from the mean (e.g., a participant performing the task much worse than the average of the sample) will be shrunk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results.</w:t>
      </w:r>
    </w:p>
    <w:p w14:paraId="3B96C488" w14:textId="0E7D20AC"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and Gaussian likelihood. Four MCMC simulations (“chains”) with 10</w:t>
      </w:r>
      <w:r w:rsidR="00462C5A">
        <w:t>,</w:t>
      </w:r>
      <w:r w:rsidR="00750379">
        <w:t>000 iterations (2</w:t>
      </w:r>
      <w:r w:rsidR="00462C5A">
        <w:t>,</w:t>
      </w:r>
      <w:r w:rsidR="00750379">
        <w:t>000 warmup)</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FE517E">
        <w:t xml:space="preserve"> (</w:t>
      </w:r>
      <w:r w:rsidR="00FE517E" w:rsidRPr="00057693">
        <w:rPr>
          <w:rStyle w:val="fontstyle01"/>
          <w:rFonts w:ascii="Times New Roman" w:hAnsi="Times New Roman"/>
          <w:sz w:val="24"/>
          <w:highlight w:val="yellow"/>
        </w:rPr>
        <w:t>Nalborczyk</w:t>
      </w:r>
      <w:r w:rsidR="00FE517E" w:rsidRPr="00057693">
        <w:rPr>
          <w:noProof/>
          <w:highlight w:val="yellow"/>
        </w:rPr>
        <w:t xml:space="preserve"> et al., 2018</w:t>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 xml:space="preserve">Additionally, we </w:t>
      </w:r>
      <w:r w:rsidR="00F219CA">
        <w:lastRenderedPageBreak/>
        <w:t>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524FBDC5" w14:textId="1F062B83" w:rsidR="00FE2900" w:rsidRDefault="00FF793F" w:rsidP="00F35FBF">
      <w:pPr>
        <w:spacing w:line="480" w:lineRule="auto"/>
        <w:ind w:firstLine="284"/>
        <w:jc w:val="both"/>
      </w:pPr>
      <w:commentRangeStart w:id="11"/>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commentRangeEnd w:id="11"/>
      <w:r w:rsidR="00CA5037">
        <w:rPr>
          <w:rStyle w:val="CommentReference"/>
        </w:rPr>
        <w:commentReference w:id="11"/>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D3AB3">
        <w:t xml:space="preserve">a </w:t>
      </w:r>
      <w:r w:rsidR="00700D33">
        <w:t>constant</w:t>
      </w:r>
      <w:r w:rsidR="00AA56D6">
        <w:t xml:space="preserve"> and varying intercepts across subject. This model was fitted in order to investigate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subjects. </w:t>
      </w:r>
      <w:r w:rsidR="006F62F4">
        <w:t>To</w:t>
      </w:r>
      <w:r w:rsidR="00AF1D01">
        <w:t xml:space="preserve"> investigate the effect of </w:t>
      </w:r>
      <w:r w:rsidR="006F62F4">
        <w:t xml:space="preserve">reward </w:t>
      </w:r>
      <w:r w:rsidR="00AF1D01">
        <w:t>phase</w:t>
      </w:r>
      <w:r w:rsidR="006F62F4">
        <w:t xml:space="preserve"> (baseline, acquisition, extinction),</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subjects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acquisition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12"/>
            <w:r>
              <w:lastRenderedPageBreak/>
              <w:t>Table 1</w:t>
            </w:r>
            <w:commentRangeEnd w:id="12"/>
            <w:r w:rsidR="009D3D50">
              <w:rPr>
                <w:rStyle w:val="CommentReference"/>
              </w:rPr>
              <w:commentReference w:id="12"/>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 xml:space="preserve">0 </w:t>
            </w:r>
            <w:commentRangeStart w:id="13"/>
            <w:r>
              <w:rPr>
                <w:color w:val="000000"/>
              </w:rPr>
              <w:t>[</w:t>
            </w:r>
            <w:r w:rsidRPr="00FF1479">
              <w:rPr>
                <w:color w:val="000000"/>
              </w:rPr>
              <w:t>0.32</w:t>
            </w:r>
            <w:r>
              <w:rPr>
                <w:color w:val="000000"/>
              </w:rPr>
              <w:t>,</w:t>
            </w:r>
            <w:r w:rsidRPr="00FF1479">
              <w:rPr>
                <w:color w:val="000000"/>
              </w:rPr>
              <w:t xml:space="preserve"> 0.7</w:t>
            </w:r>
            <w:r>
              <w:rPr>
                <w:color w:val="000000"/>
              </w:rPr>
              <w:t>0</w:t>
            </w:r>
            <w:r w:rsidRPr="00FF1479">
              <w:rPr>
                <w:color w:val="000000"/>
              </w:rPr>
              <w:t>]</w:t>
            </w:r>
            <w:commentRangeEnd w:id="13"/>
            <w:r w:rsidR="00CA5037">
              <w:rPr>
                <w:rStyle w:val="CommentReference"/>
              </w:rPr>
              <w:commentReference w:id="13"/>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77777777" w:rsidR="00FF1479" w:rsidRDefault="00FF1479" w:rsidP="00C11E13">
            <w:r>
              <w:t>Acquisition</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5118095B" w:rsidR="00FF1479" w:rsidRDefault="00FF1479" w:rsidP="00C11E13">
            <w:r>
              <w:t>Acquisition</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61D7D3A1" w:rsidR="00FF1479" w:rsidRDefault="00FF1479" w:rsidP="00C11E13">
            <w:r>
              <w:t>Extinction</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1EECDFEF" w:rsidR="00FF1479" w:rsidRDefault="00FF1479" w:rsidP="00C11E13">
            <w:r>
              <w:t>Extinction</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14"/>
    <w:p w14:paraId="71258051" w14:textId="21EA61D3" w:rsidR="00EF140D" w:rsidRDefault="00C11E13" w:rsidP="007709FE">
      <w:pPr>
        <w:ind w:firstLine="720"/>
      </w:pPr>
      <w:r w:rsidRPr="003A0B81">
        <w:rPr>
          <w:noProof/>
        </w:rPr>
        <mc:AlternateContent>
          <mc:Choice Requires="wpg">
            <w:drawing>
              <wp:anchor distT="0" distB="0" distL="114300" distR="114300" simplePos="0" relativeHeight="251664384" behindDoc="0" locked="0" layoutInCell="1" allowOverlap="1" wp14:anchorId="0AE3DD69" wp14:editId="6DF48179">
                <wp:simplePos x="0" y="0"/>
                <wp:positionH relativeFrom="margin">
                  <wp:posOffset>-623570</wp:posOffset>
                </wp:positionH>
                <wp:positionV relativeFrom="margin">
                  <wp:posOffset>2724073</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120B399F" id="Group 23" o:spid="_x0000_s1026" style="position:absolute;margin-left:-49.1pt;margin-top:214.5pt;width:567.9pt;height:194.65pt;z-index:251664384;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4"/>
      <w:r w:rsidR="006772E6">
        <w:rPr>
          <w:rStyle w:val="CommentReference"/>
        </w:rPr>
        <w:commentReference w:id="14"/>
      </w:r>
    </w:p>
    <w:p w14:paraId="6D93541F" w14:textId="3FB0071B" w:rsidR="009F2266" w:rsidRPr="00EF140D" w:rsidRDefault="00765B6B" w:rsidP="004269CE">
      <w:pPr>
        <w:jc w:val="both"/>
        <w:rPr>
          <w:b/>
          <w:sz w:val="20"/>
        </w:rPr>
      </w:pPr>
      <w:commentRangeStart w:id="15"/>
      <w:r>
        <w:rPr>
          <w:b/>
          <w:sz w:val="20"/>
        </w:rPr>
        <w:t xml:space="preserve">Figure </w:t>
      </w:r>
      <w:r w:rsidR="00825530">
        <w:rPr>
          <w:b/>
          <w:sz w:val="20"/>
        </w:rPr>
        <w:t>3</w:t>
      </w:r>
      <w:commentRangeEnd w:id="15"/>
      <w:r w:rsidR="006F62F4">
        <w:rPr>
          <w:rStyle w:val="CommentReference"/>
        </w:rPr>
        <w:commentReference w:id="15"/>
      </w:r>
      <w:r w:rsidR="00FF793F" w:rsidRPr="00FF793F">
        <w:rPr>
          <w:b/>
          <w:sz w:val="20"/>
        </w:rPr>
        <w:t xml:space="preserve">. </w:t>
      </w:r>
      <w:r w:rsidR="00EF140D">
        <w:rPr>
          <w:sz w:val="20"/>
        </w:rPr>
        <w:t>D</w:t>
      </w:r>
      <w:commentRangeStart w:id="16"/>
      <w:r w:rsidR="00EF140D">
        <w:rPr>
          <w:sz w:val="20"/>
        </w:rPr>
        <w:t>istributio</w:t>
      </w:r>
      <w:commentRangeEnd w:id="16"/>
      <w:r w:rsidR="000C4CE7">
        <w:rPr>
          <w:rStyle w:val="CommentReference"/>
        </w:rPr>
        <w:commentReference w:id="16"/>
      </w:r>
      <w:r w:rsidR="00EF140D">
        <w:rPr>
          <w:sz w:val="20"/>
        </w:rPr>
        <w:t>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77777777" w:rsidR="00E66917" w:rsidRDefault="00E66917" w:rsidP="00E66917">
      <w:pPr>
        <w:pStyle w:val="Heading2"/>
        <w:spacing w:before="0" w:after="240"/>
      </w:pPr>
      <w:commentRangeStart w:id="17"/>
      <w:r>
        <w:t>Hit rates</w:t>
      </w:r>
      <w:commentRangeEnd w:id="17"/>
      <w:r w:rsidR="00777EAE">
        <w:rPr>
          <w:rStyle w:val="CommentReference"/>
          <w:rFonts w:eastAsiaTheme="minorHAnsi" w:cs="Times New Roman"/>
          <w:b w:val="0"/>
        </w:rPr>
        <w:commentReference w:id="17"/>
      </w:r>
      <w:del w:id="18" w:author="Antonio Schettino" w:date="2018-08-28T10:15:00Z">
        <w:r w:rsidDel="006F62F4">
          <w:delText xml:space="preserve"> </w:delText>
        </w:r>
      </w:del>
    </w:p>
    <w:p w14:paraId="38AFDDD3" w14:textId="053A399C" w:rsidR="00FE683F" w:rsidRDefault="00765B6B" w:rsidP="00575829">
      <w:pPr>
        <w:spacing w:line="480" w:lineRule="auto"/>
        <w:ind w:firstLine="284"/>
        <w:jc w:val="both"/>
      </w:pPr>
      <w:r>
        <w:t>Of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 of the</w:t>
      </w:r>
      <w:r w:rsidR="00C11E13">
        <w:t xml:space="preserve"> interaction model (</w:t>
      </w:r>
      <w:r w:rsidR="00C11E13" w:rsidRPr="00B57645">
        <w:rPr>
          <w:i/>
        </w:rPr>
        <w:t>Figure 3</w:t>
      </w:r>
      <w:r w:rsidR="00FD5FE6">
        <w:t>)</w:t>
      </w:r>
      <w:r w:rsidR="0078557A">
        <w:t xml:space="preserve"> revealed that hit rates improved in the acquisition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 xml:space="preserve">0.02; </w:t>
      </w:r>
      <w:r w:rsidR="00792843">
        <w:lastRenderedPageBreak/>
        <w:t>95% HDI [-0.01, 0.05]; ER = 8.43</w:t>
      </w:r>
      <w:r w:rsidR="00923E38" w:rsidRPr="00792843">
        <w:t>).</w:t>
      </w:r>
      <w:r w:rsidR="00923E38">
        <w:t xml:space="preserve"> </w:t>
      </w:r>
      <w:r w:rsidR="00C04A3E">
        <w:t xml:space="preserve">Conversely, </w:t>
      </w:r>
      <w:r w:rsidR="00FE2900">
        <w:t>evidence for the difference between acquisition and extinction phase</w:t>
      </w:r>
      <w:r w:rsidR="00C04A3E">
        <w:t>s</w:t>
      </w:r>
      <w:r w:rsidR="00FE2900">
        <w:t xml:space="preserve"> was much weaker. </w:t>
      </w:r>
      <w:r w:rsidR="00575829">
        <w:t>Participants were</w:t>
      </w:r>
      <w:r w:rsidR="007063D5">
        <w:t xml:space="preserve"> slightly</w:t>
      </w:r>
      <w:r w:rsidR="00575829">
        <w:t xml:space="preserve"> less accurate in extinction compared to acquisition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47ABB91B" w:rsidR="00FF793F" w:rsidRDefault="00575829" w:rsidP="00575829">
      <w:pPr>
        <w:spacing w:line="480" w:lineRule="auto"/>
        <w:ind w:firstLine="284"/>
        <w:jc w:val="both"/>
      </w:pPr>
      <w:r>
        <w:t xml:space="preserve">These results suggest that participants were reliably more accurate in the acquisition phase compared to baseline, </w:t>
      </w:r>
      <w:r w:rsidR="00B92561">
        <w:t>and more so</w:t>
      </w:r>
      <w:r>
        <w:t xml:space="preserve"> for the low rewarded color. There was also evidence for </w:t>
      </w:r>
      <w:r w:rsidR="00FE683F">
        <w:t xml:space="preserve">a </w:t>
      </w:r>
      <w:r>
        <w:t>drop in their accuracy in the extinction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commentRangeStart w:id="19"/>
            <w:r>
              <w:t>Table 2</w:t>
            </w:r>
            <w:commentRangeEnd w:id="19"/>
            <w:r w:rsidR="009334AA">
              <w:rPr>
                <w:rStyle w:val="CommentReference"/>
              </w:rPr>
              <w:commentReference w:id="19"/>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lastRenderedPageBreak/>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70F280EF" w:rsidR="007F6AA7" w:rsidRDefault="007F6AA7" w:rsidP="00C11E13">
            <w:r>
              <w:t>Acquisition</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5E52338E" w:rsidR="007F6AA7" w:rsidRDefault="007F6AA7" w:rsidP="00C11E13">
            <w:r>
              <w:t>Acquisition</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020165B3" w:rsidR="007F6AA7" w:rsidRDefault="007F6AA7" w:rsidP="00C11E13">
            <w:r>
              <w:t>Extinction</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7C2B1B33" w:rsidR="007F6AA7" w:rsidRDefault="007F6AA7" w:rsidP="00C11E13">
            <w:r>
              <w:t>Extinction</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rPr>
        <mc:AlternateContent>
          <mc:Choice Requires="wpg">
            <w:drawing>
              <wp:anchor distT="0" distB="0" distL="114300" distR="114300" simplePos="0" relativeHeight="251666432" behindDoc="0" locked="0" layoutInCell="1" allowOverlap="1" wp14:anchorId="4F181D98" wp14:editId="460C570F">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4151E092" id="Group 22" o:spid="_x0000_s1026" style="position:absolute;margin-left:0;margin-top:1.6pt;width:567.8pt;height:194.75pt;z-index:251666432;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D895159" w:rsidR="00FF793F" w:rsidRDefault="00765B6B" w:rsidP="004269CE">
      <w:pPr>
        <w:jc w:val="both"/>
        <w:rPr>
          <w:sz w:val="20"/>
        </w:rPr>
      </w:pPr>
      <w:r>
        <w:rPr>
          <w:b/>
          <w:sz w:val="20"/>
        </w:rPr>
        <w:t xml:space="preserve">Figure </w:t>
      </w:r>
      <w:r w:rsidR="00825530">
        <w:rPr>
          <w:b/>
          <w:sz w:val="20"/>
        </w:rPr>
        <w:t>4</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32EEDE78" w:rsidR="00825530" w:rsidRDefault="00B92561" w:rsidP="00340112">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Participants were reliably faster in the acquisition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t>distribution</w:t>
      </w:r>
      <w:r w:rsidR="00462A22">
        <w:t xml:space="preserve"> </w:t>
      </w:r>
      <w:r w:rsidR="00CC2633">
        <w:t xml:space="preserve">above zero) </w:t>
      </w:r>
      <w:r w:rsidR="00DF3CBB">
        <w:t>and</w:t>
      </w:r>
      <w:r w:rsidR="00CC2633">
        <w:t xml:space="preserve"> the low rewarded condition (</w:t>
      </w:r>
      <w:r w:rsidR="00CC2633">
        <w:rPr>
          <w:i/>
        </w:rPr>
        <w:t xml:space="preserve">M = </w:t>
      </w:r>
      <w:r w:rsidR="00323FBF">
        <w:t>-14.47</w:t>
      </w:r>
      <w:r w:rsidR="00CC2633">
        <w:t>; 95% HDI [-24.7</w:t>
      </w:r>
      <w:r w:rsidR="00323FBF">
        <w:t>1</w:t>
      </w:r>
      <w:r w:rsidR="00CC2633">
        <w:t xml:space="preserve">, -4.63]; </w:t>
      </w:r>
      <w:r w:rsidR="00CC2633">
        <w:lastRenderedPageBreak/>
        <w:t>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acquisition and the extinction phase. </w:t>
      </w:r>
      <w:r w:rsidR="00B71FD2">
        <w:t xml:space="preserve">Participants were approximately equally fast in acquisition and extinction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and more so in the condition with higher probability of earning a reward.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Appendix 1.</w:t>
      </w:r>
    </w:p>
    <w:p w14:paraId="4134A50A" w14:textId="56E94503" w:rsidR="006531B0" w:rsidRDefault="00565524" w:rsidP="007B463E">
      <w:pPr>
        <w:pStyle w:val="Heading2"/>
        <w:spacing w:before="0" w:after="240"/>
      </w:pPr>
      <w:r>
        <w:t xml:space="preserve">SSVEP </w:t>
      </w:r>
      <w:r w:rsidR="00BE710C">
        <w:t>amplitudes</w:t>
      </w:r>
    </w:p>
    <w:p w14:paraId="6D432CAC" w14:textId="08D10A72"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proofErr w:type="spellStart"/>
      <w:r w:rsidR="0011021B">
        <w:t>a.u</w:t>
      </w:r>
      <w:proofErr w:type="spellEnd"/>
      <w:r w:rsidR="0011021B">
        <w:t>.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700D33">
        <w:t>a constant and</w:t>
      </w:r>
      <w:r>
        <w:t xml:space="preserve"> varying intercepts across subjects.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in the case of behavioral data, several </w:t>
      </w:r>
      <w:r>
        <w:lastRenderedPageBreak/>
        <w:t xml:space="preserve">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proofErr w:type="spellStart"/>
            <w:r w:rsidR="0011021B">
              <w:t>a.u</w:t>
            </w:r>
            <w:proofErr w:type="spellEnd"/>
            <w:r w:rsidR="0011021B">
              <w:t>.</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77777777" w:rsidR="00443CF7" w:rsidRPr="008E021D" w:rsidRDefault="00443CF7" w:rsidP="00C11E13">
            <w:r>
              <w:t>Acquisition</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77777777" w:rsidR="00443CF7" w:rsidRPr="00534F07" w:rsidRDefault="00443CF7" w:rsidP="00C11E13">
            <w:r>
              <w:t>Acquisition</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77777777" w:rsidR="00443CF7" w:rsidRPr="00C21D51" w:rsidRDefault="00443CF7" w:rsidP="00C11E13">
            <w:r>
              <w:t>Extinction</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77777777" w:rsidR="00443CF7" w:rsidRPr="00C21D51" w:rsidRDefault="00443CF7" w:rsidP="00C11E13">
            <w:r>
              <w:t>Extinction</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commentRangeStart w:id="20"/>
            <w:r w:rsidRPr="00E91E20">
              <w:t>0.89 [0.58</w:t>
            </w:r>
            <w:r>
              <w:t>,</w:t>
            </w:r>
            <w:r w:rsidRPr="00E91E20">
              <w:t xml:space="preserve"> 1.32]</w:t>
            </w:r>
            <w:commentRangeEnd w:id="20"/>
            <w:r w:rsidR="00605391">
              <w:rPr>
                <w:rStyle w:val="CommentReference"/>
              </w:rPr>
              <w:commentReference w:id="20"/>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77777777" w:rsidR="00443CF7" w:rsidRDefault="00443CF7" w:rsidP="00C11E13">
            <w:r>
              <w:t>Acquisition</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77777777" w:rsidR="00443CF7" w:rsidRDefault="00443CF7" w:rsidP="00C11E13">
            <w:r>
              <w:t>Acquisition</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77777777" w:rsidR="00443CF7" w:rsidRDefault="00443CF7" w:rsidP="00C11E13">
            <w:r>
              <w:t>Extinction</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7777777" w:rsidR="00443CF7" w:rsidRDefault="00443CF7" w:rsidP="00C11E13">
            <w:r>
              <w:t>Extinction</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rPr>
        <mc:AlternateContent>
          <mc:Choice Requires="wpg">
            <w:drawing>
              <wp:anchor distT="0" distB="0" distL="114300" distR="114300" simplePos="0" relativeHeight="251672576" behindDoc="0" locked="0" layoutInCell="1" allowOverlap="1" wp14:anchorId="76261424" wp14:editId="541B3E72">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6303A4C6" id="Group 3" o:spid="_x0000_s1026" style="position:absolute;margin-left:-49pt;margin-top:15pt;width:567.8pt;height:194.75pt;z-index:251672576;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2"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3"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commentRangeStart w:id="21"/>
      <w:r>
        <w:rPr>
          <w:b/>
          <w:sz w:val="20"/>
        </w:rPr>
        <w:lastRenderedPageBreak/>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commentRangeEnd w:id="21"/>
      <w:r w:rsidR="00B833B6">
        <w:rPr>
          <w:rStyle w:val="CommentReference"/>
        </w:rPr>
        <w:commentReference w:id="21"/>
      </w:r>
    </w:p>
    <w:p w14:paraId="384F4B44" w14:textId="77777777" w:rsidR="007B463E" w:rsidRPr="007B463E" w:rsidRDefault="007B463E" w:rsidP="007B463E">
      <w:pPr>
        <w:jc w:val="both"/>
        <w:rPr>
          <w:b/>
          <w:sz w:val="20"/>
        </w:rPr>
      </w:pPr>
    </w:p>
    <w:p w14:paraId="69D6C98F" w14:textId="655A865B" w:rsidR="004269C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Figure 5</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acquisition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n the extinction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ER = 51.63</w:t>
      </w:r>
      <w:r w:rsidR="000A54DD">
        <w:t xml:space="preserve">). </w:t>
      </w:r>
      <w:r w:rsidR="00A02266">
        <w:t>These results reveal a very robust effect of attention across all experimental conditions.</w:t>
      </w:r>
    </w:p>
    <w:tbl>
      <w:tblPr>
        <w:tblStyle w:val="APA6"/>
        <w:tblpPr w:leftFromText="181" w:rightFromText="181" w:vertAnchor="text" w:tblpXSpec="center" w:tblpY="1"/>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C11E13">
        <w:trPr>
          <w:trHeight w:val="664"/>
        </w:trPr>
        <w:tc>
          <w:tcPr>
            <w:tcW w:w="9498" w:type="dxa"/>
            <w:gridSpan w:val="4"/>
            <w:tcBorders>
              <w:bottom w:val="single" w:sz="4" w:space="0" w:color="auto"/>
            </w:tcBorders>
            <w:vAlign w:val="center"/>
          </w:tcPr>
          <w:p w14:paraId="6BAD840F" w14:textId="2F33EAE3" w:rsidR="009F2266" w:rsidRDefault="00493C9B" w:rsidP="00C11E13">
            <w:pPr>
              <w:spacing w:line="360" w:lineRule="auto"/>
            </w:pPr>
            <w:r>
              <w:t>Table 5</w:t>
            </w:r>
          </w:p>
          <w:p w14:paraId="2C506A1E" w14:textId="7AB02A78" w:rsidR="009F2266" w:rsidRDefault="009F2266" w:rsidP="00C11E13">
            <w:pPr>
              <w:spacing w:line="360" w:lineRule="auto"/>
              <w:rPr>
                <w:i/>
              </w:rPr>
            </w:pPr>
            <w:r>
              <w:rPr>
                <w:i/>
              </w:rPr>
              <w:t>Model comparison indices for EEG results</w:t>
            </w:r>
          </w:p>
        </w:tc>
      </w:tr>
      <w:tr w:rsidR="005D0085" w14:paraId="6C8A9F7E" w14:textId="77777777" w:rsidTr="00C11E13">
        <w:trPr>
          <w:trHeight w:val="664"/>
        </w:trPr>
        <w:tc>
          <w:tcPr>
            <w:tcW w:w="4962" w:type="dxa"/>
            <w:tcBorders>
              <w:top w:val="single" w:sz="4" w:space="0" w:color="auto"/>
              <w:bottom w:val="single" w:sz="4" w:space="0" w:color="auto"/>
            </w:tcBorders>
            <w:vAlign w:val="center"/>
          </w:tcPr>
          <w:p w14:paraId="71696330" w14:textId="0C64C253" w:rsidR="005D0085" w:rsidRDefault="005D0085" w:rsidP="00B57645">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C11E13">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C11E13">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C11E13">
            <w:r>
              <w:rPr>
                <w:i/>
              </w:rPr>
              <w:t>Bayesian R</w:t>
            </w:r>
            <w:r>
              <w:rPr>
                <w:i/>
                <w:vertAlign w:val="superscript"/>
              </w:rPr>
              <w:t>2</w:t>
            </w:r>
            <w:r w:rsidR="00297068">
              <w:rPr>
                <w:i/>
              </w:rPr>
              <w:t xml:space="preserve"> (SE)</w:t>
            </w:r>
          </w:p>
        </w:tc>
      </w:tr>
      <w:tr w:rsidR="005D0085" w14:paraId="533CDB1C" w14:textId="77777777" w:rsidTr="00C11E13">
        <w:trPr>
          <w:trHeight w:val="437"/>
        </w:trPr>
        <w:tc>
          <w:tcPr>
            <w:tcW w:w="4962" w:type="dxa"/>
            <w:tcBorders>
              <w:top w:val="single" w:sz="4" w:space="0" w:color="auto"/>
            </w:tcBorders>
            <w:vAlign w:val="center"/>
          </w:tcPr>
          <w:p w14:paraId="18886DE6" w14:textId="77777777" w:rsidR="005D0085" w:rsidRDefault="005D0085" w:rsidP="00C11E13">
            <w:r>
              <w:t>Null</w:t>
            </w:r>
          </w:p>
        </w:tc>
        <w:tc>
          <w:tcPr>
            <w:tcW w:w="2126" w:type="dxa"/>
            <w:tcBorders>
              <w:top w:val="single" w:sz="4" w:space="0" w:color="auto"/>
            </w:tcBorders>
            <w:vAlign w:val="center"/>
          </w:tcPr>
          <w:p w14:paraId="44ECC83A" w14:textId="11072626" w:rsidR="005D0085" w:rsidRDefault="00BA6825" w:rsidP="00C11E13">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C11E13"/>
        </w:tc>
        <w:tc>
          <w:tcPr>
            <w:tcW w:w="1985" w:type="dxa"/>
            <w:tcBorders>
              <w:top w:val="single" w:sz="4" w:space="0" w:color="auto"/>
            </w:tcBorders>
            <w:vAlign w:val="center"/>
          </w:tcPr>
          <w:p w14:paraId="49D38908" w14:textId="29135CA8" w:rsidR="005D0085" w:rsidRDefault="00BA6825" w:rsidP="00C11E13">
            <w:r w:rsidRPr="00BA6825">
              <w:t xml:space="preserve">0.00 </w:t>
            </w:r>
            <w:r>
              <w:t>(</w:t>
            </w:r>
            <w:r w:rsidRPr="00BA6825">
              <w:t>0.00</w:t>
            </w:r>
            <w:r>
              <w:t>)</w:t>
            </w:r>
          </w:p>
        </w:tc>
      </w:tr>
      <w:tr w:rsidR="005D0085" w14:paraId="7F731221" w14:textId="77777777" w:rsidTr="00C11E13">
        <w:trPr>
          <w:trHeight w:val="437"/>
        </w:trPr>
        <w:tc>
          <w:tcPr>
            <w:tcW w:w="4962" w:type="dxa"/>
            <w:vAlign w:val="center"/>
          </w:tcPr>
          <w:p w14:paraId="60AEADE4" w14:textId="77777777" w:rsidR="005D0085" w:rsidRDefault="005D0085" w:rsidP="00C11E13">
            <w:r>
              <w:t>Reward phase</w:t>
            </w:r>
          </w:p>
        </w:tc>
        <w:tc>
          <w:tcPr>
            <w:tcW w:w="2126" w:type="dxa"/>
            <w:vAlign w:val="center"/>
          </w:tcPr>
          <w:p w14:paraId="2851F32C" w14:textId="360BFE81" w:rsidR="005D0085" w:rsidRDefault="00BA6825" w:rsidP="00C11E13">
            <w:r w:rsidRPr="00BA6825">
              <w:t xml:space="preserve">-115.47 </w:t>
            </w:r>
            <w:r>
              <w:t>(</w:t>
            </w:r>
            <w:r w:rsidRPr="00BA6825">
              <w:t>38.14</w:t>
            </w:r>
            <w:r>
              <w:t>)</w:t>
            </w:r>
          </w:p>
        </w:tc>
        <w:tc>
          <w:tcPr>
            <w:tcW w:w="425" w:type="dxa"/>
            <w:vAlign w:val="center"/>
          </w:tcPr>
          <w:p w14:paraId="6AEAB5AD" w14:textId="3B2BF5EB" w:rsidR="005D0085" w:rsidRDefault="005D0085" w:rsidP="00C11E13"/>
        </w:tc>
        <w:tc>
          <w:tcPr>
            <w:tcW w:w="1985" w:type="dxa"/>
            <w:vAlign w:val="center"/>
          </w:tcPr>
          <w:p w14:paraId="49488DC1" w14:textId="12F03E2E" w:rsidR="005D0085" w:rsidRDefault="00BA6825" w:rsidP="00C11E13">
            <w:r w:rsidRPr="00BA6825">
              <w:t>0.0</w:t>
            </w:r>
            <w:r w:rsidR="00FB785C">
              <w:t>2</w:t>
            </w:r>
            <w:r w:rsidRPr="00BA6825">
              <w:t xml:space="preserve"> </w:t>
            </w:r>
            <w:r>
              <w:t>(</w:t>
            </w:r>
            <w:r w:rsidRPr="00BA6825">
              <w:t>0.01</w:t>
            </w:r>
            <w:r>
              <w:t>)</w:t>
            </w:r>
          </w:p>
        </w:tc>
      </w:tr>
      <w:tr w:rsidR="005D0085" w14:paraId="67071F3D" w14:textId="77777777" w:rsidTr="00C11E13">
        <w:trPr>
          <w:trHeight w:val="419"/>
        </w:trPr>
        <w:tc>
          <w:tcPr>
            <w:tcW w:w="4962" w:type="dxa"/>
            <w:vAlign w:val="center"/>
          </w:tcPr>
          <w:p w14:paraId="7C8B8734" w14:textId="28A55B41" w:rsidR="005D0085" w:rsidRDefault="00BA6825" w:rsidP="00C11E13">
            <w:r>
              <w:t>Attention</w:t>
            </w:r>
          </w:p>
        </w:tc>
        <w:tc>
          <w:tcPr>
            <w:tcW w:w="2126" w:type="dxa"/>
            <w:vAlign w:val="center"/>
          </w:tcPr>
          <w:p w14:paraId="0FCEC29D" w14:textId="188FCF77" w:rsidR="005D0085" w:rsidRDefault="00BA6825" w:rsidP="00C11E13">
            <w:r w:rsidRPr="00BA6825">
              <w:t xml:space="preserve">-211.10 </w:t>
            </w:r>
            <w:r>
              <w:t>(</w:t>
            </w:r>
            <w:r w:rsidRPr="00BA6825">
              <w:t>41.72</w:t>
            </w:r>
            <w:r>
              <w:t>)</w:t>
            </w:r>
          </w:p>
        </w:tc>
        <w:tc>
          <w:tcPr>
            <w:tcW w:w="425" w:type="dxa"/>
            <w:vAlign w:val="center"/>
          </w:tcPr>
          <w:p w14:paraId="0A0CCA18" w14:textId="208612F6" w:rsidR="005D0085" w:rsidRDefault="005D0085" w:rsidP="00C11E13"/>
        </w:tc>
        <w:tc>
          <w:tcPr>
            <w:tcW w:w="1985" w:type="dxa"/>
            <w:vAlign w:val="center"/>
          </w:tcPr>
          <w:p w14:paraId="27B1B205" w14:textId="2E6E5D00" w:rsidR="005D0085" w:rsidRDefault="00BA6825" w:rsidP="00C11E13">
            <w:r w:rsidRPr="00BA6825">
              <w:t xml:space="preserve">0.21 </w:t>
            </w:r>
            <w:r>
              <w:t>(</w:t>
            </w:r>
            <w:r w:rsidRPr="00BA6825">
              <w:t>0.0</w:t>
            </w:r>
            <w:r w:rsidR="00FB785C">
              <w:t>4</w:t>
            </w:r>
            <w:r>
              <w:t>)</w:t>
            </w:r>
          </w:p>
        </w:tc>
      </w:tr>
      <w:tr w:rsidR="00BA6825" w14:paraId="11033BEE" w14:textId="77777777" w:rsidTr="00C11E13">
        <w:trPr>
          <w:trHeight w:val="419"/>
        </w:trPr>
        <w:tc>
          <w:tcPr>
            <w:tcW w:w="4962" w:type="dxa"/>
            <w:vAlign w:val="center"/>
          </w:tcPr>
          <w:p w14:paraId="4D6995CA" w14:textId="4B241257" w:rsidR="00BA6825" w:rsidRDefault="00BA6825" w:rsidP="00C11E13">
            <w:r>
              <w:t xml:space="preserve">Reward phase </w:t>
            </w:r>
            <w:r w:rsidR="00E91E39">
              <w:t>+</w:t>
            </w:r>
            <w:r>
              <w:t xml:space="preserve"> attention</w:t>
            </w:r>
          </w:p>
        </w:tc>
        <w:tc>
          <w:tcPr>
            <w:tcW w:w="2126" w:type="dxa"/>
            <w:vAlign w:val="center"/>
          </w:tcPr>
          <w:p w14:paraId="66A441C1" w14:textId="52FB3980" w:rsidR="00BA6825" w:rsidRDefault="00BA6825" w:rsidP="00C11E13">
            <w:r w:rsidRPr="00BA6825">
              <w:t xml:space="preserve">-200.35 </w:t>
            </w:r>
            <w:r>
              <w:t>(</w:t>
            </w:r>
            <w:r w:rsidRPr="00BA6825">
              <w:t>41.10</w:t>
            </w:r>
            <w:r>
              <w:t>)</w:t>
            </w:r>
          </w:p>
        </w:tc>
        <w:tc>
          <w:tcPr>
            <w:tcW w:w="425" w:type="dxa"/>
            <w:vAlign w:val="center"/>
          </w:tcPr>
          <w:p w14:paraId="467B89B1" w14:textId="529231FF" w:rsidR="00BA6825" w:rsidRDefault="00BA6825" w:rsidP="00C11E13"/>
        </w:tc>
        <w:tc>
          <w:tcPr>
            <w:tcW w:w="1985" w:type="dxa"/>
            <w:vAlign w:val="center"/>
          </w:tcPr>
          <w:p w14:paraId="0C5E1974" w14:textId="44F7F2CD" w:rsidR="00BA6825" w:rsidRDefault="00BA6825" w:rsidP="00C11E13">
            <w:r w:rsidRPr="00BA6825">
              <w:t xml:space="preserve">0.22 </w:t>
            </w:r>
            <w:r>
              <w:t>(</w:t>
            </w:r>
            <w:r w:rsidRPr="00BA6825">
              <w:t>0.0</w:t>
            </w:r>
            <w:r w:rsidR="00FB785C">
              <w:t>4</w:t>
            </w:r>
            <w:r>
              <w:t>)</w:t>
            </w:r>
          </w:p>
        </w:tc>
      </w:tr>
      <w:tr w:rsidR="00E91E39" w14:paraId="404428DF" w14:textId="77777777" w:rsidTr="00C11E13">
        <w:trPr>
          <w:trHeight w:val="419"/>
        </w:trPr>
        <w:tc>
          <w:tcPr>
            <w:tcW w:w="4962" w:type="dxa"/>
            <w:vAlign w:val="center"/>
          </w:tcPr>
          <w:p w14:paraId="073A3545" w14:textId="4054DFF1" w:rsidR="00E91E39" w:rsidRDefault="00E91E39" w:rsidP="00C11E13">
            <w:r>
              <w:t xml:space="preserve">Reward phase </w:t>
            </w:r>
            <w:r w:rsidR="007063D5">
              <w:t xml:space="preserve">x </w:t>
            </w:r>
            <w:r>
              <w:t>attention</w:t>
            </w:r>
          </w:p>
        </w:tc>
        <w:tc>
          <w:tcPr>
            <w:tcW w:w="2126" w:type="dxa"/>
            <w:vAlign w:val="center"/>
          </w:tcPr>
          <w:p w14:paraId="5F1A4FD0" w14:textId="24AE73CF" w:rsidR="00E91E39" w:rsidRPr="00BA6825" w:rsidRDefault="00E91E39" w:rsidP="00C11E13">
            <w:r w:rsidRPr="00BA6825">
              <w:t>-</w:t>
            </w:r>
            <w:r>
              <w:t>193.05</w:t>
            </w:r>
            <w:r w:rsidRPr="00BA6825">
              <w:t xml:space="preserve"> </w:t>
            </w:r>
            <w:r>
              <w:t>(40.69)</w:t>
            </w:r>
          </w:p>
        </w:tc>
        <w:tc>
          <w:tcPr>
            <w:tcW w:w="425" w:type="dxa"/>
            <w:vAlign w:val="center"/>
          </w:tcPr>
          <w:p w14:paraId="0F74BDCD" w14:textId="4D94DA2E" w:rsidR="00E91E39" w:rsidRPr="00BA6825" w:rsidRDefault="00E91E39" w:rsidP="00C11E13"/>
        </w:tc>
        <w:tc>
          <w:tcPr>
            <w:tcW w:w="1985" w:type="dxa"/>
            <w:vAlign w:val="center"/>
          </w:tcPr>
          <w:p w14:paraId="0CA20FC8" w14:textId="59EBB602" w:rsidR="00E91E39" w:rsidRPr="00BA6825" w:rsidRDefault="00E91E39" w:rsidP="00C11E13">
            <w:r>
              <w:t>0.23</w:t>
            </w:r>
            <w:r w:rsidRPr="00BA6825">
              <w:t xml:space="preserve"> </w:t>
            </w:r>
            <w:r>
              <w:t>(</w:t>
            </w:r>
            <w:r w:rsidRPr="00BA6825">
              <w:t>0.0</w:t>
            </w:r>
            <w:r>
              <w:t>4)</w:t>
            </w:r>
          </w:p>
        </w:tc>
      </w:tr>
      <w:tr w:rsidR="00E91E39" w14:paraId="4EBA895C" w14:textId="77777777" w:rsidTr="00C11E13">
        <w:trPr>
          <w:trHeight w:val="419"/>
        </w:trPr>
        <w:tc>
          <w:tcPr>
            <w:tcW w:w="4962" w:type="dxa"/>
            <w:vAlign w:val="center"/>
          </w:tcPr>
          <w:p w14:paraId="6E205B00" w14:textId="1ED332FF" w:rsidR="00E91E39" w:rsidRDefault="00E91E39" w:rsidP="00C11E13">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C11E13">
            <w:r w:rsidRPr="00BA6825">
              <w:t xml:space="preserve">-272.18 </w:t>
            </w:r>
            <w:r>
              <w:t>(</w:t>
            </w:r>
            <w:r w:rsidRPr="00BA6825">
              <w:t>42.75</w:t>
            </w:r>
            <w:r>
              <w:t>)</w:t>
            </w:r>
          </w:p>
        </w:tc>
        <w:tc>
          <w:tcPr>
            <w:tcW w:w="425" w:type="dxa"/>
            <w:vAlign w:val="center"/>
          </w:tcPr>
          <w:p w14:paraId="1A2AE93F" w14:textId="6282E8AE" w:rsidR="00E91E39" w:rsidRDefault="00E91E39" w:rsidP="00C11E13"/>
        </w:tc>
        <w:tc>
          <w:tcPr>
            <w:tcW w:w="1985" w:type="dxa"/>
            <w:vAlign w:val="center"/>
          </w:tcPr>
          <w:p w14:paraId="7B42DA38" w14:textId="56052ADB" w:rsidR="00E91E39" w:rsidRDefault="00E91E39" w:rsidP="00C11E13">
            <w:r w:rsidRPr="00BA6825">
              <w:t>0.4</w:t>
            </w:r>
            <w:r>
              <w:t>3</w:t>
            </w:r>
            <w:r w:rsidRPr="00BA6825">
              <w:t xml:space="preserve"> </w:t>
            </w:r>
            <w:r>
              <w:t>(</w:t>
            </w:r>
            <w:r w:rsidRPr="00BA6825">
              <w:t>0.0</w:t>
            </w:r>
            <w:r>
              <w:t>4)</w:t>
            </w:r>
          </w:p>
        </w:tc>
      </w:tr>
      <w:tr w:rsidR="00E91E39" w14:paraId="7A6056A2" w14:textId="77777777" w:rsidTr="00C11E13">
        <w:trPr>
          <w:trHeight w:val="419"/>
        </w:trPr>
        <w:tc>
          <w:tcPr>
            <w:tcW w:w="4962" w:type="dxa"/>
            <w:tcBorders>
              <w:bottom w:val="single" w:sz="4" w:space="0" w:color="auto"/>
            </w:tcBorders>
            <w:vAlign w:val="center"/>
          </w:tcPr>
          <w:p w14:paraId="205D9A02" w14:textId="7EDA14F1" w:rsidR="00E91E39" w:rsidRDefault="007063D5" w:rsidP="00C11E13">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C11E13">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C11E13"/>
        </w:tc>
        <w:tc>
          <w:tcPr>
            <w:tcW w:w="1985" w:type="dxa"/>
            <w:tcBorders>
              <w:bottom w:val="single" w:sz="4" w:space="0" w:color="auto"/>
            </w:tcBorders>
            <w:vAlign w:val="center"/>
          </w:tcPr>
          <w:p w14:paraId="0EDAC911" w14:textId="718E3D4D" w:rsidR="00E91E39" w:rsidRDefault="00E91E39" w:rsidP="00C11E13">
            <w:r w:rsidRPr="00BA6825">
              <w:t>0.5</w:t>
            </w:r>
            <w:r>
              <w:t>3</w:t>
            </w:r>
            <w:r w:rsidRPr="00BA6825">
              <w:t xml:space="preserve"> </w:t>
            </w:r>
            <w:r>
              <w:t>(</w:t>
            </w:r>
            <w:r w:rsidRPr="00BA6825">
              <w:t>0.0</w:t>
            </w:r>
            <w:r>
              <w:t>5)</w:t>
            </w:r>
          </w:p>
        </w:tc>
      </w:tr>
      <w:tr w:rsidR="00E91E39" w14:paraId="437F542B" w14:textId="77777777" w:rsidTr="00C11E13">
        <w:trPr>
          <w:trHeight w:val="419"/>
        </w:trPr>
        <w:tc>
          <w:tcPr>
            <w:tcW w:w="9498" w:type="dxa"/>
            <w:gridSpan w:val="4"/>
            <w:tcBorders>
              <w:top w:val="single" w:sz="4" w:space="0" w:color="auto"/>
            </w:tcBorders>
            <w:vAlign w:val="center"/>
          </w:tcPr>
          <w:p w14:paraId="07FE57EA" w14:textId="2E9837BA" w:rsidR="00E91E39" w:rsidRDefault="00E91E39" w:rsidP="00C11E13"/>
        </w:tc>
      </w:tr>
    </w:tbl>
    <w:p w14:paraId="2B23ABA2" w14:textId="5000000D" w:rsidR="007B4D6B" w:rsidRDefault="007B4D6B" w:rsidP="00876BCA">
      <w:pPr>
        <w:framePr w:hSpace="181" w:wrap="around" w:vAnchor="text" w:hAnchor="text" w:xAlign="center" w:y="1"/>
        <w:suppressOverlap/>
      </w:pPr>
    </w:p>
    <w:tbl>
      <w:tblPr>
        <w:tblStyle w:val="APA6"/>
        <w:tblpPr w:leftFromText="181" w:rightFromText="181" w:vertAnchor="text" w:tblpXSpec="center" w:tblpY="1"/>
        <w:tblOverlap w:val="never"/>
        <w:tblW w:w="9498" w:type="dxa"/>
        <w:tblLook w:val="04A0" w:firstRow="1" w:lastRow="0" w:firstColumn="1" w:lastColumn="0" w:noHBand="0" w:noVBand="1"/>
      </w:tblPr>
      <w:tblGrid>
        <w:gridCol w:w="2132"/>
        <w:gridCol w:w="2265"/>
        <w:gridCol w:w="2263"/>
        <w:gridCol w:w="2838"/>
      </w:tblGrid>
      <w:tr w:rsidR="007B4D6B" w14:paraId="6954FEBB" w14:textId="77777777" w:rsidTr="00C11E13">
        <w:trPr>
          <w:trHeight w:val="634"/>
        </w:trPr>
        <w:tc>
          <w:tcPr>
            <w:tcW w:w="10032" w:type="dxa"/>
            <w:gridSpan w:val="4"/>
            <w:tcBorders>
              <w:bottom w:val="single" w:sz="4" w:space="0" w:color="auto"/>
            </w:tcBorders>
          </w:tcPr>
          <w:p w14:paraId="50F75AA6" w14:textId="65A2AD27" w:rsidR="007B4D6B" w:rsidRDefault="00493C9B" w:rsidP="00C11E13">
            <w:pPr>
              <w:spacing w:line="360" w:lineRule="auto"/>
            </w:pPr>
            <w:r>
              <w:t>Table 6</w:t>
            </w:r>
          </w:p>
          <w:p w14:paraId="3C5D7B6E" w14:textId="66CD4205" w:rsidR="007B4D6B" w:rsidRDefault="007B4D6B" w:rsidP="00352BD6">
            <w:pPr>
              <w:spacing w:line="360" w:lineRule="auto"/>
              <w:rPr>
                <w:i/>
              </w:rPr>
            </w:pPr>
            <w:r>
              <w:rPr>
                <w:i/>
              </w:rPr>
              <w:t xml:space="preserve">Means and 95% HDIs of the posterior distributions of the </w:t>
            </w:r>
            <w:r w:rsidR="00352BD6">
              <w:rPr>
                <w:i/>
              </w:rPr>
              <w:t>SSVEP</w:t>
            </w:r>
            <w:r>
              <w:rPr>
                <w:i/>
              </w:rPr>
              <w:t xml:space="preserve"> amplitudes for each condition</w:t>
            </w:r>
            <w:r w:rsidR="007063D5">
              <w:rPr>
                <w:i/>
              </w:rPr>
              <w:t>.</w:t>
            </w:r>
          </w:p>
        </w:tc>
      </w:tr>
      <w:tr w:rsidR="007B4D6B" w14:paraId="3895A73D" w14:textId="77777777" w:rsidTr="00C11E13">
        <w:trPr>
          <w:trHeight w:val="634"/>
        </w:trPr>
        <w:tc>
          <w:tcPr>
            <w:tcW w:w="2235" w:type="dxa"/>
            <w:tcBorders>
              <w:top w:val="single" w:sz="4" w:space="0" w:color="auto"/>
              <w:bottom w:val="single" w:sz="4" w:space="0" w:color="auto"/>
            </w:tcBorders>
            <w:vAlign w:val="center"/>
          </w:tcPr>
          <w:p w14:paraId="7CBD289E" w14:textId="11D0485F" w:rsidR="007B4D6B" w:rsidRDefault="007B4D6B" w:rsidP="00C11E13">
            <w:r>
              <w:t>Attention</w:t>
            </w:r>
          </w:p>
        </w:tc>
        <w:tc>
          <w:tcPr>
            <w:tcW w:w="2382" w:type="dxa"/>
            <w:tcBorders>
              <w:top w:val="single" w:sz="4" w:space="0" w:color="auto"/>
              <w:bottom w:val="single" w:sz="4" w:space="0" w:color="auto"/>
            </w:tcBorders>
            <w:vAlign w:val="center"/>
          </w:tcPr>
          <w:p w14:paraId="7FCC29AF" w14:textId="435E8A67" w:rsidR="007B4D6B" w:rsidRDefault="007B4D6B" w:rsidP="00C11E13">
            <w:r>
              <w:t>Reward phase</w:t>
            </w:r>
          </w:p>
        </w:tc>
        <w:tc>
          <w:tcPr>
            <w:tcW w:w="2388" w:type="dxa"/>
            <w:tcBorders>
              <w:top w:val="single" w:sz="4" w:space="0" w:color="auto"/>
              <w:bottom w:val="single" w:sz="4" w:space="0" w:color="auto"/>
            </w:tcBorders>
            <w:vAlign w:val="center"/>
          </w:tcPr>
          <w:p w14:paraId="56681B2E" w14:textId="5B94AA1F" w:rsidR="007B4D6B" w:rsidRPr="007F6AA7" w:rsidRDefault="007B4D6B" w:rsidP="00C11E13">
            <w:r>
              <w:t xml:space="preserve">Reward </w:t>
            </w:r>
            <w:r w:rsidR="00884EE2">
              <w:t>probability</w:t>
            </w:r>
          </w:p>
        </w:tc>
        <w:tc>
          <w:tcPr>
            <w:tcW w:w="3027" w:type="dxa"/>
            <w:tcBorders>
              <w:top w:val="single" w:sz="4" w:space="0" w:color="auto"/>
              <w:bottom w:val="single" w:sz="4" w:space="0" w:color="auto"/>
            </w:tcBorders>
            <w:vAlign w:val="center"/>
          </w:tcPr>
          <w:p w14:paraId="72E7903F" w14:textId="7264142B" w:rsidR="007B4D6B" w:rsidRPr="00297068" w:rsidRDefault="007B4D6B" w:rsidP="0011021B">
            <w:r>
              <w:t>Amplitudes (</w:t>
            </w:r>
            <w:proofErr w:type="spellStart"/>
            <w:r w:rsidR="0011021B">
              <w:t>a.u</w:t>
            </w:r>
            <w:proofErr w:type="spellEnd"/>
            <w:r w:rsidR="0011021B">
              <w:t>.</w:t>
            </w:r>
            <w:r>
              <w:t>)</w:t>
            </w:r>
          </w:p>
        </w:tc>
      </w:tr>
      <w:tr w:rsidR="007B4D6B" w14:paraId="49E01F50" w14:textId="77777777" w:rsidTr="00C11E13">
        <w:trPr>
          <w:trHeight w:val="417"/>
        </w:trPr>
        <w:tc>
          <w:tcPr>
            <w:tcW w:w="2235" w:type="dxa"/>
            <w:tcBorders>
              <w:top w:val="single" w:sz="4" w:space="0" w:color="auto"/>
            </w:tcBorders>
            <w:vAlign w:val="center"/>
          </w:tcPr>
          <w:p w14:paraId="603DADCB" w14:textId="54E104A0" w:rsidR="007B4D6B" w:rsidRDefault="007B4D6B" w:rsidP="00C11E13">
            <w:r>
              <w:t>Attended</w:t>
            </w:r>
          </w:p>
        </w:tc>
        <w:tc>
          <w:tcPr>
            <w:tcW w:w="2382" w:type="dxa"/>
            <w:tcBorders>
              <w:top w:val="single" w:sz="4" w:space="0" w:color="auto"/>
            </w:tcBorders>
            <w:vAlign w:val="center"/>
          </w:tcPr>
          <w:p w14:paraId="39412E65" w14:textId="6984F420" w:rsidR="007B4D6B" w:rsidRPr="008E021D" w:rsidRDefault="007B4D6B" w:rsidP="00C11E13">
            <w:r>
              <w:t>Baseline</w:t>
            </w:r>
          </w:p>
        </w:tc>
        <w:tc>
          <w:tcPr>
            <w:tcW w:w="2388" w:type="dxa"/>
            <w:tcBorders>
              <w:top w:val="single" w:sz="4" w:space="0" w:color="auto"/>
            </w:tcBorders>
            <w:vAlign w:val="center"/>
          </w:tcPr>
          <w:p w14:paraId="149DB6E1" w14:textId="20AC1C71" w:rsidR="007B4D6B" w:rsidRDefault="007B4D6B" w:rsidP="00C11E13">
            <w:r>
              <w:t>High</w:t>
            </w:r>
          </w:p>
        </w:tc>
        <w:tc>
          <w:tcPr>
            <w:tcW w:w="3027" w:type="dxa"/>
            <w:tcBorders>
              <w:top w:val="single" w:sz="4" w:space="0" w:color="auto"/>
            </w:tcBorders>
            <w:vAlign w:val="center"/>
          </w:tcPr>
          <w:p w14:paraId="017D9595" w14:textId="0CDA9C03" w:rsidR="007B4D6B" w:rsidRDefault="007B4D6B" w:rsidP="00C11E13">
            <w:r>
              <w:t>1.11 [</w:t>
            </w:r>
            <w:r w:rsidRPr="00DB4107">
              <w:t>1.06</w:t>
            </w:r>
            <w:r>
              <w:t>,</w:t>
            </w:r>
            <w:r w:rsidRPr="00DB4107">
              <w:t xml:space="preserve"> 1.16]</w:t>
            </w:r>
          </w:p>
        </w:tc>
      </w:tr>
      <w:tr w:rsidR="007B4D6B" w14:paraId="3B20E720" w14:textId="77777777" w:rsidTr="00C11E13">
        <w:trPr>
          <w:trHeight w:val="417"/>
        </w:trPr>
        <w:tc>
          <w:tcPr>
            <w:tcW w:w="2235" w:type="dxa"/>
            <w:vAlign w:val="center"/>
          </w:tcPr>
          <w:p w14:paraId="361E2405" w14:textId="1E810E22" w:rsidR="007B4D6B" w:rsidRDefault="007B4D6B" w:rsidP="00C11E13">
            <w:r>
              <w:t>Attended</w:t>
            </w:r>
          </w:p>
        </w:tc>
        <w:tc>
          <w:tcPr>
            <w:tcW w:w="2382" w:type="dxa"/>
            <w:vAlign w:val="center"/>
          </w:tcPr>
          <w:p w14:paraId="3D589E98" w14:textId="05CBE42F" w:rsidR="007B4D6B" w:rsidRPr="008E021D" w:rsidRDefault="007B4D6B" w:rsidP="00C11E13">
            <w:r>
              <w:t>Baseline</w:t>
            </w:r>
          </w:p>
        </w:tc>
        <w:tc>
          <w:tcPr>
            <w:tcW w:w="2388" w:type="dxa"/>
            <w:vAlign w:val="center"/>
          </w:tcPr>
          <w:p w14:paraId="0BC911B3" w14:textId="1189EA46" w:rsidR="007B4D6B" w:rsidRDefault="007B4D6B" w:rsidP="00C11E13">
            <w:r>
              <w:t>Low</w:t>
            </w:r>
          </w:p>
        </w:tc>
        <w:tc>
          <w:tcPr>
            <w:tcW w:w="3027" w:type="dxa"/>
            <w:vAlign w:val="center"/>
          </w:tcPr>
          <w:p w14:paraId="3BB8C9C2" w14:textId="1DB59D29" w:rsidR="007B4D6B" w:rsidRDefault="007B4D6B" w:rsidP="00C11E13">
            <w:r w:rsidRPr="00DB4107">
              <w:t>1.09 [1.02</w:t>
            </w:r>
            <w:r>
              <w:t>,</w:t>
            </w:r>
            <w:r w:rsidRPr="00DB4107">
              <w:t xml:space="preserve"> 1.15]</w:t>
            </w:r>
          </w:p>
        </w:tc>
      </w:tr>
      <w:tr w:rsidR="007B4D6B" w14:paraId="5A13B79B" w14:textId="77777777" w:rsidTr="00C11E13">
        <w:trPr>
          <w:trHeight w:val="417"/>
        </w:trPr>
        <w:tc>
          <w:tcPr>
            <w:tcW w:w="2235" w:type="dxa"/>
            <w:vAlign w:val="center"/>
          </w:tcPr>
          <w:p w14:paraId="784F93AF" w14:textId="03FB5312" w:rsidR="007B4D6B" w:rsidRDefault="007B4D6B" w:rsidP="00C11E13">
            <w:r>
              <w:t>Attended</w:t>
            </w:r>
          </w:p>
        </w:tc>
        <w:tc>
          <w:tcPr>
            <w:tcW w:w="2382" w:type="dxa"/>
            <w:vAlign w:val="center"/>
          </w:tcPr>
          <w:p w14:paraId="1FE19158" w14:textId="72ED46FC" w:rsidR="007B4D6B" w:rsidRPr="008E021D" w:rsidRDefault="007B4D6B" w:rsidP="00C11E13">
            <w:r>
              <w:t>Acquisition</w:t>
            </w:r>
          </w:p>
        </w:tc>
        <w:tc>
          <w:tcPr>
            <w:tcW w:w="2388" w:type="dxa"/>
            <w:vAlign w:val="center"/>
          </w:tcPr>
          <w:p w14:paraId="2B919EAF" w14:textId="2575A7E1" w:rsidR="007B4D6B" w:rsidRDefault="007B4D6B" w:rsidP="00C11E13">
            <w:r>
              <w:t>High</w:t>
            </w:r>
          </w:p>
        </w:tc>
        <w:tc>
          <w:tcPr>
            <w:tcW w:w="3027" w:type="dxa"/>
            <w:vAlign w:val="center"/>
          </w:tcPr>
          <w:p w14:paraId="0C815E84" w14:textId="7DEC6164" w:rsidR="007B4D6B" w:rsidRDefault="007B4D6B" w:rsidP="00C11E13">
            <w:r>
              <w:t>1.10 [</w:t>
            </w:r>
            <w:r w:rsidRPr="00DB4107">
              <w:t>1.04</w:t>
            </w:r>
            <w:r>
              <w:t>,</w:t>
            </w:r>
            <w:r w:rsidRPr="00DB4107">
              <w:t xml:space="preserve"> 1.15]</w:t>
            </w:r>
          </w:p>
        </w:tc>
      </w:tr>
      <w:tr w:rsidR="007B4D6B" w14:paraId="09168C3A" w14:textId="77777777" w:rsidTr="00C11E13">
        <w:trPr>
          <w:trHeight w:val="417"/>
        </w:trPr>
        <w:tc>
          <w:tcPr>
            <w:tcW w:w="2235" w:type="dxa"/>
            <w:vAlign w:val="center"/>
          </w:tcPr>
          <w:p w14:paraId="4177A45A" w14:textId="55BFA05E" w:rsidR="007B4D6B" w:rsidRDefault="007B4D6B" w:rsidP="00C11E13">
            <w:r>
              <w:t>Attended</w:t>
            </w:r>
          </w:p>
        </w:tc>
        <w:tc>
          <w:tcPr>
            <w:tcW w:w="2382" w:type="dxa"/>
            <w:vAlign w:val="center"/>
          </w:tcPr>
          <w:p w14:paraId="25E8F1E1" w14:textId="2DB63037" w:rsidR="007B4D6B" w:rsidRPr="00534F07" w:rsidRDefault="007B4D6B" w:rsidP="00C11E13">
            <w:r>
              <w:t>Acquisition</w:t>
            </w:r>
          </w:p>
        </w:tc>
        <w:tc>
          <w:tcPr>
            <w:tcW w:w="2388" w:type="dxa"/>
            <w:vAlign w:val="center"/>
          </w:tcPr>
          <w:p w14:paraId="74940EC4" w14:textId="47AD211E" w:rsidR="007B4D6B" w:rsidRDefault="007B4D6B" w:rsidP="00C11E13">
            <w:r>
              <w:t>Low</w:t>
            </w:r>
          </w:p>
        </w:tc>
        <w:tc>
          <w:tcPr>
            <w:tcW w:w="3027" w:type="dxa"/>
            <w:vAlign w:val="center"/>
          </w:tcPr>
          <w:p w14:paraId="6F0760B9" w14:textId="7F584534" w:rsidR="007B4D6B" w:rsidRDefault="007B4D6B" w:rsidP="00C11E13">
            <w:r w:rsidRPr="00DB4107">
              <w:t>1.04 [0.97</w:t>
            </w:r>
            <w:r>
              <w:t>,</w:t>
            </w:r>
            <w:r w:rsidRPr="00DB4107">
              <w:t xml:space="preserve"> 1.11]</w:t>
            </w:r>
          </w:p>
        </w:tc>
      </w:tr>
      <w:tr w:rsidR="007B4D6B" w14:paraId="0EA1EF0D" w14:textId="77777777" w:rsidTr="00C11E13">
        <w:trPr>
          <w:trHeight w:val="417"/>
        </w:trPr>
        <w:tc>
          <w:tcPr>
            <w:tcW w:w="2235" w:type="dxa"/>
            <w:vAlign w:val="center"/>
          </w:tcPr>
          <w:p w14:paraId="410E39A7" w14:textId="04A74F2C" w:rsidR="007B4D6B" w:rsidRDefault="007B4D6B" w:rsidP="00C11E13">
            <w:r>
              <w:t>Attended</w:t>
            </w:r>
          </w:p>
        </w:tc>
        <w:tc>
          <w:tcPr>
            <w:tcW w:w="2382" w:type="dxa"/>
            <w:vAlign w:val="center"/>
          </w:tcPr>
          <w:p w14:paraId="59C6986E" w14:textId="57DC5908" w:rsidR="007B4D6B" w:rsidRPr="00C21D51" w:rsidRDefault="007B4D6B" w:rsidP="00C11E13">
            <w:r>
              <w:t>Extinction</w:t>
            </w:r>
          </w:p>
        </w:tc>
        <w:tc>
          <w:tcPr>
            <w:tcW w:w="2388" w:type="dxa"/>
            <w:vAlign w:val="center"/>
          </w:tcPr>
          <w:p w14:paraId="32D288DB" w14:textId="1A3D9A76" w:rsidR="007B4D6B" w:rsidRDefault="007B4D6B" w:rsidP="00C11E13">
            <w:r>
              <w:t>High</w:t>
            </w:r>
          </w:p>
        </w:tc>
        <w:tc>
          <w:tcPr>
            <w:tcW w:w="3027" w:type="dxa"/>
            <w:vAlign w:val="center"/>
          </w:tcPr>
          <w:p w14:paraId="51D90BAE" w14:textId="0B4C0BE5" w:rsidR="007B4D6B" w:rsidRDefault="007B4D6B" w:rsidP="00C11E13">
            <w:r w:rsidRPr="00DB4107">
              <w:t>1.07 [1.01</w:t>
            </w:r>
            <w:r>
              <w:t>,</w:t>
            </w:r>
            <w:r w:rsidRPr="00DB4107">
              <w:t xml:space="preserve"> 1.13]</w:t>
            </w:r>
          </w:p>
        </w:tc>
      </w:tr>
      <w:tr w:rsidR="007B4D6B" w14:paraId="4EB6C70F" w14:textId="77777777" w:rsidTr="00C11E13">
        <w:trPr>
          <w:trHeight w:val="417"/>
        </w:trPr>
        <w:tc>
          <w:tcPr>
            <w:tcW w:w="2235" w:type="dxa"/>
            <w:vAlign w:val="center"/>
          </w:tcPr>
          <w:p w14:paraId="755C7B38" w14:textId="7377F6D7" w:rsidR="007B4D6B" w:rsidRDefault="007B4D6B" w:rsidP="00C11E13">
            <w:r>
              <w:t>Attended</w:t>
            </w:r>
          </w:p>
        </w:tc>
        <w:tc>
          <w:tcPr>
            <w:tcW w:w="2382" w:type="dxa"/>
            <w:vAlign w:val="center"/>
          </w:tcPr>
          <w:p w14:paraId="77F007B4" w14:textId="485B5937" w:rsidR="007B4D6B" w:rsidRPr="00C21D51" w:rsidRDefault="007B4D6B" w:rsidP="00C11E13">
            <w:r>
              <w:t>Extinction</w:t>
            </w:r>
          </w:p>
        </w:tc>
        <w:tc>
          <w:tcPr>
            <w:tcW w:w="2388" w:type="dxa"/>
            <w:vAlign w:val="center"/>
          </w:tcPr>
          <w:p w14:paraId="4E64880A" w14:textId="3857A0DD" w:rsidR="007B4D6B" w:rsidRDefault="007B4D6B" w:rsidP="00C11E13">
            <w:r>
              <w:t>Low</w:t>
            </w:r>
          </w:p>
        </w:tc>
        <w:tc>
          <w:tcPr>
            <w:tcW w:w="3027" w:type="dxa"/>
            <w:vAlign w:val="center"/>
          </w:tcPr>
          <w:p w14:paraId="01C3C705" w14:textId="6B5D9DF9" w:rsidR="007B4D6B" w:rsidRDefault="007B4D6B" w:rsidP="00C11E13">
            <w:r w:rsidRPr="00DB4107">
              <w:t>0.95 [0.84</w:t>
            </w:r>
            <w:r>
              <w:t>,</w:t>
            </w:r>
            <w:r w:rsidRPr="00DB4107">
              <w:t xml:space="preserve"> 1.06]</w:t>
            </w:r>
          </w:p>
        </w:tc>
      </w:tr>
      <w:tr w:rsidR="007B4D6B" w14:paraId="370C82B8" w14:textId="77777777" w:rsidTr="00C11E13">
        <w:trPr>
          <w:trHeight w:val="417"/>
        </w:trPr>
        <w:tc>
          <w:tcPr>
            <w:tcW w:w="2235" w:type="dxa"/>
            <w:vAlign w:val="center"/>
          </w:tcPr>
          <w:p w14:paraId="6B478261" w14:textId="2435FBC9" w:rsidR="007B4D6B" w:rsidRDefault="007B4D6B" w:rsidP="00C11E13">
            <w:r>
              <w:t>Unattended</w:t>
            </w:r>
          </w:p>
        </w:tc>
        <w:tc>
          <w:tcPr>
            <w:tcW w:w="2382" w:type="dxa"/>
            <w:vAlign w:val="center"/>
          </w:tcPr>
          <w:p w14:paraId="3161B91A" w14:textId="6EE4A546" w:rsidR="007B4D6B" w:rsidRDefault="007B4D6B" w:rsidP="00C11E13">
            <w:r>
              <w:t>Baseline</w:t>
            </w:r>
          </w:p>
        </w:tc>
        <w:tc>
          <w:tcPr>
            <w:tcW w:w="2388" w:type="dxa"/>
            <w:vAlign w:val="center"/>
          </w:tcPr>
          <w:p w14:paraId="0D06E9A6" w14:textId="54A563FE" w:rsidR="007B4D6B" w:rsidRDefault="007B4D6B" w:rsidP="00C11E13">
            <w:r>
              <w:t>High</w:t>
            </w:r>
          </w:p>
        </w:tc>
        <w:tc>
          <w:tcPr>
            <w:tcW w:w="3027" w:type="dxa"/>
            <w:vAlign w:val="center"/>
          </w:tcPr>
          <w:p w14:paraId="5D3E388E" w14:textId="09BCE172" w:rsidR="007B4D6B" w:rsidRPr="00C57028" w:rsidRDefault="007B4D6B" w:rsidP="00C11E13">
            <w:r w:rsidRPr="00DB4107">
              <w:t>0.95 [0.89</w:t>
            </w:r>
            <w:r>
              <w:t>,</w:t>
            </w:r>
            <w:r w:rsidRPr="00DB4107">
              <w:t xml:space="preserve"> 1.01]</w:t>
            </w:r>
          </w:p>
        </w:tc>
      </w:tr>
      <w:tr w:rsidR="007B4D6B" w14:paraId="6DD8CAF6" w14:textId="77777777" w:rsidTr="00C11E13">
        <w:trPr>
          <w:trHeight w:val="417"/>
        </w:trPr>
        <w:tc>
          <w:tcPr>
            <w:tcW w:w="2235" w:type="dxa"/>
            <w:vAlign w:val="center"/>
          </w:tcPr>
          <w:p w14:paraId="16B5B774" w14:textId="46F4E5E0" w:rsidR="007B4D6B" w:rsidRDefault="007B4D6B" w:rsidP="00C11E13">
            <w:r>
              <w:t>Unattended</w:t>
            </w:r>
          </w:p>
        </w:tc>
        <w:tc>
          <w:tcPr>
            <w:tcW w:w="2382" w:type="dxa"/>
            <w:vAlign w:val="center"/>
          </w:tcPr>
          <w:p w14:paraId="544BA0F3" w14:textId="67F9E0F6" w:rsidR="007B4D6B" w:rsidRDefault="007B4D6B" w:rsidP="00C11E13">
            <w:r>
              <w:t>Baseline</w:t>
            </w:r>
          </w:p>
        </w:tc>
        <w:tc>
          <w:tcPr>
            <w:tcW w:w="2388" w:type="dxa"/>
            <w:vAlign w:val="center"/>
          </w:tcPr>
          <w:p w14:paraId="746A72E0" w14:textId="78382776" w:rsidR="007B4D6B" w:rsidRDefault="007B4D6B" w:rsidP="00C11E13">
            <w:r>
              <w:t>Low</w:t>
            </w:r>
          </w:p>
        </w:tc>
        <w:tc>
          <w:tcPr>
            <w:tcW w:w="3027" w:type="dxa"/>
            <w:vAlign w:val="center"/>
          </w:tcPr>
          <w:p w14:paraId="32C5EB18" w14:textId="53A4617B" w:rsidR="007B4D6B" w:rsidRPr="00C57028" w:rsidRDefault="007B4D6B" w:rsidP="00C11E13">
            <w:r w:rsidRPr="00DB4107">
              <w:t>0.89 [0.83</w:t>
            </w:r>
            <w:r>
              <w:t>,</w:t>
            </w:r>
            <w:r w:rsidRPr="00DB4107">
              <w:t xml:space="preserve"> 0.96]</w:t>
            </w:r>
          </w:p>
        </w:tc>
      </w:tr>
      <w:tr w:rsidR="007B4D6B" w14:paraId="12C5F138" w14:textId="77777777" w:rsidTr="00C11E13">
        <w:trPr>
          <w:trHeight w:val="417"/>
        </w:trPr>
        <w:tc>
          <w:tcPr>
            <w:tcW w:w="2235" w:type="dxa"/>
            <w:vAlign w:val="center"/>
          </w:tcPr>
          <w:p w14:paraId="775B23B6" w14:textId="142D4D9F" w:rsidR="007B4D6B" w:rsidRDefault="007B4D6B" w:rsidP="00C11E13">
            <w:r>
              <w:t>Unattended</w:t>
            </w:r>
          </w:p>
        </w:tc>
        <w:tc>
          <w:tcPr>
            <w:tcW w:w="2382" w:type="dxa"/>
            <w:vAlign w:val="center"/>
          </w:tcPr>
          <w:p w14:paraId="7E75E916" w14:textId="4EC3B11B" w:rsidR="007B4D6B" w:rsidRDefault="007B4D6B" w:rsidP="00C11E13">
            <w:r>
              <w:t>Acquisition</w:t>
            </w:r>
          </w:p>
        </w:tc>
        <w:tc>
          <w:tcPr>
            <w:tcW w:w="2388" w:type="dxa"/>
            <w:vAlign w:val="center"/>
          </w:tcPr>
          <w:p w14:paraId="0C7BE775" w14:textId="446E48C0" w:rsidR="007B4D6B" w:rsidRDefault="007B4D6B" w:rsidP="00C11E13">
            <w:r>
              <w:t>High</w:t>
            </w:r>
          </w:p>
        </w:tc>
        <w:tc>
          <w:tcPr>
            <w:tcW w:w="3027" w:type="dxa"/>
            <w:vAlign w:val="center"/>
          </w:tcPr>
          <w:p w14:paraId="086B2DBA" w14:textId="73CB2156" w:rsidR="007B4D6B" w:rsidRPr="00C57028" w:rsidRDefault="007B4D6B" w:rsidP="00C11E13">
            <w:r w:rsidRPr="00DB4107">
              <w:t>0.91 [0.84</w:t>
            </w:r>
            <w:r>
              <w:t>,</w:t>
            </w:r>
            <w:r w:rsidRPr="00DB4107">
              <w:t xml:space="preserve"> 0.97]</w:t>
            </w:r>
          </w:p>
        </w:tc>
      </w:tr>
      <w:tr w:rsidR="007B4D6B" w14:paraId="77EA3FF9" w14:textId="77777777" w:rsidTr="00C11E13">
        <w:trPr>
          <w:trHeight w:val="417"/>
        </w:trPr>
        <w:tc>
          <w:tcPr>
            <w:tcW w:w="2235" w:type="dxa"/>
            <w:vAlign w:val="center"/>
          </w:tcPr>
          <w:p w14:paraId="253DDA16" w14:textId="4E7302CF" w:rsidR="007B4D6B" w:rsidRDefault="007B4D6B" w:rsidP="00C11E13">
            <w:r>
              <w:t>Unattended</w:t>
            </w:r>
          </w:p>
        </w:tc>
        <w:tc>
          <w:tcPr>
            <w:tcW w:w="2382" w:type="dxa"/>
            <w:vAlign w:val="center"/>
          </w:tcPr>
          <w:p w14:paraId="50E44805" w14:textId="70A533BB" w:rsidR="007B4D6B" w:rsidRDefault="007B4D6B" w:rsidP="00C11E13">
            <w:r>
              <w:t>Acquisition</w:t>
            </w:r>
          </w:p>
        </w:tc>
        <w:tc>
          <w:tcPr>
            <w:tcW w:w="2388" w:type="dxa"/>
            <w:vAlign w:val="center"/>
          </w:tcPr>
          <w:p w14:paraId="60ABD356" w14:textId="0CBE8BF1" w:rsidR="007B4D6B" w:rsidRDefault="007B4D6B" w:rsidP="00C11E13">
            <w:r>
              <w:t>Low</w:t>
            </w:r>
          </w:p>
        </w:tc>
        <w:tc>
          <w:tcPr>
            <w:tcW w:w="3027" w:type="dxa"/>
            <w:vAlign w:val="center"/>
          </w:tcPr>
          <w:p w14:paraId="3AD77D2F" w14:textId="12C5E4D1" w:rsidR="007B4D6B" w:rsidRPr="00C57028" w:rsidRDefault="007B4D6B" w:rsidP="00C11E13">
            <w:r w:rsidRPr="00DB4107">
              <w:t>0.93 [0.82</w:t>
            </w:r>
            <w:r>
              <w:t>,</w:t>
            </w:r>
            <w:r w:rsidRPr="00DB4107">
              <w:t xml:space="preserve"> 1.04]</w:t>
            </w:r>
          </w:p>
        </w:tc>
      </w:tr>
      <w:tr w:rsidR="007B4D6B" w14:paraId="1B5724F6" w14:textId="77777777" w:rsidTr="00C11E13">
        <w:trPr>
          <w:trHeight w:val="417"/>
        </w:trPr>
        <w:tc>
          <w:tcPr>
            <w:tcW w:w="2235" w:type="dxa"/>
            <w:vAlign w:val="center"/>
          </w:tcPr>
          <w:p w14:paraId="6A70FB45" w14:textId="440FDB07" w:rsidR="007B4D6B" w:rsidRDefault="007B4D6B" w:rsidP="00C11E13">
            <w:r>
              <w:t>Unattended</w:t>
            </w:r>
          </w:p>
        </w:tc>
        <w:tc>
          <w:tcPr>
            <w:tcW w:w="2382" w:type="dxa"/>
            <w:vAlign w:val="center"/>
          </w:tcPr>
          <w:p w14:paraId="0B64811A" w14:textId="7931A391" w:rsidR="007B4D6B" w:rsidRDefault="007B4D6B" w:rsidP="00C11E13">
            <w:r>
              <w:t>Extinction</w:t>
            </w:r>
          </w:p>
        </w:tc>
        <w:tc>
          <w:tcPr>
            <w:tcW w:w="2388" w:type="dxa"/>
            <w:vAlign w:val="center"/>
          </w:tcPr>
          <w:p w14:paraId="29B97FAA" w14:textId="005CE658" w:rsidR="007B4D6B" w:rsidRDefault="007B4D6B" w:rsidP="00C11E13">
            <w:r>
              <w:t>High</w:t>
            </w:r>
          </w:p>
        </w:tc>
        <w:tc>
          <w:tcPr>
            <w:tcW w:w="3027" w:type="dxa"/>
            <w:vAlign w:val="center"/>
          </w:tcPr>
          <w:p w14:paraId="4C635F98" w14:textId="7C50FAAB" w:rsidR="007B4D6B" w:rsidRPr="00C57028" w:rsidRDefault="007B4D6B" w:rsidP="00C11E13">
            <w:r w:rsidRPr="00DB4107">
              <w:t>0.93 [0.85</w:t>
            </w:r>
            <w:r>
              <w:t>,</w:t>
            </w:r>
            <w:r w:rsidRPr="00DB4107">
              <w:t xml:space="preserve"> 1</w:t>
            </w:r>
            <w:r>
              <w:t>.00</w:t>
            </w:r>
            <w:r w:rsidRPr="00DB4107">
              <w:t>]</w:t>
            </w:r>
          </w:p>
        </w:tc>
      </w:tr>
      <w:tr w:rsidR="007B4D6B" w14:paraId="7CB6F88A" w14:textId="77777777" w:rsidTr="00C11E13">
        <w:trPr>
          <w:trHeight w:val="417"/>
        </w:trPr>
        <w:tc>
          <w:tcPr>
            <w:tcW w:w="2235" w:type="dxa"/>
            <w:tcBorders>
              <w:bottom w:val="single" w:sz="4" w:space="0" w:color="auto"/>
            </w:tcBorders>
            <w:vAlign w:val="center"/>
          </w:tcPr>
          <w:p w14:paraId="1D193FE8" w14:textId="662DAD15" w:rsidR="007B4D6B" w:rsidRDefault="007B4D6B" w:rsidP="00C11E13">
            <w:r>
              <w:t>Unattended</w:t>
            </w:r>
          </w:p>
        </w:tc>
        <w:tc>
          <w:tcPr>
            <w:tcW w:w="2382" w:type="dxa"/>
            <w:tcBorders>
              <w:bottom w:val="single" w:sz="4" w:space="0" w:color="auto"/>
            </w:tcBorders>
            <w:vAlign w:val="center"/>
          </w:tcPr>
          <w:p w14:paraId="6CB55788" w14:textId="1269B21C" w:rsidR="007B4D6B" w:rsidRDefault="007B4D6B" w:rsidP="00C11E13">
            <w:r>
              <w:t>Extinction</w:t>
            </w:r>
          </w:p>
        </w:tc>
        <w:tc>
          <w:tcPr>
            <w:tcW w:w="2388" w:type="dxa"/>
            <w:tcBorders>
              <w:bottom w:val="single" w:sz="4" w:space="0" w:color="auto"/>
            </w:tcBorders>
            <w:vAlign w:val="center"/>
          </w:tcPr>
          <w:p w14:paraId="03EBFBB7" w14:textId="7BE285E7" w:rsidR="007B4D6B" w:rsidRDefault="007B4D6B" w:rsidP="00C11E13">
            <w:r>
              <w:t>Low</w:t>
            </w:r>
          </w:p>
        </w:tc>
        <w:tc>
          <w:tcPr>
            <w:tcW w:w="3027" w:type="dxa"/>
            <w:tcBorders>
              <w:bottom w:val="single" w:sz="4" w:space="0" w:color="auto"/>
            </w:tcBorders>
            <w:vAlign w:val="center"/>
          </w:tcPr>
          <w:p w14:paraId="0F243FF9" w14:textId="4882F463" w:rsidR="007B4D6B" w:rsidRPr="00C57028" w:rsidRDefault="007B4D6B" w:rsidP="00C11E13">
            <w:r w:rsidRPr="00DB4107">
              <w:t>0.95 [0.84</w:t>
            </w:r>
            <w:r>
              <w:t>,</w:t>
            </w:r>
            <w:r w:rsidRPr="00DB4107">
              <w:t xml:space="preserve"> 1.06]</w:t>
            </w:r>
          </w:p>
        </w:tc>
      </w:tr>
    </w:tbl>
    <w:p w14:paraId="2B0EE25E" w14:textId="19657ACE" w:rsidR="007B4D6B" w:rsidRDefault="00450C0F" w:rsidP="00876BCA">
      <w:r w:rsidRPr="00450C0F">
        <w:rPr>
          <w:noProof/>
        </w:rPr>
        <mc:AlternateContent>
          <mc:Choice Requires="wpg">
            <w:drawing>
              <wp:anchor distT="0" distB="0" distL="114300" distR="114300" simplePos="0" relativeHeight="251670528" behindDoc="0" locked="0" layoutInCell="1" allowOverlap="1" wp14:anchorId="4B0978F4" wp14:editId="4B42A165">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2155BA52" id="Group 15" o:spid="_x0000_s1026" style="position:absolute;margin-left:-49.1pt;margin-top:84.15pt;width:567.8pt;height:194.75pt;z-index:251670528;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6"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7"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5817F83F" w:rsidR="000F0109" w:rsidRDefault="00E66917" w:rsidP="004269CE">
      <w:pPr>
        <w:jc w:val="both"/>
        <w:rPr>
          <w:sz w:val="20"/>
        </w:rPr>
      </w:pPr>
      <w:r>
        <w:rPr>
          <w:b/>
          <w:sz w:val="20"/>
        </w:rPr>
        <w:t>Figure 5</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2E097211" w:rsidR="007D27A2" w:rsidRDefault="000F0109" w:rsidP="00750818">
      <w:pPr>
        <w:spacing w:line="480" w:lineRule="auto"/>
        <w:ind w:firstLine="284"/>
        <w:jc w:val="both"/>
      </w:pPr>
      <w:commentRangeStart w:id="22"/>
      <w:r>
        <w:lastRenderedPageBreak/>
        <w:t>The poste</w:t>
      </w:r>
      <w:r w:rsidR="005B7BA6">
        <w:t>rior</w:t>
      </w:r>
      <w:commentRangeEnd w:id="22"/>
      <w:r w:rsidR="00565524">
        <w:rPr>
          <w:rStyle w:val="CommentReference"/>
        </w:rPr>
        <w:commentReference w:id="22"/>
      </w:r>
      <w:r w:rsidR="005B7BA6">
        <w:t xml:space="preserve">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for a difference between acquisition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evidence for lower amplitudes in acquisition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the amplitudes were lower in acquisition compared to extinction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extinction compared to acquisition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baseline to acquisition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acquisition to extinction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CFAF736"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acquisition and increased from acquisition to extinction.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from baseline to acquisition and increased from acquisition to extinction.</w:t>
      </w:r>
    </w:p>
    <w:p w14:paraId="7DDADE4C" w14:textId="2809C670" w:rsidR="002374F2" w:rsidRDefault="00E9418F" w:rsidP="00750818">
      <w:pPr>
        <w:spacing w:line="480" w:lineRule="auto"/>
        <w:ind w:firstLine="284"/>
        <w:jc w:val="both"/>
      </w:pPr>
      <w:commentRangeStart w:id="23"/>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lastRenderedPageBreak/>
        <w:t>participants had no</w:t>
      </w:r>
      <w:r w:rsidR="002374F2">
        <w:t xml:space="preserve"> way of knowing which color </w:t>
      </w:r>
      <w:r w:rsidR="00FA2A75">
        <w:t xml:space="preserve">would </w:t>
      </w:r>
      <w:r w:rsidR="002374F2">
        <w:t>be rewarded in the acquisition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commentRangeEnd w:id="23"/>
      <w:r w:rsidR="007B31B2">
        <w:rPr>
          <w:rStyle w:val="CommentReference"/>
        </w:rPr>
        <w:commentReference w:id="23"/>
      </w:r>
    </w:p>
    <w:p w14:paraId="10ED776D" w14:textId="01482922" w:rsidR="004D7E75" w:rsidRDefault="004D7E75" w:rsidP="004269CE">
      <w:pPr>
        <w:jc w:val="both"/>
      </w:pPr>
      <w:r>
        <w:tab/>
      </w:r>
    </w:p>
    <w:p w14:paraId="0A2B91AF" w14:textId="64ED9BF8" w:rsidR="009508C9" w:rsidRDefault="009508C9" w:rsidP="004B04C5">
      <w:pPr>
        <w:pStyle w:val="Heading1"/>
        <w:spacing w:before="0" w:after="240"/>
      </w:pPr>
      <w:r>
        <w:t>Discussion</w:t>
      </w:r>
    </w:p>
    <w:p w14:paraId="0777D33D" w14:textId="77777777" w:rsidR="00FA0C17" w:rsidRDefault="00FA0C17" w:rsidP="008B3849">
      <w:pPr>
        <w:pStyle w:val="Heading1"/>
        <w:spacing w:before="0" w:after="240"/>
        <w:jc w:val="left"/>
      </w:pPr>
    </w:p>
    <w:p w14:paraId="5F60CC6B" w14:textId="30DF7427" w:rsidR="008B3849" w:rsidRDefault="008B3849" w:rsidP="004B04C5">
      <w:pPr>
        <w:pStyle w:val="Heading1"/>
        <w:spacing w:before="0" w:after="240"/>
      </w:pPr>
      <w:r>
        <w:t>Appendix 1</w:t>
      </w:r>
    </w:p>
    <w:p w14:paraId="66A9CBAD" w14:textId="09FB9C1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w:t>
      </w:r>
      <w:commentRangeStart w:id="24"/>
      <w:r w:rsidR="006158A2">
        <w:t>through baseline and acquisition</w:t>
      </w:r>
      <w:commentRangeEnd w:id="24"/>
      <w:r w:rsidR="00056144">
        <w:rPr>
          <w:rStyle w:val="CommentReference"/>
        </w:rPr>
        <w:commentReference w:id="24"/>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that was identical as the one described in the results section. We then compared behavioral performance between the first and the second part of the baseline phase, and between the second part of baseline and the first part of acquisition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77777777" w:rsidR="00900F7E" w:rsidRDefault="00900F7E" w:rsidP="00C11E13">
            <w:r w:rsidRPr="00DC56DA">
              <w:t>Acquisition1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77777777" w:rsidR="00900F7E" w:rsidRDefault="00900F7E" w:rsidP="00C11E13">
            <w:r w:rsidRPr="00DC56DA">
              <w:t>Acquisition1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77777777" w:rsidR="00900F7E" w:rsidRDefault="00900F7E" w:rsidP="00C11E13">
            <w:r w:rsidRPr="00DC56DA">
              <w:t>Acquisition2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77777777" w:rsidR="00900F7E" w:rsidRDefault="00900F7E" w:rsidP="00C11E13">
            <w:r w:rsidRPr="00DC56DA">
              <w:lastRenderedPageBreak/>
              <w:t>Acquisition2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77777777" w:rsidR="00900F7E" w:rsidRDefault="00900F7E" w:rsidP="00C11E13">
            <w:r w:rsidRPr="00DC56DA">
              <w:t>Extinction1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77777777" w:rsidR="00900F7E" w:rsidRDefault="00900F7E" w:rsidP="00C11E13">
            <w:r w:rsidRPr="00DC56DA">
              <w:t>Extinction1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77777777" w:rsidR="00900F7E" w:rsidRDefault="00900F7E" w:rsidP="00C11E13">
            <w:r w:rsidRPr="00DC56DA">
              <w:t>Extinction2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77777777" w:rsidR="00900F7E" w:rsidRDefault="00900F7E" w:rsidP="00C11E13">
            <w:r w:rsidRPr="00DC56DA">
              <w:t>Extinction2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rPr>
        <mc:AlternateContent>
          <mc:Choice Requires="wpg">
            <w:drawing>
              <wp:anchor distT="0" distB="0" distL="114300" distR="114300" simplePos="0" relativeHeight="251676672" behindDoc="0" locked="0" layoutInCell="1" allowOverlap="1" wp14:anchorId="296702B0" wp14:editId="3908E03E">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77543280" id="Group 16" o:spid="_x0000_s1026" style="position:absolute;margin-left:-48.4pt;margin-top:31.95pt;width:567.2pt;height:141.75pt;z-index:251676672;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0"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1"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59230B20"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When comparing the second part of baseline to the first part of acquisition</w:t>
      </w:r>
      <w:r w:rsidR="000C1A99">
        <w:t>,</w:t>
      </w:r>
      <w:r w:rsidR="00C94B53">
        <w:t xml:space="preserve"> there was no difference in the high reward probability condition (</w:t>
      </w:r>
      <w:r w:rsidR="00C94B53">
        <w:rPr>
          <w:i/>
        </w:rPr>
        <w:t xml:space="preserve">M = </w:t>
      </w:r>
      <w:r w:rsidR="00C94B53">
        <w:t>0.01; 95% HDI [-0.03, 0.04]; ER = 1.82). However, in the low probability condition, hit rates were higher in the first part of acquisition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acquisition </w:t>
      </w:r>
      <w:r w:rsidR="00056144">
        <w:t xml:space="preserve">(albeit </w:t>
      </w:r>
      <w:r w:rsidR="008C49F8">
        <w:t>for low rewarded color</w:t>
      </w:r>
      <w:r w:rsidR="006D2608">
        <w:t xml:space="preserve"> only</w:t>
      </w:r>
      <w:r w:rsidR="00056144">
        <w:t>)</w:t>
      </w:r>
      <w:r w:rsidR="008C49F8">
        <w:t>. This can indicate some presence of training effects on</w:t>
      </w:r>
      <w:commentRangeStart w:id="25"/>
      <w:r w:rsidR="008C49F8">
        <w:t xml:space="preserve"> the </w:t>
      </w:r>
      <w:commentRangeEnd w:id="25"/>
      <w:r w:rsidR="00A57C80">
        <w:rPr>
          <w:rStyle w:val="CommentReference"/>
        </w:rPr>
        <w:commentReference w:id="25"/>
      </w:r>
      <w:commentRangeStart w:id="26"/>
      <w:r w:rsidR="008C49F8">
        <w:t>accuracy data</w:t>
      </w:r>
      <w:commentRangeEnd w:id="26"/>
      <w:r w:rsidR="006D2608">
        <w:rPr>
          <w:rStyle w:val="CommentReference"/>
        </w:rPr>
        <w:commentReference w:id="26"/>
      </w:r>
      <w:r w:rsidR="008C49F8">
        <w:t>.</w:t>
      </w:r>
    </w:p>
    <w:p w14:paraId="3D90DF22" w14:textId="16A148D0"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lastRenderedPageBreak/>
        <w:t>2.74; 95% HDI [-8.78, 13.</w:t>
      </w:r>
      <w:r w:rsidR="00AA68C9">
        <w:t>75</w:t>
      </w:r>
      <w:r>
        <w:t>]; ER = 2.17),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acquisition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6C2E72A" w14:textId="2B2D2271" w:rsidR="000518C5" w:rsidRPr="006158A2" w:rsidRDefault="000518C5" w:rsidP="00C94B53">
      <w:pPr>
        <w:framePr w:hSpace="181" w:wrap="around" w:vAnchor="text" w:hAnchor="text" w:xAlign="center" w:y="1"/>
        <w:spacing w:line="480" w:lineRule="auto"/>
        <w:ind w:firstLine="284"/>
        <w:suppressOverlap/>
        <w:jc w:val="both"/>
      </w:pPr>
      <w:r>
        <w:t xml:space="preserve">Taken together, these results indicate that our effects </w:t>
      </w:r>
      <w:r w:rsidR="00FA0C17">
        <w:t>were</w:t>
      </w:r>
      <w:r>
        <w:t xml:space="preserve"> not driven by the improved performance over the course of the task. Although there is some evidence that hit rates </w:t>
      </w:r>
      <w:r w:rsidR="00FA0C17">
        <w:t>were</w:t>
      </w:r>
      <w:r>
        <w:t xml:space="preserve"> improving during the baseline phase, reaction time</w:t>
      </w:r>
      <w:r w:rsidR="00DC144A">
        <w:t>s</w:t>
      </w:r>
      <w:r>
        <w:t xml:space="preserve"> clearly indicate that the main shift in performance happens in the beginning of acquisition, when rewards are introduced. Importantly, the strongest behavioral effects in our study were found on the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bookmarkStart w:id="27" w:name="_GoBack"/>
            <w:bookmarkEnd w:id="27"/>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4217858B" w:rsidR="001B2F73" w:rsidRDefault="001B2F73" w:rsidP="00C11E13">
            <w:r w:rsidRPr="00DC56DA">
              <w:t>Acquisition</w:t>
            </w:r>
            <w:r>
              <w:t xml:space="preserve"> </w:t>
            </w:r>
            <w:r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038A2ECD" w:rsidR="001B2F73" w:rsidRDefault="001B2F73" w:rsidP="00C11E13">
            <w:r w:rsidRPr="00DC56DA">
              <w:t>Acquisition</w:t>
            </w:r>
            <w:r>
              <w:t xml:space="preserve"> </w:t>
            </w:r>
            <w:r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6BB604A8" w:rsidR="001B2F73" w:rsidRDefault="001B2F73" w:rsidP="00C11E13">
            <w:r w:rsidRPr="00DC56DA">
              <w:t>Acquisition</w:t>
            </w:r>
            <w:r>
              <w:t xml:space="preserve"> </w:t>
            </w:r>
            <w:r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6F444B15" w:rsidR="001B2F73" w:rsidRDefault="001B2F73" w:rsidP="00C11E13">
            <w:r w:rsidRPr="00DC56DA">
              <w:t>Acquisition</w:t>
            </w:r>
            <w:r>
              <w:t xml:space="preserve"> </w:t>
            </w:r>
            <w:r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36307487" w:rsidR="001B2F73" w:rsidRDefault="001B2F73" w:rsidP="00C11E13">
            <w:r w:rsidRPr="00DC56DA">
              <w:t>Extinction</w:t>
            </w:r>
            <w:r>
              <w:t xml:space="preserve"> </w:t>
            </w:r>
            <w:r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6A0C2894" w:rsidR="001B2F73" w:rsidRDefault="001B2F73" w:rsidP="00C11E13">
            <w:r w:rsidRPr="00DC56DA">
              <w:t>Extinction</w:t>
            </w:r>
            <w:r>
              <w:t xml:space="preserve"> </w:t>
            </w:r>
            <w:r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418FA760" w:rsidR="001B2F73" w:rsidRDefault="001B2F73" w:rsidP="00C11E13">
            <w:r w:rsidRPr="00DC56DA">
              <w:t>Extinction</w:t>
            </w:r>
            <w:r>
              <w:t xml:space="preserve"> </w:t>
            </w:r>
            <w:r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195B3BC9" w:rsidR="001B2F73" w:rsidRDefault="001B2F73" w:rsidP="00C11E13">
            <w:r w:rsidRPr="00DC56DA">
              <w:t>Extinction</w:t>
            </w:r>
            <w:r>
              <w:t xml:space="preserve"> </w:t>
            </w:r>
            <w:r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rPr>
        <w:lastRenderedPageBreak/>
        <mc:AlternateContent>
          <mc:Choice Requires="wpg">
            <w:drawing>
              <wp:anchor distT="0" distB="0" distL="114300" distR="114300" simplePos="0" relativeHeight="251674624" behindDoc="0" locked="0" layoutInCell="1" allowOverlap="1" wp14:anchorId="08B9AB08" wp14:editId="54220229">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478601FF" id="Group 17" o:spid="_x0000_s1026" style="position:absolute;margin-left:-55.9pt;margin-top:20.4pt;width:567.2pt;height:141.75pt;z-index:251674624;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4"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5"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1185E044" w14:textId="33289B2D" w:rsidR="008B3849" w:rsidRDefault="000518C5" w:rsidP="00FA0C17">
      <w:pPr>
        <w:spacing w:line="480" w:lineRule="auto"/>
        <w:ind w:firstLine="284"/>
        <w:jc w:val="both"/>
      </w:pPr>
      <w:r>
        <w:t>Similar analyses could not have been performed for the EEG data</w:t>
      </w:r>
      <w:commentRangeStart w:id="28"/>
      <w:r>
        <w:t>. Splitting the number of trials in each phase into two would significantly affect our signal-to-noise ratio</w:t>
      </w:r>
      <w:commentRangeEnd w:id="28"/>
      <w:r w:rsidR="00A57C80">
        <w:rPr>
          <w:rStyle w:val="CommentReference"/>
        </w:rPr>
        <w:commentReference w:id="28"/>
      </w:r>
      <w:r>
        <w:t xml:space="preserve">. However, our EEG results point to the changes in the </w:t>
      </w:r>
      <w:r w:rsidR="00352BD6">
        <w:t>SSVEP</w:t>
      </w:r>
      <w:r>
        <w:t xml:space="preserve"> amplitudes in only one of the reward probability conditions. If </w:t>
      </w:r>
      <w:r w:rsidR="00887E4F">
        <w:t xml:space="preserve">changes in </w:t>
      </w:r>
      <w:r>
        <w:t xml:space="preserve">the amplitudes were </w:t>
      </w:r>
      <w:r w:rsidR="00FA0C17">
        <w:t xml:space="preserve">mainly </w:t>
      </w:r>
      <w:r w:rsidR="00887E4F">
        <w:t>driven</w:t>
      </w:r>
      <w:r>
        <w:t xml:space="preserve"> by training effects, the differences across reward phases would be expected for both reward probability conditions. </w:t>
      </w:r>
      <w:r w:rsidR="00887E4F">
        <w:t>This</w:t>
      </w:r>
      <w:r w:rsidR="00B05CD3">
        <w:t xml:space="preserve"> observation,</w:t>
      </w:r>
      <w:r w:rsidR="00887E4F">
        <w:t xml:space="preserve"> combined with the lack of strong training effects in behavior</w:t>
      </w:r>
      <w:r w:rsidR="00B05CD3">
        <w:t>,</w:t>
      </w:r>
      <w:r w:rsidR="00887E4F">
        <w:t xml:space="preserve"> </w:t>
      </w:r>
      <w:r w:rsidR="00B05CD3">
        <w:t>suggests</w:t>
      </w:r>
      <w:r w:rsidR="00887E4F">
        <w:t xml:space="preserve"> that our </w:t>
      </w:r>
      <w:r w:rsidR="00FA0C17">
        <w:t xml:space="preserve">EEG </w:t>
      </w:r>
      <w:r w:rsidR="00887E4F">
        <w:t>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 xml:space="preserve">data manipulation: </w:t>
      </w:r>
      <w:proofErr w:type="spellStart"/>
      <w:r>
        <w:t>tidyverse</w:t>
      </w:r>
      <w:proofErr w:type="spellEnd"/>
      <w:r>
        <w:t xml:space="preserv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xml:space="preserve">, </w:t>
      </w:r>
      <w:proofErr w:type="spellStart"/>
      <w:r>
        <w:t>yarrr</w:t>
      </w:r>
      <w:proofErr w:type="spellEnd"/>
      <w:r>
        <w:t xml:space="preserve">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lastRenderedPageBreak/>
        <w:t>•</w:t>
      </w:r>
      <w:r>
        <w:tab/>
        <w:t xml:space="preserve">report generation: </w:t>
      </w:r>
      <w:proofErr w:type="spellStart"/>
      <w:r>
        <w:t>pacman</w:t>
      </w:r>
      <w:proofErr w:type="spellEnd"/>
      <w:r>
        <w:t xml:space="preserve">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xml:space="preserve">, </w:t>
      </w:r>
      <w:proofErr w:type="spellStart"/>
      <w:r>
        <w:t>knitr</w:t>
      </w:r>
      <w:proofErr w:type="spellEnd"/>
      <w:r>
        <w:t xml:space="preserve">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77777777" w:rsidR="004D7EBB" w:rsidRDefault="004D7EBB" w:rsidP="004D7EBB">
      <w:r>
        <w:br w:type="page"/>
      </w:r>
    </w:p>
    <w:p w14:paraId="310F606E" w14:textId="4B56847A" w:rsidR="00FB0502" w:rsidRDefault="00FB0502" w:rsidP="00BC3FB6">
      <w:pPr>
        <w:pStyle w:val="Heading1"/>
        <w:spacing w:before="0" w:after="240"/>
      </w:pPr>
      <w:r>
        <w:lastRenderedPageBreak/>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Gilles </w:t>
      </w:r>
      <w:r w:rsidR="009508C9" w:rsidRPr="009508C9">
        <w:rPr>
          <w:highlight w:val="yellow"/>
        </w:rPr>
        <w:t xml:space="preserve">and </w:t>
      </w:r>
      <w:proofErr w:type="spellStart"/>
      <w:r w:rsidR="009508C9" w:rsidRPr="009508C9">
        <w:rPr>
          <w:highlight w:val="yellow"/>
        </w:rPr>
        <w:t>Søren</w:t>
      </w:r>
      <w:proofErr w:type="spellEnd"/>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w:t>
      </w:r>
      <w:proofErr w:type="spellStart"/>
      <w:r>
        <w:t>Greven</w:t>
      </w:r>
      <w:proofErr w:type="spellEnd"/>
      <w:r>
        <w:t xml:space="preserve">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58A3C935" w:rsidR="00CC0973" w:rsidRPr="00D92BFE" w:rsidRDefault="00CC0973" w:rsidP="00CC0973">
      <w:pPr>
        <w:spacing w:line="480" w:lineRule="auto"/>
        <w:jc w:val="both"/>
        <w:rPr>
          <w:rFonts w:eastAsia="Times New Roman"/>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6C644D">
        <w:rPr>
          <w:rFonts w:eastAsia="Times New Roman"/>
          <w:szCs w:val="24"/>
          <w:highlight w:val="yellow"/>
        </w:rPr>
        <w:t>at</w:t>
      </w:r>
      <w:r w:rsidRPr="006C644D">
        <w:rPr>
          <w:rFonts w:eastAsia="Times New Roman"/>
          <w:szCs w:val="24"/>
          <w:highlight w:val="yellow"/>
        </w:rPr>
        <w:t xml:space="preserve"> </w:t>
      </w:r>
      <w:hyperlink r:id="rId36" w:history="1">
        <w:r w:rsidR="000A774E" w:rsidRPr="006C644D">
          <w:rPr>
            <w:rStyle w:val="Hyperlink"/>
            <w:rFonts w:eastAsia="Times New Roman"/>
            <w:szCs w:val="24"/>
            <w:highlight w:val="yellow"/>
          </w:rPr>
          <w:t>https://osf.io/xxxxx/</w:t>
        </w:r>
      </w:hyperlink>
      <w:hyperlink r:id="rId37"/>
      <w:r w:rsidRPr="006C644D">
        <w:rPr>
          <w:rFonts w:eastAsia="Times New Roman"/>
          <w:szCs w:val="24"/>
          <w:highlight w:val="yellow"/>
        </w:rPr>
        <w:t>.</w:t>
      </w:r>
      <w:r w:rsidR="006C644D" w:rsidRPr="006C644D">
        <w:rPr>
          <w:rFonts w:eastAsia="Times New Roman"/>
          <w:szCs w:val="24"/>
          <w:highlight w:val="yellow"/>
        </w:rPr>
        <w:t xml:space="preserve"> (use as template: </w:t>
      </w:r>
      <w:r w:rsidR="006C644D" w:rsidRPr="006C644D">
        <w:rPr>
          <w:highlight w:val="yellow"/>
        </w:rPr>
        <w:t>https://osf.io/9dcsm/</w:t>
      </w:r>
      <w:r w:rsidR="006C644D" w:rsidRPr="006C644D">
        <w:rPr>
          <w:rFonts w:eastAsia="Times New Roman"/>
          <w:szCs w:val="24"/>
          <w:highlight w:val="yellow"/>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1ECC51B7" w14:textId="49FC5BDF" w:rsidR="00765B6B" w:rsidRPr="00765B6B" w:rsidRDefault="009214B6" w:rsidP="00765B6B">
      <w:pPr>
        <w:widowControl w:val="0"/>
        <w:autoSpaceDE w:val="0"/>
        <w:autoSpaceDN w:val="0"/>
        <w:adjustRightInd w:val="0"/>
        <w:spacing w:after="0" w:line="480" w:lineRule="auto"/>
        <w:ind w:left="480" w:hanging="480"/>
        <w:rPr>
          <w:noProof/>
          <w:szCs w:val="24"/>
        </w:rPr>
      </w:pPr>
      <w:r>
        <w:rPr>
          <w:b/>
        </w:rPr>
        <w:fldChar w:fldCharType="begin" w:fldLock="1"/>
      </w:r>
      <w:r w:rsidRPr="00A57C80">
        <w:rPr>
          <w:b/>
        </w:rPr>
        <w:instrText xml:space="preserve">ADDIN Mendeley Bibliography CSL_BIBLIOGRAPHY </w:instrText>
      </w:r>
      <w:r>
        <w:rPr>
          <w:b/>
        </w:rPr>
        <w:fldChar w:fldCharType="separate"/>
      </w:r>
      <w:r w:rsidR="00765B6B" w:rsidRPr="00A57C80">
        <w:rPr>
          <w:noProof/>
          <w:szCs w:val="24"/>
        </w:rPr>
        <w:t xml:space="preserve">Andersen, S. K., &amp; Müller, M. M. (2010). </w:t>
      </w:r>
      <w:r w:rsidR="00765B6B" w:rsidRPr="00765B6B">
        <w:rPr>
          <w:noProof/>
          <w:szCs w:val="24"/>
        </w:rPr>
        <w:t xml:space="preserve">Behavioral performance follows the time course of neural facilitation and suppression during cued shifts of feature-selective attention. </w:t>
      </w:r>
      <w:r w:rsidR="00765B6B" w:rsidRPr="00765B6B">
        <w:rPr>
          <w:i/>
          <w:iCs/>
          <w:noProof/>
          <w:szCs w:val="24"/>
        </w:rPr>
        <w:t>Proceedings of the National Academy of Sciences of the United States of America</w:t>
      </w:r>
      <w:r w:rsidR="00765B6B" w:rsidRPr="00765B6B">
        <w:rPr>
          <w:noProof/>
          <w:szCs w:val="24"/>
        </w:rPr>
        <w:t xml:space="preserve">, </w:t>
      </w:r>
      <w:r w:rsidR="00765B6B" w:rsidRPr="00765B6B">
        <w:rPr>
          <w:i/>
          <w:iCs/>
          <w:noProof/>
          <w:szCs w:val="24"/>
        </w:rPr>
        <w:t>107</w:t>
      </w:r>
      <w:r w:rsidR="00765B6B" w:rsidRPr="00765B6B">
        <w:rPr>
          <w:noProof/>
          <w:szCs w:val="24"/>
        </w:rPr>
        <w:t>(31), 13878–13882. https://doi.org/10.1073/pnas.1002436107</w:t>
      </w:r>
    </w:p>
    <w:p w14:paraId="1F679A5F"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Bürkner, P.-C. (2016). brms: An R package for Bayesian multilevel models using Stan. </w:t>
      </w:r>
      <w:r w:rsidRPr="00765B6B">
        <w:rPr>
          <w:i/>
          <w:iCs/>
          <w:noProof/>
          <w:szCs w:val="24"/>
        </w:rPr>
        <w:t>Journal of Statistical Software</w:t>
      </w:r>
      <w:r w:rsidRPr="00765B6B">
        <w:rPr>
          <w:noProof/>
          <w:szCs w:val="24"/>
        </w:rPr>
        <w:t xml:space="preserve">, </w:t>
      </w:r>
      <w:r w:rsidRPr="00765B6B">
        <w:rPr>
          <w:i/>
          <w:iCs/>
          <w:noProof/>
          <w:szCs w:val="24"/>
        </w:rPr>
        <w:t>80</w:t>
      </w:r>
      <w:r w:rsidRPr="00765B6B">
        <w:rPr>
          <w:noProof/>
          <w:szCs w:val="24"/>
        </w:rPr>
        <w:t>(1), 1–28.</w:t>
      </w:r>
    </w:p>
    <w:p w14:paraId="6499ED86"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Carpenter, B., Gelman, A., Hoffman, M., Lee, D., Goodrich, B., Betancourt, M., … Riddell, A. (2016). Stan: A probabilistic programming language. </w:t>
      </w:r>
      <w:r w:rsidRPr="00765B6B">
        <w:rPr>
          <w:i/>
          <w:iCs/>
          <w:noProof/>
          <w:szCs w:val="24"/>
        </w:rPr>
        <w:t>Journal of Statistical Software</w:t>
      </w:r>
      <w:r w:rsidRPr="00765B6B">
        <w:rPr>
          <w:noProof/>
          <w:szCs w:val="24"/>
        </w:rPr>
        <w:t xml:space="preserve">, </w:t>
      </w:r>
      <w:r w:rsidRPr="00765B6B">
        <w:rPr>
          <w:i/>
          <w:iCs/>
          <w:noProof/>
          <w:szCs w:val="24"/>
        </w:rPr>
        <w:t>2</w:t>
      </w:r>
      <w:r w:rsidRPr="00765B6B">
        <w:rPr>
          <w:noProof/>
          <w:szCs w:val="24"/>
        </w:rPr>
        <w:t>(20), 1–37.</w:t>
      </w:r>
    </w:p>
    <w:p w14:paraId="003A24AC"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Chatrian, G. E., Lettich, E., &amp; Nelson, P. L. (1985). Ten percent electrode system for topographic studies of spontaneous and evoked EEG activities. </w:t>
      </w:r>
      <w:r w:rsidRPr="00765B6B">
        <w:rPr>
          <w:i/>
          <w:iCs/>
          <w:noProof/>
          <w:szCs w:val="24"/>
        </w:rPr>
        <w:t>American Journal of EEG Technology</w:t>
      </w:r>
      <w:r w:rsidRPr="00765B6B">
        <w:rPr>
          <w:noProof/>
          <w:szCs w:val="24"/>
        </w:rPr>
        <w:t xml:space="preserve">, </w:t>
      </w:r>
      <w:r w:rsidRPr="00765B6B">
        <w:rPr>
          <w:i/>
          <w:iCs/>
          <w:noProof/>
          <w:szCs w:val="24"/>
        </w:rPr>
        <w:t>25</w:t>
      </w:r>
      <w:r w:rsidRPr="00765B6B">
        <w:rPr>
          <w:noProof/>
          <w:szCs w:val="24"/>
        </w:rPr>
        <w:t>(2).</w:t>
      </w:r>
    </w:p>
    <w:p w14:paraId="519D78AE"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Craddock, M. (2018). craddm/eegUtils: eegUtils (Version v0.2.0). Zenodo.</w:t>
      </w:r>
    </w:p>
    <w:p w14:paraId="212B8CC5"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Delorme, A., &amp; Makeig, S. (2004). EEGLAB: an open sorce toolbox for analysis of single-trail EEG dynamics including independent component anlaysis. </w:t>
      </w:r>
      <w:r w:rsidRPr="00765B6B">
        <w:rPr>
          <w:i/>
          <w:iCs/>
          <w:noProof/>
          <w:szCs w:val="24"/>
        </w:rPr>
        <w:t>Journal of Neuroscience Methods</w:t>
      </w:r>
      <w:r w:rsidRPr="00765B6B">
        <w:rPr>
          <w:noProof/>
          <w:szCs w:val="24"/>
        </w:rPr>
        <w:t xml:space="preserve">, </w:t>
      </w:r>
      <w:r w:rsidRPr="00765B6B">
        <w:rPr>
          <w:i/>
          <w:iCs/>
          <w:noProof/>
          <w:szCs w:val="24"/>
        </w:rPr>
        <w:t>134</w:t>
      </w:r>
      <w:r w:rsidRPr="00765B6B">
        <w:rPr>
          <w:noProof/>
          <w:szCs w:val="24"/>
        </w:rPr>
        <w:t>, 9–21. https://doi.org/10.1016/j.jneumeth.2003.10.009</w:t>
      </w:r>
    </w:p>
    <w:p w14:paraId="1EC43676"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Franken, I. H. A., Muris, P., &amp; Rassin, E. (2005). Psychometric properties of the Dutch BIS/BAS scales. </w:t>
      </w:r>
      <w:r w:rsidRPr="00765B6B">
        <w:rPr>
          <w:i/>
          <w:iCs/>
          <w:noProof/>
          <w:szCs w:val="24"/>
        </w:rPr>
        <w:t>Journal of Psychopathology and Behavioral Assessment</w:t>
      </w:r>
      <w:r w:rsidRPr="00765B6B">
        <w:rPr>
          <w:noProof/>
          <w:szCs w:val="24"/>
        </w:rPr>
        <w:t xml:space="preserve">, </w:t>
      </w:r>
      <w:r w:rsidRPr="00765B6B">
        <w:rPr>
          <w:i/>
          <w:iCs/>
          <w:noProof/>
          <w:szCs w:val="24"/>
        </w:rPr>
        <w:t>27</w:t>
      </w:r>
      <w:r w:rsidRPr="00765B6B">
        <w:rPr>
          <w:noProof/>
          <w:szCs w:val="24"/>
        </w:rPr>
        <w:t>(1), 25–30. https://doi.org/10.1007/s10862-005-3262-2</w:t>
      </w:r>
    </w:p>
    <w:p w14:paraId="686A1EFD" w14:textId="77777777" w:rsidR="00765B6B" w:rsidRPr="00A57C80"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Garnier, S. (2018). viridis: Default Color Maps from ‘matplotlib.’ </w:t>
      </w:r>
      <w:r w:rsidRPr="00A57C80">
        <w:rPr>
          <w:noProof/>
          <w:szCs w:val="24"/>
        </w:rPr>
        <w:t>R package version 0.3.</w:t>
      </w:r>
    </w:p>
    <w:p w14:paraId="4A33ACBF"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A57C80">
        <w:rPr>
          <w:noProof/>
          <w:szCs w:val="24"/>
        </w:rPr>
        <w:t xml:space="preserve">Gelman, A., Goodrich, B., Gabry, J., &amp; Ali, I. (2017). </w:t>
      </w:r>
      <w:r w:rsidRPr="00765B6B">
        <w:rPr>
          <w:noProof/>
          <w:szCs w:val="24"/>
        </w:rPr>
        <w:t xml:space="preserve">R-squared for Bayesian regression models. </w:t>
      </w:r>
      <w:r w:rsidRPr="00765B6B">
        <w:rPr>
          <w:i/>
          <w:iCs/>
          <w:noProof/>
          <w:szCs w:val="24"/>
        </w:rPr>
        <w:t>Unpublished via Http://Www. Stat. Columbia. Edu/~ Gelman/Research/Unpublished.</w:t>
      </w:r>
      <w:r w:rsidRPr="00765B6B">
        <w:rPr>
          <w:noProof/>
          <w:szCs w:val="24"/>
        </w:rPr>
        <w:t xml:space="preserve"> Retrieved from http://www.stat.columbia.edu/~gelman/research/unpublished/bayes_R2.pdf</w:t>
      </w:r>
    </w:p>
    <w:p w14:paraId="3B76F740"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DF7B16">
        <w:rPr>
          <w:noProof/>
          <w:szCs w:val="24"/>
          <w:lang w:val="nl-BE"/>
          <w:rPrChange w:id="29" w:author="Ivan Grahek" w:date="2018-09-20T16:53:00Z">
            <w:rPr>
              <w:noProof/>
              <w:szCs w:val="24"/>
            </w:rPr>
          </w:rPrChange>
        </w:rPr>
        <w:lastRenderedPageBreak/>
        <w:t xml:space="preserve">Gelman, A., &amp; Rubin, D. B. (1992). </w:t>
      </w:r>
      <w:r w:rsidRPr="00765B6B">
        <w:rPr>
          <w:noProof/>
          <w:szCs w:val="24"/>
        </w:rPr>
        <w:t xml:space="preserve">Inference from Iterative Simulation Using Multiple Sequences. </w:t>
      </w:r>
      <w:r w:rsidRPr="00765B6B">
        <w:rPr>
          <w:i/>
          <w:iCs/>
          <w:noProof/>
          <w:szCs w:val="24"/>
        </w:rPr>
        <w:t>Statistical Science</w:t>
      </w:r>
      <w:r w:rsidRPr="00765B6B">
        <w:rPr>
          <w:noProof/>
          <w:szCs w:val="24"/>
        </w:rPr>
        <w:t xml:space="preserve">, </w:t>
      </w:r>
      <w:r w:rsidRPr="00765B6B">
        <w:rPr>
          <w:i/>
          <w:iCs/>
          <w:noProof/>
          <w:szCs w:val="24"/>
        </w:rPr>
        <w:t>7</w:t>
      </w:r>
      <w:r w:rsidRPr="00765B6B">
        <w:rPr>
          <w:noProof/>
          <w:szCs w:val="24"/>
        </w:rPr>
        <w:t>(4), 457–472. https://doi.org/10.1214/ss/1177011136</w:t>
      </w:r>
    </w:p>
    <w:p w14:paraId="5DF82040" w14:textId="77777777" w:rsidR="00765B6B" w:rsidRPr="00A57C80"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Hope, R. M. (2013). Rmisc: Ryan miscellaneous. </w:t>
      </w:r>
      <w:r w:rsidRPr="00A57C80">
        <w:rPr>
          <w:noProof/>
          <w:szCs w:val="24"/>
        </w:rPr>
        <w:t>R package version, 1(5).</w:t>
      </w:r>
    </w:p>
    <w:p w14:paraId="12FA1477"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A57C80">
        <w:rPr>
          <w:noProof/>
          <w:szCs w:val="24"/>
        </w:rPr>
        <w:t xml:space="preserve">Junghöfer, M., Elbert, T., Tucker, D. O. N. M., &amp; Rockstroh, B. (2000). </w:t>
      </w:r>
      <w:r w:rsidRPr="00765B6B">
        <w:rPr>
          <w:noProof/>
          <w:szCs w:val="24"/>
        </w:rPr>
        <w:t xml:space="preserve">Statistical control of artifacts in dense array EEG 0 MEG studies. </w:t>
      </w:r>
      <w:r w:rsidRPr="00765B6B">
        <w:rPr>
          <w:i/>
          <w:iCs/>
          <w:noProof/>
          <w:szCs w:val="24"/>
        </w:rPr>
        <w:t>Wiley Online Library</w:t>
      </w:r>
      <w:r w:rsidRPr="00765B6B">
        <w:rPr>
          <w:noProof/>
          <w:szCs w:val="24"/>
        </w:rPr>
        <w:t>, 523–532. Retrieved from http://onlinelibrary.wiley.com/doi/10.1111/1469-8986.3740523/full</w:t>
      </w:r>
    </w:p>
    <w:p w14:paraId="1EEFCB36"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Kruschke, J. K. (2014). </w:t>
      </w:r>
      <w:r w:rsidRPr="00765B6B">
        <w:rPr>
          <w:i/>
          <w:iCs/>
          <w:noProof/>
          <w:szCs w:val="24"/>
        </w:rPr>
        <w:t>Doing Bayesian data analysis: A tutorial with R, JAGS, and Stan, second edition</w:t>
      </w:r>
      <w:r w:rsidRPr="00765B6B">
        <w:rPr>
          <w:noProof/>
          <w:szCs w:val="24"/>
        </w:rPr>
        <w:t xml:space="preserve">. </w:t>
      </w:r>
      <w:r w:rsidRPr="00765B6B">
        <w:rPr>
          <w:i/>
          <w:iCs/>
          <w:noProof/>
          <w:szCs w:val="24"/>
        </w:rPr>
        <w:t>Doing Bayesian Data Analysis: A Tutorial with R, JAGS, and Stan, Second Edition</w:t>
      </w:r>
      <w:r w:rsidRPr="00765B6B">
        <w:rPr>
          <w:noProof/>
          <w:szCs w:val="24"/>
        </w:rPr>
        <w:t xml:space="preserve"> (2nd ed.). Elsevier Inc. https://doi.org/10.1016/B978-0-12-405888-0.09999-2</w:t>
      </w:r>
    </w:p>
    <w:p w14:paraId="70539002"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Kruschke, J. K., &amp; Meredith, M. (2017). BEST: Bayesian Estimation Supersedes the t-Test.</w:t>
      </w:r>
    </w:p>
    <w:p w14:paraId="50C8A22C"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McElreath, R. (2016). </w:t>
      </w:r>
      <w:r w:rsidRPr="00765B6B">
        <w:rPr>
          <w:i/>
          <w:iCs/>
          <w:noProof/>
          <w:szCs w:val="24"/>
        </w:rPr>
        <w:t>Statistical Rethinking: A Bayesian Course with Examples in R and Stan</w:t>
      </w:r>
      <w:r w:rsidRPr="00765B6B">
        <w:rPr>
          <w:noProof/>
          <w:szCs w:val="24"/>
        </w:rPr>
        <w:t>. Chapman Hall - CRC.</w:t>
      </w:r>
    </w:p>
    <w:p w14:paraId="3C025F28"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Nolan, H., Whelan, R., &amp; Reilly, R. B. (2010). FASTER: Fully Automated Statistical Thresholding for EEG artifact Rejection. </w:t>
      </w:r>
      <w:r w:rsidRPr="00765B6B">
        <w:rPr>
          <w:i/>
          <w:iCs/>
          <w:noProof/>
          <w:szCs w:val="24"/>
        </w:rPr>
        <w:t>Journal of Neuroscience Methods</w:t>
      </w:r>
      <w:r w:rsidRPr="00765B6B">
        <w:rPr>
          <w:noProof/>
          <w:szCs w:val="24"/>
        </w:rPr>
        <w:t xml:space="preserve">, </w:t>
      </w:r>
      <w:r w:rsidRPr="00765B6B">
        <w:rPr>
          <w:i/>
          <w:iCs/>
          <w:noProof/>
          <w:szCs w:val="24"/>
        </w:rPr>
        <w:t>192</w:t>
      </w:r>
      <w:r w:rsidRPr="00765B6B">
        <w:rPr>
          <w:noProof/>
          <w:szCs w:val="24"/>
        </w:rPr>
        <w:t>(1), 152–162. https://doi.org/10.1016/j.jneumeth.2010.07.015</w:t>
      </w:r>
    </w:p>
    <w:p w14:paraId="42094DF5"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Perrin, F., Pernier, J., Bertrand, O., &amp; Echallier, J. F. (1989). Spherical splines for scalp potential and current density mapping. </w:t>
      </w:r>
      <w:r w:rsidRPr="00765B6B">
        <w:rPr>
          <w:i/>
          <w:iCs/>
          <w:noProof/>
          <w:szCs w:val="24"/>
        </w:rPr>
        <w:t>Electroencephalography and Clinical Neurophysiology</w:t>
      </w:r>
      <w:r w:rsidRPr="00765B6B">
        <w:rPr>
          <w:noProof/>
          <w:szCs w:val="24"/>
        </w:rPr>
        <w:t xml:space="preserve">, </w:t>
      </w:r>
      <w:r w:rsidRPr="00765B6B">
        <w:rPr>
          <w:i/>
          <w:iCs/>
          <w:noProof/>
          <w:szCs w:val="24"/>
        </w:rPr>
        <w:t>72</w:t>
      </w:r>
      <w:r w:rsidRPr="00765B6B">
        <w:rPr>
          <w:noProof/>
          <w:szCs w:val="24"/>
        </w:rPr>
        <w:t>(2), 184–187. https://doi.org/10.1016/0013-4694(89)90180-6</w:t>
      </w:r>
    </w:p>
    <w:p w14:paraId="7A009454"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Phillips, N. (2016). Yarrr: A companion to the e-book YaRrr!: The Pirate’s Guide to R. R package version 0.1.</w:t>
      </w:r>
    </w:p>
    <w:p w14:paraId="0347630A"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R Core Team. (2017). R: A Language and Environment for Statistical Computing. R Foundation for Statistical Computing.</w:t>
      </w:r>
    </w:p>
    <w:p w14:paraId="64AF284F"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Rinker, T., &amp; Kurkiewicz, D. (n.d.). pacman: Package Management for R.</w:t>
      </w:r>
    </w:p>
    <w:p w14:paraId="2EAA48F4"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RStudio Team. (2015). Integrated Development for R. RStudio, Inc.</w:t>
      </w:r>
    </w:p>
    <w:p w14:paraId="55BD727C"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DF7B16">
        <w:rPr>
          <w:noProof/>
          <w:szCs w:val="24"/>
          <w:lang w:val="nl-BE"/>
          <w:rPrChange w:id="30" w:author="Ivan Grahek" w:date="2018-09-20T16:53:00Z">
            <w:rPr>
              <w:noProof/>
              <w:szCs w:val="24"/>
            </w:rPr>
          </w:rPrChange>
        </w:rPr>
        <w:lastRenderedPageBreak/>
        <w:t xml:space="preserve">Van der Does, A. J. W. (2002). </w:t>
      </w:r>
      <w:r w:rsidRPr="00DF7B16">
        <w:rPr>
          <w:i/>
          <w:iCs/>
          <w:noProof/>
          <w:szCs w:val="24"/>
          <w:lang w:val="nl-BE"/>
          <w:rPrChange w:id="31" w:author="Ivan Grahek" w:date="2018-09-20T16:53:00Z">
            <w:rPr>
              <w:i/>
              <w:iCs/>
              <w:noProof/>
              <w:szCs w:val="24"/>
            </w:rPr>
          </w:rPrChange>
        </w:rPr>
        <w:t xml:space="preserve">Handleiding bij de Nederlandse versie van beck depression inventory—second edition (BDI-II-NL). </w:t>
      </w:r>
      <w:r w:rsidRPr="00765B6B">
        <w:rPr>
          <w:i/>
          <w:iCs/>
          <w:noProof/>
          <w:szCs w:val="24"/>
        </w:rPr>
        <w:t>[The Dutch version of the Beck depression inventory].</w:t>
      </w:r>
      <w:r w:rsidRPr="00765B6B">
        <w:rPr>
          <w:noProof/>
          <w:szCs w:val="24"/>
        </w:rPr>
        <w:t xml:space="preserve"> Amsterdam: Harcourt.</w:t>
      </w:r>
    </w:p>
    <w:p w14:paraId="5FDDE193"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Watanabe, S. (2010). Asymptotic Equivalence of Bayes Cross Validation and Widely Applicable Information Criterion in Singular Learning Theory, </w:t>
      </w:r>
      <w:r w:rsidRPr="00765B6B">
        <w:rPr>
          <w:i/>
          <w:iCs/>
          <w:noProof/>
          <w:szCs w:val="24"/>
        </w:rPr>
        <w:t>11</w:t>
      </w:r>
      <w:r w:rsidRPr="00765B6B">
        <w:rPr>
          <w:noProof/>
          <w:szCs w:val="24"/>
        </w:rPr>
        <w:t>, 3571–3594. Retrieved from http://arxiv.org/abs/1004.2316</w:t>
      </w:r>
    </w:p>
    <w:p w14:paraId="5E23BF22"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Wickham, H. (2017). Tidyverse: Easily install and load ’tidyverse’ packages. R package version, 1(1).</w:t>
      </w:r>
    </w:p>
    <w:p w14:paraId="1C68696C"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Wilke, C. O. (2016). cowplot: streamlined plot theme and plot annotations for ‘ggplot2.’ CRAN Repos.</w:t>
      </w:r>
    </w:p>
    <w:p w14:paraId="6CA1278D" w14:textId="77777777" w:rsidR="00765B6B" w:rsidRPr="00765B6B" w:rsidRDefault="00765B6B" w:rsidP="00765B6B">
      <w:pPr>
        <w:widowControl w:val="0"/>
        <w:autoSpaceDE w:val="0"/>
        <w:autoSpaceDN w:val="0"/>
        <w:adjustRightInd w:val="0"/>
        <w:spacing w:after="0" w:line="480" w:lineRule="auto"/>
        <w:ind w:left="480" w:hanging="480"/>
        <w:rPr>
          <w:noProof/>
        </w:rPr>
      </w:pPr>
      <w:r w:rsidRPr="00765B6B">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8"/>
      <w:headerReference w:type="first" r:id="rId39"/>
      <w:footerReference w:type="first" r:id="rId40"/>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dersen, Soren" w:date="2018-10-02T12:25:00Z" w:initials="AS">
    <w:p w14:paraId="502A295F" w14:textId="00853230" w:rsidR="00D826FD" w:rsidRDefault="00D826FD">
      <w:pPr>
        <w:pStyle w:val="CommentText"/>
      </w:pPr>
      <w:r>
        <w:rPr>
          <w:rStyle w:val="CommentReference"/>
        </w:rPr>
        <w:annotationRef/>
      </w:r>
      <w:r>
        <w:rPr>
          <w:rStyle w:val="CommentReference"/>
        </w:rPr>
        <w:t>Perhaps go for a more declarative title a la ‘Reward does X‘</w:t>
      </w:r>
    </w:p>
  </w:comment>
  <w:comment w:id="1" w:author="Andersen, Soren" w:date="2018-10-02T12:57:00Z" w:initials="AS">
    <w:p w14:paraId="1B2CE2AD" w14:textId="3CDDFE0F" w:rsidR="00D826FD" w:rsidRDefault="00D826FD">
      <w:pPr>
        <w:pStyle w:val="CommentText"/>
      </w:pPr>
      <w:r>
        <w:rPr>
          <w:rStyle w:val="CommentReference"/>
        </w:rPr>
        <w:annotationRef/>
      </w:r>
      <w:r>
        <w:t>Add information on durations</w:t>
      </w:r>
    </w:p>
  </w:comment>
  <w:comment w:id="3" w:author="Andersen, Soren" w:date="2018-10-02T12:40:00Z" w:initials="AS">
    <w:p w14:paraId="465DB460" w14:textId="72B5E74A" w:rsidR="00D826FD" w:rsidRDefault="00D826FD">
      <w:pPr>
        <w:pStyle w:val="CommentText"/>
      </w:pPr>
      <w:r>
        <w:rPr>
          <w:rStyle w:val="CommentReference"/>
        </w:rPr>
        <w:annotationRef/>
      </w:r>
      <w:r>
        <w:t>Need to look this up</w:t>
      </w:r>
    </w:p>
  </w:comment>
  <w:comment w:id="4" w:author="Andersen, Soren" w:date="2018-10-02T14:58:00Z" w:initials="AS">
    <w:p w14:paraId="042A5695" w14:textId="5921EE4F" w:rsidR="00D826FD" w:rsidRDefault="00D826FD">
      <w:pPr>
        <w:pStyle w:val="CommentText"/>
      </w:pPr>
      <w:r>
        <w:rPr>
          <w:rStyle w:val="CommentReference"/>
        </w:rPr>
        <w:annotationRef/>
      </w:r>
      <w:r>
        <w:t>Report total number of trials / trial per condition somewhere here.</w:t>
      </w:r>
    </w:p>
    <w:p w14:paraId="03D6236D" w14:textId="77777777" w:rsidR="00D826FD" w:rsidRDefault="00D826FD">
      <w:pPr>
        <w:pStyle w:val="CommentText"/>
      </w:pPr>
    </w:p>
    <w:p w14:paraId="4919AC84" w14:textId="1B63BBAE" w:rsidR="00D826FD" w:rsidRDefault="00D826FD">
      <w:pPr>
        <w:pStyle w:val="CommentText"/>
      </w:pPr>
      <w:r>
        <w:t>Need to say that the rewarded color was between subjects (are there 20 subjects for each?)</w:t>
      </w:r>
    </w:p>
  </w:comment>
  <w:comment w:id="5" w:author="Andersen, Soren" w:date="2018-10-02T14:52:00Z" w:initials="AS">
    <w:p w14:paraId="4423BF35" w14:textId="305B39B8" w:rsidR="00D826FD" w:rsidRDefault="00D826FD">
      <w:pPr>
        <w:pStyle w:val="CommentText"/>
        <w:rPr>
          <w:rStyle w:val="CommentReference"/>
        </w:rPr>
      </w:pPr>
      <w:r>
        <w:rPr>
          <w:rStyle w:val="CommentReference"/>
        </w:rPr>
        <w:annotationRef/>
      </w:r>
      <w:r>
        <w:rPr>
          <w:rStyle w:val="CommentReference"/>
        </w:rPr>
        <w:t xml:space="preserve">Are you recording with </w:t>
      </w:r>
      <w:proofErr w:type="spellStart"/>
      <w:r>
        <w:rPr>
          <w:rStyle w:val="CommentReference"/>
        </w:rPr>
        <w:t>Actiview</w:t>
      </w:r>
      <w:proofErr w:type="spellEnd"/>
      <w:r>
        <w:rPr>
          <w:rStyle w:val="CommentReference"/>
        </w:rPr>
        <w:t>?</w:t>
      </w:r>
    </w:p>
    <w:p w14:paraId="789968ED" w14:textId="07EC028B" w:rsidR="00D826FD" w:rsidRDefault="00D826FD">
      <w:pPr>
        <w:pStyle w:val="CommentText"/>
      </w:pPr>
      <w:r>
        <w:rPr>
          <w:rStyle w:val="CommentReference"/>
        </w:rPr>
        <w:t xml:space="preserve">The online-filtering in </w:t>
      </w:r>
      <w:proofErr w:type="spellStart"/>
      <w:r>
        <w:rPr>
          <w:rStyle w:val="CommentReference"/>
        </w:rPr>
        <w:t>Actiview</w:t>
      </w:r>
      <w:proofErr w:type="spellEnd"/>
      <w:r>
        <w:rPr>
          <w:rStyle w:val="CommentReference"/>
        </w:rPr>
        <w:t xml:space="preserve"> is just for display, the saved data is unaffected by this.</w:t>
      </w:r>
    </w:p>
  </w:comment>
  <w:comment w:id="6" w:author="Andersen, Soren" w:date="2018-10-02T14:59:00Z" w:initials="AS">
    <w:p w14:paraId="05C0353A" w14:textId="1705C3CC" w:rsidR="00D826FD" w:rsidRDefault="00D826FD">
      <w:pPr>
        <w:pStyle w:val="CommentText"/>
      </w:pPr>
      <w:r>
        <w:rPr>
          <w:rStyle w:val="CommentReference"/>
        </w:rPr>
        <w:annotationRef/>
      </w:r>
      <w:r>
        <w:t>I usually do average reference, but this should be ok too.</w:t>
      </w:r>
    </w:p>
  </w:comment>
  <w:comment w:id="7" w:author="Ivan Grahek" w:date="2019-01-15T14:21:00Z" w:initials="IG">
    <w:p w14:paraId="585CA9FF" w14:textId="20E67A4A" w:rsidR="00F6194D" w:rsidRDefault="00F6194D">
      <w:pPr>
        <w:pStyle w:val="CommentText"/>
      </w:pPr>
      <w:r>
        <w:rPr>
          <w:rStyle w:val="CommentReference"/>
        </w:rPr>
        <w:annotationRef/>
      </w:r>
      <w:r>
        <w:t>Move this as the first figure in the EEG results section</w:t>
      </w:r>
    </w:p>
  </w:comment>
  <w:comment w:id="8" w:author="Antonio Schettino" w:date="2018-08-28T10:17:00Z" w:initials="AS">
    <w:p w14:paraId="2EEF1807" w14:textId="2AF9E70C" w:rsidR="00D826FD" w:rsidRDefault="00D826FD">
      <w:pPr>
        <w:pStyle w:val="CommentText"/>
      </w:pPr>
      <w:r>
        <w:rPr>
          <w:rStyle w:val="CommentReference"/>
        </w:rPr>
        <w:annotationRef/>
      </w:r>
      <w:r>
        <w:t>Figure 2, because we would need a previous figure to show a prototypical RDK trial.</w:t>
      </w:r>
    </w:p>
  </w:comment>
  <w:comment w:id="9" w:author="Andersen, Soren" w:date="2018-10-23T22:32:00Z" w:initials="AS">
    <w:p w14:paraId="2BF8A6E3" w14:textId="07B71FEE" w:rsidR="00D826FD" w:rsidRDefault="00D826FD">
      <w:pPr>
        <w:pStyle w:val="CommentText"/>
      </w:pPr>
      <w:r>
        <w:rPr>
          <w:rStyle w:val="CommentReference"/>
        </w:rPr>
        <w:annotationRef/>
      </w:r>
      <w:r>
        <w:t>I usually zero-pad the spectra to 2^14 points. The resulting smooth spectrum allows one better to see the peak amplitude differences.</w:t>
      </w:r>
    </w:p>
    <w:p w14:paraId="22FC3A5F" w14:textId="77777777" w:rsidR="00D826FD" w:rsidRDefault="00D826FD">
      <w:pPr>
        <w:pStyle w:val="CommentText"/>
      </w:pPr>
    </w:p>
    <w:p w14:paraId="2150AED4" w14:textId="192C47BC" w:rsidR="00D826FD" w:rsidRDefault="00D826FD">
      <w:pPr>
        <w:pStyle w:val="CommentText"/>
      </w:pPr>
      <w:r>
        <w:t>Not sure you want this figure here, it is essentially part of the results. Perhaps:</w:t>
      </w:r>
    </w:p>
    <w:p w14:paraId="6D6A1DDE" w14:textId="195B8AA5" w:rsidR="00D826FD" w:rsidRDefault="00D826FD">
      <w:pPr>
        <w:pStyle w:val="CommentText"/>
      </w:pPr>
      <w:r>
        <w:t>Figure 1: task</w:t>
      </w:r>
    </w:p>
    <w:p w14:paraId="375029AC" w14:textId="7D92E047" w:rsidR="00D826FD" w:rsidRDefault="00D826FD">
      <w:pPr>
        <w:pStyle w:val="CommentText"/>
      </w:pPr>
      <w:r>
        <w:t>Figure 2: behavioral data</w:t>
      </w:r>
    </w:p>
    <w:p w14:paraId="67E2A9A4" w14:textId="06B2EC9F" w:rsidR="00D826FD" w:rsidRDefault="00D826FD">
      <w:pPr>
        <w:pStyle w:val="CommentText"/>
      </w:pPr>
      <w:r>
        <w:t>Figure 3: SSVEP data</w:t>
      </w:r>
    </w:p>
  </w:comment>
  <w:comment w:id="10" w:author="Antonio Schettino" w:date="2018-08-28T15:09:00Z" w:initials="AS">
    <w:p w14:paraId="27152FA4" w14:textId="6458A831" w:rsidR="00D826FD" w:rsidRDefault="00D826FD">
      <w:pPr>
        <w:pStyle w:val="CommentText"/>
      </w:pPr>
      <w:r>
        <w:rPr>
          <w:rStyle w:val="CommentReference"/>
        </w:rPr>
        <w:annotationRef/>
      </w:r>
      <w:r>
        <w:t>Here we’ll also have to explain why we are showing color-dependent spectra, because we never mention it anywhere.</w:t>
      </w:r>
    </w:p>
  </w:comment>
  <w:comment w:id="11" w:author="Andersen, Soren" w:date="2018-10-24T17:37:00Z" w:initials="AS">
    <w:p w14:paraId="787ABF9E" w14:textId="208DA0DF" w:rsidR="00D826FD" w:rsidRDefault="00D826FD">
      <w:pPr>
        <w:pStyle w:val="CommentText"/>
      </w:pPr>
      <w:r>
        <w:rPr>
          <w:rStyle w:val="CommentReference"/>
        </w:rPr>
        <w:annotationRef/>
      </w:r>
      <w:r>
        <w:t>What happened to false alarms?</w:t>
      </w:r>
    </w:p>
  </w:comment>
  <w:comment w:id="12" w:author="Antonio Schettino" w:date="2018-08-28T11:02:00Z" w:initials="AS">
    <w:p w14:paraId="54419ACD" w14:textId="41420AD3" w:rsidR="00D826FD" w:rsidRDefault="00D826FD">
      <w:pPr>
        <w:pStyle w:val="CommentText"/>
      </w:pPr>
      <w:r>
        <w:rPr>
          <w:rStyle w:val="CommentReference"/>
        </w:rPr>
        <w:annotationRef/>
      </w:r>
      <w:r>
        <w:t>This info in table 2, with posterior distributions</w:t>
      </w:r>
    </w:p>
  </w:comment>
  <w:comment w:id="13" w:author="Andersen, Soren" w:date="2018-10-24T17:31:00Z" w:initials="AS">
    <w:p w14:paraId="5C23CF3D" w14:textId="1BED44F2" w:rsidR="00D826FD" w:rsidRDefault="00D826FD">
      <w:pPr>
        <w:pStyle w:val="CommentText"/>
      </w:pPr>
      <w:r>
        <w:t>These intervals are huge. I guess most of this is between subjects variance, which is of little interest here. Also, this must be the variability of the individual measurements rather than something like the SEM, which may be more informative here.</w:t>
      </w:r>
      <w:r>
        <w:rPr>
          <w:rStyle w:val="CommentReference"/>
        </w:rPr>
        <w:annotationRef/>
      </w:r>
    </w:p>
  </w:comment>
  <w:comment w:id="14" w:author="Antonio Schettino" w:date="2018-08-28T10:57:00Z" w:initials="AS">
    <w:p w14:paraId="3AA5569E" w14:textId="5F9B2A26" w:rsidR="00D826FD" w:rsidRDefault="00D826FD">
      <w:pPr>
        <w:pStyle w:val="CommentText"/>
      </w:pPr>
      <w:r>
        <w:rPr>
          <w:rStyle w:val="CommentReference"/>
        </w:rPr>
        <w:annotationRef/>
      </w:r>
      <w:r>
        <w:t>First hit rates, then RTs</w:t>
      </w:r>
    </w:p>
  </w:comment>
  <w:comment w:id="15" w:author="Antonio Schettino" w:date="2018-08-28T10:13:00Z" w:initials="AS">
    <w:p w14:paraId="206208DA" w14:textId="53E59C44" w:rsidR="00D826FD" w:rsidRDefault="00D826FD">
      <w:pPr>
        <w:pStyle w:val="CommentText"/>
      </w:pPr>
      <w:r>
        <w:rPr>
          <w:rStyle w:val="CommentReference"/>
        </w:rPr>
        <w:annotationRef/>
      </w:r>
      <w:r>
        <w:t>Once this figure is fixed, we’ll have to describe in the legend the black line (mean), the white box (</w:t>
      </w:r>
      <w:proofErr w:type="spellStart"/>
      <w:r>
        <w:t>sd</w:t>
      </w:r>
      <w:proofErr w:type="spellEnd"/>
      <w:r>
        <w:t>?), the individual points (single-participant data), and the beans (</w:t>
      </w:r>
      <w:r w:rsidRPr="006F62F4">
        <w:t>smoothed densities</w:t>
      </w:r>
      <w:r>
        <w:t>)</w:t>
      </w:r>
    </w:p>
  </w:comment>
  <w:comment w:id="16" w:author="Andersen, Soren" w:date="2018-10-23T22:42:00Z" w:initials="AS">
    <w:p w14:paraId="52C8C512" w14:textId="75BBFFF4" w:rsidR="00D826FD" w:rsidRDefault="00D826FD">
      <w:pPr>
        <w:pStyle w:val="CommentText"/>
      </w:pPr>
      <w:r>
        <w:rPr>
          <w:rStyle w:val="CommentReference"/>
        </w:rPr>
        <w:annotationRef/>
      </w:r>
      <w:r>
        <w:t>Increase font size in figure</w:t>
      </w:r>
    </w:p>
  </w:comment>
  <w:comment w:id="17" w:author="Antonio Schettino" w:date="2018-08-28T11:13:00Z" w:initials="AS">
    <w:p w14:paraId="3BF9122D" w14:textId="5D11808F" w:rsidR="00D826FD" w:rsidRDefault="00D826FD">
      <w:pPr>
        <w:pStyle w:val="CommentText"/>
      </w:pPr>
      <w:r>
        <w:rPr>
          <w:rStyle w:val="CommentReference"/>
        </w:rPr>
        <w:annotationRef/>
      </w:r>
      <w:r>
        <w:t>To add:</w:t>
      </w:r>
    </w:p>
    <w:p w14:paraId="037DD654" w14:textId="66515F40" w:rsidR="00D826FD" w:rsidRDefault="00D826FD">
      <w:pPr>
        <w:pStyle w:val="CommentText"/>
      </w:pPr>
      <w:r>
        <w:t>- the task was difficult, as evidenced by overall low hit rates and small differences between conditions. This means that participants could not improve a lot throughout the experiment</w:t>
      </w:r>
    </w:p>
    <w:p w14:paraId="5AC00D0A" w14:textId="5D0E3C60" w:rsidR="00D826FD" w:rsidRDefault="00D826FD">
      <w:pPr>
        <w:pStyle w:val="CommentText"/>
      </w:pPr>
      <w:r>
        <w:t xml:space="preserve">- 50% is </w:t>
      </w:r>
      <w:r w:rsidRPr="003433CE">
        <w:rPr>
          <w:b/>
        </w:rPr>
        <w:t>not</w:t>
      </w:r>
      <w:r>
        <w:t xml:space="preserve"> chance level in this task</w:t>
      </w:r>
    </w:p>
  </w:comment>
  <w:comment w:id="19" w:author="Antonio Schettino" w:date="2018-08-28T11:02:00Z" w:initials="AS">
    <w:p w14:paraId="1DA62595" w14:textId="2C0E80FE" w:rsidR="00D826FD" w:rsidRDefault="00D826FD">
      <w:pPr>
        <w:pStyle w:val="CommentText"/>
      </w:pPr>
      <w:r>
        <w:rPr>
          <w:rStyle w:val="CommentReference"/>
        </w:rPr>
        <w:annotationRef/>
      </w:r>
      <w:r>
        <w:t>This becomes table 1</w:t>
      </w:r>
    </w:p>
  </w:comment>
  <w:comment w:id="20" w:author="Andersen, Soren" w:date="2018-10-24T17:42:00Z" w:initials="AS">
    <w:p w14:paraId="1AD79BEF" w14:textId="2D8EE28D" w:rsidR="00D826FD" w:rsidRDefault="00D826FD">
      <w:pPr>
        <w:pStyle w:val="CommentText"/>
      </w:pPr>
      <w:r>
        <w:rPr>
          <w:rStyle w:val="CommentReference"/>
        </w:rPr>
        <w:annotationRef/>
      </w:r>
      <w:r>
        <w:t>The baseline difference for unattended is huge: this can’t be correct for a sample of this size!</w:t>
      </w:r>
    </w:p>
    <w:p w14:paraId="5D96125D" w14:textId="77777777" w:rsidR="00D826FD" w:rsidRDefault="00D826FD">
      <w:pPr>
        <w:pStyle w:val="CommentText"/>
      </w:pPr>
    </w:p>
    <w:p w14:paraId="614B5D23" w14:textId="40B612A3" w:rsidR="00D826FD" w:rsidRDefault="00D826FD">
      <w:pPr>
        <w:pStyle w:val="CommentText"/>
      </w:pPr>
      <w:r>
        <w:t>Maybe scale SSVEPs differently, so that the baselines are equated and everything is measured relative to that.</w:t>
      </w:r>
    </w:p>
  </w:comment>
  <w:comment w:id="21" w:author="Andersen, Soren" w:date="2018-10-02T16:34:00Z" w:initials="AS">
    <w:p w14:paraId="0DFAAB23" w14:textId="18B9041A" w:rsidR="00D826FD" w:rsidRDefault="00D826FD">
      <w:pPr>
        <w:pStyle w:val="CommentText"/>
      </w:pPr>
      <w:r>
        <w:rPr>
          <w:rStyle w:val="CommentReference"/>
        </w:rPr>
        <w:annotationRef/>
      </w:r>
      <w:r>
        <w:t xml:space="preserve"> not in microvolt anymore</w:t>
      </w:r>
    </w:p>
    <w:p w14:paraId="0CDF0E6C" w14:textId="77777777" w:rsidR="00D826FD" w:rsidRDefault="00D826FD">
      <w:pPr>
        <w:pStyle w:val="CommentText"/>
      </w:pPr>
    </w:p>
    <w:p w14:paraId="643908D1" w14:textId="1B6B96E1" w:rsidR="00D826FD" w:rsidRDefault="00D826FD">
      <w:pPr>
        <w:pStyle w:val="CommentText"/>
      </w:pPr>
      <w:r>
        <w:t>Would it be possible to zoom in the figure? The differences of interest are very hard to see.</w:t>
      </w:r>
    </w:p>
    <w:p w14:paraId="062F8CEB" w14:textId="693DC14D" w:rsidR="00D826FD" w:rsidRDefault="00D826FD" w:rsidP="00367AA9">
      <w:pPr>
        <w:pStyle w:val="CommentText"/>
      </w:pPr>
      <w:r>
        <w:t>In previous publications, the scale usually varies around 0.7 to 1.3 (…but of course I present within-subjects error bars which are much smaller and contain less information).</w:t>
      </w:r>
    </w:p>
    <w:p w14:paraId="2DB1D85A" w14:textId="13F00B55" w:rsidR="00D826FD" w:rsidRDefault="00D826FD" w:rsidP="00367AA9">
      <w:pPr>
        <w:pStyle w:val="CommentText"/>
      </w:pPr>
      <w:r>
        <w:t>If you had just two conditions A &amp; U, then a value of 2 for A would mean that U=0, i.e. this would be the maximal attention effect, equal to physical removal of the unattended stimulus. So values anywhere close to 0 or 2 are not to be expected und would represent unrealistically large attentional modulation.</w:t>
      </w:r>
    </w:p>
    <w:p w14:paraId="50D2DFF5" w14:textId="77777777" w:rsidR="00D826FD" w:rsidRDefault="00D826FD">
      <w:pPr>
        <w:pStyle w:val="CommentText"/>
      </w:pPr>
    </w:p>
    <w:p w14:paraId="71BD759D" w14:textId="2FB0A50B" w:rsidR="00D826FD" w:rsidRDefault="00D826FD">
      <w:pPr>
        <w:pStyle w:val="CommentText"/>
      </w:pPr>
      <w:r>
        <w:t>Some participants have very high variability in amplitudes. If you rescaled correctly, the mean for each participant should be one, so amplitudes should not stray not far, usually. Do you have very noisy participants in there?</w:t>
      </w:r>
    </w:p>
  </w:comment>
  <w:comment w:id="22" w:author="Andersen, Soren" w:date="2018-10-23T22:55:00Z" w:initials="AS">
    <w:p w14:paraId="581167A6" w14:textId="3B202343" w:rsidR="00D826FD" w:rsidRDefault="00D826FD">
      <w:pPr>
        <w:pStyle w:val="CommentText"/>
      </w:pPr>
      <w:r>
        <w:rPr>
          <w:rStyle w:val="CommentReference"/>
        </w:rPr>
        <w:annotationRef/>
      </w:r>
      <w:r>
        <w:t>Did you try to compute AMIs from SSVEPs?</w:t>
      </w:r>
    </w:p>
    <w:p w14:paraId="5AF58C57" w14:textId="1915DEFE" w:rsidR="00D826FD" w:rsidRDefault="00D826FD">
      <w:pPr>
        <w:pStyle w:val="CommentText"/>
      </w:pPr>
      <w:r>
        <w:t>Would using them lead to the same conclusions?</w:t>
      </w:r>
    </w:p>
  </w:comment>
  <w:comment w:id="23" w:author="Andersen, Soren" w:date="2018-10-23T22:58:00Z" w:initials="AS">
    <w:p w14:paraId="771873A3" w14:textId="64B5CEB8" w:rsidR="00D826FD" w:rsidRDefault="00D826FD">
      <w:pPr>
        <w:pStyle w:val="CommentText"/>
      </w:pPr>
      <w:r>
        <w:rPr>
          <w:rStyle w:val="CommentReference"/>
        </w:rPr>
        <w:annotationRef/>
      </w:r>
      <w:r>
        <w:t>This is weird.</w:t>
      </w:r>
    </w:p>
    <w:p w14:paraId="4C1845B6" w14:textId="77777777" w:rsidR="00D826FD" w:rsidRDefault="00D826FD">
      <w:pPr>
        <w:pStyle w:val="CommentText"/>
      </w:pPr>
    </w:p>
    <w:p w14:paraId="2DC860F5" w14:textId="3536E4E9" w:rsidR="00D826FD" w:rsidRDefault="00D826FD">
      <w:pPr>
        <w:pStyle w:val="CommentText"/>
      </w:pPr>
      <w:r>
        <w:t>I wonder if this could have to do with how SSVEPs are rescaled. Does the same pattern occur in raw amplitudes?</w:t>
      </w:r>
    </w:p>
    <w:p w14:paraId="58E24DBE" w14:textId="7CCD639D" w:rsidR="00D826FD" w:rsidRDefault="00D826FD">
      <w:pPr>
        <w:pStyle w:val="CommentText"/>
      </w:pPr>
      <w:r>
        <w:t>I wonder if the rescaling could accidentally have pushed differences in the later phases into the earlier phase.</w:t>
      </w:r>
    </w:p>
  </w:comment>
  <w:comment w:id="24" w:author="Antonio Schettino" w:date="2018-08-28T12:26:00Z" w:initials="AS">
    <w:p w14:paraId="2F0D1739" w14:textId="3FD3B8D6" w:rsidR="00D826FD" w:rsidRDefault="00D826FD">
      <w:pPr>
        <w:pStyle w:val="CommentText"/>
      </w:pPr>
      <w:r>
        <w:rPr>
          <w:rStyle w:val="CommentReference"/>
        </w:rPr>
        <w:annotationRef/>
      </w:r>
      <w:r>
        <w:t>We should better specify our expectations here:</w:t>
      </w:r>
    </w:p>
    <w:p w14:paraId="3866BCB0" w14:textId="678D4396" w:rsidR="00D826FD" w:rsidRDefault="00D826FD">
      <w:pPr>
        <w:pStyle w:val="CommentText"/>
      </w:pPr>
      <w:r>
        <w:t>- if it’s only training, we should see performance improvement (and faster RTs) of similar magnitude when comparing baseline1 vs baseline2 as well as baseline2 vs acquisition1</w:t>
      </w:r>
    </w:p>
    <w:p w14:paraId="3166D272" w14:textId="5895B007" w:rsidR="00D826FD" w:rsidRDefault="00D826FD">
      <w:pPr>
        <w:pStyle w:val="CommentText"/>
      </w:pPr>
      <w:r>
        <w:t>- if reward really plays a role, performance should improve (and RTs should be faster) when comparing baseline2 vs acquisition1 as opposed to baseline1 vs baseline2</w:t>
      </w:r>
    </w:p>
    <w:p w14:paraId="018EE3CC" w14:textId="61C5C81F" w:rsidR="00D826FD" w:rsidRDefault="00D826FD">
      <w:pPr>
        <w:pStyle w:val="CommentText"/>
      </w:pPr>
    </w:p>
    <w:p w14:paraId="7B9B443F" w14:textId="5D2005D2" w:rsidR="00D826FD" w:rsidRDefault="00D826FD">
      <w:pPr>
        <w:pStyle w:val="CommentText"/>
      </w:pPr>
      <w:r>
        <w:t>Do you agree? Am I missing something?</w:t>
      </w:r>
    </w:p>
  </w:comment>
  <w:comment w:id="25" w:author="Andersen, Soren" w:date="2018-10-24T17:49:00Z" w:initials="AS">
    <w:p w14:paraId="1EEE6BB0" w14:textId="254D3FEE" w:rsidR="00D826FD" w:rsidRDefault="00D826FD">
      <w:pPr>
        <w:pStyle w:val="CommentText"/>
      </w:pPr>
      <w:r>
        <w:rPr>
          <w:rStyle w:val="CommentReference"/>
        </w:rPr>
        <w:annotationRef/>
      </w:r>
      <w:r>
        <w:t>Accuracy is not the same as hit-rate!</w:t>
      </w:r>
    </w:p>
    <w:p w14:paraId="6CDAE9EE" w14:textId="51B7393B" w:rsidR="00D826FD" w:rsidRDefault="00D826FD">
      <w:pPr>
        <w:pStyle w:val="CommentText"/>
      </w:pPr>
      <w:r>
        <w:t>Without the false alarms it is hard to distinguish the nature of the effect.</w:t>
      </w:r>
    </w:p>
  </w:comment>
  <w:comment w:id="26" w:author="Antonio Schettino" w:date="2018-08-28T12:20:00Z" w:initials="AS">
    <w:p w14:paraId="319D8041" w14:textId="62923F89" w:rsidR="00D826FD" w:rsidRDefault="00D826FD">
      <w:pPr>
        <w:pStyle w:val="CommentText"/>
      </w:pPr>
      <w:r>
        <w:rPr>
          <w:rStyle w:val="CommentReference"/>
        </w:rPr>
        <w:annotationRef/>
      </w:r>
      <w:r>
        <w:t xml:space="preserve">However, this effect is not </w:t>
      </w:r>
      <w:proofErr w:type="spellStart"/>
      <w:r>
        <w:t>aspecific</w:t>
      </w:r>
      <w:proofErr w:type="spellEnd"/>
      <w:r>
        <w:t xml:space="preserve"> (as would be expected by training), but contingent upon reward probability. Is this another side effect of task difficulty?</w:t>
      </w:r>
    </w:p>
  </w:comment>
  <w:comment w:id="28" w:author="Andersen, Soren" w:date="2018-10-24T17:51:00Z" w:initials="AS">
    <w:p w14:paraId="62FA8DA4" w14:textId="2C6851BB" w:rsidR="00D826FD" w:rsidRDefault="00D826FD">
      <w:pPr>
        <w:pStyle w:val="CommentText"/>
      </w:pPr>
      <w:r>
        <w:rPr>
          <w:rStyle w:val="CommentReference"/>
        </w:rPr>
        <w:annotationRef/>
      </w:r>
      <w:r>
        <w:t xml:space="preserve">As it does for </w:t>
      </w:r>
      <w:proofErr w:type="spellStart"/>
      <w:r>
        <w:t>behavioural</w:t>
      </w:r>
      <w:proofErr w:type="spellEnd"/>
      <w:r>
        <w:t xml:space="preserve">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02A295F" w15:done="0"/>
  <w15:commentEx w15:paraId="1B2CE2AD" w15:done="0"/>
  <w15:commentEx w15:paraId="465DB460" w15:done="0"/>
  <w15:commentEx w15:paraId="4919AC84" w15:done="0"/>
  <w15:commentEx w15:paraId="789968ED" w15:done="0"/>
  <w15:commentEx w15:paraId="05C0353A" w15:done="0"/>
  <w15:commentEx w15:paraId="585CA9FF" w15:done="0"/>
  <w15:commentEx w15:paraId="2EEF1807" w15:done="0"/>
  <w15:commentEx w15:paraId="67E2A9A4" w15:done="0"/>
  <w15:commentEx w15:paraId="27152FA4" w15:done="0"/>
  <w15:commentEx w15:paraId="787ABF9E" w15:done="0"/>
  <w15:commentEx w15:paraId="54419ACD" w15:done="0"/>
  <w15:commentEx w15:paraId="5C23CF3D" w15:done="0"/>
  <w15:commentEx w15:paraId="3AA5569E" w15:done="0"/>
  <w15:commentEx w15:paraId="206208DA" w15:done="0"/>
  <w15:commentEx w15:paraId="52C8C512" w15:done="0"/>
  <w15:commentEx w15:paraId="5AC00D0A" w15:done="0"/>
  <w15:commentEx w15:paraId="1DA62595" w15:done="0"/>
  <w15:commentEx w15:paraId="614B5D23" w15:done="0"/>
  <w15:commentEx w15:paraId="71BD759D" w15:done="0"/>
  <w15:commentEx w15:paraId="5AF58C57" w15:done="0"/>
  <w15:commentEx w15:paraId="58E24DBE" w15:done="0"/>
  <w15:commentEx w15:paraId="7B9B443F" w15:done="0"/>
  <w15:commentEx w15:paraId="6CDAE9EE" w15:done="0"/>
  <w15:commentEx w15:paraId="319D8041" w15:done="0"/>
  <w15:commentEx w15:paraId="62FA8DA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7ADA17" w16cid:durableId="1F2F983E"/>
  <w16cid:commentId w16cid:paraId="4A82B1A8" w16cid:durableId="1F2F995D"/>
  <w16cid:commentId w16cid:paraId="12395E7F" w16cid:durableId="1F2F9B34"/>
  <w16cid:commentId w16cid:paraId="2680BB8E" w16cid:durableId="1F2F9AF4"/>
  <w16cid:commentId w16cid:paraId="67D23FFB" w16cid:durableId="1F2F9BC2"/>
  <w16cid:commentId w16cid:paraId="2B862519" w16cid:durableId="1F2FE3E5"/>
  <w16cid:commentId w16cid:paraId="2EEF1807" w16cid:durableId="1F2F9FBB"/>
  <w16cid:commentId w16cid:paraId="27152FA4" w16cid:durableId="1F2FE437"/>
  <w16cid:commentId w16cid:paraId="00EC53DA" w16cid:durableId="1F2F9D5F"/>
  <w16cid:commentId w16cid:paraId="54419ACD" w16cid:durableId="1F2FAA47"/>
  <w16cid:commentId w16cid:paraId="3AA5569E" w16cid:durableId="1F2FA916"/>
  <w16cid:commentId w16cid:paraId="206208DA" w16cid:durableId="1F2F9EC3"/>
  <w16cid:commentId w16cid:paraId="5AC00D0A" w16cid:durableId="1F2FACF2"/>
  <w16cid:commentId w16cid:paraId="1DA62595" w16cid:durableId="1F2FAA5B"/>
  <w16cid:commentId w16cid:paraId="728AEF77" w16cid:durableId="1F2FA266"/>
  <w16cid:commentId w16cid:paraId="43EF5E9F" w16cid:durableId="1F2FA0FD"/>
  <w16cid:commentId w16cid:paraId="2831AAA7" w16cid:durableId="1F2FA507"/>
  <w16cid:commentId w16cid:paraId="489997B3" w16cid:durableId="1F2FA5CA"/>
  <w16cid:commentId w16cid:paraId="7B9B443F" w16cid:durableId="1F2FBDEA"/>
  <w16cid:commentId w16cid:paraId="319D8041" w16cid:durableId="1F2FBC7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B976AB" w14:textId="77777777" w:rsidR="003A3217" w:rsidRDefault="003A3217" w:rsidP="00AD5698">
      <w:pPr>
        <w:spacing w:after="0" w:line="240" w:lineRule="auto"/>
      </w:pPr>
      <w:r>
        <w:separator/>
      </w:r>
    </w:p>
  </w:endnote>
  <w:endnote w:type="continuationSeparator" w:id="0">
    <w:p w14:paraId="071D353D" w14:textId="77777777" w:rsidR="003A3217" w:rsidRDefault="003A3217"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45368BF4" w:rsidR="00D826FD" w:rsidRDefault="00D826FD" w:rsidP="0050297E">
    <w:pPr>
      <w:ind w:left="360"/>
      <w:jc w:val="both"/>
    </w:pPr>
    <w:r w:rsidRPr="00CA0030">
      <w:rPr>
        <w:rFonts w:ascii="Segoe UI Symbol" w:hAnsi="Segoe UI Symbol" w:cs="Segoe UI Symbol"/>
        <w:vertAlign w:val="superscript"/>
      </w:rPr>
      <w:t>☨</w:t>
    </w:r>
    <w:r>
      <w:t xml:space="preserve"> The first two authors equally contributed to the study.</w:t>
    </w:r>
  </w:p>
  <w:p w14:paraId="4B769C76" w14:textId="298ABCF6" w:rsidR="00D826FD" w:rsidRDefault="00D826FD" w:rsidP="0050297E">
    <w:pPr>
      <w:ind w:left="360"/>
      <w:jc w:val="both"/>
    </w:pPr>
    <w:r w:rsidRPr="0050297E">
      <w:t xml:space="preserve">* Corresponding author at: Department of Experimental Clinical and Health Psychology, Ghent University, Henri </w:t>
    </w:r>
    <w:proofErr w:type="spellStart"/>
    <w:r w:rsidRPr="0050297E">
      <w:t>Dunantlaan</w:t>
    </w:r>
    <w:proofErr w:type="spellEnd"/>
    <w:r w:rsidRPr="0050297E">
      <w:t xml:space="preserve">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1EA757" w14:textId="77777777" w:rsidR="003A3217" w:rsidRDefault="003A3217" w:rsidP="00AD5698">
      <w:pPr>
        <w:spacing w:after="0" w:line="240" w:lineRule="auto"/>
      </w:pPr>
      <w:r>
        <w:separator/>
      </w:r>
    </w:p>
  </w:footnote>
  <w:footnote w:type="continuationSeparator" w:id="0">
    <w:p w14:paraId="10BBBB47" w14:textId="77777777" w:rsidR="003A3217" w:rsidRDefault="003A3217"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48FEA164" w:rsidR="00D826FD" w:rsidRDefault="00D826FD">
    <w:pPr>
      <w:pStyle w:val="Header"/>
    </w:pPr>
    <w:r>
      <w:rPr>
        <w:szCs w:val="24"/>
      </w:rPr>
      <w:t>FEATURE-BASED ATTENTION AND REWARD</w:t>
    </w:r>
    <w:sdt>
      <w:sdtPr>
        <w:id w:val="-1319488693"/>
        <w:docPartObj>
          <w:docPartGallery w:val="Page Numbers (Top of Page)"/>
          <w:docPartUnique/>
        </w:docPartObj>
      </w:sdtPr>
      <w:sdtEndPr>
        <w:rPr>
          <w:noProof/>
        </w:rPr>
      </w:sdtEndPr>
      <w:sdtContent>
        <w:r>
          <w:tab/>
        </w:r>
        <w:r w:rsidRPr="00271CF9">
          <w:rPr>
            <w:szCs w:val="24"/>
          </w:rPr>
          <w:fldChar w:fldCharType="begin"/>
        </w:r>
        <w:r w:rsidRPr="00271CF9">
          <w:rPr>
            <w:szCs w:val="24"/>
          </w:rPr>
          <w:instrText xml:space="preserve"> PAGE   \* MERGEFORMAT </w:instrText>
        </w:r>
        <w:r w:rsidRPr="00271CF9">
          <w:rPr>
            <w:szCs w:val="24"/>
          </w:rPr>
          <w:fldChar w:fldCharType="separate"/>
        </w:r>
        <w:r w:rsidR="0011021B">
          <w:rPr>
            <w:noProof/>
            <w:szCs w:val="24"/>
          </w:rPr>
          <w:t>23</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32432E7" w:rsidR="00D826FD" w:rsidRDefault="00D826FD"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6"/>
  </w:num>
  <w:num w:numId="3">
    <w:abstractNumId w:val="17"/>
  </w:num>
  <w:num w:numId="4">
    <w:abstractNumId w:val="38"/>
  </w:num>
  <w:num w:numId="5">
    <w:abstractNumId w:val="15"/>
  </w:num>
  <w:num w:numId="6">
    <w:abstractNumId w:val="16"/>
  </w:num>
  <w:num w:numId="7">
    <w:abstractNumId w:val="10"/>
  </w:num>
  <w:num w:numId="8">
    <w:abstractNumId w:val="35"/>
  </w:num>
  <w:num w:numId="9">
    <w:abstractNumId w:val="19"/>
  </w:num>
  <w:num w:numId="10">
    <w:abstractNumId w:val="28"/>
  </w:num>
  <w:num w:numId="11">
    <w:abstractNumId w:val="20"/>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9"/>
  </w:num>
  <w:num w:numId="24">
    <w:abstractNumId w:val="13"/>
  </w:num>
  <w:num w:numId="25">
    <w:abstractNumId w:val="24"/>
  </w:num>
  <w:num w:numId="26">
    <w:abstractNumId w:val="12"/>
  </w:num>
  <w:num w:numId="27">
    <w:abstractNumId w:val="26"/>
  </w:num>
  <w:num w:numId="28">
    <w:abstractNumId w:val="11"/>
  </w:num>
  <w:num w:numId="29">
    <w:abstractNumId w:val="25"/>
  </w:num>
  <w:num w:numId="30">
    <w:abstractNumId w:val="33"/>
  </w:num>
  <w:num w:numId="31">
    <w:abstractNumId w:val="21"/>
  </w:num>
  <w:num w:numId="32">
    <w:abstractNumId w:val="27"/>
  </w:num>
  <w:num w:numId="33">
    <w:abstractNumId w:val="37"/>
  </w:num>
  <w:num w:numId="34">
    <w:abstractNumId w:val="22"/>
  </w:num>
  <w:num w:numId="35">
    <w:abstractNumId w:val="14"/>
  </w:num>
  <w:num w:numId="36">
    <w:abstractNumId w:val="30"/>
  </w:num>
  <w:num w:numId="37">
    <w:abstractNumId w:val="34"/>
  </w:num>
  <w:num w:numId="38">
    <w:abstractNumId w:val="31"/>
  </w:num>
  <w:num w:numId="3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ersen, Soren">
    <w15:presenceInfo w15:providerId="AD" w15:userId="S-1-5-21-1658995823-507913555-681994661-207065"/>
  </w15:person>
  <w15:person w15:author="Ivan Grahek">
    <w15:presenceInfo w15:providerId="AD" w15:userId="S-1-5-21-4030456262-320625612-449655040-202850"/>
  </w15:person>
  <w15:person w15:author="Antonio Schettino">
    <w15:presenceInfo w15:providerId="None" w15:userId="Antonio Schetti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A4A"/>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78C3"/>
    <w:rsid w:val="00031270"/>
    <w:rsid w:val="00031738"/>
    <w:rsid w:val="000317F2"/>
    <w:rsid w:val="00033749"/>
    <w:rsid w:val="00034038"/>
    <w:rsid w:val="000370C9"/>
    <w:rsid w:val="00040E81"/>
    <w:rsid w:val="000421E9"/>
    <w:rsid w:val="00042B55"/>
    <w:rsid w:val="0004428E"/>
    <w:rsid w:val="00044D29"/>
    <w:rsid w:val="00044E78"/>
    <w:rsid w:val="00045572"/>
    <w:rsid w:val="00045E5F"/>
    <w:rsid w:val="00046163"/>
    <w:rsid w:val="00046E8F"/>
    <w:rsid w:val="00050FEB"/>
    <w:rsid w:val="00051156"/>
    <w:rsid w:val="000518C5"/>
    <w:rsid w:val="00051E06"/>
    <w:rsid w:val="00052023"/>
    <w:rsid w:val="00052D94"/>
    <w:rsid w:val="00052EB0"/>
    <w:rsid w:val="00054E36"/>
    <w:rsid w:val="00055026"/>
    <w:rsid w:val="00055856"/>
    <w:rsid w:val="00056144"/>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B36"/>
    <w:rsid w:val="000819E8"/>
    <w:rsid w:val="00083C1B"/>
    <w:rsid w:val="000844F3"/>
    <w:rsid w:val="00084E06"/>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39A4"/>
    <w:rsid w:val="000B4D3A"/>
    <w:rsid w:val="000B5F71"/>
    <w:rsid w:val="000B69EF"/>
    <w:rsid w:val="000C16EC"/>
    <w:rsid w:val="000C1A99"/>
    <w:rsid w:val="000C2BBD"/>
    <w:rsid w:val="000C2F17"/>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71F7"/>
    <w:rsid w:val="000E0058"/>
    <w:rsid w:val="000E0F29"/>
    <w:rsid w:val="000E1CEB"/>
    <w:rsid w:val="000E2523"/>
    <w:rsid w:val="000E2D77"/>
    <w:rsid w:val="000E3B9B"/>
    <w:rsid w:val="000E489B"/>
    <w:rsid w:val="000E50F5"/>
    <w:rsid w:val="000E5106"/>
    <w:rsid w:val="000E56BE"/>
    <w:rsid w:val="000E6795"/>
    <w:rsid w:val="000E6AD1"/>
    <w:rsid w:val="000E798B"/>
    <w:rsid w:val="000F0109"/>
    <w:rsid w:val="000F0B2F"/>
    <w:rsid w:val="000F0D13"/>
    <w:rsid w:val="000F2158"/>
    <w:rsid w:val="000F3EA3"/>
    <w:rsid w:val="000F51CF"/>
    <w:rsid w:val="000F6067"/>
    <w:rsid w:val="000F7AE3"/>
    <w:rsid w:val="000F7E6C"/>
    <w:rsid w:val="00101775"/>
    <w:rsid w:val="00102919"/>
    <w:rsid w:val="00103A1F"/>
    <w:rsid w:val="00104425"/>
    <w:rsid w:val="00104913"/>
    <w:rsid w:val="00104CED"/>
    <w:rsid w:val="00105CB2"/>
    <w:rsid w:val="001065D7"/>
    <w:rsid w:val="00107188"/>
    <w:rsid w:val="00107848"/>
    <w:rsid w:val="0011021B"/>
    <w:rsid w:val="00111A89"/>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6C83"/>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62"/>
    <w:rsid w:val="001560D7"/>
    <w:rsid w:val="0015680F"/>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E95"/>
    <w:rsid w:val="0017433F"/>
    <w:rsid w:val="001743A4"/>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FD6"/>
    <w:rsid w:val="001D374C"/>
    <w:rsid w:val="001D471B"/>
    <w:rsid w:val="001D5AC2"/>
    <w:rsid w:val="001E0EA2"/>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35A2"/>
    <w:rsid w:val="001F3808"/>
    <w:rsid w:val="001F4AFC"/>
    <w:rsid w:val="001F4E7D"/>
    <w:rsid w:val="001F57E0"/>
    <w:rsid w:val="001F590A"/>
    <w:rsid w:val="001F6C38"/>
    <w:rsid w:val="0020050A"/>
    <w:rsid w:val="002006AF"/>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6058"/>
    <w:rsid w:val="002261C7"/>
    <w:rsid w:val="00226912"/>
    <w:rsid w:val="00226CBF"/>
    <w:rsid w:val="002279C6"/>
    <w:rsid w:val="00227C75"/>
    <w:rsid w:val="00227FBE"/>
    <w:rsid w:val="0023054F"/>
    <w:rsid w:val="002308B4"/>
    <w:rsid w:val="00230F67"/>
    <w:rsid w:val="00233A83"/>
    <w:rsid w:val="00234B2A"/>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356B"/>
    <w:rsid w:val="00273815"/>
    <w:rsid w:val="002739E0"/>
    <w:rsid w:val="002741E1"/>
    <w:rsid w:val="002749BC"/>
    <w:rsid w:val="00275DF8"/>
    <w:rsid w:val="00277716"/>
    <w:rsid w:val="002779F1"/>
    <w:rsid w:val="0028079B"/>
    <w:rsid w:val="002810FA"/>
    <w:rsid w:val="00282435"/>
    <w:rsid w:val="00282707"/>
    <w:rsid w:val="002840AB"/>
    <w:rsid w:val="00285E47"/>
    <w:rsid w:val="00286CE5"/>
    <w:rsid w:val="00290CF8"/>
    <w:rsid w:val="002917A9"/>
    <w:rsid w:val="00291853"/>
    <w:rsid w:val="0029231D"/>
    <w:rsid w:val="00293801"/>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954"/>
    <w:rsid w:val="002C0B17"/>
    <w:rsid w:val="002C152B"/>
    <w:rsid w:val="002C17B4"/>
    <w:rsid w:val="002C1C79"/>
    <w:rsid w:val="002C1FD5"/>
    <w:rsid w:val="002C2951"/>
    <w:rsid w:val="002C2BC1"/>
    <w:rsid w:val="002C348E"/>
    <w:rsid w:val="002C38E1"/>
    <w:rsid w:val="002C6016"/>
    <w:rsid w:val="002C6AB1"/>
    <w:rsid w:val="002D1345"/>
    <w:rsid w:val="002D175F"/>
    <w:rsid w:val="002D1838"/>
    <w:rsid w:val="002D1ADC"/>
    <w:rsid w:val="002D2011"/>
    <w:rsid w:val="002D550E"/>
    <w:rsid w:val="002D5696"/>
    <w:rsid w:val="002D6AA9"/>
    <w:rsid w:val="002E084C"/>
    <w:rsid w:val="002E25E4"/>
    <w:rsid w:val="002E682B"/>
    <w:rsid w:val="002E70B7"/>
    <w:rsid w:val="002E73CE"/>
    <w:rsid w:val="002F1130"/>
    <w:rsid w:val="002F1342"/>
    <w:rsid w:val="002F2365"/>
    <w:rsid w:val="002F27DA"/>
    <w:rsid w:val="002F3051"/>
    <w:rsid w:val="002F3190"/>
    <w:rsid w:val="002F4FEB"/>
    <w:rsid w:val="002F5539"/>
    <w:rsid w:val="002F5597"/>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5A62"/>
    <w:rsid w:val="003262D2"/>
    <w:rsid w:val="00326703"/>
    <w:rsid w:val="00326F1C"/>
    <w:rsid w:val="003273E4"/>
    <w:rsid w:val="003276B8"/>
    <w:rsid w:val="003319D7"/>
    <w:rsid w:val="00331B9F"/>
    <w:rsid w:val="0033206D"/>
    <w:rsid w:val="00333D4A"/>
    <w:rsid w:val="0033469E"/>
    <w:rsid w:val="00335298"/>
    <w:rsid w:val="00335638"/>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40D"/>
    <w:rsid w:val="003934E5"/>
    <w:rsid w:val="00395E64"/>
    <w:rsid w:val="00396321"/>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D07"/>
    <w:rsid w:val="003E7FC7"/>
    <w:rsid w:val="003F0BFB"/>
    <w:rsid w:val="003F0EB9"/>
    <w:rsid w:val="003F4C5C"/>
    <w:rsid w:val="003F5D88"/>
    <w:rsid w:val="003F60C7"/>
    <w:rsid w:val="003F7C84"/>
    <w:rsid w:val="003F7F87"/>
    <w:rsid w:val="00400C04"/>
    <w:rsid w:val="004015B2"/>
    <w:rsid w:val="00401822"/>
    <w:rsid w:val="0040320C"/>
    <w:rsid w:val="00403D30"/>
    <w:rsid w:val="0040411C"/>
    <w:rsid w:val="004057FB"/>
    <w:rsid w:val="004063ED"/>
    <w:rsid w:val="00406A00"/>
    <w:rsid w:val="00410D50"/>
    <w:rsid w:val="0041159C"/>
    <w:rsid w:val="00413DA4"/>
    <w:rsid w:val="004146F2"/>
    <w:rsid w:val="004157CB"/>
    <w:rsid w:val="00415F87"/>
    <w:rsid w:val="004162B2"/>
    <w:rsid w:val="004174F8"/>
    <w:rsid w:val="00417956"/>
    <w:rsid w:val="0041795F"/>
    <w:rsid w:val="00420345"/>
    <w:rsid w:val="00420790"/>
    <w:rsid w:val="00420E11"/>
    <w:rsid w:val="0042233E"/>
    <w:rsid w:val="004228FF"/>
    <w:rsid w:val="00422F09"/>
    <w:rsid w:val="0042302D"/>
    <w:rsid w:val="004269CE"/>
    <w:rsid w:val="00427017"/>
    <w:rsid w:val="00427132"/>
    <w:rsid w:val="00430349"/>
    <w:rsid w:val="004316A4"/>
    <w:rsid w:val="00431DAB"/>
    <w:rsid w:val="00434591"/>
    <w:rsid w:val="0043559A"/>
    <w:rsid w:val="0043649E"/>
    <w:rsid w:val="004364A1"/>
    <w:rsid w:val="00437C28"/>
    <w:rsid w:val="0044078F"/>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A14"/>
    <w:rsid w:val="00456AD5"/>
    <w:rsid w:val="00456AFA"/>
    <w:rsid w:val="004570B2"/>
    <w:rsid w:val="0046106E"/>
    <w:rsid w:val="00462A22"/>
    <w:rsid w:val="00462C5A"/>
    <w:rsid w:val="004633F4"/>
    <w:rsid w:val="0046376A"/>
    <w:rsid w:val="004644D0"/>
    <w:rsid w:val="00464912"/>
    <w:rsid w:val="004653A8"/>
    <w:rsid w:val="00466CE7"/>
    <w:rsid w:val="00466F15"/>
    <w:rsid w:val="00467B10"/>
    <w:rsid w:val="0047066B"/>
    <w:rsid w:val="0047108B"/>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4C5"/>
    <w:rsid w:val="004B1193"/>
    <w:rsid w:val="004B130F"/>
    <w:rsid w:val="004B1315"/>
    <w:rsid w:val="004B1B92"/>
    <w:rsid w:val="004B2000"/>
    <w:rsid w:val="004B2E30"/>
    <w:rsid w:val="004B63CB"/>
    <w:rsid w:val="004B6439"/>
    <w:rsid w:val="004B6B88"/>
    <w:rsid w:val="004B6FE1"/>
    <w:rsid w:val="004C0292"/>
    <w:rsid w:val="004C1D6D"/>
    <w:rsid w:val="004C2332"/>
    <w:rsid w:val="004C2BB1"/>
    <w:rsid w:val="004C2D9A"/>
    <w:rsid w:val="004C37AE"/>
    <w:rsid w:val="004C70FB"/>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327F"/>
    <w:rsid w:val="004E5569"/>
    <w:rsid w:val="004E6098"/>
    <w:rsid w:val="004E6A1F"/>
    <w:rsid w:val="004E6DF7"/>
    <w:rsid w:val="004F03CD"/>
    <w:rsid w:val="004F1131"/>
    <w:rsid w:val="004F1233"/>
    <w:rsid w:val="004F2264"/>
    <w:rsid w:val="004F22DB"/>
    <w:rsid w:val="004F2429"/>
    <w:rsid w:val="004F24BD"/>
    <w:rsid w:val="004F2B99"/>
    <w:rsid w:val="004F2CCF"/>
    <w:rsid w:val="004F46FB"/>
    <w:rsid w:val="004F571C"/>
    <w:rsid w:val="004F6933"/>
    <w:rsid w:val="004F6ED4"/>
    <w:rsid w:val="004F6F4C"/>
    <w:rsid w:val="004F717C"/>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7170"/>
    <w:rsid w:val="00517ADE"/>
    <w:rsid w:val="00523AF0"/>
    <w:rsid w:val="00524110"/>
    <w:rsid w:val="0052497B"/>
    <w:rsid w:val="00524BF7"/>
    <w:rsid w:val="00525408"/>
    <w:rsid w:val="005256ED"/>
    <w:rsid w:val="00525DB5"/>
    <w:rsid w:val="00526FA2"/>
    <w:rsid w:val="00527B37"/>
    <w:rsid w:val="0053025D"/>
    <w:rsid w:val="00530A38"/>
    <w:rsid w:val="0053346D"/>
    <w:rsid w:val="00534F07"/>
    <w:rsid w:val="0053562F"/>
    <w:rsid w:val="0053658B"/>
    <w:rsid w:val="0053671B"/>
    <w:rsid w:val="005375AF"/>
    <w:rsid w:val="00540089"/>
    <w:rsid w:val="005403D8"/>
    <w:rsid w:val="0054295E"/>
    <w:rsid w:val="00544BF2"/>
    <w:rsid w:val="00545C94"/>
    <w:rsid w:val="00545CC7"/>
    <w:rsid w:val="00546CB9"/>
    <w:rsid w:val="00546EF5"/>
    <w:rsid w:val="005479A5"/>
    <w:rsid w:val="00553066"/>
    <w:rsid w:val="005530E3"/>
    <w:rsid w:val="005548A9"/>
    <w:rsid w:val="00555151"/>
    <w:rsid w:val="00555B1B"/>
    <w:rsid w:val="005561D5"/>
    <w:rsid w:val="00556CA7"/>
    <w:rsid w:val="00557230"/>
    <w:rsid w:val="00560057"/>
    <w:rsid w:val="00561252"/>
    <w:rsid w:val="005614C4"/>
    <w:rsid w:val="00561F46"/>
    <w:rsid w:val="00562D7F"/>
    <w:rsid w:val="00563137"/>
    <w:rsid w:val="005634F5"/>
    <w:rsid w:val="005635D7"/>
    <w:rsid w:val="00563B0E"/>
    <w:rsid w:val="00563DC4"/>
    <w:rsid w:val="005648AB"/>
    <w:rsid w:val="00565524"/>
    <w:rsid w:val="00566F1F"/>
    <w:rsid w:val="00570619"/>
    <w:rsid w:val="00571A0C"/>
    <w:rsid w:val="00572E0F"/>
    <w:rsid w:val="00573906"/>
    <w:rsid w:val="0057431C"/>
    <w:rsid w:val="005751CB"/>
    <w:rsid w:val="00575829"/>
    <w:rsid w:val="0057658E"/>
    <w:rsid w:val="005774DA"/>
    <w:rsid w:val="00577FD1"/>
    <w:rsid w:val="005839D2"/>
    <w:rsid w:val="00584552"/>
    <w:rsid w:val="005847E9"/>
    <w:rsid w:val="005865BB"/>
    <w:rsid w:val="00587C68"/>
    <w:rsid w:val="0059007C"/>
    <w:rsid w:val="00590D31"/>
    <w:rsid w:val="00591141"/>
    <w:rsid w:val="00592409"/>
    <w:rsid w:val="00592F04"/>
    <w:rsid w:val="00593D6B"/>
    <w:rsid w:val="00595414"/>
    <w:rsid w:val="00595B7D"/>
    <w:rsid w:val="005975D1"/>
    <w:rsid w:val="005976B3"/>
    <w:rsid w:val="005A0323"/>
    <w:rsid w:val="005A0A1F"/>
    <w:rsid w:val="005A1715"/>
    <w:rsid w:val="005A2D92"/>
    <w:rsid w:val="005A3F41"/>
    <w:rsid w:val="005A5F70"/>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D0085"/>
    <w:rsid w:val="005D19A7"/>
    <w:rsid w:val="005D20AE"/>
    <w:rsid w:val="005D2B2E"/>
    <w:rsid w:val="005D31B1"/>
    <w:rsid w:val="005D3264"/>
    <w:rsid w:val="005D34FC"/>
    <w:rsid w:val="005D5080"/>
    <w:rsid w:val="005D6072"/>
    <w:rsid w:val="005D6B0D"/>
    <w:rsid w:val="005D72C4"/>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40A7D"/>
    <w:rsid w:val="006415A6"/>
    <w:rsid w:val="006416A2"/>
    <w:rsid w:val="00642D90"/>
    <w:rsid w:val="006440A4"/>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619"/>
    <w:rsid w:val="00654CEA"/>
    <w:rsid w:val="0065587F"/>
    <w:rsid w:val="00655937"/>
    <w:rsid w:val="0066051B"/>
    <w:rsid w:val="006607C4"/>
    <w:rsid w:val="0066118B"/>
    <w:rsid w:val="0066169F"/>
    <w:rsid w:val="006622E0"/>
    <w:rsid w:val="006626CE"/>
    <w:rsid w:val="00663092"/>
    <w:rsid w:val="00664652"/>
    <w:rsid w:val="00666A72"/>
    <w:rsid w:val="00670101"/>
    <w:rsid w:val="006702FE"/>
    <w:rsid w:val="00672325"/>
    <w:rsid w:val="00672A58"/>
    <w:rsid w:val="00672DE8"/>
    <w:rsid w:val="006737F8"/>
    <w:rsid w:val="00675162"/>
    <w:rsid w:val="00675E0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3E6C"/>
    <w:rsid w:val="006B4A6F"/>
    <w:rsid w:val="006B7BC0"/>
    <w:rsid w:val="006B7FEC"/>
    <w:rsid w:val="006C11D9"/>
    <w:rsid w:val="006C395A"/>
    <w:rsid w:val="006C5179"/>
    <w:rsid w:val="006C5325"/>
    <w:rsid w:val="006C58D6"/>
    <w:rsid w:val="006C644D"/>
    <w:rsid w:val="006C73F2"/>
    <w:rsid w:val="006D0089"/>
    <w:rsid w:val="006D0A2B"/>
    <w:rsid w:val="006D0AFA"/>
    <w:rsid w:val="006D139F"/>
    <w:rsid w:val="006D1B1B"/>
    <w:rsid w:val="006D20B9"/>
    <w:rsid w:val="006D2420"/>
    <w:rsid w:val="006D2608"/>
    <w:rsid w:val="006D2C21"/>
    <w:rsid w:val="006D3350"/>
    <w:rsid w:val="006D4521"/>
    <w:rsid w:val="006D6207"/>
    <w:rsid w:val="006D7264"/>
    <w:rsid w:val="006E0DCE"/>
    <w:rsid w:val="006E0E26"/>
    <w:rsid w:val="006E0ED5"/>
    <w:rsid w:val="006E109B"/>
    <w:rsid w:val="006E1360"/>
    <w:rsid w:val="006E2ACD"/>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E9A"/>
    <w:rsid w:val="00705453"/>
    <w:rsid w:val="00705B4E"/>
    <w:rsid w:val="007063D5"/>
    <w:rsid w:val="007067DE"/>
    <w:rsid w:val="00710B31"/>
    <w:rsid w:val="007118AB"/>
    <w:rsid w:val="007120E5"/>
    <w:rsid w:val="00712DBF"/>
    <w:rsid w:val="007134F0"/>
    <w:rsid w:val="00716C5B"/>
    <w:rsid w:val="00716DF0"/>
    <w:rsid w:val="0072056C"/>
    <w:rsid w:val="00720800"/>
    <w:rsid w:val="00721D4C"/>
    <w:rsid w:val="00722D0B"/>
    <w:rsid w:val="007239B4"/>
    <w:rsid w:val="00726859"/>
    <w:rsid w:val="00726DE5"/>
    <w:rsid w:val="007273FC"/>
    <w:rsid w:val="007275A7"/>
    <w:rsid w:val="007278CE"/>
    <w:rsid w:val="0073244A"/>
    <w:rsid w:val="007329B0"/>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2BBC"/>
    <w:rsid w:val="00754C0F"/>
    <w:rsid w:val="0075529F"/>
    <w:rsid w:val="00755367"/>
    <w:rsid w:val="007559FA"/>
    <w:rsid w:val="00756EBB"/>
    <w:rsid w:val="00757A59"/>
    <w:rsid w:val="00761B0C"/>
    <w:rsid w:val="00761C9D"/>
    <w:rsid w:val="00762A26"/>
    <w:rsid w:val="00763151"/>
    <w:rsid w:val="00763929"/>
    <w:rsid w:val="007647C4"/>
    <w:rsid w:val="007657DC"/>
    <w:rsid w:val="00765B6B"/>
    <w:rsid w:val="00766617"/>
    <w:rsid w:val="00767A32"/>
    <w:rsid w:val="007709FE"/>
    <w:rsid w:val="00771373"/>
    <w:rsid w:val="00771755"/>
    <w:rsid w:val="007720EA"/>
    <w:rsid w:val="00772FCE"/>
    <w:rsid w:val="00773463"/>
    <w:rsid w:val="00773716"/>
    <w:rsid w:val="00774087"/>
    <w:rsid w:val="007740B3"/>
    <w:rsid w:val="00774AA5"/>
    <w:rsid w:val="00777547"/>
    <w:rsid w:val="00777CF9"/>
    <w:rsid w:val="00777EAE"/>
    <w:rsid w:val="00780408"/>
    <w:rsid w:val="00780C7E"/>
    <w:rsid w:val="00783063"/>
    <w:rsid w:val="007837B9"/>
    <w:rsid w:val="007849E7"/>
    <w:rsid w:val="0078557A"/>
    <w:rsid w:val="007857DF"/>
    <w:rsid w:val="007876D8"/>
    <w:rsid w:val="00787961"/>
    <w:rsid w:val="00787A31"/>
    <w:rsid w:val="00790508"/>
    <w:rsid w:val="00790837"/>
    <w:rsid w:val="00790B24"/>
    <w:rsid w:val="00791E0B"/>
    <w:rsid w:val="00792843"/>
    <w:rsid w:val="00792E3F"/>
    <w:rsid w:val="007930D0"/>
    <w:rsid w:val="00794A66"/>
    <w:rsid w:val="007952A1"/>
    <w:rsid w:val="007955C1"/>
    <w:rsid w:val="007967FA"/>
    <w:rsid w:val="00796C11"/>
    <w:rsid w:val="00796DEC"/>
    <w:rsid w:val="00796EA3"/>
    <w:rsid w:val="00797033"/>
    <w:rsid w:val="007978AC"/>
    <w:rsid w:val="007A19B2"/>
    <w:rsid w:val="007A2D89"/>
    <w:rsid w:val="007A2DB8"/>
    <w:rsid w:val="007A318B"/>
    <w:rsid w:val="007A38B2"/>
    <w:rsid w:val="007A5260"/>
    <w:rsid w:val="007A558F"/>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75E"/>
    <w:rsid w:val="008141DE"/>
    <w:rsid w:val="0081424F"/>
    <w:rsid w:val="00814300"/>
    <w:rsid w:val="00814B10"/>
    <w:rsid w:val="00814E74"/>
    <w:rsid w:val="00815D63"/>
    <w:rsid w:val="00817C25"/>
    <w:rsid w:val="00820D57"/>
    <w:rsid w:val="00820DF7"/>
    <w:rsid w:val="0082233C"/>
    <w:rsid w:val="00822504"/>
    <w:rsid w:val="00822832"/>
    <w:rsid w:val="00824203"/>
    <w:rsid w:val="00825530"/>
    <w:rsid w:val="008258E2"/>
    <w:rsid w:val="0082617B"/>
    <w:rsid w:val="00826D7A"/>
    <w:rsid w:val="00827815"/>
    <w:rsid w:val="008304F1"/>
    <w:rsid w:val="00830B50"/>
    <w:rsid w:val="00832287"/>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279D"/>
    <w:rsid w:val="008532B9"/>
    <w:rsid w:val="00855C3A"/>
    <w:rsid w:val="00855D2C"/>
    <w:rsid w:val="0085780C"/>
    <w:rsid w:val="00857B9D"/>
    <w:rsid w:val="00860BCD"/>
    <w:rsid w:val="0086108A"/>
    <w:rsid w:val="00861A7F"/>
    <w:rsid w:val="00863294"/>
    <w:rsid w:val="0086688A"/>
    <w:rsid w:val="00866E25"/>
    <w:rsid w:val="008675EE"/>
    <w:rsid w:val="00867878"/>
    <w:rsid w:val="00873BC0"/>
    <w:rsid w:val="00873E86"/>
    <w:rsid w:val="0087583D"/>
    <w:rsid w:val="00876BCA"/>
    <w:rsid w:val="008775D5"/>
    <w:rsid w:val="008811AB"/>
    <w:rsid w:val="008818B7"/>
    <w:rsid w:val="00882336"/>
    <w:rsid w:val="00883BA5"/>
    <w:rsid w:val="00884455"/>
    <w:rsid w:val="008844CC"/>
    <w:rsid w:val="0088481C"/>
    <w:rsid w:val="00884EE2"/>
    <w:rsid w:val="00885A25"/>
    <w:rsid w:val="00886965"/>
    <w:rsid w:val="0088760A"/>
    <w:rsid w:val="008876DB"/>
    <w:rsid w:val="00887E4F"/>
    <w:rsid w:val="008900A8"/>
    <w:rsid w:val="0089050F"/>
    <w:rsid w:val="0089086D"/>
    <w:rsid w:val="00890E19"/>
    <w:rsid w:val="008926F5"/>
    <w:rsid w:val="008942A0"/>
    <w:rsid w:val="00894633"/>
    <w:rsid w:val="008956DA"/>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1548"/>
    <w:rsid w:val="008D1833"/>
    <w:rsid w:val="008D2436"/>
    <w:rsid w:val="008D2531"/>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266C"/>
    <w:rsid w:val="009130E1"/>
    <w:rsid w:val="00913862"/>
    <w:rsid w:val="00913967"/>
    <w:rsid w:val="00914B69"/>
    <w:rsid w:val="00914C08"/>
    <w:rsid w:val="00915766"/>
    <w:rsid w:val="00915AF8"/>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F2D"/>
    <w:rsid w:val="00935DD8"/>
    <w:rsid w:val="00936271"/>
    <w:rsid w:val="00936E1C"/>
    <w:rsid w:val="009374FA"/>
    <w:rsid w:val="00940AA3"/>
    <w:rsid w:val="00941A3D"/>
    <w:rsid w:val="00941A4A"/>
    <w:rsid w:val="00941D55"/>
    <w:rsid w:val="00941EED"/>
    <w:rsid w:val="00942233"/>
    <w:rsid w:val="00943090"/>
    <w:rsid w:val="00943564"/>
    <w:rsid w:val="009449A5"/>
    <w:rsid w:val="00945880"/>
    <w:rsid w:val="00945B00"/>
    <w:rsid w:val="00946937"/>
    <w:rsid w:val="0094746F"/>
    <w:rsid w:val="009508C9"/>
    <w:rsid w:val="00950BEB"/>
    <w:rsid w:val="00952169"/>
    <w:rsid w:val="00952427"/>
    <w:rsid w:val="009529DF"/>
    <w:rsid w:val="00952E78"/>
    <w:rsid w:val="00953073"/>
    <w:rsid w:val="00954374"/>
    <w:rsid w:val="009543D5"/>
    <w:rsid w:val="00954732"/>
    <w:rsid w:val="00954B8C"/>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631"/>
    <w:rsid w:val="00990774"/>
    <w:rsid w:val="00991070"/>
    <w:rsid w:val="00991D79"/>
    <w:rsid w:val="00993A95"/>
    <w:rsid w:val="00993F62"/>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178D"/>
    <w:rsid w:val="009E19DD"/>
    <w:rsid w:val="009E1DE8"/>
    <w:rsid w:val="009E5757"/>
    <w:rsid w:val="009E5E65"/>
    <w:rsid w:val="009E5EBD"/>
    <w:rsid w:val="009E5F8B"/>
    <w:rsid w:val="009E6FB5"/>
    <w:rsid w:val="009F0693"/>
    <w:rsid w:val="009F1C53"/>
    <w:rsid w:val="009F2266"/>
    <w:rsid w:val="009F265D"/>
    <w:rsid w:val="009F39B9"/>
    <w:rsid w:val="009F49C2"/>
    <w:rsid w:val="009F4A28"/>
    <w:rsid w:val="009F4E59"/>
    <w:rsid w:val="009F5F61"/>
    <w:rsid w:val="009F6352"/>
    <w:rsid w:val="009F6ECC"/>
    <w:rsid w:val="009F72CD"/>
    <w:rsid w:val="00A0034A"/>
    <w:rsid w:val="00A00E3A"/>
    <w:rsid w:val="00A02266"/>
    <w:rsid w:val="00A0346C"/>
    <w:rsid w:val="00A03E7B"/>
    <w:rsid w:val="00A03FDB"/>
    <w:rsid w:val="00A065A0"/>
    <w:rsid w:val="00A06F26"/>
    <w:rsid w:val="00A10931"/>
    <w:rsid w:val="00A11155"/>
    <w:rsid w:val="00A1583D"/>
    <w:rsid w:val="00A16695"/>
    <w:rsid w:val="00A16775"/>
    <w:rsid w:val="00A177E1"/>
    <w:rsid w:val="00A17A7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306"/>
    <w:rsid w:val="00A44BB3"/>
    <w:rsid w:val="00A46080"/>
    <w:rsid w:val="00A465E2"/>
    <w:rsid w:val="00A46BC1"/>
    <w:rsid w:val="00A4736E"/>
    <w:rsid w:val="00A50EF1"/>
    <w:rsid w:val="00A52141"/>
    <w:rsid w:val="00A5247C"/>
    <w:rsid w:val="00A531E5"/>
    <w:rsid w:val="00A537FA"/>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1667"/>
    <w:rsid w:val="00A916E8"/>
    <w:rsid w:val="00A91FCB"/>
    <w:rsid w:val="00A92A2C"/>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D01"/>
    <w:rsid w:val="00AF28EA"/>
    <w:rsid w:val="00AF403A"/>
    <w:rsid w:val="00AF557E"/>
    <w:rsid w:val="00AF5F0D"/>
    <w:rsid w:val="00AF6156"/>
    <w:rsid w:val="00AF7DAC"/>
    <w:rsid w:val="00B01907"/>
    <w:rsid w:val="00B0238E"/>
    <w:rsid w:val="00B035F3"/>
    <w:rsid w:val="00B05421"/>
    <w:rsid w:val="00B05CD3"/>
    <w:rsid w:val="00B06769"/>
    <w:rsid w:val="00B06B61"/>
    <w:rsid w:val="00B0703A"/>
    <w:rsid w:val="00B075E2"/>
    <w:rsid w:val="00B07BE8"/>
    <w:rsid w:val="00B07CA1"/>
    <w:rsid w:val="00B100A4"/>
    <w:rsid w:val="00B1021D"/>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40E1A"/>
    <w:rsid w:val="00B4212D"/>
    <w:rsid w:val="00B42378"/>
    <w:rsid w:val="00B42BE5"/>
    <w:rsid w:val="00B44B7C"/>
    <w:rsid w:val="00B44C34"/>
    <w:rsid w:val="00B44C35"/>
    <w:rsid w:val="00B46A1B"/>
    <w:rsid w:val="00B46E08"/>
    <w:rsid w:val="00B47F53"/>
    <w:rsid w:val="00B5085F"/>
    <w:rsid w:val="00B5232F"/>
    <w:rsid w:val="00B5294B"/>
    <w:rsid w:val="00B539A2"/>
    <w:rsid w:val="00B54BC4"/>
    <w:rsid w:val="00B57238"/>
    <w:rsid w:val="00B57635"/>
    <w:rsid w:val="00B57645"/>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60B0"/>
    <w:rsid w:val="00B76B7D"/>
    <w:rsid w:val="00B77B92"/>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B39"/>
    <w:rsid w:val="00BA66AC"/>
    <w:rsid w:val="00BA6825"/>
    <w:rsid w:val="00BA6D9D"/>
    <w:rsid w:val="00BB0C0B"/>
    <w:rsid w:val="00BB0EE5"/>
    <w:rsid w:val="00BB1F82"/>
    <w:rsid w:val="00BB208B"/>
    <w:rsid w:val="00BB21C1"/>
    <w:rsid w:val="00BB2FBD"/>
    <w:rsid w:val="00BB3501"/>
    <w:rsid w:val="00BB39C1"/>
    <w:rsid w:val="00BB3B84"/>
    <w:rsid w:val="00BB3C3C"/>
    <w:rsid w:val="00BB4AF6"/>
    <w:rsid w:val="00BB5A11"/>
    <w:rsid w:val="00BB7386"/>
    <w:rsid w:val="00BC0020"/>
    <w:rsid w:val="00BC0BED"/>
    <w:rsid w:val="00BC0E30"/>
    <w:rsid w:val="00BC1BFC"/>
    <w:rsid w:val="00BC2ED2"/>
    <w:rsid w:val="00BC30B7"/>
    <w:rsid w:val="00BC3FB6"/>
    <w:rsid w:val="00BC4522"/>
    <w:rsid w:val="00BC614E"/>
    <w:rsid w:val="00BC6979"/>
    <w:rsid w:val="00BC74B2"/>
    <w:rsid w:val="00BC78D5"/>
    <w:rsid w:val="00BC7D05"/>
    <w:rsid w:val="00BD0727"/>
    <w:rsid w:val="00BD12A6"/>
    <w:rsid w:val="00BD1B71"/>
    <w:rsid w:val="00BD23CF"/>
    <w:rsid w:val="00BD44F9"/>
    <w:rsid w:val="00BD5B66"/>
    <w:rsid w:val="00BD70C7"/>
    <w:rsid w:val="00BD75F7"/>
    <w:rsid w:val="00BD795E"/>
    <w:rsid w:val="00BE1018"/>
    <w:rsid w:val="00BE1A94"/>
    <w:rsid w:val="00BE285F"/>
    <w:rsid w:val="00BE2DD8"/>
    <w:rsid w:val="00BE3DD0"/>
    <w:rsid w:val="00BE4ABA"/>
    <w:rsid w:val="00BE6029"/>
    <w:rsid w:val="00BE710C"/>
    <w:rsid w:val="00BE7436"/>
    <w:rsid w:val="00BE7E2C"/>
    <w:rsid w:val="00BE7E40"/>
    <w:rsid w:val="00BF28DE"/>
    <w:rsid w:val="00BF4EA7"/>
    <w:rsid w:val="00BF580F"/>
    <w:rsid w:val="00BF6CA0"/>
    <w:rsid w:val="00BF7E7D"/>
    <w:rsid w:val="00C01C2B"/>
    <w:rsid w:val="00C01EBD"/>
    <w:rsid w:val="00C04A3E"/>
    <w:rsid w:val="00C04CD9"/>
    <w:rsid w:val="00C054D7"/>
    <w:rsid w:val="00C076B1"/>
    <w:rsid w:val="00C100CF"/>
    <w:rsid w:val="00C10206"/>
    <w:rsid w:val="00C11764"/>
    <w:rsid w:val="00C11E13"/>
    <w:rsid w:val="00C136F2"/>
    <w:rsid w:val="00C13BB5"/>
    <w:rsid w:val="00C13F49"/>
    <w:rsid w:val="00C14105"/>
    <w:rsid w:val="00C1424A"/>
    <w:rsid w:val="00C1424D"/>
    <w:rsid w:val="00C1517F"/>
    <w:rsid w:val="00C15661"/>
    <w:rsid w:val="00C21D51"/>
    <w:rsid w:val="00C2316F"/>
    <w:rsid w:val="00C23BE1"/>
    <w:rsid w:val="00C24263"/>
    <w:rsid w:val="00C242C1"/>
    <w:rsid w:val="00C25F57"/>
    <w:rsid w:val="00C26740"/>
    <w:rsid w:val="00C26D7B"/>
    <w:rsid w:val="00C27F47"/>
    <w:rsid w:val="00C3103B"/>
    <w:rsid w:val="00C311C7"/>
    <w:rsid w:val="00C31BF7"/>
    <w:rsid w:val="00C32023"/>
    <w:rsid w:val="00C321AA"/>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C72"/>
    <w:rsid w:val="00C45789"/>
    <w:rsid w:val="00C4636E"/>
    <w:rsid w:val="00C46610"/>
    <w:rsid w:val="00C51800"/>
    <w:rsid w:val="00C51842"/>
    <w:rsid w:val="00C52328"/>
    <w:rsid w:val="00C528A0"/>
    <w:rsid w:val="00C53B00"/>
    <w:rsid w:val="00C553DB"/>
    <w:rsid w:val="00C55613"/>
    <w:rsid w:val="00C557A3"/>
    <w:rsid w:val="00C55D1B"/>
    <w:rsid w:val="00C563E5"/>
    <w:rsid w:val="00C56491"/>
    <w:rsid w:val="00C60871"/>
    <w:rsid w:val="00C611AE"/>
    <w:rsid w:val="00C6479B"/>
    <w:rsid w:val="00C65B12"/>
    <w:rsid w:val="00C65B71"/>
    <w:rsid w:val="00C6620A"/>
    <w:rsid w:val="00C662CF"/>
    <w:rsid w:val="00C66A16"/>
    <w:rsid w:val="00C66DF5"/>
    <w:rsid w:val="00C67228"/>
    <w:rsid w:val="00C678CB"/>
    <w:rsid w:val="00C701B3"/>
    <w:rsid w:val="00C70521"/>
    <w:rsid w:val="00C710A9"/>
    <w:rsid w:val="00C72917"/>
    <w:rsid w:val="00C7301F"/>
    <w:rsid w:val="00C74920"/>
    <w:rsid w:val="00C75204"/>
    <w:rsid w:val="00C75D0A"/>
    <w:rsid w:val="00C77C3B"/>
    <w:rsid w:val="00C82B9F"/>
    <w:rsid w:val="00C82DD9"/>
    <w:rsid w:val="00C83C70"/>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CBE"/>
    <w:rsid w:val="00CB4CA8"/>
    <w:rsid w:val="00CB7832"/>
    <w:rsid w:val="00CB7AAA"/>
    <w:rsid w:val="00CC0973"/>
    <w:rsid w:val="00CC23DD"/>
    <w:rsid w:val="00CC2633"/>
    <w:rsid w:val="00CC3B75"/>
    <w:rsid w:val="00CC44A2"/>
    <w:rsid w:val="00CC4539"/>
    <w:rsid w:val="00CC6527"/>
    <w:rsid w:val="00CC6C47"/>
    <w:rsid w:val="00CD07CA"/>
    <w:rsid w:val="00CD0C45"/>
    <w:rsid w:val="00CD0EB7"/>
    <w:rsid w:val="00CD275E"/>
    <w:rsid w:val="00CD2D94"/>
    <w:rsid w:val="00CD3332"/>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ED6"/>
    <w:rsid w:val="00D019A9"/>
    <w:rsid w:val="00D0228D"/>
    <w:rsid w:val="00D02406"/>
    <w:rsid w:val="00D0344F"/>
    <w:rsid w:val="00D03DBF"/>
    <w:rsid w:val="00D04510"/>
    <w:rsid w:val="00D04897"/>
    <w:rsid w:val="00D06039"/>
    <w:rsid w:val="00D0687C"/>
    <w:rsid w:val="00D074A5"/>
    <w:rsid w:val="00D12C85"/>
    <w:rsid w:val="00D14292"/>
    <w:rsid w:val="00D1439D"/>
    <w:rsid w:val="00D160E6"/>
    <w:rsid w:val="00D204BA"/>
    <w:rsid w:val="00D204E5"/>
    <w:rsid w:val="00D228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84E"/>
    <w:rsid w:val="00D44E02"/>
    <w:rsid w:val="00D45D96"/>
    <w:rsid w:val="00D4650B"/>
    <w:rsid w:val="00D47271"/>
    <w:rsid w:val="00D4775F"/>
    <w:rsid w:val="00D47CB1"/>
    <w:rsid w:val="00D50AC4"/>
    <w:rsid w:val="00D51295"/>
    <w:rsid w:val="00D51B17"/>
    <w:rsid w:val="00D5289A"/>
    <w:rsid w:val="00D53A4A"/>
    <w:rsid w:val="00D554B6"/>
    <w:rsid w:val="00D55AB3"/>
    <w:rsid w:val="00D5629F"/>
    <w:rsid w:val="00D566F5"/>
    <w:rsid w:val="00D60BD4"/>
    <w:rsid w:val="00D612EE"/>
    <w:rsid w:val="00D62A21"/>
    <w:rsid w:val="00D63926"/>
    <w:rsid w:val="00D65088"/>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68E4"/>
    <w:rsid w:val="00D871CA"/>
    <w:rsid w:val="00D87400"/>
    <w:rsid w:val="00D9055B"/>
    <w:rsid w:val="00D930EE"/>
    <w:rsid w:val="00D94628"/>
    <w:rsid w:val="00D95200"/>
    <w:rsid w:val="00D956AE"/>
    <w:rsid w:val="00D95B55"/>
    <w:rsid w:val="00D95D95"/>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55CD"/>
    <w:rsid w:val="00DB6849"/>
    <w:rsid w:val="00DC0CAB"/>
    <w:rsid w:val="00DC144A"/>
    <w:rsid w:val="00DC2998"/>
    <w:rsid w:val="00DC301E"/>
    <w:rsid w:val="00DC3D93"/>
    <w:rsid w:val="00DC4304"/>
    <w:rsid w:val="00DC4726"/>
    <w:rsid w:val="00DC49EF"/>
    <w:rsid w:val="00DC4BFF"/>
    <w:rsid w:val="00DC5383"/>
    <w:rsid w:val="00DC57E0"/>
    <w:rsid w:val="00DC5A8B"/>
    <w:rsid w:val="00DC5D4A"/>
    <w:rsid w:val="00DC6B43"/>
    <w:rsid w:val="00DD009D"/>
    <w:rsid w:val="00DD0AB8"/>
    <w:rsid w:val="00DD3A35"/>
    <w:rsid w:val="00DD4566"/>
    <w:rsid w:val="00DD5180"/>
    <w:rsid w:val="00DD60DF"/>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1378"/>
    <w:rsid w:val="00DF2B26"/>
    <w:rsid w:val="00DF2D98"/>
    <w:rsid w:val="00DF3459"/>
    <w:rsid w:val="00DF3565"/>
    <w:rsid w:val="00DF373D"/>
    <w:rsid w:val="00DF3CBB"/>
    <w:rsid w:val="00DF44CB"/>
    <w:rsid w:val="00DF5175"/>
    <w:rsid w:val="00DF784C"/>
    <w:rsid w:val="00DF7B16"/>
    <w:rsid w:val="00E0001D"/>
    <w:rsid w:val="00E0155E"/>
    <w:rsid w:val="00E02FBC"/>
    <w:rsid w:val="00E037D6"/>
    <w:rsid w:val="00E05554"/>
    <w:rsid w:val="00E05766"/>
    <w:rsid w:val="00E0602B"/>
    <w:rsid w:val="00E0771A"/>
    <w:rsid w:val="00E07908"/>
    <w:rsid w:val="00E07982"/>
    <w:rsid w:val="00E07A1B"/>
    <w:rsid w:val="00E109F9"/>
    <w:rsid w:val="00E12161"/>
    <w:rsid w:val="00E1320B"/>
    <w:rsid w:val="00E13253"/>
    <w:rsid w:val="00E132D3"/>
    <w:rsid w:val="00E14A1B"/>
    <w:rsid w:val="00E15CFC"/>
    <w:rsid w:val="00E163A6"/>
    <w:rsid w:val="00E17DD5"/>
    <w:rsid w:val="00E21032"/>
    <w:rsid w:val="00E21DF7"/>
    <w:rsid w:val="00E22DAA"/>
    <w:rsid w:val="00E24901"/>
    <w:rsid w:val="00E24F7F"/>
    <w:rsid w:val="00E25BC1"/>
    <w:rsid w:val="00E27AED"/>
    <w:rsid w:val="00E305AF"/>
    <w:rsid w:val="00E30991"/>
    <w:rsid w:val="00E32FE0"/>
    <w:rsid w:val="00E333E3"/>
    <w:rsid w:val="00E33F02"/>
    <w:rsid w:val="00E34F80"/>
    <w:rsid w:val="00E356DE"/>
    <w:rsid w:val="00E35EB1"/>
    <w:rsid w:val="00E35FD4"/>
    <w:rsid w:val="00E3600E"/>
    <w:rsid w:val="00E36DFE"/>
    <w:rsid w:val="00E37045"/>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A0838"/>
    <w:rsid w:val="00EA2B77"/>
    <w:rsid w:val="00EA2C1B"/>
    <w:rsid w:val="00EA31DD"/>
    <w:rsid w:val="00EA3448"/>
    <w:rsid w:val="00EA38C2"/>
    <w:rsid w:val="00EA44D9"/>
    <w:rsid w:val="00EA583E"/>
    <w:rsid w:val="00EA7924"/>
    <w:rsid w:val="00EB170F"/>
    <w:rsid w:val="00EC3BFD"/>
    <w:rsid w:val="00EC44C8"/>
    <w:rsid w:val="00EC4518"/>
    <w:rsid w:val="00EC47D6"/>
    <w:rsid w:val="00EC55FB"/>
    <w:rsid w:val="00EC59E6"/>
    <w:rsid w:val="00EC672C"/>
    <w:rsid w:val="00EC7DE0"/>
    <w:rsid w:val="00ED0B89"/>
    <w:rsid w:val="00ED1620"/>
    <w:rsid w:val="00ED406E"/>
    <w:rsid w:val="00ED739D"/>
    <w:rsid w:val="00ED7E00"/>
    <w:rsid w:val="00EE00D3"/>
    <w:rsid w:val="00EE0D3A"/>
    <w:rsid w:val="00EE0EEC"/>
    <w:rsid w:val="00EE0F2A"/>
    <w:rsid w:val="00EE104F"/>
    <w:rsid w:val="00EE1BB4"/>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902"/>
    <w:rsid w:val="00EF6A91"/>
    <w:rsid w:val="00EF71B0"/>
    <w:rsid w:val="00F00059"/>
    <w:rsid w:val="00F0061E"/>
    <w:rsid w:val="00F00647"/>
    <w:rsid w:val="00F00B09"/>
    <w:rsid w:val="00F01C9F"/>
    <w:rsid w:val="00F01F3E"/>
    <w:rsid w:val="00F023B4"/>
    <w:rsid w:val="00F02C43"/>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78F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55F"/>
    <w:rsid w:val="00F60B72"/>
    <w:rsid w:val="00F60C74"/>
    <w:rsid w:val="00F614EE"/>
    <w:rsid w:val="00F6194D"/>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726"/>
    <w:rsid w:val="00F77B51"/>
    <w:rsid w:val="00F80EA7"/>
    <w:rsid w:val="00F81DDE"/>
    <w:rsid w:val="00F81F96"/>
    <w:rsid w:val="00F821A8"/>
    <w:rsid w:val="00F84CA2"/>
    <w:rsid w:val="00F85013"/>
    <w:rsid w:val="00F852CE"/>
    <w:rsid w:val="00F8535F"/>
    <w:rsid w:val="00F85CE0"/>
    <w:rsid w:val="00F86582"/>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CAB"/>
    <w:rsid w:val="00FD327B"/>
    <w:rsid w:val="00FD5470"/>
    <w:rsid w:val="00FD5FE6"/>
    <w:rsid w:val="00FE2156"/>
    <w:rsid w:val="00FE2900"/>
    <w:rsid w:val="00FE2CA6"/>
    <w:rsid w:val="00FE3342"/>
    <w:rsid w:val="00FE39BC"/>
    <w:rsid w:val="00FE43DA"/>
    <w:rsid w:val="00FE517E"/>
    <w:rsid w:val="00FE683F"/>
    <w:rsid w:val="00FE68A7"/>
    <w:rsid w:val="00FE7078"/>
    <w:rsid w:val="00FE728F"/>
    <w:rsid w:val="00FE7B61"/>
    <w:rsid w:val="00FF0209"/>
    <w:rsid w:val="00FF09EA"/>
    <w:rsid w:val="00FF1479"/>
    <w:rsid w:val="00FF153B"/>
    <w:rsid w:val="00FF1D6E"/>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osf.io/9dcsm/?view_only=2450bc9b71c8447ca5c81a7a0c89be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osf.io/xxxxx/" TargetMode="External"/><Relationship Id="rId10" Type="http://schemas.openxmlformats.org/officeDocument/2006/relationships/hyperlink" Target="https://osf.io/xxxxx/" TargetMode="External"/><Relationship Id="rId19" Type="http://schemas.openxmlformats.org/officeDocument/2006/relationships/image" Target="media/image9.png"/><Relationship Id="rId31" Type="http://schemas.openxmlformats.org/officeDocument/2006/relationships/image" Target="media/image21.png"/><Relationship Id="rId44"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B6965-D1B0-4771-9205-54DF1D12C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25</Pages>
  <Words>10908</Words>
  <Characters>62178</Characters>
  <Application>Microsoft Office Word</Application>
  <DocSecurity>0</DocSecurity>
  <Lines>518</Lines>
  <Paragraphs>145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72941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11</cp:revision>
  <cp:lastPrinted>2017-06-14T15:36:00Z</cp:lastPrinted>
  <dcterms:created xsi:type="dcterms:W3CDTF">2018-10-28T22:06:00Z</dcterms:created>
  <dcterms:modified xsi:type="dcterms:W3CDTF">2019-01-15T16:17:00Z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