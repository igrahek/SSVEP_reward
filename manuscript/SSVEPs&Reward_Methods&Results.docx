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1D67B731"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684903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w:t>
      </w:r>
      <w:commentRangeStart w:id="1"/>
      <w:r w:rsidR="00C27F47">
        <w:t>At the beginning of each trial, participants were instructed which of the two RDKs to attend by a verbal audio cue (“red” vs. “blue”).</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commentRangeEnd w:id="1"/>
      <w:r w:rsidR="00E85CA7">
        <w:rPr>
          <w:rStyle w:val="CommentReference"/>
        </w:rPr>
        <w:commentReference w:id="1"/>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ins w:id="2" w:author="Andersen, Soren" w:date="2018-10-02T12:40:00Z">
        <w:r w:rsidR="00C27F47">
          <w:t xml:space="preserve"> for </w:t>
        </w:r>
        <w:commentRangeStart w:id="3"/>
        <w:r w:rsidR="00C27F47">
          <w:t>@@@</w:t>
        </w:r>
        <w:proofErr w:type="spellStart"/>
        <w:r w:rsidR="00C27F47">
          <w:t>ms</w:t>
        </w:r>
        <w:commentRangeEnd w:id="3"/>
        <w:r w:rsidR="00C27F47">
          <w:rPr>
            <w:rStyle w:val="CommentReference"/>
          </w:rPr>
          <w:commentReference w:id="3"/>
        </w:r>
      </w:ins>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and no response could </w:t>
      </w:r>
      <w:r w:rsidR="00352BD6">
        <w:lastRenderedPageBreak/>
        <w:t xml:space="preserve">be committed before 200 </w:t>
      </w:r>
      <w:proofErr w:type="spellStart"/>
      <w:r w:rsidR="00352BD6">
        <w:t>ms</w:t>
      </w:r>
      <w:r w:rsidR="00595B7D">
        <w:t>.</w:t>
      </w:r>
      <w:proofErr w:type="spellEnd"/>
      <w:r w:rsidR="00595B7D">
        <w:t xml:space="preserve">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65A073CE" w:rsidR="00695F22" w:rsidRPr="00352BD6" w:rsidRDefault="008D6BE0" w:rsidP="00CA0030">
      <w:pPr>
        <w:spacing w:line="480" w:lineRule="auto"/>
        <w:ind w:firstLine="720"/>
        <w:jc w:val="both"/>
        <w:rPr>
          <w:lang w:val="da-DK"/>
        </w:rPr>
      </w:pPr>
      <w:commentRangeStart w:id="4"/>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w:t>
      </w:r>
      <w:commentRangeEnd w:id="4"/>
      <w:r w:rsidR="00F6055F">
        <w:rPr>
          <w:rStyle w:val="CommentReference"/>
        </w:rPr>
        <w:commentReference w:id="4"/>
      </w:r>
      <w:r w:rsidR="00EE5948">
        <w:t>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5"/>
      <w:r w:rsidR="00C14105">
        <w:rPr>
          <w:szCs w:val="24"/>
        </w:rPr>
        <w:t xml:space="preserve">online </w:t>
      </w:r>
      <w:r w:rsidR="00695F22">
        <w:rPr>
          <w:szCs w:val="24"/>
        </w:rPr>
        <w:t>low</w:t>
      </w:r>
      <w:r w:rsidR="00C14105">
        <w:rPr>
          <w:szCs w:val="24"/>
        </w:rPr>
        <w:t>-pass filtered at 100 Hz</w:t>
      </w:r>
      <w:commentRangeEnd w:id="5"/>
      <w:r w:rsidR="00F6055F">
        <w:rPr>
          <w:rStyle w:val="CommentReference"/>
        </w:rPr>
        <w:commentReference w:id="5"/>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w:t>
      </w:r>
      <w:r w:rsidRPr="002006AF">
        <w:rPr>
          <w:szCs w:val="24"/>
        </w:rPr>
        <w:lastRenderedPageBreak/>
        <w:t xml:space="preserve">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6"/>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6"/>
      <w:r w:rsidR="00F6055F">
        <w:rPr>
          <w:rStyle w:val="CommentReference"/>
        </w:rPr>
        <w:commentReference w:id="6"/>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3F2B341C"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w:t>
      </w:r>
      <w:r w:rsidR="00352BD6">
        <w:rPr>
          <w:rFonts w:eastAsia="Times New Roman"/>
          <w:szCs w:val="24"/>
        </w:rPr>
        <w:t>SSVEP</w:t>
      </w:r>
      <w:r w:rsidR="00352BD6" w:rsidRPr="00D92BFE">
        <w:rPr>
          <w:rFonts w:eastAsia="Times New Roman"/>
          <w:szCs w:val="24"/>
        </w:rPr>
        <w:t xml:space="preserve"> </w:t>
      </w:r>
      <w:r w:rsidR="002006AF" w:rsidRPr="00D92BFE">
        <w:rPr>
          <w:rFonts w:eastAsia="Times New Roman"/>
          <w:szCs w:val="24"/>
        </w:rPr>
        <w:t xml:space="preserve">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w:t>
      </w:r>
      <w:commentRangeStart w:id="7"/>
      <w:r w:rsidR="002006AF" w:rsidRPr="00D92BFE">
        <w:rPr>
          <w:rFonts w:eastAsia="Times New Roman"/>
          <w:szCs w:val="24"/>
        </w:rPr>
        <w:t>maps based on grand-averaged data collapsed across all conditions</w:t>
      </w:r>
      <w:commentRangeEnd w:id="7"/>
      <w:r w:rsidR="000C4CE7">
        <w:rPr>
          <w:rStyle w:val="CommentReference"/>
        </w:rPr>
        <w:commentReference w:id="7"/>
      </w:r>
      <w:r w:rsidR="002006AF" w:rsidRPr="00D92BFE">
        <w:rPr>
          <w:rFonts w:eastAsia="Times New Roman"/>
          <w:szCs w:val="24"/>
        </w:rPr>
        <w:t xml:space="preserve">.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xml:space="preserve">). To account for inter-individual variations in topographical </w:t>
      </w:r>
      <w:r w:rsidR="00352BD6">
        <w:rPr>
          <w:rFonts w:eastAsia="Times New Roman"/>
          <w:szCs w:val="24"/>
        </w:rPr>
        <w:t>SSVEP</w:t>
      </w:r>
      <w:r w:rsidR="002006AF" w:rsidRPr="00D92BFE">
        <w:rPr>
          <w:rFonts w:eastAsia="Times New Roman"/>
          <w:szCs w:val="24"/>
        </w:rPr>
        <w:t xml:space="preserve"> amplitude distributions, we identified and averaged activity from the four electrodes displaying, for each participant, the largest frequency-specific amplitude. After removing linear trends, we extracted </w:t>
      </w:r>
      <w:r w:rsidR="00352BD6">
        <w:rPr>
          <w:rFonts w:eastAsia="Times New Roman"/>
          <w:szCs w:val="24"/>
        </w:rPr>
        <w:t>SSVEP</w:t>
      </w:r>
      <w:r w:rsidR="00352BD6" w:rsidRPr="00D92BFE">
        <w:rPr>
          <w:rFonts w:eastAsia="Times New Roman"/>
          <w:szCs w:val="24"/>
        </w:rPr>
        <w:t xml:space="preserve"> </w:t>
      </w:r>
      <w:r w:rsidR="002006AF" w:rsidRPr="00D92BFE">
        <w:rPr>
          <w:rFonts w:eastAsia="Times New Roman"/>
          <w:szCs w:val="24"/>
        </w:rPr>
        <w:t>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w:t>
      </w:r>
      <w:r w:rsidR="000C4CE7">
        <w:rPr>
          <w:rFonts w:eastAsia="Times New Roman"/>
          <w:szCs w:val="24"/>
        </w:rPr>
        <w:t xml:space="preserve">separately </w:t>
      </w:r>
      <w:r w:rsidR="006C11D9">
        <w:rPr>
          <w:rFonts w:eastAsia="Times New Roman"/>
          <w:szCs w:val="24"/>
        </w:rPr>
        <w:t xml:space="preserve">by dividing amplitudes by the average amplitude </w:t>
      </w:r>
      <w:r w:rsidR="000C4CE7">
        <w:rPr>
          <w:rFonts w:eastAsia="Times New Roman"/>
          <w:szCs w:val="24"/>
        </w:rPr>
        <w:t xml:space="preserve">across </w:t>
      </w:r>
      <w:r w:rsidR="006C11D9">
        <w:rPr>
          <w:rFonts w:eastAsia="Times New Roman"/>
          <w:szCs w:val="24"/>
        </w:rPr>
        <w:t xml:space="preserve">all </w:t>
      </w:r>
      <w:r w:rsidR="000C4CE7">
        <w:rPr>
          <w:rFonts w:eastAsia="Times New Roman"/>
          <w:szCs w:val="24"/>
        </w:rPr>
        <w:t xml:space="preserve">six </w:t>
      </w:r>
      <w:r w:rsidR="006C11D9">
        <w:rPr>
          <w:rFonts w:eastAsia="Times New Roman"/>
          <w:szCs w:val="24"/>
        </w:rPr>
        <w:t>conditions.</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450083B4" w14:textId="516C0271" w:rsidR="00691FE2" w:rsidRPr="00F36223" w:rsidRDefault="0004428E" w:rsidP="004269CE">
      <w:pPr>
        <w:jc w:val="both"/>
        <w:rPr>
          <w:sz w:val="20"/>
          <w:szCs w:val="20"/>
        </w:rPr>
      </w:pPr>
      <w:commentRangeStart w:id="8"/>
      <w:r w:rsidRPr="00F36223">
        <w:rPr>
          <w:b/>
          <w:sz w:val="20"/>
          <w:szCs w:val="20"/>
        </w:rPr>
        <w:t>Figure</w:t>
      </w:r>
      <w:r w:rsidR="00326703">
        <w:rPr>
          <w:b/>
          <w:sz w:val="20"/>
          <w:szCs w:val="20"/>
        </w:rPr>
        <w:t xml:space="preserve"> </w:t>
      </w:r>
      <w:r w:rsidR="008D6F6F">
        <w:rPr>
          <w:b/>
          <w:sz w:val="20"/>
          <w:szCs w:val="20"/>
        </w:rPr>
        <w:t>2</w:t>
      </w:r>
      <w:commentRangeEnd w:id="8"/>
      <w:r w:rsidR="008D6F6F">
        <w:rPr>
          <w:rStyle w:val="CommentReference"/>
        </w:rPr>
        <w:commentReference w:id="8"/>
      </w:r>
      <w:r w:rsidRPr="00F36223">
        <w:rPr>
          <w:b/>
          <w:sz w:val="20"/>
          <w:szCs w:val="20"/>
        </w:rPr>
        <w:t>.</w:t>
      </w:r>
      <w:r w:rsidRPr="00F36223">
        <w:rPr>
          <w:sz w:val="20"/>
          <w:szCs w:val="20"/>
        </w:rPr>
        <w:t xml:space="preserve"> Grand average FFT-amplitude spectra derived from EEG signals at each participant's best four-electrode </w:t>
      </w:r>
      <w:commentRangeStart w:id="9"/>
      <w:r w:rsidRPr="00F36223">
        <w:rPr>
          <w:sz w:val="20"/>
          <w:szCs w:val="20"/>
        </w:rPr>
        <w:t xml:space="preserve">cluster for the </w:t>
      </w:r>
      <w:r w:rsidR="004E327F">
        <w:rPr>
          <w:sz w:val="20"/>
          <w:szCs w:val="20"/>
        </w:rPr>
        <w:t>10 and 1</w:t>
      </w:r>
      <w:r w:rsidRPr="00F36223">
        <w:rPr>
          <w:sz w:val="20"/>
          <w:szCs w:val="20"/>
        </w:rPr>
        <w:t xml:space="preserve">2 Hz </w:t>
      </w:r>
      <w:commentRangeEnd w:id="9"/>
      <w:r w:rsidR="000C4CE7">
        <w:rPr>
          <w:rStyle w:val="CommentReference"/>
        </w:rPr>
        <w:commentReference w:id="9"/>
      </w:r>
      <w:r w:rsidRPr="00F36223">
        <w:rPr>
          <w:sz w:val="20"/>
          <w:szCs w:val="20"/>
        </w:rPr>
        <w:t>signal</w:t>
      </w:r>
      <w:commentRangeStart w:id="10"/>
      <w:r w:rsidR="004E327F">
        <w:rPr>
          <w:sz w:val="20"/>
          <w:szCs w:val="20"/>
        </w:rPr>
        <w:t>.</w:t>
      </w:r>
      <w:commentRangeEnd w:id="10"/>
      <w:r w:rsidR="005530E3">
        <w:rPr>
          <w:rStyle w:val="CommentReference"/>
        </w:rPr>
        <w:commentReference w:id="10"/>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 xml:space="preserve">ess, skin conductance, and </w:t>
      </w:r>
      <w:r w:rsidR="00720800" w:rsidRPr="008C39A8">
        <w:lastRenderedPageBreak/>
        <w:t>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11"/>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11"/>
      <w:r w:rsidR="00CA5037">
        <w:rPr>
          <w:rStyle w:val="CommentReference"/>
        </w:rPr>
        <w:commentReference w:id="11"/>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2"/>
            <w:r>
              <w:lastRenderedPageBreak/>
              <w:t>Table 1</w:t>
            </w:r>
            <w:commentRangeEnd w:id="12"/>
            <w:r w:rsidR="009D3D50">
              <w:rPr>
                <w:rStyle w:val="CommentReference"/>
              </w:rPr>
              <w:commentReference w:id="12"/>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3"/>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3"/>
            <w:r w:rsidR="00CA5037">
              <w:rPr>
                <w:rStyle w:val="CommentReference"/>
              </w:rPr>
              <w:commentReference w:id="13"/>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6772E6">
        <w:rPr>
          <w:rStyle w:val="CommentReference"/>
        </w:rPr>
        <w:commentReference w:id="14"/>
      </w:r>
    </w:p>
    <w:p w14:paraId="6D93541F" w14:textId="3FB0071B" w:rsidR="009F2266" w:rsidRPr="00EF140D" w:rsidRDefault="00765B6B" w:rsidP="004269CE">
      <w:pPr>
        <w:jc w:val="both"/>
        <w:rPr>
          <w:b/>
          <w:sz w:val="20"/>
        </w:rPr>
      </w:pPr>
      <w:commentRangeStart w:id="15"/>
      <w:r>
        <w:rPr>
          <w:b/>
          <w:sz w:val="20"/>
        </w:rPr>
        <w:t xml:space="preserve">Figure </w:t>
      </w:r>
      <w:r w:rsidR="00825530">
        <w:rPr>
          <w:b/>
          <w:sz w:val="20"/>
        </w:rPr>
        <w:t>3</w:t>
      </w:r>
      <w:commentRangeEnd w:id="15"/>
      <w:r w:rsidR="006F62F4">
        <w:rPr>
          <w:rStyle w:val="CommentReference"/>
        </w:rPr>
        <w:commentReference w:id="15"/>
      </w:r>
      <w:r w:rsidR="00FF793F" w:rsidRPr="00FF793F">
        <w:rPr>
          <w:b/>
          <w:sz w:val="20"/>
        </w:rPr>
        <w:t xml:space="preserve">. </w:t>
      </w:r>
      <w:r w:rsidR="00EF140D">
        <w:rPr>
          <w:sz w:val="20"/>
        </w:rPr>
        <w:t>D</w:t>
      </w:r>
      <w:commentRangeStart w:id="16"/>
      <w:r w:rsidR="00EF140D">
        <w:rPr>
          <w:sz w:val="20"/>
        </w:rPr>
        <w:t>istributio</w:t>
      </w:r>
      <w:commentRangeEnd w:id="16"/>
      <w:r w:rsidR="000C4CE7">
        <w:rPr>
          <w:rStyle w:val="CommentReference"/>
        </w:rPr>
        <w:commentReference w:id="16"/>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7"/>
      <w:r>
        <w:t>Hit rates</w:t>
      </w:r>
      <w:commentRangeEnd w:id="17"/>
      <w:r w:rsidR="00777EAE">
        <w:rPr>
          <w:rStyle w:val="CommentReference"/>
          <w:rFonts w:eastAsiaTheme="minorHAnsi" w:cs="Times New Roman"/>
          <w:b w:val="0"/>
        </w:rPr>
        <w:commentReference w:id="17"/>
      </w:r>
      <w:del w:id="18"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 xml:space="preserve">0.02; </w:t>
      </w:r>
      <w:r w:rsidR="00792843">
        <w:lastRenderedPageBreak/>
        <w:t>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19"/>
            <w:r>
              <w:t>Table 2</w:t>
            </w:r>
            <w:commentRangeEnd w:id="19"/>
            <w:r w:rsidR="009334AA">
              <w:rPr>
                <w:rStyle w:val="CommentReference"/>
              </w:rPr>
              <w:commentReference w:id="19"/>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bookmarkStart w:id="20" w:name="_GoBack"/>
      <w:bookmarkEnd w:id="20"/>
    </w:p>
    <w:p w14:paraId="4134A50A" w14:textId="56E94503" w:rsidR="006531B0" w:rsidRDefault="00565524" w:rsidP="007B463E">
      <w:pPr>
        <w:pStyle w:val="Heading2"/>
        <w:spacing w:before="0" w:after="240"/>
      </w:pPr>
      <w:r>
        <w:t xml:space="preserve">SSVEP </w:t>
      </w:r>
      <w:r w:rsidR="00BE710C">
        <w:t>amplitudes</w:t>
      </w:r>
    </w:p>
    <w:p w14:paraId="6D432CAC" w14:textId="56237314"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commentRangeStart w:id="21"/>
      <w:r w:rsidR="00825530">
        <w:t xml:space="preserve">in </w:t>
      </w:r>
      <w:r w:rsidRPr="00B57645">
        <w:rPr>
          <w:i/>
        </w:rPr>
        <w:t>µV</w:t>
      </w:r>
      <w:commentRangeEnd w:id="21"/>
      <w:r w:rsidR="009B4EDE">
        <w:rPr>
          <w:rStyle w:val="CommentReference"/>
        </w:rPr>
        <w:commentReference w:id="21"/>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w:t>
      </w:r>
      <w:r>
        <w:lastRenderedPageBreak/>
        <w:t xml:space="preserve">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C11E13">
            <w:commentRangeStart w:id="22"/>
            <w:r>
              <w:t>Amplitudes (µV)</w:t>
            </w:r>
            <w:commentRangeEnd w:id="22"/>
            <w:r w:rsidR="00565524">
              <w:rPr>
                <w:rStyle w:val="CommentReference"/>
              </w:rPr>
              <w:commentReference w:id="22"/>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23"/>
            <w:r w:rsidRPr="00E91E20">
              <w:t>0.89 [0.58</w:t>
            </w:r>
            <w:r>
              <w:t>,</w:t>
            </w:r>
            <w:r w:rsidRPr="00E91E20">
              <w:t xml:space="preserve"> 1.32]</w:t>
            </w:r>
            <w:commentRangeEnd w:id="23"/>
            <w:r w:rsidR="00605391">
              <w:rPr>
                <w:rStyle w:val="CommentReference"/>
              </w:rPr>
              <w:commentReference w:id="23"/>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24"/>
      <w:r>
        <w:rPr>
          <w:b/>
          <w:sz w:val="20"/>
        </w:rPr>
        <w:lastRenderedPageBreak/>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24"/>
      <w:r w:rsidR="00B833B6">
        <w:rPr>
          <w:rStyle w:val="CommentReference"/>
        </w:rPr>
        <w:commentReference w:id="24"/>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C11E13">
            <w:r>
              <w:t>Amplitudes (</w:t>
            </w:r>
            <w:r w:rsidR="005C4A57">
              <w:t>µV</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commentRangeStart w:id="25"/>
      <w:r>
        <w:lastRenderedPageBreak/>
        <w:t>The poste</w:t>
      </w:r>
      <w:r w:rsidR="005B7BA6">
        <w:t>rior</w:t>
      </w:r>
      <w:commentRangeEnd w:id="25"/>
      <w:r w:rsidR="00565524">
        <w:rPr>
          <w:rStyle w:val="CommentReference"/>
        </w:rPr>
        <w:commentReference w:id="25"/>
      </w:r>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commentRangeStart w:id="26"/>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lastRenderedPageBreak/>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commentRangeEnd w:id="26"/>
      <w:r w:rsidR="007B31B2">
        <w:rPr>
          <w:rStyle w:val="CommentReference"/>
        </w:rPr>
        <w:commentReference w:id="26"/>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7"/>
      <w:r w:rsidR="006158A2">
        <w:t>through baseline and acquisition</w:t>
      </w:r>
      <w:commentRangeEnd w:id="27"/>
      <w:r w:rsidR="00056144">
        <w:rPr>
          <w:rStyle w:val="CommentReference"/>
        </w:rPr>
        <w:commentReference w:id="27"/>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lastRenderedPageBreak/>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8"/>
      <w:r w:rsidR="008C49F8">
        <w:t xml:space="preserve"> the </w:t>
      </w:r>
      <w:commentRangeEnd w:id="28"/>
      <w:r w:rsidR="00A57C80">
        <w:rPr>
          <w:rStyle w:val="CommentReference"/>
        </w:rPr>
        <w:commentReference w:id="28"/>
      </w:r>
      <w:commentRangeStart w:id="29"/>
      <w:r w:rsidR="008C49F8">
        <w:t>accuracy data</w:t>
      </w:r>
      <w:commentRangeEnd w:id="29"/>
      <w:r w:rsidR="006D2608">
        <w:rPr>
          <w:rStyle w:val="CommentReference"/>
        </w:rPr>
        <w:commentReference w:id="29"/>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lastRenderedPageBreak/>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00E6155B" w:rsidR="00FA0C17" w:rsidRDefault="00FA0C17" w:rsidP="00C11E13">
            <w:pPr>
              <w:spacing w:line="360" w:lineRule="auto"/>
            </w:pPr>
            <w:r>
              <w:t>Table 2</w:t>
            </w:r>
          </w:p>
          <w:p w14:paraId="505AEB2B" w14:textId="77777777" w:rsidR="00FA0C17" w:rsidRDefault="00FA0C17" w:rsidP="00C11E13">
            <w:pPr>
              <w:spacing w:line="360" w:lineRule="auto"/>
              <w:rPr>
                <w:i/>
              </w:rPr>
            </w:pPr>
            <w:r>
              <w:rPr>
                <w:i/>
              </w:rPr>
              <w:t>Means and 95% HDIs of the posterior distributions of the</w:t>
            </w:r>
            <w:commentRangeStart w:id="30"/>
            <w:r>
              <w:rPr>
                <w:i/>
              </w:rPr>
              <w:t xml:space="preserve"> ssVEP amplitudes</w:t>
            </w:r>
            <w:commentRangeEnd w:id="30"/>
            <w:r w:rsidR="00A57C80">
              <w:rPr>
                <w:rStyle w:val="CommentReference"/>
              </w:rPr>
              <w:commentReference w:id="30"/>
            </w:r>
            <w:r>
              <w:rPr>
                <w:i/>
              </w:rPr>
              <w:t xml:space="preserve"> for each of the conditions</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31"/>
      <w:r>
        <w:t>. Splitting the number of trials in each phase into two would significantly affect our signal-to-noise ratio</w:t>
      </w:r>
      <w:commentRangeEnd w:id="31"/>
      <w:r w:rsidR="00A57C80">
        <w:rPr>
          <w:rStyle w:val="CommentReference"/>
        </w:rPr>
        <w:commentReference w:id="31"/>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765B6B" w:rsidRPr="00A57C80">
        <w:rPr>
          <w:noProof/>
          <w:szCs w:val="24"/>
        </w:rPr>
        <w:t xml:space="preserve">Andersen, S. K., &amp; Müller, M. M. (2010). </w:t>
      </w:r>
      <w:r w:rsidR="00765B6B" w:rsidRPr="00765B6B">
        <w:rPr>
          <w:noProof/>
          <w:szCs w:val="24"/>
        </w:rPr>
        <w:t xml:space="preserve">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Garnier, S. (2018). viridis: Default Color Maps from ‘matplotlib.’ </w:t>
      </w:r>
      <w:r w:rsidRPr="00A57C80">
        <w:rPr>
          <w:noProof/>
          <w:szCs w:val="24"/>
        </w:rPr>
        <w:t>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Gelman, A., Goodrich, B., Gabry, J., &amp; Ali, I. (2017). </w:t>
      </w:r>
      <w:r w:rsidRPr="00765B6B">
        <w:rPr>
          <w:noProof/>
          <w:szCs w:val="24"/>
        </w:rPr>
        <w:t xml:space="preserve">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32" w:author="Ivan Grahek" w:date="2018-09-20T16:53:00Z">
            <w:rPr>
              <w:noProof/>
              <w:szCs w:val="24"/>
            </w:rPr>
          </w:rPrChange>
        </w:rPr>
        <w:lastRenderedPageBreak/>
        <w:t xml:space="preserve">Gelman, A., &amp; Rubin, D. B. (1992). </w:t>
      </w:r>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Hope, R. M. (2013). Rmisc: Ryan miscellaneous. </w:t>
      </w:r>
      <w:r w:rsidRPr="00A57C80">
        <w:rPr>
          <w:noProof/>
          <w:szCs w:val="24"/>
        </w:rPr>
        <w:t>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Junghöfer, M., Elbert, T., Tucker, D. O. N. M., &amp; Rockstroh, B. (2000). </w:t>
      </w:r>
      <w:r w:rsidRPr="00765B6B">
        <w:rPr>
          <w:noProof/>
          <w:szCs w:val="24"/>
        </w:rPr>
        <w:t xml:space="preserve">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33" w:author="Ivan Grahek" w:date="2018-09-20T16:53:00Z">
            <w:rPr>
              <w:noProof/>
              <w:szCs w:val="24"/>
            </w:rPr>
          </w:rPrChange>
        </w:rPr>
        <w:lastRenderedPageBreak/>
        <w:t xml:space="preserve">Van der Does, A. J. W. (2002). </w:t>
      </w:r>
      <w:r w:rsidRPr="00DF7B16">
        <w:rPr>
          <w:i/>
          <w:iCs/>
          <w:noProof/>
          <w:szCs w:val="24"/>
          <w:lang w:val="nl-BE"/>
          <w:rPrChange w:id="34"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D826FD" w:rsidRDefault="00D826FD">
      <w:pPr>
        <w:pStyle w:val="CommentText"/>
      </w:pPr>
      <w:r>
        <w:rPr>
          <w:rStyle w:val="CommentReference"/>
        </w:rPr>
        <w:annotationRef/>
      </w:r>
      <w:r>
        <w:rPr>
          <w:rStyle w:val="CommentReference"/>
        </w:rPr>
        <w:t>Perhaps go for a more declarative title a la ‘Reward does X‘</w:t>
      </w:r>
    </w:p>
  </w:comment>
  <w:comment w:id="1" w:author="Andersen, Soren" w:date="2018-10-02T12:57:00Z" w:initials="AS">
    <w:p w14:paraId="1B2CE2AD" w14:textId="3CDDFE0F" w:rsidR="00D826FD" w:rsidRDefault="00D826FD">
      <w:pPr>
        <w:pStyle w:val="CommentText"/>
      </w:pPr>
      <w:r>
        <w:rPr>
          <w:rStyle w:val="CommentReference"/>
        </w:rPr>
        <w:annotationRef/>
      </w:r>
      <w:r>
        <w:t>Add information on durations</w:t>
      </w:r>
    </w:p>
  </w:comment>
  <w:comment w:id="3" w:author="Andersen, Soren" w:date="2018-10-02T12:40:00Z" w:initials="AS">
    <w:p w14:paraId="465DB460" w14:textId="72B5E74A" w:rsidR="00D826FD" w:rsidRDefault="00D826FD">
      <w:pPr>
        <w:pStyle w:val="CommentText"/>
      </w:pPr>
      <w:r>
        <w:rPr>
          <w:rStyle w:val="CommentReference"/>
        </w:rPr>
        <w:annotationRef/>
      </w:r>
      <w:r>
        <w:t>Need to look this up</w:t>
      </w:r>
    </w:p>
  </w:comment>
  <w:comment w:id="4" w:author="Andersen, Soren" w:date="2018-10-02T14:58:00Z" w:initials="AS">
    <w:p w14:paraId="042A5695" w14:textId="5921EE4F" w:rsidR="00D826FD" w:rsidRDefault="00D826FD">
      <w:pPr>
        <w:pStyle w:val="CommentText"/>
      </w:pPr>
      <w:r>
        <w:rPr>
          <w:rStyle w:val="CommentReference"/>
        </w:rPr>
        <w:annotationRef/>
      </w:r>
      <w:r>
        <w:t>Report total number of trials / trial per condition somewhere here.</w:t>
      </w:r>
    </w:p>
    <w:p w14:paraId="03D6236D" w14:textId="77777777" w:rsidR="00D826FD" w:rsidRDefault="00D826FD">
      <w:pPr>
        <w:pStyle w:val="CommentText"/>
      </w:pPr>
    </w:p>
    <w:p w14:paraId="4919AC84" w14:textId="1B63BBAE" w:rsidR="00D826FD" w:rsidRDefault="00D826FD">
      <w:pPr>
        <w:pStyle w:val="CommentText"/>
      </w:pPr>
      <w:r>
        <w:t>Need to say that the rewarded color was between subjects (are there 20 subjects for each?)</w:t>
      </w:r>
    </w:p>
  </w:comment>
  <w:comment w:id="5" w:author="Andersen, Soren" w:date="2018-10-02T14:52:00Z" w:initials="AS">
    <w:p w14:paraId="4423BF35" w14:textId="305B39B8" w:rsidR="00D826FD" w:rsidRDefault="00D826FD">
      <w:pPr>
        <w:pStyle w:val="CommentText"/>
        <w:rPr>
          <w:rStyle w:val="CommentReference"/>
        </w:rPr>
      </w:pPr>
      <w:r>
        <w:rPr>
          <w:rStyle w:val="CommentReference"/>
        </w:rPr>
        <w:annotationRef/>
      </w:r>
      <w:r>
        <w:rPr>
          <w:rStyle w:val="CommentReference"/>
        </w:rPr>
        <w:t xml:space="preserve">Are you recording with </w:t>
      </w:r>
      <w:proofErr w:type="spellStart"/>
      <w:r>
        <w:rPr>
          <w:rStyle w:val="CommentReference"/>
        </w:rPr>
        <w:t>Actiview</w:t>
      </w:r>
      <w:proofErr w:type="spellEnd"/>
      <w:r>
        <w:rPr>
          <w:rStyle w:val="CommentReference"/>
        </w:rPr>
        <w:t>?</w:t>
      </w:r>
    </w:p>
    <w:p w14:paraId="789968ED" w14:textId="07EC028B" w:rsidR="00D826FD" w:rsidRDefault="00D826FD">
      <w:pPr>
        <w:pStyle w:val="CommentText"/>
      </w:pPr>
      <w:r>
        <w:rPr>
          <w:rStyle w:val="CommentReference"/>
        </w:rPr>
        <w:t xml:space="preserve">The online-filtering in </w:t>
      </w:r>
      <w:proofErr w:type="spellStart"/>
      <w:r>
        <w:rPr>
          <w:rStyle w:val="CommentReference"/>
        </w:rPr>
        <w:t>Actiview</w:t>
      </w:r>
      <w:proofErr w:type="spellEnd"/>
      <w:r>
        <w:rPr>
          <w:rStyle w:val="CommentReference"/>
        </w:rPr>
        <w:t xml:space="preserve"> is just for display, the saved data is unaffected by this.</w:t>
      </w:r>
    </w:p>
  </w:comment>
  <w:comment w:id="6" w:author="Andersen, Soren" w:date="2018-10-02T14:59:00Z" w:initials="AS">
    <w:p w14:paraId="05C0353A" w14:textId="1705C3CC" w:rsidR="00D826FD" w:rsidRDefault="00D826FD">
      <w:pPr>
        <w:pStyle w:val="CommentText"/>
      </w:pPr>
      <w:r>
        <w:rPr>
          <w:rStyle w:val="CommentReference"/>
        </w:rPr>
        <w:annotationRef/>
      </w:r>
      <w:r>
        <w:t>I usually do average reference, but this should be ok too.</w:t>
      </w:r>
    </w:p>
  </w:comment>
  <w:comment w:id="7" w:author="Andersen, Soren" w:date="2018-10-23T22:29:00Z" w:initials="AS">
    <w:p w14:paraId="74CAA497" w14:textId="52416DF1" w:rsidR="00D826FD" w:rsidRDefault="00D826FD">
      <w:pPr>
        <w:pStyle w:val="CommentText"/>
      </w:pPr>
      <w:r>
        <w:t>The order is confusing. You still have ERPs, you can only plot the topographies after Fourier transform. Need to first write how SSVEP amplitudes are calculated, then electrode selection, then average amplitudes from selected clusters.</w:t>
      </w:r>
    </w:p>
  </w:comment>
  <w:comment w:id="8" w:author="Antonio Schettino" w:date="2018-08-28T10:17:00Z" w:initials="AS">
    <w:p w14:paraId="2EEF1807" w14:textId="2AF9E70C" w:rsidR="00D826FD" w:rsidRDefault="00D826FD">
      <w:pPr>
        <w:pStyle w:val="CommentText"/>
      </w:pPr>
      <w:r>
        <w:rPr>
          <w:rStyle w:val="CommentReference"/>
        </w:rPr>
        <w:annotationRef/>
      </w:r>
      <w:r>
        <w:t>Figure 2, because we would need a previous figure to show a prototypical RDK trial.</w:t>
      </w:r>
    </w:p>
  </w:comment>
  <w:comment w:id="9" w:author="Andersen, Soren" w:date="2018-10-23T22:32:00Z" w:initials="AS">
    <w:p w14:paraId="2BF8A6E3" w14:textId="07B71FEE" w:rsidR="00D826FD" w:rsidRDefault="00D826FD">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D826FD" w:rsidRDefault="00D826FD">
      <w:pPr>
        <w:pStyle w:val="CommentText"/>
      </w:pPr>
    </w:p>
    <w:p w14:paraId="2150AED4" w14:textId="192C47BC" w:rsidR="00D826FD" w:rsidRDefault="00D826FD">
      <w:pPr>
        <w:pStyle w:val="CommentText"/>
      </w:pPr>
      <w:r>
        <w:t>Not sure you want this figure here, it is essentially part of the results. Perhaps:</w:t>
      </w:r>
    </w:p>
    <w:p w14:paraId="6D6A1DDE" w14:textId="195B8AA5" w:rsidR="00D826FD" w:rsidRDefault="00D826FD">
      <w:pPr>
        <w:pStyle w:val="CommentText"/>
      </w:pPr>
      <w:r>
        <w:t>Figure 1: task</w:t>
      </w:r>
    </w:p>
    <w:p w14:paraId="375029AC" w14:textId="7D92E047" w:rsidR="00D826FD" w:rsidRDefault="00D826FD">
      <w:pPr>
        <w:pStyle w:val="CommentText"/>
      </w:pPr>
      <w:r>
        <w:t>Figure 2: behavioral data</w:t>
      </w:r>
    </w:p>
    <w:p w14:paraId="67E2A9A4" w14:textId="06B2EC9F" w:rsidR="00D826FD" w:rsidRDefault="00D826FD">
      <w:pPr>
        <w:pStyle w:val="CommentText"/>
      </w:pPr>
      <w:r>
        <w:t>Figure 3: SSVEP data</w:t>
      </w:r>
    </w:p>
  </w:comment>
  <w:comment w:id="10" w:author="Antonio Schettino" w:date="2018-08-28T15:09:00Z" w:initials="AS">
    <w:p w14:paraId="27152FA4" w14:textId="6458A831" w:rsidR="00D826FD" w:rsidRDefault="00D826FD">
      <w:pPr>
        <w:pStyle w:val="CommentText"/>
      </w:pPr>
      <w:r>
        <w:rPr>
          <w:rStyle w:val="CommentReference"/>
        </w:rPr>
        <w:annotationRef/>
      </w:r>
      <w:r>
        <w:t>Here we’ll also have to explain why we are showing color-dependent spectra, because we never mention it anywhere.</w:t>
      </w:r>
    </w:p>
  </w:comment>
  <w:comment w:id="11" w:author="Andersen, Soren" w:date="2018-10-24T17:37:00Z" w:initials="AS">
    <w:p w14:paraId="787ABF9E" w14:textId="208DA0DF" w:rsidR="00D826FD" w:rsidRDefault="00D826FD">
      <w:pPr>
        <w:pStyle w:val="CommentText"/>
      </w:pPr>
      <w:r>
        <w:rPr>
          <w:rStyle w:val="CommentReference"/>
        </w:rPr>
        <w:annotationRef/>
      </w:r>
      <w:r>
        <w:t>What happened to false alarms?</w:t>
      </w:r>
    </w:p>
  </w:comment>
  <w:comment w:id="12" w:author="Antonio Schettino" w:date="2018-08-28T11:02:00Z" w:initials="AS">
    <w:p w14:paraId="54419ACD" w14:textId="41420AD3" w:rsidR="00D826FD" w:rsidRDefault="00D826FD">
      <w:pPr>
        <w:pStyle w:val="CommentText"/>
      </w:pPr>
      <w:r>
        <w:rPr>
          <w:rStyle w:val="CommentReference"/>
        </w:rPr>
        <w:annotationRef/>
      </w:r>
      <w:r>
        <w:t>This info in table 2, with posterior distributions</w:t>
      </w:r>
    </w:p>
  </w:comment>
  <w:comment w:id="13" w:author="Andersen, Soren" w:date="2018-10-24T17:31:00Z" w:initials="AS">
    <w:p w14:paraId="5C23CF3D" w14:textId="1BED44F2" w:rsidR="00D826FD" w:rsidRDefault="00D826FD">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4" w:author="Antonio Schettino" w:date="2018-08-28T10:57:00Z" w:initials="AS">
    <w:p w14:paraId="3AA5569E" w14:textId="5F9B2A26" w:rsidR="00D826FD" w:rsidRDefault="00D826FD">
      <w:pPr>
        <w:pStyle w:val="CommentText"/>
      </w:pPr>
      <w:r>
        <w:rPr>
          <w:rStyle w:val="CommentReference"/>
        </w:rPr>
        <w:annotationRef/>
      </w:r>
      <w:r>
        <w:t>First hit rates, then RTs</w:t>
      </w:r>
    </w:p>
  </w:comment>
  <w:comment w:id="15" w:author="Antonio Schettino" w:date="2018-08-28T10:13:00Z" w:initials="AS">
    <w:p w14:paraId="206208DA" w14:textId="53E59C44" w:rsidR="00D826FD" w:rsidRDefault="00D826FD">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6" w:author="Andersen, Soren" w:date="2018-10-23T22:42:00Z" w:initials="AS">
    <w:p w14:paraId="52C8C512" w14:textId="75BBFFF4" w:rsidR="00D826FD" w:rsidRDefault="00D826FD">
      <w:pPr>
        <w:pStyle w:val="CommentText"/>
      </w:pPr>
      <w:r>
        <w:rPr>
          <w:rStyle w:val="CommentReference"/>
        </w:rPr>
        <w:annotationRef/>
      </w:r>
      <w:r>
        <w:t>Increase font size in figure</w:t>
      </w:r>
    </w:p>
  </w:comment>
  <w:comment w:id="17" w:author="Antonio Schettino" w:date="2018-08-28T11:13:00Z" w:initials="AS">
    <w:p w14:paraId="3BF9122D" w14:textId="5D11808F" w:rsidR="00D826FD" w:rsidRDefault="00D826FD">
      <w:pPr>
        <w:pStyle w:val="CommentText"/>
      </w:pPr>
      <w:r>
        <w:rPr>
          <w:rStyle w:val="CommentReference"/>
        </w:rPr>
        <w:annotationRef/>
      </w:r>
      <w:r>
        <w:t>To add:</w:t>
      </w:r>
    </w:p>
    <w:p w14:paraId="037DD654" w14:textId="66515F40" w:rsidR="00D826FD" w:rsidRDefault="00D826FD">
      <w:pPr>
        <w:pStyle w:val="CommentText"/>
      </w:pPr>
      <w:r>
        <w:t>- the task was difficult, as evidenced by overall low hit rates and small differences between conditions. This means that participants could not improve a lot throughout the experiment</w:t>
      </w:r>
    </w:p>
    <w:p w14:paraId="5AC00D0A" w14:textId="5D0E3C60" w:rsidR="00D826FD" w:rsidRDefault="00D826FD">
      <w:pPr>
        <w:pStyle w:val="CommentText"/>
      </w:pPr>
      <w:r>
        <w:t xml:space="preserve">- 50% is </w:t>
      </w:r>
      <w:r w:rsidRPr="003433CE">
        <w:rPr>
          <w:b/>
        </w:rPr>
        <w:t>not</w:t>
      </w:r>
      <w:r>
        <w:t xml:space="preserve"> chance level in this task</w:t>
      </w:r>
    </w:p>
  </w:comment>
  <w:comment w:id="19" w:author="Antonio Schettino" w:date="2018-08-28T11:02:00Z" w:initials="AS">
    <w:p w14:paraId="1DA62595" w14:textId="2C0E80FE" w:rsidR="00D826FD" w:rsidRDefault="00D826FD">
      <w:pPr>
        <w:pStyle w:val="CommentText"/>
      </w:pPr>
      <w:r>
        <w:rPr>
          <w:rStyle w:val="CommentReference"/>
        </w:rPr>
        <w:annotationRef/>
      </w:r>
      <w:r>
        <w:t>This becomes table 1</w:t>
      </w:r>
    </w:p>
  </w:comment>
  <w:comment w:id="21" w:author="Ivan Grahek" w:date="2019-01-10T16:03:00Z" w:initials="IG">
    <w:p w14:paraId="38469193" w14:textId="44B6D0BE" w:rsidR="009B4EDE" w:rsidRDefault="009B4EDE">
      <w:pPr>
        <w:pStyle w:val="CommentText"/>
      </w:pPr>
      <w:r>
        <w:rPr>
          <w:rStyle w:val="CommentReference"/>
        </w:rPr>
        <w:annotationRef/>
      </w:r>
      <w:r>
        <w:t xml:space="preserve">Not in </w:t>
      </w:r>
      <w:proofErr w:type="spellStart"/>
      <w:r>
        <w:t>uV</w:t>
      </w:r>
      <w:proofErr w:type="spellEnd"/>
      <w:r>
        <w:t xml:space="preserve"> anymore because of the normalization</w:t>
      </w:r>
    </w:p>
  </w:comment>
  <w:comment w:id="22" w:author="Andersen, Soren" w:date="2018-10-23T22:48:00Z" w:initials="AS">
    <w:p w14:paraId="128F55FD" w14:textId="2D2A81A6" w:rsidR="00D826FD" w:rsidRDefault="00D826FD">
      <w:pPr>
        <w:pStyle w:val="CommentText"/>
      </w:pPr>
      <w:r>
        <w:rPr>
          <w:rStyle w:val="CommentReference"/>
        </w:rPr>
        <w:annotationRef/>
      </w:r>
      <w:r>
        <w:t xml:space="preserve">Once you normalized/rescaled, SSVEP amplitudes are not in microvolt anymore but in </w:t>
      </w:r>
      <w:proofErr w:type="spellStart"/>
      <w:r>
        <w:t>a.u</w:t>
      </w:r>
      <w:proofErr w:type="spellEnd"/>
      <w:r>
        <w:t>.</w:t>
      </w:r>
    </w:p>
  </w:comment>
  <w:comment w:id="23" w:author="Andersen, Soren" w:date="2018-10-24T17:42:00Z" w:initials="AS">
    <w:p w14:paraId="1AD79BEF" w14:textId="2D8EE28D" w:rsidR="00D826FD" w:rsidRDefault="00D826FD">
      <w:pPr>
        <w:pStyle w:val="CommentText"/>
      </w:pPr>
      <w:r>
        <w:rPr>
          <w:rStyle w:val="CommentReference"/>
        </w:rPr>
        <w:annotationRef/>
      </w:r>
      <w:r>
        <w:t>The baseline difference for unattended is huge: this can’t be correct for a sample of this size!</w:t>
      </w:r>
    </w:p>
    <w:p w14:paraId="5D96125D" w14:textId="77777777" w:rsidR="00D826FD" w:rsidRDefault="00D826FD">
      <w:pPr>
        <w:pStyle w:val="CommentText"/>
      </w:pPr>
    </w:p>
    <w:p w14:paraId="614B5D23" w14:textId="40B612A3" w:rsidR="00D826FD" w:rsidRDefault="00D826FD">
      <w:pPr>
        <w:pStyle w:val="CommentText"/>
      </w:pPr>
      <w:r>
        <w:t>Maybe scale SSVEPs differently, so that the baselines are equated and everything is measured relative to that.</w:t>
      </w:r>
    </w:p>
  </w:comment>
  <w:comment w:id="24" w:author="Andersen, Soren" w:date="2018-10-02T16:34:00Z" w:initials="AS">
    <w:p w14:paraId="0DFAAB23" w14:textId="18B9041A" w:rsidR="00D826FD" w:rsidRDefault="00D826FD">
      <w:pPr>
        <w:pStyle w:val="CommentText"/>
      </w:pPr>
      <w:r>
        <w:rPr>
          <w:rStyle w:val="CommentReference"/>
        </w:rPr>
        <w:annotationRef/>
      </w:r>
      <w:r>
        <w:t xml:space="preserve"> not in microvolt anymore</w:t>
      </w:r>
    </w:p>
    <w:p w14:paraId="0CDF0E6C" w14:textId="77777777" w:rsidR="00D826FD" w:rsidRDefault="00D826FD">
      <w:pPr>
        <w:pStyle w:val="CommentText"/>
      </w:pPr>
    </w:p>
    <w:p w14:paraId="643908D1" w14:textId="1B6B96E1" w:rsidR="00D826FD" w:rsidRDefault="00D826FD">
      <w:pPr>
        <w:pStyle w:val="CommentText"/>
      </w:pPr>
      <w:r>
        <w:t>Would it be possible to zoom in the figure? The differences of interest are very hard to see.</w:t>
      </w:r>
    </w:p>
    <w:p w14:paraId="062F8CEB" w14:textId="693DC14D" w:rsidR="00D826FD" w:rsidRDefault="00D826FD" w:rsidP="00367AA9">
      <w:pPr>
        <w:pStyle w:val="CommentText"/>
      </w:pPr>
      <w:r>
        <w:t>In previous publications, the scale usually varies around 0.7 to 1.3 (…but of course I present within-subjects error bars which are much smaller and contain less information).</w:t>
      </w:r>
    </w:p>
    <w:p w14:paraId="2DB1D85A" w14:textId="13F00B55" w:rsidR="00D826FD" w:rsidRDefault="00D826FD"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D826FD" w:rsidRDefault="00D826FD">
      <w:pPr>
        <w:pStyle w:val="CommentText"/>
      </w:pPr>
    </w:p>
    <w:p w14:paraId="71BD759D" w14:textId="2FB0A50B" w:rsidR="00D826FD" w:rsidRDefault="00D826FD">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5" w:author="Andersen, Soren" w:date="2018-10-23T22:55:00Z" w:initials="AS">
    <w:p w14:paraId="581167A6" w14:textId="3B202343" w:rsidR="00D826FD" w:rsidRDefault="00D826FD">
      <w:pPr>
        <w:pStyle w:val="CommentText"/>
      </w:pPr>
      <w:r>
        <w:rPr>
          <w:rStyle w:val="CommentReference"/>
        </w:rPr>
        <w:annotationRef/>
      </w:r>
      <w:r>
        <w:t>Did you try to compute AMIs from SSVEPs?</w:t>
      </w:r>
    </w:p>
    <w:p w14:paraId="5AF58C57" w14:textId="1915DEFE" w:rsidR="00D826FD" w:rsidRDefault="00D826FD">
      <w:pPr>
        <w:pStyle w:val="CommentText"/>
      </w:pPr>
      <w:r>
        <w:t>Would using them lead to the same conclusions?</w:t>
      </w:r>
    </w:p>
  </w:comment>
  <w:comment w:id="26" w:author="Andersen, Soren" w:date="2018-10-23T22:58:00Z" w:initials="AS">
    <w:p w14:paraId="771873A3" w14:textId="64B5CEB8" w:rsidR="00D826FD" w:rsidRDefault="00D826FD">
      <w:pPr>
        <w:pStyle w:val="CommentText"/>
      </w:pPr>
      <w:r>
        <w:rPr>
          <w:rStyle w:val="CommentReference"/>
        </w:rPr>
        <w:annotationRef/>
      </w:r>
      <w:r>
        <w:t>This is weird.</w:t>
      </w:r>
    </w:p>
    <w:p w14:paraId="4C1845B6" w14:textId="77777777" w:rsidR="00D826FD" w:rsidRDefault="00D826FD">
      <w:pPr>
        <w:pStyle w:val="CommentText"/>
      </w:pPr>
    </w:p>
    <w:p w14:paraId="2DC860F5" w14:textId="3536E4E9" w:rsidR="00D826FD" w:rsidRDefault="00D826FD">
      <w:pPr>
        <w:pStyle w:val="CommentText"/>
      </w:pPr>
      <w:r>
        <w:t>I wonder if this could have to do with how SSVEPs are rescaled. Does the same pattern occur in raw amplitudes?</w:t>
      </w:r>
    </w:p>
    <w:p w14:paraId="58E24DBE" w14:textId="7CCD639D" w:rsidR="00D826FD" w:rsidRDefault="00D826FD">
      <w:pPr>
        <w:pStyle w:val="CommentText"/>
      </w:pPr>
      <w:r>
        <w:t>I wonder if the rescaling could accidentally have pushed differences in the later phases into the earlier phase.</w:t>
      </w:r>
    </w:p>
  </w:comment>
  <w:comment w:id="27" w:author="Antonio Schettino" w:date="2018-08-28T12:26:00Z" w:initials="AS">
    <w:p w14:paraId="2F0D1739" w14:textId="3FD3B8D6" w:rsidR="00D826FD" w:rsidRDefault="00D826FD">
      <w:pPr>
        <w:pStyle w:val="CommentText"/>
      </w:pPr>
      <w:r>
        <w:rPr>
          <w:rStyle w:val="CommentReference"/>
        </w:rPr>
        <w:annotationRef/>
      </w:r>
      <w:r>
        <w:t>We should better specify our expectations here:</w:t>
      </w:r>
    </w:p>
    <w:p w14:paraId="3866BCB0" w14:textId="678D4396" w:rsidR="00D826FD" w:rsidRDefault="00D826FD">
      <w:pPr>
        <w:pStyle w:val="CommentText"/>
      </w:pPr>
      <w:r>
        <w:t>- if it’s only training, we should see performance improvement (and faster RTs) of similar magnitude when comparing baseline1 vs baseline2 as well as baseline2 vs acquisition1</w:t>
      </w:r>
    </w:p>
    <w:p w14:paraId="3166D272" w14:textId="5895B007" w:rsidR="00D826FD" w:rsidRDefault="00D826FD">
      <w:pPr>
        <w:pStyle w:val="CommentText"/>
      </w:pPr>
      <w:r>
        <w:t>- if reward really plays a role, performance should improve (and RTs should be faster) when comparing baseline2 vs acquisition1 as opposed to baseline1 vs baseline2</w:t>
      </w:r>
    </w:p>
    <w:p w14:paraId="018EE3CC" w14:textId="61C5C81F" w:rsidR="00D826FD" w:rsidRDefault="00D826FD">
      <w:pPr>
        <w:pStyle w:val="CommentText"/>
      </w:pPr>
    </w:p>
    <w:p w14:paraId="7B9B443F" w14:textId="5D2005D2" w:rsidR="00D826FD" w:rsidRDefault="00D826FD">
      <w:pPr>
        <w:pStyle w:val="CommentText"/>
      </w:pPr>
      <w:r>
        <w:t>Do you agree? Am I missing something?</w:t>
      </w:r>
    </w:p>
  </w:comment>
  <w:comment w:id="28" w:author="Andersen, Soren" w:date="2018-10-24T17:49:00Z" w:initials="AS">
    <w:p w14:paraId="1EEE6BB0" w14:textId="254D3FEE" w:rsidR="00D826FD" w:rsidRDefault="00D826FD">
      <w:pPr>
        <w:pStyle w:val="CommentText"/>
      </w:pPr>
      <w:r>
        <w:rPr>
          <w:rStyle w:val="CommentReference"/>
        </w:rPr>
        <w:annotationRef/>
      </w:r>
      <w:r>
        <w:t>Accuracy is not the same as hit-rate!</w:t>
      </w:r>
    </w:p>
    <w:p w14:paraId="6CDAE9EE" w14:textId="51B7393B" w:rsidR="00D826FD" w:rsidRDefault="00D826FD">
      <w:pPr>
        <w:pStyle w:val="CommentText"/>
      </w:pPr>
      <w:r>
        <w:t>Without the false alarms it is hard to distinguish the nature of the effect.</w:t>
      </w:r>
    </w:p>
  </w:comment>
  <w:comment w:id="29" w:author="Antonio Schettino" w:date="2018-08-28T12:20:00Z" w:initials="AS">
    <w:p w14:paraId="319D8041" w14:textId="62923F89" w:rsidR="00D826FD" w:rsidRDefault="00D826FD">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30" w:author="Andersen, Soren" w:date="2018-10-24T17:51:00Z" w:initials="AS">
    <w:p w14:paraId="3F682299" w14:textId="4F0737F5" w:rsidR="00D826FD" w:rsidRDefault="00D826FD">
      <w:pPr>
        <w:pStyle w:val="CommentText"/>
      </w:pPr>
      <w:r>
        <w:rPr>
          <w:rStyle w:val="CommentReference"/>
        </w:rPr>
        <w:annotationRef/>
      </w:r>
      <w:r>
        <w:t>???</w:t>
      </w:r>
    </w:p>
  </w:comment>
  <w:comment w:id="31" w:author="Andersen, Soren" w:date="2018-10-24T17:51:00Z" w:initials="AS">
    <w:p w14:paraId="62FA8DA4" w14:textId="2C6851BB" w:rsidR="00D826FD" w:rsidRDefault="00D826FD">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1B2CE2AD" w15:done="0"/>
  <w15:commentEx w15:paraId="465DB460" w15:done="0"/>
  <w15:commentEx w15:paraId="4919AC84" w15:done="0"/>
  <w15:commentEx w15:paraId="789968ED" w15:done="0"/>
  <w15:commentEx w15:paraId="05C0353A" w15:done="0"/>
  <w15:commentEx w15:paraId="74CAA497"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38469193" w15:done="0"/>
  <w15:commentEx w15:paraId="128F55FD" w15:done="0"/>
  <w15:commentEx w15:paraId="614B5D23" w15:done="0"/>
  <w15:commentEx w15:paraId="71BD759D" w15:done="0"/>
  <w15:commentEx w15:paraId="5AF58C57" w15:done="0"/>
  <w15:commentEx w15:paraId="58E24DBE" w15:done="0"/>
  <w15:commentEx w15:paraId="7B9B443F" w15:done="0"/>
  <w15:commentEx w15:paraId="6CDAE9EE" w15:done="0"/>
  <w15:commentEx w15:paraId="319D8041" w15:done="0"/>
  <w15:commentEx w15:paraId="3F682299"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36DDF" w14:textId="77777777" w:rsidR="002B7FDE" w:rsidRDefault="002B7FDE" w:rsidP="00AD5698">
      <w:pPr>
        <w:spacing w:after="0" w:line="240" w:lineRule="auto"/>
      </w:pPr>
      <w:r>
        <w:separator/>
      </w:r>
    </w:p>
  </w:endnote>
  <w:endnote w:type="continuationSeparator" w:id="0">
    <w:p w14:paraId="1799E2D7" w14:textId="77777777" w:rsidR="002B7FDE" w:rsidRDefault="002B7FD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D826FD" w:rsidRDefault="00D826FD"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D826FD" w:rsidRDefault="00D826FD"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222BD" w14:textId="77777777" w:rsidR="002B7FDE" w:rsidRDefault="002B7FDE" w:rsidP="00AD5698">
      <w:pPr>
        <w:spacing w:after="0" w:line="240" w:lineRule="auto"/>
      </w:pPr>
      <w:r>
        <w:separator/>
      </w:r>
    </w:p>
  </w:footnote>
  <w:footnote w:type="continuationSeparator" w:id="0">
    <w:p w14:paraId="25844BA9" w14:textId="77777777" w:rsidR="002B7FDE" w:rsidRDefault="002B7FD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3299F3E" w:rsidR="00D826FD" w:rsidRDefault="00D826F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9B4EDE">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826FD" w:rsidRDefault="00D826F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Antonio Schettino">
    <w15:presenceInfo w15:providerId="None" w15:userId="Antonio Schettino"/>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89095-44A7-406B-B77C-6163E7DFD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25</Pages>
  <Words>10891</Words>
  <Characters>62079</Characters>
  <Application>Microsoft Office Word</Application>
  <DocSecurity>0</DocSecurity>
  <Lines>517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6</cp:revision>
  <cp:lastPrinted>2017-06-14T15:36:00Z</cp:lastPrinted>
  <dcterms:created xsi:type="dcterms:W3CDTF">2018-10-28T22:06:00Z</dcterms:created>
  <dcterms:modified xsi:type="dcterms:W3CDTF">2019-01-10T15:03:00Z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