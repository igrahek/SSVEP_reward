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3E35BF94"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w:t>
      </w:r>
      <w:ins w:id="0" w:author="Antonio Schettino" w:date="2018-08-28T09:44:00Z">
        <w:r w:rsidR="00666A72">
          <w:rPr>
            <w:sz w:val="40"/>
            <w:szCs w:val="40"/>
          </w:rPr>
          <w:t>S</w:t>
        </w:r>
      </w:ins>
      <w:del w:id="1" w:author="Antonio Schettino" w:date="2018-08-28T09:44:00Z">
        <w:r w:rsidR="00234B2A" w:rsidRPr="00CA0030" w:rsidDel="00666A72">
          <w:rPr>
            <w:sz w:val="40"/>
            <w:szCs w:val="40"/>
          </w:rPr>
          <w:delText>s</w:delText>
        </w:r>
      </w:del>
      <w:r w:rsidR="00234B2A" w:rsidRPr="00CA0030">
        <w:rPr>
          <w:sz w:val="40"/>
          <w:szCs w:val="40"/>
        </w:rPr>
        <w:t>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50017F91"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ins w:id="2" w:author="Antonio Schettino" w:date="2018-08-28T09:45:00Z">
        <w:r w:rsidR="00666A72">
          <w:t>Eight participants were excluded d</w:t>
        </w:r>
      </w:ins>
      <w:del w:id="3" w:author="Antonio Schettino" w:date="2018-08-28T09:45:00Z">
        <w:r w:rsidR="00796C11" w:rsidDel="00666A72">
          <w:delText>D</w:delText>
        </w:r>
      </w:del>
      <w:r w:rsidR="00796C11">
        <w:t xml:space="preserve">ue to technical problems (4) or </w:t>
      </w:r>
      <w:r w:rsidR="00A91667">
        <w:t xml:space="preserve">excessive </w:t>
      </w:r>
      <w:r w:rsidR="00796C11">
        <w:t>artifacts (4) in the EEG recordings</w:t>
      </w:r>
      <w:del w:id="4" w:author="Antonio Schettino" w:date="2018-08-28T09:45:00Z">
        <w:r w:rsidR="00F35FBF" w:rsidDel="00666A72">
          <w:delText>,</w:delText>
        </w:r>
        <w:r w:rsidR="00796C11" w:rsidDel="00666A72">
          <w:delText xml:space="preserve"> 8 participants were excluded</w:delText>
        </w:r>
      </w:del>
      <w:r w:rsidR="003E7FC7">
        <w:t>. Thus,</w:t>
      </w:r>
      <w:r w:rsidR="00796C11">
        <w:t xml:space="preserve"> the final data set consisted out of 40 participants</w:t>
      </w:r>
      <w:r w:rsidR="003E7FC7">
        <w:t xml:space="preserve"> (</w:t>
      </w:r>
      <w:commentRangeStart w:id="5"/>
      <w:r w:rsidR="003E7FC7" w:rsidRPr="008141DE">
        <w:rPr>
          <w:highlight w:val="yellow"/>
        </w:rPr>
        <w:t>XX female</w:t>
      </w:r>
      <w:r w:rsidR="003E7FC7">
        <w:t xml:space="preserve">; </w:t>
      </w:r>
      <w:r w:rsidR="003E7FC7" w:rsidRPr="003E7FC7">
        <w:rPr>
          <w:highlight w:val="yellow"/>
        </w:rPr>
        <w:t>median age</w:t>
      </w:r>
      <w:commentRangeEnd w:id="5"/>
      <w:r w:rsidR="00666A72">
        <w:rPr>
          <w:rStyle w:val="CommentReference"/>
        </w:rPr>
        <w:commentReference w:id="5"/>
      </w:r>
      <w:r w:rsidR="003E7FC7">
        <w:t>)</w:t>
      </w:r>
      <w:r w:rsidR="00796C11">
        <w:t xml:space="preserve">. </w:t>
      </w:r>
      <w:r w:rsidR="00321CA8">
        <w:t>P</w:t>
      </w:r>
      <w:r w:rsidR="00796C11">
        <w:t>articipants received 20</w:t>
      </w:r>
      <w:ins w:id="6" w:author="Antonio Schettino" w:date="2018-08-28T09:49:00Z">
        <w:r w:rsidR="00A846DD">
          <w:t xml:space="preserve"> </w:t>
        </w:r>
      </w:ins>
      <w:r w:rsidR="00796C11">
        <w:t xml:space="preserve">€ </w:t>
      </w:r>
      <w:r w:rsidR="00321CA8">
        <w:t xml:space="preserve">plus up to </w:t>
      </w:r>
      <w:r w:rsidR="00796C11">
        <w:t>6</w:t>
      </w:r>
      <w:ins w:id="7" w:author="Antonio Schettino" w:date="2018-08-28T09:49:00Z">
        <w:r w:rsidR="00A846DD">
          <w:t xml:space="preserve"> </w:t>
        </w:r>
      </w:ins>
      <w:r w:rsidR="00796C11">
        <w:t>€</w:t>
      </w:r>
      <w:r w:rsidR="00321CA8">
        <w:t xml:space="preserve"> extra as monetary rewards (on average 25</w:t>
      </w:r>
      <w:ins w:id="8" w:author="Antonio Schettino" w:date="2018-08-28T09:49:00Z">
        <w:r w:rsidR="00A846DD">
          <w:t>.</w:t>
        </w:r>
      </w:ins>
      <w:del w:id="9" w:author="Antonio Schettino" w:date="2018-08-28T09:49:00Z">
        <w:r w:rsidR="00321CA8" w:rsidDel="00A846DD">
          <w:delText>,</w:delText>
        </w:r>
      </w:del>
      <w:r w:rsidR="00321CA8">
        <w:t>5</w:t>
      </w:r>
      <w:ins w:id="10" w:author="Antonio Schettino" w:date="2018-08-28T09:49:00Z">
        <w:r w:rsidR="00A846DD">
          <w:t xml:space="preserve"> </w:t>
        </w:r>
      </w:ins>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1C20492"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ins w:id="11" w:author="Antonio Schettino" w:date="2018-08-28T09:46:00Z">
        <w:r w:rsidR="00666A72">
          <w:t>,</w:t>
        </w:r>
      </w:ins>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commentRangeStart w:id="12"/>
      <w:r w:rsidR="00595B7D">
        <w:t>red and blue</w:t>
      </w:r>
      <w:r w:rsidR="00C8783F">
        <w:t xml:space="preserve">) on </w:t>
      </w:r>
      <w:ins w:id="13" w:author="Antonio Schettino" w:date="2018-08-28T09:50:00Z">
        <w:r w:rsidR="00A846DD">
          <w:t xml:space="preserve">a </w:t>
        </w:r>
      </w:ins>
      <w:r w:rsidR="00C8783F">
        <w:t>grey background</w:t>
      </w:r>
      <w:commentRangeEnd w:id="12"/>
      <w:r w:rsidR="00A846DD">
        <w:rPr>
          <w:rStyle w:val="CommentReference"/>
        </w:rPr>
        <w:commentReference w:id="12"/>
      </w:r>
      <w:r w:rsidR="00595B7D">
        <w:t xml:space="preserve">. </w:t>
      </w:r>
      <w:r w:rsidR="00C8783F">
        <w:t xml:space="preserve">Viewing distance was fixed with a chinrest </w:t>
      </w:r>
      <w:del w:id="14" w:author="Antonio Schettino" w:date="2018-08-28T09:46:00Z">
        <w:r w:rsidR="00C8783F" w:rsidDel="00666A72">
          <w:delText xml:space="preserve">to </w:delText>
        </w:r>
      </w:del>
      <w:ins w:id="15" w:author="Antonio Schettino" w:date="2018-08-28T09:46:00Z">
        <w:r w:rsidR="00666A72">
          <w:t xml:space="preserve">at </w:t>
        </w:r>
      </w:ins>
      <w:ins w:id="16" w:author="Antonio Schettino" w:date="2018-08-28T09:47:00Z">
        <w:r w:rsidR="00666A72">
          <w:t xml:space="preserve">55 </w:t>
        </w:r>
      </w:ins>
      <w:del w:id="17" w:author="Antonio Schettino" w:date="2018-08-28T09:47:00Z">
        <w:r w:rsidR="00A37165" w:rsidRPr="00D63926" w:rsidDel="00666A72">
          <w:delText>80</w:delText>
        </w:r>
      </w:del>
      <w:r w:rsidR="00A37165" w:rsidRPr="00D63926">
        <w:t>cm from the 21-inch</w:t>
      </w:r>
      <w:r w:rsidR="00A37165">
        <w:t xml:space="preserve"> CRT screen (</w:t>
      </w:r>
      <w:ins w:id="18" w:author="Antonio Schettino" w:date="2018-08-28T09:46:00Z">
        <w:r w:rsidR="00666A72">
          <w:t xml:space="preserve">resolution of </w:t>
        </w:r>
      </w:ins>
      <w:r w:rsidR="003F5D88" w:rsidRPr="00D63926">
        <w:t xml:space="preserve">1024 </w:t>
      </w:r>
      <w:del w:id="19" w:author="Antonio Schettino" w:date="2018-08-28T09:46:00Z">
        <w:r w:rsidR="003F5D88" w:rsidRPr="00D63926" w:rsidDel="00666A72">
          <w:delText xml:space="preserve">X </w:delText>
        </w:r>
      </w:del>
      <w:ins w:id="20" w:author="Antonio Schettino" w:date="2018-08-28T09:46:00Z">
        <w:r w:rsidR="00666A72">
          <w:t>x</w:t>
        </w:r>
        <w:r w:rsidR="00666A72" w:rsidRPr="00D63926">
          <w:t xml:space="preserve"> </w:t>
        </w:r>
      </w:ins>
      <w:r w:rsidR="003F5D88" w:rsidRPr="00D63926">
        <w:t>768</w:t>
      </w:r>
      <w:ins w:id="21" w:author="Antonio Schettino" w:date="2018-08-28T09:46:00Z">
        <w:r w:rsidR="00666A72">
          <w:t xml:space="preserve"> pixels,</w:t>
        </w:r>
      </w:ins>
      <w:del w:id="22" w:author="Antonio Schettino" w:date="2018-08-28T09:46:00Z">
        <w:r w:rsidR="003F5D88" w:rsidRPr="00D63926" w:rsidDel="00666A72">
          <w:delText xml:space="preserve"> and</w:delText>
        </w:r>
      </w:del>
      <w:r w:rsidR="003F5D88" w:rsidRPr="00D63926">
        <w:t xml:space="preserve"> 120 </w:t>
      </w:r>
      <w:r w:rsidR="00A37165" w:rsidRPr="00D63926">
        <w:t>Hz refresh rate</w:t>
      </w:r>
      <w:r w:rsidR="00A37165">
        <w:t xml:space="preserve">). </w:t>
      </w:r>
      <w:r w:rsidR="00595B7D">
        <w:t xml:space="preserve">The two RDKs consisted </w:t>
      </w:r>
      <w:del w:id="23" w:author="Antonio Schettino" w:date="2018-08-28T09:46:00Z">
        <w:r w:rsidR="00595B7D" w:rsidDel="00666A72">
          <w:delText xml:space="preserve">out </w:delText>
        </w:r>
      </w:del>
      <w:r w:rsidR="00595B7D">
        <w:t xml:space="preserve">of 125 </w:t>
      </w:r>
      <w:r w:rsidR="00EE5948">
        <w:t>randomly and independently moving dots</w:t>
      </w:r>
      <w:r w:rsidR="00A37165">
        <w:t xml:space="preserve"> (</w:t>
      </w:r>
      <w:ins w:id="24" w:author="Antonio Schettino" w:date="2018-08-28T10:42:00Z">
        <w:r w:rsidR="000E6795">
          <w:t xml:space="preserve">each 0.52 </w:t>
        </w:r>
        <w:r w:rsidR="000E6795" w:rsidRPr="000E6795">
          <w:rPr>
            <w:rPrChange w:id="25" w:author="Antonio Schettino" w:date="2018-08-28T10:42:00Z">
              <w:rPr>
                <w:highlight w:val="yellow"/>
              </w:rPr>
            </w:rPrChange>
          </w:rPr>
          <w:t>degrees of visual angle</w:t>
        </w:r>
      </w:ins>
      <w:del w:id="26" w:author="Antonio Schettino" w:date="2018-08-28T10:42:00Z">
        <w:r w:rsidR="00A37165" w:rsidRPr="000E6795" w:rsidDel="000E6795">
          <w:rPr>
            <w:rPrChange w:id="27" w:author="Antonio Schettino" w:date="2018-08-28T10:42:00Z">
              <w:rPr>
                <w:highlight w:val="yellow"/>
              </w:rPr>
            </w:rPrChange>
          </w:rPr>
          <w:delText>size and visual angle</w:delText>
        </w:r>
      </w:del>
      <w:r w:rsidR="00A37165" w:rsidRPr="000E6795">
        <w:t>)</w:t>
      </w:r>
      <w:r w:rsidR="00595B7D" w:rsidRPr="000E6795">
        <w:t xml:space="preserve">. </w:t>
      </w:r>
      <w:r w:rsidR="00A9680E" w:rsidRPr="000E6795">
        <w:rPr>
          <w:rPrChange w:id="28" w:author="Antonio Schettino" w:date="2018-08-28T10:42:00Z">
            <w:rPr>
              <w:highlight w:val="yellow"/>
            </w:rPr>
          </w:rPrChange>
        </w:rPr>
        <w:t xml:space="preserve">The size of the cloud was </w:t>
      </w:r>
      <w:ins w:id="29" w:author="Antonio Schettino" w:date="2018-08-28T09:49:00Z">
        <w:r w:rsidR="00A846DD" w:rsidRPr="000E6795">
          <w:t>20.61</w:t>
        </w:r>
      </w:ins>
      <w:del w:id="30" w:author="Antonio Schettino" w:date="2018-08-28T09:49:00Z">
        <w:r w:rsidR="00A9680E" w:rsidRPr="000E6795" w:rsidDel="00A846DD">
          <w:rPr>
            <w:rPrChange w:id="31" w:author="Antonio Schettino" w:date="2018-08-28T10:42:00Z">
              <w:rPr>
                <w:highlight w:val="yellow"/>
              </w:rPr>
            </w:rPrChange>
          </w:rPr>
          <w:delText>XXX</w:delText>
        </w:r>
      </w:del>
      <w:r w:rsidR="00A9680E" w:rsidRPr="000E6795">
        <w:rPr>
          <w:rPrChange w:id="32" w:author="Antonio Schettino" w:date="2018-08-28T10:42:00Z">
            <w:rPr>
              <w:highlight w:val="yellow"/>
            </w:rPr>
          </w:rPrChange>
        </w:rPr>
        <w:t xml:space="preserve"> degrees of visual angle.</w:t>
      </w:r>
      <w:r w:rsidR="00A9680E" w:rsidRPr="000E6795">
        <w:t xml:space="preserve"> </w:t>
      </w:r>
      <w:r w:rsidR="00595B7D" w:rsidRPr="000E6795">
        <w:t>Each RDK was flickering at a different</w:t>
      </w:r>
      <w:r w:rsidR="00595B7D">
        <w:t xml:space="preserve"> frequency </w:t>
      </w:r>
      <w:r w:rsidR="00C8783F">
        <w:t>(10 or 12</w:t>
      </w:r>
      <w:ins w:id="33" w:author="Antonio Schettino" w:date="2018-08-28T09:49:00Z">
        <w:r w:rsidR="00A846DD">
          <w:t xml:space="preserve"> </w:t>
        </w:r>
      </w:ins>
      <w:r w:rsidR="00C8783F">
        <w:t>Hz). The mapping between color and frequency was counterbalanced across participants</w:t>
      </w:r>
      <w:r w:rsidR="00595B7D">
        <w:t xml:space="preserve">. On </w:t>
      </w:r>
      <w:r w:rsidR="00C8783F">
        <w:t>one</w:t>
      </w:r>
      <w:ins w:id="34" w:author="Antonio Schettino" w:date="2018-08-28T09:50:00Z">
        <w:r w:rsidR="00704050">
          <w:t>-</w:t>
        </w:r>
      </w:ins>
      <w:del w:id="35" w:author="Antonio Schettino" w:date="2018-08-28T09:50:00Z">
        <w:r w:rsidR="00C8783F" w:rsidDel="00704050">
          <w:delText xml:space="preserve"> </w:delText>
        </w:r>
      </w:del>
      <w:r w:rsidR="00C8783F">
        <w:t>third</w:t>
      </w:r>
      <w:r w:rsidR="00595B7D">
        <w:t xml:space="preserve"> of trials</w:t>
      </w:r>
      <w:ins w:id="36" w:author="Antonio Schettino" w:date="2018-08-28T09:50:00Z">
        <w:r w:rsidR="00704050">
          <w:t>,</w:t>
        </w:r>
      </w:ins>
      <w:r w:rsidR="00595B7D">
        <w:t xml:space="preserve"> most of the </w:t>
      </w:r>
      <w:r w:rsidR="00EE5948">
        <w:t>dots</w:t>
      </w:r>
      <w:ins w:id="37" w:author="Antonio Schettino" w:date="2018-08-28T09:51:00Z">
        <w:r w:rsidR="00704050">
          <w:t xml:space="preserve"> (75%)</w:t>
        </w:r>
      </w:ins>
      <w:r w:rsidR="00595B7D">
        <w:t xml:space="preserve"> </w:t>
      </w:r>
      <w:ins w:id="38" w:author="Antonio Schettino" w:date="2018-08-28T09:51:00Z">
        <w:r w:rsidR="00704050">
          <w:t xml:space="preserve">in one of the </w:t>
        </w:r>
      </w:ins>
      <w:ins w:id="39" w:author="Antonio Schettino" w:date="2018-08-28T09:52:00Z">
        <w:r w:rsidR="00704050">
          <w:t xml:space="preserve">RDKs </w:t>
        </w:r>
      </w:ins>
      <w:del w:id="40" w:author="Antonio Schettino" w:date="2018-08-28T09:51:00Z">
        <w:r w:rsidR="00595B7D" w:rsidDel="00704050">
          <w:delText>(75%)</w:delText>
        </w:r>
      </w:del>
      <w:del w:id="41" w:author="Antonio Schettino" w:date="2018-08-28T09:52:00Z">
        <w:r w:rsidR="00595B7D" w:rsidDel="00704050">
          <w:delText xml:space="preserve"> </w:delText>
        </w:r>
      </w:del>
      <w:r w:rsidR="00C8783F">
        <w:t xml:space="preserve">moved coherently </w:t>
      </w:r>
      <w:ins w:id="42" w:author="Antonio Schettino" w:date="2018-08-28T09:51:00Z">
        <w:r w:rsidR="00704050">
          <w:t xml:space="preserve">in one of four cardinal directions </w:t>
        </w:r>
      </w:ins>
      <w:del w:id="43" w:author="Antonio Schettino" w:date="2018-08-28T09:51:00Z">
        <w:r w:rsidR="00595B7D" w:rsidDel="00704050">
          <w:delText>in one of the RDKs</w:delText>
        </w:r>
        <w:r w:rsidR="00C8783F" w:rsidDel="00704050">
          <w:delText xml:space="preserve"> </w:delText>
        </w:r>
      </w:del>
      <w:r w:rsidR="00595B7D">
        <w:t>(up, down, left, or right). Participants</w:t>
      </w:r>
      <w:ins w:id="44" w:author="Antonio Schettino" w:date="2018-08-28T09:51:00Z">
        <w:r w:rsidR="00704050">
          <w:t xml:space="preserve"> had to</w:t>
        </w:r>
      </w:ins>
      <w:del w:id="45" w:author="Antonio Schettino" w:date="2018-08-28T09:51:00Z">
        <w:r w:rsidR="00595B7D" w:rsidDel="00704050">
          <w:delText>’ task was to</w:delText>
        </w:r>
      </w:del>
      <w:r w:rsidR="00595B7D">
        <w:t xml:space="preserve"> detect the coherent movement as fast as possible by pressing the space key on </w:t>
      </w:r>
      <w:ins w:id="46" w:author="Antonio Schettino" w:date="2018-08-28T09:51:00Z">
        <w:r w:rsidR="00704050">
          <w:t xml:space="preserve">a standard AZERTY USB </w:t>
        </w:r>
      </w:ins>
      <w:r w:rsidR="00595B7D">
        <w:t xml:space="preserve">keyboard. Response time was </w:t>
      </w:r>
      <w:r w:rsidR="00595B7D" w:rsidRPr="00D63926">
        <w:t>limited to 1</w:t>
      </w:r>
      <w:ins w:id="47" w:author="Antonio Schettino" w:date="2018-08-28T09:52:00Z">
        <w:r w:rsidR="00704050">
          <w:t>,</w:t>
        </w:r>
      </w:ins>
      <w:r w:rsidR="00595B7D" w:rsidRPr="00D63926">
        <w:t>500</w:t>
      </w:r>
      <w:ins w:id="48" w:author="Antonio Schettino" w:date="2018-08-28T09:52:00Z">
        <w:r w:rsidR="00704050">
          <w:t xml:space="preserve"> </w:t>
        </w:r>
      </w:ins>
      <w:proofErr w:type="spellStart"/>
      <w:r w:rsidR="00595B7D" w:rsidRPr="00D63926">
        <w:t>ms</w:t>
      </w:r>
      <w:r w:rsidR="00595B7D">
        <w:t>.</w:t>
      </w:r>
      <w:proofErr w:type="spellEnd"/>
      <w:r w:rsidR="00595B7D">
        <w:t xml:space="preserve"> At the beginning of each trial, participants were instructed </w:t>
      </w:r>
      <w:ins w:id="49" w:author="Antonio Schettino" w:date="2018-08-28T09:52:00Z">
        <w:r w:rsidR="00704050">
          <w:t xml:space="preserve">which of the two RDKs to attend </w:t>
        </w:r>
      </w:ins>
      <w:r w:rsidR="00595B7D">
        <w:t xml:space="preserve">by a verbal </w:t>
      </w:r>
      <w:r w:rsidR="00EE5948">
        <w:t xml:space="preserve">audio </w:t>
      </w:r>
      <w:r w:rsidR="00595B7D">
        <w:t>cue (“red” vs. “blue”)</w:t>
      </w:r>
      <w:del w:id="50" w:author="Antonio Schettino" w:date="2018-08-28T09:52:00Z">
        <w:r w:rsidR="00595B7D" w:rsidDel="00704050">
          <w:delText xml:space="preserve"> which of the two RDKs to attend</w:delText>
        </w:r>
      </w:del>
      <w:r w:rsidR="00595B7D">
        <w:t xml:space="preserve">. Each trial could contain zero, one, two, or three coherent movements. </w:t>
      </w:r>
      <w:r w:rsidR="00D204BA">
        <w:t>Correct responses were followed by a tone (</w:t>
      </w:r>
      <w:r w:rsidR="00D63926">
        <w:t>1</w:t>
      </w:r>
      <w:ins w:id="51" w:author="Antonio Schettino" w:date="2018-08-28T09:53:00Z">
        <w:r w:rsidR="00704050">
          <w:t xml:space="preserve">,000 </w:t>
        </w:r>
        <w:proofErr w:type="spellStart"/>
        <w:r w:rsidR="00704050">
          <w:t>ms</w:t>
        </w:r>
      </w:ins>
      <w:proofErr w:type="spellEnd"/>
      <w:del w:id="52" w:author="Antonio Schettino" w:date="2018-08-28T09:53:00Z">
        <w:r w:rsidR="00D63926" w:rsidDel="00704050">
          <w:delText xml:space="preserve"> s</w:delText>
        </w:r>
      </w:del>
      <w:r w:rsidR="00D63926">
        <w:t xml:space="preserve"> </w:t>
      </w:r>
      <w:r w:rsidR="00D204BA" w:rsidRPr="00D63926">
        <w:t>sine</w:t>
      </w:r>
      <w:r w:rsidR="001A1058" w:rsidRPr="00D63926">
        <w:t xml:space="preserve"> wave</w:t>
      </w:r>
      <w:r w:rsidR="00D204BA" w:rsidRPr="00D63926">
        <w:t xml:space="preserve"> of </w:t>
      </w:r>
      <w:r w:rsidR="00D204BA" w:rsidRPr="00D63926">
        <w:lastRenderedPageBreak/>
        <w:t>either 800 or 1</w:t>
      </w:r>
      <w:ins w:id="53" w:author="Antonio Schettino" w:date="2018-08-28T09:55:00Z">
        <w:r w:rsidR="00B11CC0">
          <w:t>,</w:t>
        </w:r>
      </w:ins>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ins w:id="54" w:author="Antonio Schettino" w:date="2018-08-28T09:53:00Z">
        <w:r w:rsidR="00704050">
          <w:t xml:space="preserve">1,000 </w:t>
        </w:r>
        <w:proofErr w:type="spellStart"/>
        <w:r w:rsidR="00704050">
          <w:t>ms</w:t>
        </w:r>
      </w:ins>
      <w:proofErr w:type="spellEnd"/>
      <w:del w:id="55" w:author="Antonio Schettino" w:date="2018-08-28T09:53:00Z">
        <w:r w:rsidR="00D204BA" w:rsidRPr="00D63926" w:rsidDel="00704050">
          <w:delText>1</w:delText>
        </w:r>
        <w:r w:rsidR="00D63926" w:rsidDel="00704050">
          <w:delText xml:space="preserve"> </w:delText>
        </w:r>
        <w:r w:rsidR="00D204BA" w:rsidRPr="00D63926" w:rsidDel="00704050">
          <w:delText>s</w:delText>
        </w:r>
      </w:del>
      <w:r w:rsidR="00D204BA" w:rsidRPr="00D63926">
        <w:t xml:space="preserve"> square </w:t>
      </w:r>
      <w:r w:rsidR="001A1058" w:rsidRPr="00D63926">
        <w:t xml:space="preserve">wave </w:t>
      </w:r>
      <w:r w:rsidR="00D204BA" w:rsidRPr="00D63926">
        <w:t>tone of 400</w:t>
      </w:r>
      <w:r w:rsidR="00D63926">
        <w:t xml:space="preserve"> </w:t>
      </w:r>
      <w:r w:rsidR="00D204BA" w:rsidRPr="00D63926">
        <w:t>Hz.</w:t>
      </w:r>
      <w:del w:id="56" w:author="Antonio Schettino" w:date="2018-08-28T09:53:00Z">
        <w:r w:rsidR="00D204BA" w:rsidDel="00704050">
          <w:delText xml:space="preserve"> </w:delText>
        </w:r>
      </w:del>
    </w:p>
    <w:p w14:paraId="26A804CF" w14:textId="008B3AA1" w:rsidR="00695F22" w:rsidRDefault="008D6BE0" w:rsidP="00CA0030">
      <w:pPr>
        <w:spacing w:line="480" w:lineRule="auto"/>
        <w:ind w:firstLine="720"/>
        <w:jc w:val="both"/>
        <w:rPr>
          <w:ins w:id="57" w:author="Antonio Schettino" w:date="2018-08-28T11:21:00Z"/>
        </w:rPr>
      </w:pPr>
      <w:r>
        <w:t>The experiment started with 4 practice blocks of 60 trials. After each block</w:t>
      </w:r>
      <w:ins w:id="58" w:author="Antonio Schettino" w:date="2018-08-28T09:53:00Z">
        <w:r w:rsidR="00704050">
          <w:t>,</w:t>
        </w:r>
      </w:ins>
      <w:r>
        <w:t xml:space="preserve"> participants received feedback on their performance (percentage of correctly detected movements and percentage of correct responses). After finishing the practice phase</w:t>
      </w:r>
      <w:ins w:id="59" w:author="Antonio Schettino" w:date="2018-08-28T09:53:00Z">
        <w:r w:rsidR="00704050">
          <w:t>,</w:t>
        </w:r>
      </w:ins>
      <w:r>
        <w:t xml:space="preserve"> participants completed 12 blocks </w:t>
      </w:r>
      <w:del w:id="60" w:author="Antonio Schettino" w:date="2018-08-28T09:53:00Z">
        <w:r w:rsidDel="00704050">
          <w:delText xml:space="preserve">of the experiment </w:delText>
        </w:r>
      </w:del>
      <w:r>
        <w:t xml:space="preserve">divided into 3 phases. </w:t>
      </w:r>
      <w:r w:rsidR="006449E2" w:rsidRPr="007A318B">
        <w:t xml:space="preserve">The first </w:t>
      </w:r>
      <w:r>
        <w:t>phase was the baseline</w:t>
      </w:r>
      <w:ins w:id="61" w:author="Antonio Schettino" w:date="2018-08-28T09:54:00Z">
        <w:r w:rsidR="00B11CC0">
          <w:t>,</w:t>
        </w:r>
      </w:ins>
      <w:r>
        <w:t xml:space="preserve"> in which participants were doing the described task. In the second phase the task was </w:t>
      </w:r>
      <w:del w:id="62" w:author="Antonio Schettino" w:date="2018-08-28T09:54:00Z">
        <w:r w:rsidDel="00B11CC0">
          <w:delText>the same</w:delText>
        </w:r>
      </w:del>
      <w:ins w:id="63" w:author="Antonio Schettino" w:date="2018-08-28T09:54:00Z">
        <w:r w:rsidR="00B11CC0">
          <w:t>identical</w:t>
        </w:r>
      </w:ins>
      <w:r>
        <w:t xml:space="preserve">, but participants were instructed that they </w:t>
      </w:r>
      <w:proofErr w:type="spellStart"/>
      <w:r>
        <w:t>c</w:t>
      </w:r>
      <w:ins w:id="64" w:author="Antonio Schettino" w:date="2018-08-28T09:54:00Z">
        <w:r w:rsidR="00B11CC0">
          <w:t>could</w:t>
        </w:r>
      </w:ins>
      <w:proofErr w:type="spellEnd"/>
      <w:del w:id="65" w:author="Antonio Schettino" w:date="2018-08-28T09:54:00Z">
        <w:r w:rsidDel="00B11CC0">
          <w:delText>an</w:delText>
        </w:r>
      </w:del>
      <w:r>
        <w:t xml:space="preserve"> earn additional monetary rewards (up to 6</w:t>
      </w:r>
      <w:ins w:id="66" w:author="Antonio Schettino" w:date="2018-08-28T09:54:00Z">
        <w:r w:rsidR="00B11CC0">
          <w:t xml:space="preserve"> </w:t>
        </w:r>
      </w:ins>
      <w:r>
        <w:t xml:space="preserve">€) based on their performance. They were instructed that one of the colors </w:t>
      </w:r>
      <w:del w:id="67" w:author="Antonio Schettino" w:date="2018-08-28T09:54:00Z">
        <w:r w:rsidDel="00B11CC0">
          <w:delText xml:space="preserve">is </w:delText>
        </w:r>
      </w:del>
      <w:ins w:id="68" w:author="Antonio Schettino" w:date="2018-08-28T09:54:00Z">
        <w:r w:rsidR="00B11CC0">
          <w:t xml:space="preserve">would be </w:t>
        </w:r>
      </w:ins>
      <w:r>
        <w:t>paired with high probability</w:t>
      </w:r>
      <w:r w:rsidR="00FF4565">
        <w:t xml:space="preserve"> (</w:t>
      </w:r>
      <w:r w:rsidR="00FF4565" w:rsidRPr="007A318B">
        <w:t>80%</w:t>
      </w:r>
      <w:r w:rsidR="00FF4565">
        <w:t>)</w:t>
      </w:r>
      <w:r>
        <w:t xml:space="preserve"> </w:t>
      </w:r>
      <w:r w:rsidR="00FF4565">
        <w:t xml:space="preserve">and the other color </w:t>
      </w:r>
      <w:del w:id="69" w:author="Antonio Schettino" w:date="2018-08-28T09:54:00Z">
        <w:r w:rsidR="00FF4565" w:rsidDel="00B11CC0">
          <w:delText xml:space="preserve">is paired </w:delText>
        </w:r>
      </w:del>
      <w:r w:rsidR="00FF4565">
        <w:t>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ins w:id="70" w:author="Antonio Schettino" w:date="2018-08-28T09:55:00Z">
        <w:r w:rsidR="00B11CC0">
          <w:t xml:space="preserve"> </w:t>
        </w:r>
      </w:ins>
      <w:r w:rsidR="00FF4565">
        <w:t>Hz</w:t>
      </w:r>
      <w:ins w:id="71" w:author="Antonio Schettino" w:date="2018-08-28T09:55:00Z">
        <w:r w:rsidR="00B11CC0">
          <w:t>,</w:t>
        </w:r>
      </w:ins>
      <w:r w:rsidR="00FF4565">
        <w:t xml:space="preserve"> the reward tone was a sine</w:t>
      </w:r>
      <w:r w:rsidR="001A1058">
        <w:t xml:space="preserve"> wave</w:t>
      </w:r>
      <w:r w:rsidR="00FF4565">
        <w:t xml:space="preserve"> of 1</w:t>
      </w:r>
      <w:ins w:id="72" w:author="Antonio Schettino" w:date="2018-08-28T09:55:00Z">
        <w:r w:rsidR="00B11CC0">
          <w:t>,</w:t>
        </w:r>
      </w:ins>
      <w:r w:rsidR="00FF4565">
        <w:t>200</w:t>
      </w:r>
      <w:ins w:id="73" w:author="Antonio Schettino" w:date="2018-08-28T09:55:00Z">
        <w:r w:rsidR="00B11CC0">
          <w:t xml:space="preserve"> </w:t>
        </w:r>
      </w:ins>
      <w:r w:rsidR="00FF4565">
        <w:t xml:space="preserve">Hz and vice versa. At the end of each of the 4 blocks </w:t>
      </w:r>
      <w:r w:rsidR="00A37165">
        <w:t>of</w:t>
      </w:r>
      <w:r w:rsidR="00FF4565">
        <w:t xml:space="preserve"> the reward phase</w:t>
      </w:r>
      <w:ins w:id="74" w:author="Antonio Schettino" w:date="2018-08-28T09:55:00Z">
        <w:r w:rsidR="00B11CC0">
          <w:t>,</w:t>
        </w:r>
      </w:ins>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ins w:id="75" w:author="Antonio Schettino" w:date="2018-08-28T09:55:00Z">
        <w:r w:rsidR="00B11CC0">
          <w:t>,</w:t>
        </w:r>
      </w:ins>
      <w:r w:rsidR="00FF4565">
        <w:t xml:space="preserve"> </w:t>
      </w:r>
      <w:del w:id="76" w:author="Antonio Schettino" w:date="2018-08-28T09:55:00Z">
        <w:r w:rsidR="00FF4565" w:rsidDel="00B11CC0">
          <w:delText>that was the same as</w:delText>
        </w:r>
      </w:del>
      <w:ins w:id="77" w:author="Antonio Schettino" w:date="2018-08-28T09:55:00Z">
        <w:r w:rsidR="00B11CC0">
          <w:t>identical to</w:t>
        </w:r>
      </w:ins>
      <w:r w:rsidR="00FF4565">
        <w:t xml:space="preserve"> baseline </w:t>
      </w:r>
      <w:ins w:id="78" w:author="Antonio Schettino" w:date="2018-08-28T09:56:00Z">
        <w:r w:rsidR="00B11CC0">
          <w:t>(i.e., no monetary rewards assigned)</w:t>
        </w:r>
      </w:ins>
      <w:del w:id="79" w:author="Antonio Schettino" w:date="2018-08-28T09:56:00Z">
        <w:r w:rsidR="00FF4565" w:rsidDel="00B11CC0">
          <w:delText>and participants could not earn any monetary rewards</w:delText>
        </w:r>
      </w:del>
      <w:r w:rsidR="00FF4565">
        <w:t xml:space="preserve">. </w:t>
      </w:r>
      <w:r w:rsidR="00EE5948">
        <w:t xml:space="preserve">The whole task lasted </w:t>
      </w:r>
      <w:r w:rsidR="007A5DA5">
        <w:t xml:space="preserve">for </w:t>
      </w:r>
      <w:r w:rsidR="00EE5948" w:rsidRPr="00FC3F13">
        <w:t xml:space="preserve">approximately </w:t>
      </w:r>
      <w:r w:rsidR="00FC3F13" w:rsidRPr="00FC3F13">
        <w:t xml:space="preserve">50 minutes </w:t>
      </w:r>
      <w:commentRangeStart w:id="80"/>
      <w:r w:rsidR="00A9680E" w:rsidRPr="00FC3F13">
        <w:t>(including EEG preparation the participants were in the lab for 1</w:t>
      </w:r>
      <w:ins w:id="81" w:author="Antonio Schettino" w:date="2018-08-28T09:56:00Z">
        <w:r w:rsidR="00B11CC0">
          <w:t xml:space="preserve">h </w:t>
        </w:r>
      </w:ins>
      <w:del w:id="82" w:author="Antonio Schettino" w:date="2018-08-28T09:56:00Z">
        <w:r w:rsidR="00A9680E" w:rsidRPr="00FC3F13" w:rsidDel="00B11CC0">
          <w:delText>:</w:delText>
        </w:r>
      </w:del>
      <w:r w:rsidR="00A9680E" w:rsidRPr="00FC3F13">
        <w:t>45</w:t>
      </w:r>
      <w:ins w:id="83" w:author="Antonio Schettino" w:date="2018-08-28T09:56:00Z">
        <w:r w:rsidR="00B11CC0">
          <w:t>’</w:t>
        </w:r>
      </w:ins>
      <w:del w:id="84" w:author="Antonio Schettino" w:date="2018-08-28T09:56:00Z">
        <w:r w:rsidR="00A9680E" w:rsidRPr="00FC3F13" w:rsidDel="00B11CC0">
          <w:delText xml:space="preserve"> hours</w:delText>
        </w:r>
      </w:del>
      <w:r w:rsidR="00A9680E" w:rsidRPr="00FC3F13">
        <w:t>)</w:t>
      </w:r>
      <w:ins w:id="85" w:author="Antonio Schettino" w:date="2018-08-28T09:57:00Z">
        <w:r w:rsidR="00B11CC0">
          <w:t xml:space="preserve">, </w:t>
        </w:r>
        <w:commentRangeStart w:id="86"/>
        <w:r w:rsidR="00B11CC0">
          <w:t xml:space="preserve">plus </w:t>
        </w:r>
      </w:ins>
      <w:commentRangeEnd w:id="86"/>
      <w:ins w:id="87" w:author="Antonio Schettino" w:date="2018-08-28T09:58:00Z">
        <w:r w:rsidR="00B11CC0">
          <w:rPr>
            <w:rStyle w:val="CommentReference"/>
          </w:rPr>
          <w:commentReference w:id="86"/>
        </w:r>
      </w:ins>
      <w:ins w:id="88" w:author="Antonio Schettino" w:date="2018-08-28T09:57:00Z">
        <w:r w:rsidR="00B11CC0">
          <w:t>a few minutes of break</w:t>
        </w:r>
      </w:ins>
      <w:del w:id="89" w:author="Antonio Schettino" w:date="2018-08-28T09:58:00Z">
        <w:r w:rsidR="00A9680E" w:rsidDel="00B11CC0">
          <w:delText xml:space="preserve"> </w:delText>
        </w:r>
      </w:del>
      <w:commentRangeEnd w:id="80"/>
      <w:r w:rsidR="00B11CC0">
        <w:rPr>
          <w:rStyle w:val="CommentReference"/>
        </w:rPr>
        <w:commentReference w:id="80"/>
      </w:r>
      <w:del w:id="90" w:author="Antonio Schettino" w:date="2018-08-28T09:58:00Z">
        <w:r w:rsidR="00EE5948" w:rsidDel="00B11CC0">
          <w:delText xml:space="preserve">and participants </w:delText>
        </w:r>
        <w:r w:rsidR="007A5DA5" w:rsidDel="00B11CC0">
          <w:delText>were encouraged to take</w:delText>
        </w:r>
        <w:r w:rsidR="00EE5948" w:rsidDel="00B11CC0">
          <w:delText xml:space="preserve"> brakes </w:delText>
        </w:r>
      </w:del>
      <w:ins w:id="91" w:author="Antonio Schettino" w:date="2018-08-28T09:58:00Z">
        <w:r w:rsidR="00B11CC0">
          <w:t xml:space="preserve"> </w:t>
        </w:r>
      </w:ins>
      <w:r w:rsidR="00EE5948">
        <w:t xml:space="preserve">in between </w:t>
      </w:r>
      <w:del w:id="92" w:author="Antonio Schettino" w:date="2018-08-28T09:58:00Z">
        <w:r w:rsidR="00EE5948" w:rsidDel="00B11CC0">
          <w:delText xml:space="preserve">the </w:delText>
        </w:r>
      </w:del>
      <w:r w:rsidR="00EE5948">
        <w:t xml:space="preserve">blocks. </w:t>
      </w:r>
      <w:ins w:id="93" w:author="Antonio Schettino" w:date="2018-08-28T11:21:00Z">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4653A8">
          <w:rPr>
            <w:noProof/>
          </w:rPr>
          <w:t>(</w:t>
        </w:r>
        <w:r w:rsidR="00695F22">
          <w:rPr>
            <w:noProof/>
          </w:rPr>
          <w:t xml:space="preserve">BIS-BAS; </w:t>
        </w:r>
        <w:r w:rsidR="00695F22" w:rsidRPr="004653A8">
          <w:rPr>
            <w:noProof/>
          </w:rPr>
          <w:t>Franken et al., 2005)</w:t>
        </w:r>
        <w:r w:rsidR="00695F22">
          <w:fldChar w:fldCharType="end"/>
        </w:r>
        <w:r w:rsidR="00695F22">
          <w:t xml:space="preserve"> and depression levels </w:t>
        </w:r>
        <w:r w:rsidR="00695F22">
          <w:fldChar w:fldCharType="begin" w:fldLock="1"/>
        </w:r>
        <w:r w:rsidR="00695F22">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4653A8">
          <w:rPr>
            <w:noProof/>
          </w:rPr>
          <w:t>(</w:t>
        </w:r>
        <w:r w:rsidR="00695F22">
          <w:rPr>
            <w:noProof/>
          </w:rPr>
          <w:t xml:space="preserve">BDI-II; </w:t>
        </w:r>
        <w:r w:rsidR="00695F22" w:rsidRPr="004653A8">
          <w:rPr>
            <w:noProof/>
          </w:rPr>
          <w:t>Van der Does, 2002)</w:t>
        </w:r>
        <w:r w:rsidR="00695F22">
          <w:fldChar w:fldCharType="end"/>
        </w:r>
        <w:r w:rsidR="00695F22">
          <w:t>.</w:t>
        </w:r>
      </w:ins>
    </w:p>
    <w:p w14:paraId="6BD9E580" w14:textId="27F2BF77" w:rsidR="00695F22" w:rsidRDefault="00695F22" w:rsidP="00CA0030">
      <w:pPr>
        <w:spacing w:line="480" w:lineRule="auto"/>
        <w:ind w:firstLine="720"/>
        <w:jc w:val="both"/>
        <w:rPr>
          <w:ins w:id="94" w:author="Antonio Schettino" w:date="2018-08-28T11:20:00Z"/>
        </w:rPr>
      </w:pPr>
      <w:ins w:id="95" w:author="Antonio Schettino" w:date="2018-08-28T11:20:00Z">
        <w:r w:rsidRPr="00695F22">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ins>
    </w:p>
    <w:p w14:paraId="4EC56E88" w14:textId="64F7277D" w:rsidR="00FF4565" w:rsidDel="00695F22" w:rsidRDefault="00B40E1A" w:rsidP="00CA0030">
      <w:pPr>
        <w:spacing w:line="480" w:lineRule="auto"/>
        <w:ind w:firstLine="720"/>
        <w:jc w:val="both"/>
        <w:rPr>
          <w:del w:id="96" w:author="Antonio Schettino" w:date="2018-08-28T11:21:00Z"/>
        </w:rPr>
      </w:pPr>
      <w:del w:id="97" w:author="Antonio Schettino" w:date="2018-08-28T11:21:00Z">
        <w:r w:rsidDel="00695F22">
          <w:lastRenderedPageBreak/>
          <w:delText>Upon completing the task, participants filled</w:delText>
        </w:r>
      </w:del>
      <w:del w:id="98" w:author="Antonio Schettino" w:date="2018-08-28T09:58:00Z">
        <w:r w:rsidDel="00B11CC0">
          <w:delText>-</w:delText>
        </w:r>
      </w:del>
      <w:del w:id="99" w:author="Antonio Schettino" w:date="2018-08-28T11:21:00Z">
        <w:r w:rsidDel="00695F22">
          <w:delText xml:space="preserve">in two questionnaires in order to measure reward sensitivity </w:delText>
        </w:r>
        <w:r w:rsidR="004653A8" w:rsidDel="00695F22">
          <w:fldChar w:fldCharType="begin" w:fldLock="1"/>
        </w:r>
        <w:r w:rsidR="00B1021D" w:rsidDel="00695F22">
          <w:del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delInstrText>
        </w:r>
        <w:r w:rsidR="004653A8" w:rsidDel="00695F22">
          <w:fldChar w:fldCharType="separate"/>
        </w:r>
        <w:r w:rsidR="004653A8" w:rsidRPr="004653A8" w:rsidDel="00695F22">
          <w:rPr>
            <w:noProof/>
          </w:rPr>
          <w:delText>(</w:delText>
        </w:r>
        <w:r w:rsidR="004653A8" w:rsidDel="00695F22">
          <w:rPr>
            <w:noProof/>
          </w:rPr>
          <w:delText xml:space="preserve">BIS-BAS; </w:delText>
        </w:r>
        <w:r w:rsidR="004653A8" w:rsidRPr="004653A8" w:rsidDel="00695F22">
          <w:rPr>
            <w:noProof/>
          </w:rPr>
          <w:delText>Franken et al., 2005)</w:delText>
        </w:r>
        <w:r w:rsidR="004653A8" w:rsidDel="00695F22">
          <w:fldChar w:fldCharType="end"/>
        </w:r>
        <w:r w:rsidR="004653A8" w:rsidDel="00695F22">
          <w:delText xml:space="preserve"> </w:delText>
        </w:r>
        <w:r w:rsidDel="00695F22">
          <w:delText xml:space="preserve">and depression levels </w:delText>
        </w:r>
        <w:r w:rsidR="004653A8" w:rsidDel="00695F22">
          <w:fldChar w:fldCharType="begin" w:fldLock="1"/>
        </w:r>
        <w:r w:rsidR="008C257C" w:rsidDel="00695F22">
          <w:del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delInstrText>
        </w:r>
        <w:r w:rsidR="004653A8" w:rsidDel="00695F22">
          <w:fldChar w:fldCharType="separate"/>
        </w:r>
        <w:r w:rsidR="004653A8" w:rsidRPr="004653A8" w:rsidDel="00695F22">
          <w:rPr>
            <w:noProof/>
          </w:rPr>
          <w:delText>(</w:delText>
        </w:r>
        <w:r w:rsidR="004653A8" w:rsidDel="00695F22">
          <w:rPr>
            <w:noProof/>
          </w:rPr>
          <w:delText xml:space="preserve">BDI-II; </w:delText>
        </w:r>
        <w:r w:rsidR="004653A8" w:rsidRPr="004653A8" w:rsidDel="00695F22">
          <w:rPr>
            <w:noProof/>
          </w:rPr>
          <w:delText>Van der Does, 2002)</w:delText>
        </w:r>
        <w:r w:rsidR="004653A8" w:rsidDel="00695F22">
          <w:fldChar w:fldCharType="end"/>
        </w:r>
        <w:r w:rsidR="004653A8" w:rsidDel="00695F22">
          <w:delText>.</w:delText>
        </w:r>
      </w:del>
    </w:p>
    <w:p w14:paraId="1B0C36CA" w14:textId="012F5CAD" w:rsidR="00BA0ADE" w:rsidRDefault="00BA0ADE" w:rsidP="00CA0030">
      <w:pPr>
        <w:pStyle w:val="Heading2"/>
        <w:spacing w:before="0" w:after="240"/>
      </w:pPr>
      <w:r>
        <w:t>EEG recording and pre</w:t>
      </w:r>
      <w:r w:rsidR="00703DB2">
        <w:t>-</w:t>
      </w:r>
      <w:r>
        <w:t>processing</w:t>
      </w:r>
    </w:p>
    <w:p w14:paraId="06203D67" w14:textId="0EF1AB5E"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online </w:t>
      </w:r>
      <w:del w:id="100" w:author="Antonio Schettino" w:date="2018-08-28T11:21:00Z">
        <w:r w:rsidR="00C14105" w:rsidDel="00695F22">
          <w:rPr>
            <w:szCs w:val="24"/>
          </w:rPr>
          <w:delText>band</w:delText>
        </w:r>
      </w:del>
      <w:ins w:id="101" w:author="Antonio Schettino" w:date="2018-08-28T11:21:00Z">
        <w:r w:rsidR="00695F22">
          <w:rPr>
            <w:szCs w:val="24"/>
          </w:rPr>
          <w:t>low</w:t>
        </w:r>
      </w:ins>
      <w:r w:rsidR="00C14105">
        <w:rPr>
          <w:szCs w:val="24"/>
        </w:rPr>
        <w:t xml:space="preserve">-pass filtered at </w:t>
      </w:r>
      <w:del w:id="102" w:author="Antonio Schettino" w:date="2018-08-28T11:21:00Z">
        <w:r w:rsidR="00C14105" w:rsidDel="00695F22">
          <w:rPr>
            <w:szCs w:val="24"/>
          </w:rPr>
          <w:delText>0.</w:delText>
        </w:r>
      </w:del>
      <w:del w:id="103" w:author="Antonio Schettino" w:date="2018-08-28T09:58:00Z">
        <w:r w:rsidR="00C14105" w:rsidDel="00B11CC0">
          <w:rPr>
            <w:szCs w:val="24"/>
          </w:rPr>
          <w:delText>0</w:delText>
        </w:r>
      </w:del>
      <w:del w:id="104" w:author="Antonio Schettino" w:date="2018-08-28T11:21:00Z">
        <w:r w:rsidR="00C14105" w:rsidDel="00695F22">
          <w:rPr>
            <w:szCs w:val="24"/>
          </w:rPr>
          <w:delText xml:space="preserve">16 </w:delText>
        </w:r>
        <w:r w:rsidR="000B39A4" w:rsidDel="00695F22">
          <w:rPr>
            <w:szCs w:val="24"/>
          </w:rPr>
          <w:delText>–</w:delText>
        </w:r>
        <w:r w:rsidR="00C14105" w:rsidDel="00695F22">
          <w:rPr>
            <w:szCs w:val="24"/>
          </w:rPr>
          <w:delText xml:space="preserve"> </w:delText>
        </w:r>
      </w:del>
      <w:r w:rsidR="00C14105">
        <w:rPr>
          <w:szCs w:val="24"/>
        </w:rPr>
        <w:t>100 Hz</w:t>
      </w:r>
      <w:r w:rsidRPr="002006AF">
        <w:rPr>
          <w:szCs w:val="24"/>
        </w:rPr>
        <w:t xml:space="preserve">.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and rejected when flagged as artefactual</w:t>
      </w:r>
      <w:r w:rsidR="00054E36">
        <w:rPr>
          <w:szCs w:val="24"/>
        </w:rPr>
        <w:t>. For details</w:t>
      </w:r>
      <w:r w:rsidR="00060360">
        <w:rPr>
          <w:szCs w:val="24"/>
        </w:rPr>
        <w:t>,</w:t>
      </w:r>
      <w:r w:rsidR="00054E36">
        <w:rPr>
          <w:szCs w:val="24"/>
        </w:rPr>
        <w:t xml:space="preserve"> see our commented code at </w:t>
      </w:r>
      <w:commentRangeStart w:id="105"/>
      <w:r w:rsidR="00666A72">
        <w:fldChar w:fldCharType="begin"/>
      </w:r>
      <w:r w:rsidR="00666A72">
        <w:instrText xml:space="preserve"> HYPERLINK "https://osf.io/xxxxx/" </w:instrText>
      </w:r>
      <w:r w:rsidR="00666A72">
        <w:fldChar w:fldCharType="separate"/>
      </w:r>
      <w:r w:rsidR="00054E36" w:rsidRPr="00F4458A">
        <w:rPr>
          <w:rStyle w:val="Hyperlink"/>
          <w:rFonts w:eastAsia="Times New Roman"/>
          <w:szCs w:val="24"/>
          <w:highlight w:val="yellow"/>
        </w:rPr>
        <w:t>https://osf.io/xxxxx/</w:t>
      </w:r>
      <w:r w:rsidR="00666A72">
        <w:rPr>
          <w:rStyle w:val="Hyperlink"/>
          <w:rFonts w:eastAsia="Times New Roman"/>
          <w:szCs w:val="24"/>
          <w:highlight w:val="yellow"/>
        </w:rPr>
        <w:fldChar w:fldCharType="end"/>
      </w:r>
      <w:commentRangeEnd w:id="105"/>
      <w:r w:rsidR="00187276">
        <w:rPr>
          <w:rStyle w:val="CommentReference"/>
        </w:rPr>
        <w:commentReference w:id="105"/>
      </w:r>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w:t>
      </w:r>
      <w:r w:rsidRPr="002006AF">
        <w:rPr>
          <w:szCs w:val="24"/>
        </w:rPr>
        <w:lastRenderedPageBreak/>
        <w:t xml:space="preserve">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12D23F1B"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ssVEP 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To account for inter-individual variations in topographical ssVEP amplitude distributions, we identified and averaged activity from the four electrodes displaying, for each participant, the largest frequency-specific amplitude. After removing linear trends, we extracted ssVEP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coefficients.</w:t>
      </w:r>
      <w:r w:rsidR="006C11D9">
        <w:rPr>
          <w:rFonts w:eastAsia="Times New Roman"/>
          <w:szCs w:val="24"/>
        </w:rPr>
        <w:t xml:space="preserve"> The amplitudes were normalized for each subject and each frequency by dividing amplitudes by the average amplitude for all conditions.</w:t>
      </w:r>
      <w:del w:id="106" w:author="Antonio Schettino" w:date="2018-08-28T10:01:00Z">
        <w:r w:rsidR="006C11D9" w:rsidDel="00187276">
          <w:rPr>
            <w:rFonts w:eastAsia="Times New Roman"/>
            <w:szCs w:val="24"/>
          </w:rPr>
          <w:delText xml:space="preserve">  </w:delText>
        </w:r>
      </w:del>
    </w:p>
    <w:p w14:paraId="6237070D" w14:textId="291A336A" w:rsidR="002006AF" w:rsidRDefault="002006AF" w:rsidP="004F6F4C"/>
    <w:p w14:paraId="6D331FD4" w14:textId="1F3DE291" w:rsidR="002006AF" w:rsidRDefault="002006AF" w:rsidP="004F6F4C"/>
    <w:p w14:paraId="242987C7" w14:textId="6E24B4AF" w:rsidR="00691FE2" w:rsidRDefault="000E5106" w:rsidP="004F6F4C">
      <w:commentRangeStart w:id="107"/>
      <w:r>
        <w:rPr>
          <w:noProof/>
        </w:rPr>
        <w:lastRenderedPageBreak/>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107"/>
      <w:r w:rsidR="005839D2">
        <w:rPr>
          <w:rStyle w:val="CommentReference"/>
        </w:rPr>
        <w:commentReference w:id="107"/>
      </w:r>
    </w:p>
    <w:p w14:paraId="450083B4" w14:textId="21A76C36" w:rsidR="00691FE2" w:rsidRPr="00F36223" w:rsidRDefault="0004428E" w:rsidP="004269CE">
      <w:pPr>
        <w:jc w:val="both"/>
        <w:rPr>
          <w:sz w:val="20"/>
          <w:szCs w:val="20"/>
        </w:rPr>
      </w:pPr>
      <w:commentRangeStart w:id="108"/>
      <w:r w:rsidRPr="00F36223">
        <w:rPr>
          <w:b/>
          <w:sz w:val="20"/>
          <w:szCs w:val="20"/>
        </w:rPr>
        <w:t>Figure</w:t>
      </w:r>
      <w:r w:rsidR="00326703">
        <w:rPr>
          <w:b/>
          <w:sz w:val="20"/>
          <w:szCs w:val="20"/>
        </w:rPr>
        <w:t xml:space="preserve"> </w:t>
      </w:r>
      <w:del w:id="109" w:author="Antonio Schettino" w:date="2018-08-28T10:17:00Z">
        <w:r w:rsidR="00326703" w:rsidDel="008D6F6F">
          <w:rPr>
            <w:b/>
            <w:sz w:val="20"/>
            <w:szCs w:val="20"/>
          </w:rPr>
          <w:delText>1</w:delText>
        </w:r>
      </w:del>
      <w:ins w:id="110" w:author="Antonio Schettino" w:date="2018-08-28T10:17:00Z">
        <w:r w:rsidR="008D6F6F">
          <w:rPr>
            <w:b/>
            <w:sz w:val="20"/>
            <w:szCs w:val="20"/>
          </w:rPr>
          <w:t>2</w:t>
        </w:r>
        <w:commentRangeEnd w:id="108"/>
        <w:r w:rsidR="008D6F6F">
          <w:rPr>
            <w:rStyle w:val="CommentReference"/>
          </w:rPr>
          <w:commentReference w:id="108"/>
        </w:r>
      </w:ins>
      <w:r w:rsidRPr="00F36223">
        <w:rPr>
          <w:b/>
          <w:sz w:val="20"/>
          <w:szCs w:val="20"/>
        </w:rPr>
        <w:t>.</w:t>
      </w:r>
      <w:r w:rsidRPr="00F36223">
        <w:rPr>
          <w:sz w:val="20"/>
          <w:szCs w:val="20"/>
        </w:rPr>
        <w:t xml:space="preserve"> Grand average FFT-amplitude spectra derived from EEG signals at each participant's best four-electrode cluster for the </w:t>
      </w:r>
      <w:r w:rsidR="004E327F">
        <w:rPr>
          <w:sz w:val="20"/>
          <w:szCs w:val="20"/>
        </w:rPr>
        <w:t>10 and 1</w:t>
      </w:r>
      <w:r w:rsidRPr="00F36223">
        <w:rPr>
          <w:sz w:val="20"/>
          <w:szCs w:val="20"/>
        </w:rPr>
        <w:t>2 Hz signal</w:t>
      </w:r>
      <w:commentRangeStart w:id="111"/>
      <w:r w:rsidR="004E327F">
        <w:rPr>
          <w:sz w:val="20"/>
          <w:szCs w:val="20"/>
        </w:rPr>
        <w:t>.</w:t>
      </w:r>
      <w:commentRangeEnd w:id="111"/>
      <w:r w:rsidR="005530E3">
        <w:rPr>
          <w:rStyle w:val="CommentReference"/>
        </w:rPr>
        <w:commentReference w:id="111"/>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2D50CB10" w:rsidR="00E66917" w:rsidRDefault="001512DB" w:rsidP="00E66917">
      <w:pPr>
        <w:spacing w:line="480" w:lineRule="auto"/>
        <w:ind w:firstLine="284"/>
        <w:jc w:val="both"/>
      </w:pPr>
      <w:r>
        <w:t xml:space="preserve">Behavioral and EEG data were analyzed using </w:t>
      </w:r>
      <w:ins w:id="113" w:author="Antonio Schettino" w:date="2018-08-28T10:02:00Z">
        <w:r w:rsidR="00187276">
          <w:t>B</w:t>
        </w:r>
      </w:ins>
      <w:del w:id="114" w:author="Antonio Schettino" w:date="2018-08-28T10:02:00Z">
        <w:r w:rsidR="00A55975" w:rsidDel="00187276">
          <w:delText>b</w:delText>
        </w:r>
      </w:del>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proofErr w:type="spellStart"/>
      <w:ins w:id="115" w:author="Antonio Schettino" w:date="2018-08-28T10:02:00Z">
        <w:r w:rsidR="00187276">
          <w:t>ss</w:t>
        </w:r>
      </w:ins>
      <w:del w:id="116" w:author="Antonio Schettino" w:date="2018-08-28T10:02:00Z">
        <w:r w:rsidR="00A55975" w:rsidDel="00187276">
          <w:delText>SS</w:delText>
        </w:r>
      </w:del>
      <w:r w:rsidR="00A55975">
        <w:t>VEP</w:t>
      </w:r>
      <w:proofErr w:type="spellEnd"/>
      <w:r w:rsidR="00A55975">
        <w:t xml:space="preserve"> 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720800" w:rsidRPr="008C39A8">
        <w:t>Both EEG signal and behavioral performance are known to be dependent upon participant-specific characteristic (e.g., skull thi</w:t>
      </w:r>
      <w:ins w:id="117" w:author="Antonio Schettino" w:date="2018-08-28T10:03:00Z">
        <w:r w:rsidR="00187276">
          <w:t>ck</w:t>
        </w:r>
      </w:ins>
      <w:del w:id="118" w:author="Antonio Schettino" w:date="2018-08-28T10:03:00Z">
        <w:r w:rsidR="00720800" w:rsidRPr="008C39A8" w:rsidDel="00187276">
          <w:delText>nn</w:delText>
        </w:r>
      </w:del>
      <w:ins w:id="119" w:author="Antonio Schettino" w:date="2018-08-28T10:03:00Z">
        <w:r w:rsidR="00187276">
          <w:t>n</w:t>
        </w:r>
      </w:ins>
      <w:r w:rsidR="00720800" w:rsidRPr="008C39A8">
        <w:t xml:space="preserve">ess, skin conductance, and hair; </w:t>
      </w:r>
      <w:ins w:id="120" w:author="Antonio Schettino" w:date="2018-08-28T10:03:00Z">
        <w:r w:rsidR="00187276">
          <w:t xml:space="preserve">response </w:t>
        </w:r>
      </w:ins>
      <w:r w:rsidR="00720800" w:rsidRPr="008C39A8">
        <w:t>speed</w:t>
      </w:r>
      <w:ins w:id="121" w:author="Antonio Schettino" w:date="2018-08-28T10:03:00Z">
        <w:r w:rsidR="00187276">
          <w:t xml:space="preserve">, </w:t>
        </w:r>
      </w:ins>
      <w:del w:id="122" w:author="Antonio Schettino" w:date="2018-08-28T10:03:00Z">
        <w:r w:rsidR="00720800" w:rsidRPr="008C39A8" w:rsidDel="00187276">
          <w:lastRenderedPageBreak/>
          <w:delText xml:space="preserve"> of responding </w:delText>
        </w:r>
      </w:del>
      <w:r w:rsidR="00720800" w:rsidRPr="008C39A8">
        <w:t>etc.)</w:t>
      </w:r>
      <w:ins w:id="123" w:author="Antonio Schettino" w:date="2018-08-28T10:03:00Z">
        <w:r w:rsidR="00187276">
          <w:t>,</w:t>
        </w:r>
      </w:ins>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ins w:id="124" w:author="Antonio Schettino" w:date="2018-08-28T10:03:00Z">
        <w:r w:rsidR="00187276">
          <w:t>,</w:t>
        </w:r>
      </w:ins>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ins w:id="125" w:author="Antonio Schettino" w:date="2018-08-28T10:04:00Z">
        <w:r w:rsidR="00187276">
          <w:t xml:space="preserve"> that</w:t>
        </w:r>
      </w:ins>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ins w:id="126" w:author="Antonio Schettino" w:date="2018-08-28T10:04:00Z">
        <w:r w:rsidR="00187276">
          <w:t xml:space="preserve">This advantageous property prevents </w:t>
        </w:r>
      </w:ins>
      <w:del w:id="127" w:author="Antonio Schettino" w:date="2018-08-28T10:04:00Z">
        <w:r w:rsidR="00DE2D24" w:rsidDel="00187276">
          <w:delText xml:space="preserve">In this way, </w:delText>
        </w:r>
      </w:del>
      <w:r w:rsidR="00DE2D24">
        <w:t xml:space="preserve">extreme values </w:t>
      </w:r>
      <w:del w:id="128" w:author="Antonio Schettino" w:date="2018-08-28T10:04:00Z">
        <w:r w:rsidR="00DE2D24" w:rsidDel="00187276">
          <w:delText>do not have</w:delText>
        </w:r>
      </w:del>
      <w:ins w:id="129" w:author="Antonio Schettino" w:date="2018-08-28T10:04:00Z">
        <w:r w:rsidR="00187276">
          <w:t>from having</w:t>
        </w:r>
      </w:ins>
      <w:r w:rsidR="00DE2D24">
        <w:t xml:space="preserve"> large effects on the results.</w:t>
      </w:r>
    </w:p>
    <w:p w14:paraId="3B96C488" w14:textId="42B4965E" w:rsidR="00F35FBF" w:rsidRDefault="00F852CE" w:rsidP="00F4458A">
      <w:pPr>
        <w:spacing w:line="480" w:lineRule="auto"/>
        <w:ind w:firstLine="284"/>
        <w:jc w:val="both"/>
      </w:pPr>
      <w:r>
        <w:t>M</w:t>
      </w:r>
      <w:r w:rsidR="00A55975">
        <w:t xml:space="preserve">odels were fitted </w:t>
      </w:r>
      <w:ins w:id="130" w:author="Antonio Schettino" w:date="2018-08-28T10:05:00Z">
        <w:r w:rsidR="00462C5A">
          <w:t xml:space="preserve">in R </w:t>
        </w:r>
      </w:ins>
      <w:r w:rsidR="00750379">
        <w:t>using the</w:t>
      </w:r>
      <w:del w:id="131" w:author="Antonio Schettino" w:date="2018-08-28T10:05:00Z">
        <w:r w:rsidR="00750379" w:rsidDel="00462C5A">
          <w:delText xml:space="preserve"> R</w:delText>
        </w:r>
      </w:del>
      <w:r w:rsidR="00750379">
        <w:t xml:space="preserve"> package </w:t>
      </w:r>
      <w:proofErr w:type="spellStart"/>
      <w:r w:rsidR="00750379">
        <w:rPr>
          <w:i/>
        </w:rPr>
        <w:t>brms</w:t>
      </w:r>
      <w:proofErr w:type="spellEnd"/>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ins w:id="132" w:author="Antonio Schettino" w:date="2018-08-28T10:06:00Z">
        <w:r w:rsidR="00462C5A">
          <w:t>ere</w:t>
        </w:r>
      </w:ins>
      <w:del w:id="133" w:author="Antonio Schettino" w:date="2018-08-28T10:06:00Z">
        <w:r w:rsidR="00750379" w:rsidDel="00462C5A">
          <w:delText>as</w:delText>
        </w:r>
      </w:del>
      <w:r w:rsidR="00750379">
        <w:t xml:space="preserve"> fitted using weakly </w:t>
      </w:r>
      <w:r w:rsidR="00655937">
        <w:t>regularizing</w:t>
      </w:r>
      <w:r w:rsidR="00750379">
        <w:t xml:space="preserve"> </w:t>
      </w:r>
      <w:r w:rsidR="00655937">
        <w:t>prior distributions</w:t>
      </w:r>
      <w:r w:rsidR="00750379">
        <w:t xml:space="preserve"> (default priors in </w:t>
      </w:r>
      <w:proofErr w:type="spellStart"/>
      <w:r w:rsidR="00750379">
        <w:rPr>
          <w:i/>
        </w:rPr>
        <w:t>brms</w:t>
      </w:r>
      <w:proofErr w:type="spellEnd"/>
      <w:del w:id="134" w:author="Antonio Schettino" w:date="2018-08-28T10:05:00Z">
        <w:r w:rsidR="00750379" w:rsidDel="00462C5A">
          <w:delText xml:space="preserve"> were used</w:delText>
        </w:r>
      </w:del>
      <w:r w:rsidR="00750379">
        <w:t>) and Gaussian likelihood. Four MCMC simulations (“chains”) with 10</w:t>
      </w:r>
      <w:ins w:id="135" w:author="Antonio Schettino" w:date="2018-08-28T10:07:00Z">
        <w:r w:rsidR="00462C5A">
          <w:t>,</w:t>
        </w:r>
      </w:ins>
      <w:r w:rsidR="00750379">
        <w:t>000 iterations (2</w:t>
      </w:r>
      <w:ins w:id="136" w:author="Antonio Schettino" w:date="2018-08-28T10:07:00Z">
        <w:r w:rsidR="00462C5A">
          <w:t>,</w:t>
        </w:r>
      </w:ins>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commentRangeStart w:id="137"/>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commentRangeEnd w:id="137"/>
      <w:r w:rsidR="00462C5A">
        <w:rPr>
          <w:rStyle w:val="CommentReference"/>
        </w:rPr>
        <w:commentReference w:id="137"/>
      </w:r>
      <w:r w:rsidR="00FE517E">
        <w:t xml:space="preserve">). </w:t>
      </w:r>
      <w:r w:rsidR="006F6D5A">
        <w:t xml:space="preserve">We </w:t>
      </w:r>
      <w:del w:id="138" w:author="Antonio Schettino" w:date="2018-08-28T10:07:00Z">
        <w:r w:rsidR="006F6D5A" w:rsidDel="00BC7D05">
          <w:delText xml:space="preserve">have </w:delText>
        </w:r>
      </w:del>
      <w:r w:rsidR="006F6D5A">
        <w:t xml:space="preserve">confirmed that all </w:t>
      </w:r>
      <w:del w:id="139" w:author="Antonio Schettino" w:date="2018-08-28T10:07:00Z">
        <w:r w:rsidR="006F6D5A" w:rsidDel="00BC7D05">
          <w:delText xml:space="preserve">of the </w:delText>
        </w:r>
      </w:del>
      <w:r w:rsidR="006F6D5A">
        <w:t xml:space="preserve">models </w:t>
      </w:r>
      <w:del w:id="140" w:author="Antonio Schettino" w:date="2018-08-28T10:07:00Z">
        <w:r w:rsidR="006F6D5A" w:rsidDel="00BC7D05">
          <w:delText xml:space="preserve">have </w:delText>
        </w:r>
      </w:del>
      <w:r w:rsidR="006F6D5A">
        <w:t xml:space="preserve">converged </w:t>
      </w:r>
      <w:del w:id="141" w:author="Antonio Schettino" w:date="2018-08-28T10:07:00Z">
        <w:r w:rsidR="006F6D5A" w:rsidDel="00BC7D05">
          <w:delText xml:space="preserve">well </w:delText>
        </w:r>
      </w:del>
      <w:r w:rsidR="003D5C58">
        <w:t xml:space="preserve">by examining </w:t>
      </w:r>
      <w:del w:id="142" w:author="Antonio Schettino" w:date="2018-08-28T10:07:00Z">
        <w:r w:rsidR="003D5C58" w:rsidDel="00BC7D05">
          <w:delText xml:space="preserve">the </w:delText>
        </w:r>
      </w:del>
      <w:r w:rsidR="003D5C58">
        <w:t>trace plots</w:t>
      </w:r>
      <w:r w:rsidR="00F4458A">
        <w:t>,</w:t>
      </w:r>
      <w:r w:rsidR="003D5C58">
        <w:t xml:space="preserve"> autocorrelation, and </w:t>
      </w:r>
      <w:del w:id="143" w:author="Antonio Schettino" w:date="2018-08-28T10:08:00Z">
        <w:r w:rsidR="003D5C58" w:rsidDel="00BC7D05">
          <w:delText xml:space="preserve">the </w:delText>
        </w:r>
      </w:del>
      <w:r w:rsidR="003D5C58">
        <w:t>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 xml:space="preserve">Additionally, we </w:t>
      </w:r>
      <w:r w:rsidR="00F219CA">
        <w:lastRenderedPageBreak/>
        <w:t>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del w:id="144" w:author="Antonio Schettino" w:date="2018-08-28T10:09:00Z">
        <w:r w:rsidR="000D270A" w:rsidDel="00BC7D05">
          <w:delText xml:space="preserve"> </w:delText>
        </w:r>
      </w:del>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29301A85"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ins w:id="145" w:author="Antonio Schettino" w:date="2018-08-28T10:09:00Z">
        <w:r w:rsidR="00BC7D05">
          <w:t xml:space="preserve">in </w:t>
        </w:r>
      </w:ins>
      <w:r w:rsidR="003460DC">
        <w:t>milliseconds)</w:t>
      </w:r>
      <w:r>
        <w:t xml:space="preserve"> separately</w:t>
      </w:r>
      <w:r w:rsidR="00E66917">
        <w:t xml:space="preserve"> (</w:t>
      </w:r>
      <w:r w:rsidR="00E66917" w:rsidRPr="008D6F6F">
        <w:rPr>
          <w:i/>
          <w:rPrChange w:id="146" w:author="Antonio Schettino" w:date="2018-08-28T10:15:00Z">
            <w:rPr/>
          </w:rPrChange>
        </w:rPr>
        <w:t>Figure 2</w:t>
      </w:r>
      <w:r w:rsidR="00E66917">
        <w:t xml:space="preserve"> and </w:t>
      </w:r>
      <w:r w:rsidR="00E66917" w:rsidRPr="008D6F6F">
        <w:rPr>
          <w:i/>
          <w:rPrChange w:id="147" w:author="Antonio Schettino" w:date="2018-08-28T10:15:00Z">
            <w:rPr/>
          </w:rPrChange>
        </w:rPr>
        <w:t>Table 1</w:t>
      </w:r>
      <w:r w:rsidR="007B463E">
        <w:t>)</w:t>
      </w:r>
      <w:r>
        <w:t xml:space="preserve">. </w:t>
      </w:r>
      <w:r w:rsidR="00AA56D6">
        <w:t>First</w:t>
      </w:r>
      <w:ins w:id="148" w:author="Antonio Schettino" w:date="2018-08-28T10:09:00Z">
        <w:r w:rsidR="00BC7D05">
          <w:t>,</w:t>
        </w:r>
      </w:ins>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w:t>
      </w:r>
      <w:proofErr w:type="gramStart"/>
      <w:r w:rsidR="00AA56D6">
        <w:t>in order to</w:t>
      </w:r>
      <w:proofErr w:type="gramEnd"/>
      <w:r w:rsidR="00AA56D6">
        <w:t xml:space="preserve"> investigate the possibility that the data </w:t>
      </w:r>
      <w:del w:id="149" w:author="Antonio Schettino" w:date="2018-08-28T10:10:00Z">
        <w:r w:rsidR="00AA56D6" w:rsidDel="006F62F4">
          <w:delText xml:space="preserve">is </w:delText>
        </w:r>
      </w:del>
      <w:ins w:id="150" w:author="Antonio Schettino" w:date="2018-08-28T10:10:00Z">
        <w:r w:rsidR="006F62F4">
          <w:t xml:space="preserve">would be </w:t>
        </w:r>
      </w:ins>
      <w:r w:rsidR="009B094D">
        <w:t xml:space="preserve">best </w:t>
      </w:r>
      <w:r w:rsidR="00AA56D6">
        <w:t xml:space="preserve">explained </w:t>
      </w:r>
      <w:ins w:id="151" w:author="Antonio Schettino" w:date="2018-08-28T10:10:00Z">
        <w:r w:rsidR="006F62F4">
          <w:t xml:space="preserve">by </w:t>
        </w:r>
      </w:ins>
      <w:del w:id="152" w:author="Antonio Schettino" w:date="2018-08-28T10:10:00Z">
        <w:r w:rsidDel="006F62F4">
          <w:delText xml:space="preserve">just </w:delText>
        </w:r>
      </w:del>
      <w:ins w:id="153" w:author="Antonio Schettino" w:date="2018-08-28T10:10:00Z">
        <w:r w:rsidR="006F62F4">
          <w:t xml:space="preserve">simple </w:t>
        </w:r>
      </w:ins>
      <w:r w:rsidR="009B094D">
        <w:t xml:space="preserve">random </w:t>
      </w:r>
      <w:del w:id="154" w:author="Antonio Schettino" w:date="2018-08-28T10:10:00Z">
        <w:r w:rsidR="00AA56D6" w:rsidDel="006F62F4">
          <w:delText xml:space="preserve">by </w:delText>
        </w:r>
      </w:del>
      <w:r w:rsidR="00AA56D6">
        <w:t xml:space="preserve">variation between subjects. </w:t>
      </w:r>
      <w:del w:id="155" w:author="Antonio Schettino" w:date="2018-08-28T10:10:00Z">
        <w:r w:rsidR="00AF1D01" w:rsidDel="006F62F4">
          <w:delText>In order to</w:delText>
        </w:r>
      </w:del>
      <w:ins w:id="156" w:author="Antonio Schettino" w:date="2018-08-28T10:10:00Z">
        <w:r w:rsidR="006F62F4">
          <w:t>To</w:t>
        </w:r>
      </w:ins>
      <w:r w:rsidR="00AF1D01">
        <w:t xml:space="preserve"> investigate the effect of </w:t>
      </w:r>
      <w:ins w:id="157" w:author="Antonio Schettino" w:date="2018-08-28T10:10:00Z">
        <w:r w:rsidR="006F62F4">
          <w:t xml:space="preserve">reward </w:t>
        </w:r>
      </w:ins>
      <w:r w:rsidR="00AF1D01">
        <w:t>phase</w:t>
      </w:r>
      <w:ins w:id="158" w:author="Antonio Schettino" w:date="2018-08-28T10:10:00Z">
        <w:r w:rsidR="006F62F4">
          <w:t xml:space="preserve"> (baseline, acquisition, extinction),</w:t>
        </w:r>
      </w:ins>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del w:id="159" w:author="Antonio Schettino" w:date="2018-08-28T10:11:00Z">
        <w:r w:rsidR="00AF1D01" w:rsidDel="006F62F4">
          <w:delText xml:space="preserve">with </w:delText>
        </w:r>
      </w:del>
      <w:ins w:id="160" w:author="Antonio Schettino" w:date="2018-08-28T10:11:00Z">
        <w:r w:rsidR="006F62F4">
          <w:t xml:space="preserve">including </w:t>
        </w:r>
      </w:ins>
      <w:r w:rsidR="00AF1D01">
        <w:t xml:space="preserve">these two effects and their interaction as constant effects. The intercepts and slopes of main effects and their interaction </w:t>
      </w:r>
      <w:proofErr w:type="gramStart"/>
      <w:r w:rsidR="00AF1D01">
        <w:t>were allow</w:t>
      </w:r>
      <w:r w:rsidR="00FE2900">
        <w:t>ed to</w:t>
      </w:r>
      <w:proofErr w:type="gramEnd"/>
      <w:r w:rsidR="00FE2900">
        <w:t xml:space="preserve"> vary across participants. </w:t>
      </w:r>
      <w:del w:id="161" w:author="Antonio Schettino" w:date="2018-08-28T10:11:00Z">
        <w:r w:rsidR="00563137" w:rsidDel="006F62F4">
          <w:delText>It is important to</w:delText>
        </w:r>
      </w:del>
      <w:ins w:id="162" w:author="Antonio Schettino" w:date="2018-08-28T10:11:00Z">
        <w:r w:rsidR="006F62F4">
          <w:t>Please</w:t>
        </w:r>
      </w:ins>
      <w:r w:rsidR="00563137">
        <w:t xml:space="preserve"> note </w:t>
      </w:r>
      <w:del w:id="163" w:author="Antonio Schettino" w:date="2018-08-28T10:11:00Z">
        <w:r w:rsidR="00FE2900" w:rsidDel="006F62F4">
          <w:delText xml:space="preserve">there </w:delText>
        </w:r>
      </w:del>
      <w:r w:rsidR="00563137">
        <w:t xml:space="preserve">that </w:t>
      </w:r>
      <w:r w:rsidR="0066169F">
        <w:t xml:space="preserve">there are two additional models that, although possible to fit, </w:t>
      </w:r>
      <w:del w:id="164" w:author="Antonio Schettino" w:date="2018-08-28T10:11:00Z">
        <w:r w:rsidR="0066169F" w:rsidDel="006F62F4">
          <w:delText>do not make sense</w:delText>
        </w:r>
      </w:del>
      <w:ins w:id="165" w:author="Antonio Schettino" w:date="2018-08-28T10:11:00Z">
        <w:r w:rsidR="006F62F4">
          <w:t>are not plausible</w:t>
        </w:r>
      </w:ins>
      <w:r w:rsidR="0066169F">
        <w:t xml:space="preserve"> in the context of our experiment. </w:t>
      </w:r>
      <w:ins w:id="166" w:author="Antonio Schettino" w:date="2018-08-28T10:12:00Z">
        <w:r w:rsidR="006F62F4">
          <w:t>Specifically, t</w:t>
        </w:r>
      </w:ins>
      <w:del w:id="167" w:author="Antonio Schettino" w:date="2018-08-28T10:12:00Z">
        <w:r w:rsidR="00FE2900" w:rsidDel="006F62F4">
          <w:delText>T</w:delText>
        </w:r>
      </w:del>
      <w:r w:rsidR="00FE2900">
        <w:t xml:space="preserve">he </w:t>
      </w:r>
      <w:proofErr w:type="gramStart"/>
      <w:r w:rsidR="00FE2900">
        <w:t>model</w:t>
      </w:r>
      <w:proofErr w:type="gramEnd"/>
      <w:r w:rsidR="00FE2900">
        <w:t xml:space="preserve"> with only the effect of reward </w:t>
      </w:r>
      <w:r w:rsidR="00884EE2">
        <w:t>probability</w:t>
      </w:r>
      <w:r w:rsidR="00FE2900">
        <w:t xml:space="preserve"> overlooks the fact that this effect </w:t>
      </w:r>
      <w:del w:id="168" w:author="Antonio Schettino" w:date="2018-08-28T10:12:00Z">
        <w:r w:rsidR="00FE2900" w:rsidDel="006F62F4">
          <w:delText xml:space="preserve">will </w:delText>
        </w:r>
      </w:del>
      <w:ins w:id="169" w:author="Antonio Schettino" w:date="2018-08-28T10:12:00Z">
        <w:r w:rsidR="006F62F4">
          <w:t xml:space="preserve">would </w:t>
        </w:r>
      </w:ins>
      <w:r w:rsidR="00FE2900">
        <w:t xml:space="preserve">necessarily be most pronounced in the acquisition phase, thus interacting with the effect of reward phase. The same logic applies to the model with additive effects of reward phase and </w:t>
      </w:r>
      <w:r w:rsidR="00884EE2">
        <w:t>probability</w:t>
      </w:r>
      <w:ins w:id="170" w:author="Antonio Schettino" w:date="2018-08-28T10:16:00Z">
        <w:r w:rsidR="008D6F6F">
          <w:t xml:space="preserve"> (i.e., these effects cannot act independently in our experimental design)</w:t>
        </w:r>
      </w:ins>
      <w:r w:rsidR="00FE2900">
        <w:t>.</w:t>
      </w:r>
      <w:del w:id="171" w:author="Antonio Schettino" w:date="2018-08-28T10:12:00Z">
        <w:r w:rsidR="00FE2900" w:rsidDel="006F62F4">
          <w:delText xml:space="preserve"> </w:delText>
        </w:r>
      </w:del>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72"/>
            <w:r>
              <w:lastRenderedPageBreak/>
              <w:t>Table 1</w:t>
            </w:r>
            <w:commentRangeEnd w:id="172"/>
            <w:r w:rsidR="009D3D50">
              <w:rPr>
                <w:rStyle w:val="CommentReference"/>
              </w:rPr>
              <w:commentReference w:id="172"/>
            </w:r>
          </w:p>
          <w:p w14:paraId="5CCBB1CF" w14:textId="1536DFD5" w:rsidR="00FF1479" w:rsidRDefault="00FF1479" w:rsidP="00C11E13">
            <w:pPr>
              <w:spacing w:line="360" w:lineRule="auto"/>
              <w:rPr>
                <w:i/>
              </w:rPr>
            </w:pPr>
            <w:r>
              <w:rPr>
                <w:i/>
              </w:rPr>
              <w:t xml:space="preserve">Means and 95% HDIs </w:t>
            </w:r>
            <w:ins w:id="173" w:author="Antonio Schettino" w:date="2018-08-28T10:12:00Z">
              <w:r w:rsidR="006F62F4">
                <w:rPr>
                  <w:i/>
                </w:rPr>
                <w:t xml:space="preserve">(in square brackets) </w:t>
              </w:r>
            </w:ins>
            <w:r>
              <w:rPr>
                <w:i/>
              </w:rPr>
              <w:t xml:space="preserve">of </w:t>
            </w:r>
            <w:del w:id="174" w:author="Antonio Schettino" w:date="2018-08-28T10:12:00Z">
              <w:r w:rsidR="00900F7E" w:rsidDel="006F62F4">
                <w:rPr>
                  <w:i/>
                </w:rPr>
                <w:delText xml:space="preserve">raw </w:delText>
              </w:r>
            </w:del>
            <w:r>
              <w:rPr>
                <w:i/>
              </w:rPr>
              <w:t>hit rates</w:t>
            </w:r>
            <w:r w:rsidR="001D374C">
              <w:rPr>
                <w:i/>
              </w:rPr>
              <w:t xml:space="preserve"> and reaction times</w:t>
            </w:r>
            <w:ins w:id="175" w:author="Antonio Schettino" w:date="2018-08-28T11:17:00Z">
              <w:r w:rsidR="007063D5">
                <w:rPr>
                  <w:i/>
                </w:rPr>
                <w:t>.</w:t>
              </w:r>
            </w:ins>
            <w:del w:id="176" w:author="Antonio Schettino" w:date="2018-08-28T11:17:00Z">
              <w:r w:rsidDel="007063D5">
                <w:rPr>
                  <w:i/>
                </w:rPr>
                <w:delText xml:space="preserve"> </w:delText>
              </w:r>
            </w:del>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77"/>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77"/>
      <w:r w:rsidR="006772E6">
        <w:rPr>
          <w:rStyle w:val="CommentReference"/>
        </w:rPr>
        <w:commentReference w:id="177"/>
      </w:r>
    </w:p>
    <w:p w14:paraId="6D93541F" w14:textId="4A17C928" w:rsidR="009F2266" w:rsidRPr="00EF140D" w:rsidRDefault="00765B6B" w:rsidP="004269CE">
      <w:pPr>
        <w:jc w:val="both"/>
        <w:rPr>
          <w:b/>
          <w:sz w:val="20"/>
        </w:rPr>
      </w:pPr>
      <w:commentRangeStart w:id="178"/>
      <w:r>
        <w:rPr>
          <w:b/>
          <w:sz w:val="20"/>
        </w:rPr>
        <w:t xml:space="preserve">Figure </w:t>
      </w:r>
      <w:ins w:id="179" w:author="Antonio Schettino" w:date="2018-08-28T10:35:00Z">
        <w:r w:rsidR="00825530">
          <w:rPr>
            <w:b/>
            <w:sz w:val="20"/>
          </w:rPr>
          <w:t>3</w:t>
        </w:r>
      </w:ins>
      <w:del w:id="180" w:author="Antonio Schettino" w:date="2018-08-28T10:35:00Z">
        <w:r w:rsidDel="00825530">
          <w:rPr>
            <w:b/>
            <w:sz w:val="20"/>
          </w:rPr>
          <w:delText>2</w:delText>
        </w:r>
      </w:del>
      <w:commentRangeEnd w:id="178"/>
      <w:r w:rsidR="006F62F4">
        <w:rPr>
          <w:rStyle w:val="CommentReference"/>
        </w:rPr>
        <w:commentReference w:id="178"/>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81"/>
      <w:r>
        <w:t>Hit rates</w:t>
      </w:r>
      <w:commentRangeEnd w:id="181"/>
      <w:r w:rsidR="00777EAE">
        <w:rPr>
          <w:rStyle w:val="CommentReference"/>
          <w:rFonts w:eastAsiaTheme="minorHAnsi" w:cs="Times New Roman"/>
          <w:b w:val="0"/>
        </w:rPr>
        <w:commentReference w:id="181"/>
      </w:r>
      <w:del w:id="182" w:author="Antonio Schettino" w:date="2018-08-28T10:15:00Z">
        <w:r w:rsidDel="006F62F4">
          <w:delText xml:space="preserve"> </w:delText>
        </w:r>
      </w:del>
    </w:p>
    <w:p w14:paraId="38AFDDD3" w14:textId="6300A4E4" w:rsidR="00FE683F" w:rsidRDefault="00765B6B" w:rsidP="00575829">
      <w:pPr>
        <w:spacing w:line="480" w:lineRule="auto"/>
        <w:ind w:firstLine="284"/>
        <w:jc w:val="both"/>
        <w:rPr>
          <w:ins w:id="183" w:author="Antonio Schettino" w:date="2018-08-28T10:23:00Z"/>
        </w:rPr>
      </w:pPr>
      <w:r>
        <w:t>Of all the tested models, t</w:t>
      </w:r>
      <w:r w:rsidR="00FE2900">
        <w:t xml:space="preserve">he interaction model best predicted </w:t>
      </w:r>
      <w:del w:id="184" w:author="Antonio Schettino" w:date="2018-08-28T10:15:00Z">
        <w:r w:rsidR="00FE2900" w:rsidDel="008D6F6F">
          <w:delText xml:space="preserve">the </w:delText>
        </w:r>
      </w:del>
      <w:r w:rsidR="00FE2900">
        <w:t xml:space="preserve">hit rates </w:t>
      </w:r>
      <w:r w:rsidR="00C11E13">
        <w:t>(</w:t>
      </w:r>
      <w:r w:rsidR="00C11E13" w:rsidRPr="008D6F6F">
        <w:rPr>
          <w:i/>
          <w:rPrChange w:id="185" w:author="Antonio Schettino" w:date="2018-08-28T10:15:00Z">
            <w:rPr/>
          </w:rPrChange>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8D6F6F">
        <w:rPr>
          <w:i/>
          <w:rPrChange w:id="186" w:author="Antonio Schettino" w:date="2018-08-28T10:17:00Z">
            <w:rPr/>
          </w:rPrChange>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del w:id="187" w:author="Antonio Schettino" w:date="2018-08-28T10:18:00Z">
        <w:r w:rsidR="003B33DC" w:rsidDel="00C04A3E">
          <w:delText>than for</w:delText>
        </w:r>
      </w:del>
      <w:ins w:id="188" w:author="Antonio Schettino" w:date="2018-08-28T10:18:00Z">
        <w:r w:rsidR="00C04A3E">
          <w:t>and</w:t>
        </w:r>
      </w:ins>
      <w:del w:id="189" w:author="Antonio Schettino" w:date="2018-08-28T10:18:00Z">
        <w:r w:rsidR="003B33DC" w:rsidDel="00C04A3E">
          <w:delText xml:space="preserve"> the</w:delText>
        </w:r>
      </w:del>
      <w:r w:rsidR="003B33DC">
        <w:t xml:space="preserve"> high rewarded color (</w:t>
      </w:r>
      <w:r w:rsidR="003B33DC">
        <w:rPr>
          <w:i/>
        </w:rPr>
        <w:t xml:space="preserve">M = </w:t>
      </w:r>
      <w:r w:rsidR="003B33DC">
        <w:t>0.02; 95% HDI [0.00, 0.04]; ER = 33.48)</w:t>
      </w:r>
      <w:r w:rsidR="00C36A08">
        <w:t xml:space="preserve">. </w:t>
      </w:r>
      <w:r w:rsidR="00923E38">
        <w:t xml:space="preserve">This </w:t>
      </w:r>
      <w:del w:id="190" w:author="Antonio Schettino" w:date="2018-08-28T10:18:00Z">
        <w:r w:rsidR="00923E38" w:rsidDel="00C04A3E">
          <w:delText xml:space="preserve">change </w:delText>
        </w:r>
      </w:del>
      <w:ins w:id="191" w:author="Antonio Schettino" w:date="2018-08-28T10:18:00Z">
        <w:r w:rsidR="00C04A3E">
          <w:t xml:space="preserve">improvement </w:t>
        </w:r>
      </w:ins>
      <w:r w:rsidR="00923E38">
        <w:t xml:space="preserve">was more pronounced for low </w:t>
      </w:r>
      <w:del w:id="192" w:author="Antonio Schettino" w:date="2018-08-28T10:19:00Z">
        <w:r w:rsidR="00923E38" w:rsidDel="00C04A3E">
          <w:delText>than for the</w:delText>
        </w:r>
      </w:del>
      <w:ins w:id="193" w:author="Antonio Schettino" w:date="2018-08-28T10:19:00Z">
        <w:r w:rsidR="00C04A3E">
          <w:t>compared to</w:t>
        </w:r>
      </w:ins>
      <w:r w:rsidR="00923E38">
        <w:t xml:space="preserve"> h</w:t>
      </w:r>
      <w:r w:rsidR="00923E38" w:rsidRPr="00792843">
        <w:t xml:space="preserve">igh </w:t>
      </w:r>
      <w:del w:id="194" w:author="Antonio Schettino" w:date="2018-08-28T10:19:00Z">
        <w:r w:rsidR="00923E38" w:rsidRPr="00792843" w:rsidDel="00C04A3E">
          <w:delText xml:space="preserve">condition </w:delText>
        </w:r>
      </w:del>
      <w:ins w:id="195" w:author="Antonio Schettino" w:date="2018-08-28T10:19:00Z">
        <w:r w:rsidR="00C04A3E">
          <w:t>reward probability</w:t>
        </w:r>
        <w:r w:rsidR="00C04A3E" w:rsidRPr="00792843">
          <w:t xml:space="preserve"> </w:t>
        </w:r>
      </w:ins>
      <w:r w:rsidR="00923E38" w:rsidRPr="00792843">
        <w:t>(</w:t>
      </w:r>
      <w:r w:rsidR="00792843" w:rsidRPr="00792843">
        <w:rPr>
          <w:i/>
        </w:rPr>
        <w:t xml:space="preserve">M = </w:t>
      </w:r>
      <w:r w:rsidR="00792843">
        <w:t xml:space="preserve">0.02; </w:t>
      </w:r>
      <w:r w:rsidR="00792843">
        <w:lastRenderedPageBreak/>
        <w:t>95% HDI [-0.01, 0.05]; ER = 8.43</w:t>
      </w:r>
      <w:r w:rsidR="00923E38" w:rsidRPr="00792843">
        <w:t>).</w:t>
      </w:r>
      <w:r w:rsidR="00923E38">
        <w:t xml:space="preserve"> </w:t>
      </w:r>
      <w:ins w:id="196" w:author="Antonio Schettino" w:date="2018-08-28T10:19:00Z">
        <w:r w:rsidR="00C04A3E">
          <w:t xml:space="preserve">Conversely, </w:t>
        </w:r>
      </w:ins>
      <w:del w:id="197" w:author="Antonio Schettino" w:date="2018-08-28T10:19:00Z">
        <w:r w:rsidR="00FE2900" w:rsidDel="00C04A3E">
          <w:delText>T</w:delText>
        </w:r>
      </w:del>
      <w:del w:id="198" w:author="Antonio Schettino" w:date="2018-08-28T10:20:00Z">
        <w:r w:rsidR="00FE2900" w:rsidDel="00FE683F">
          <w:delText xml:space="preserve">he </w:delText>
        </w:r>
      </w:del>
      <w:r w:rsidR="00FE2900">
        <w:t xml:space="preserve">evidence for the difference between </w:t>
      </w:r>
      <w:del w:id="199" w:author="Antonio Schettino" w:date="2018-08-28T10:19:00Z">
        <w:r w:rsidR="00FE2900" w:rsidDel="00C04A3E">
          <w:delText xml:space="preserve">the </w:delText>
        </w:r>
      </w:del>
      <w:r w:rsidR="00FE2900">
        <w:t xml:space="preserve">acquisition and </w:t>
      </w:r>
      <w:del w:id="200" w:author="Antonio Schettino" w:date="2018-08-28T10:19:00Z">
        <w:r w:rsidR="00FE2900" w:rsidDel="00C04A3E">
          <w:delText xml:space="preserve">the </w:delText>
        </w:r>
      </w:del>
      <w:r w:rsidR="00FE2900">
        <w:t>extinction phase</w:t>
      </w:r>
      <w:ins w:id="201" w:author="Antonio Schettino" w:date="2018-08-28T10:19:00Z">
        <w:r w:rsidR="00C04A3E">
          <w:t>s</w:t>
        </w:r>
      </w:ins>
      <w:r w:rsidR="00FE2900">
        <w:t xml:space="preserve"> </w:t>
      </w:r>
      <w:proofErr w:type="gramStart"/>
      <w:r w:rsidR="00FE2900">
        <w:t>was</w:t>
      </w:r>
      <w:proofErr w:type="gramEnd"/>
      <w:r w:rsidR="00FE2900">
        <w:t xml:space="preserve"> much weaker. </w:t>
      </w:r>
      <w:r w:rsidR="00575829">
        <w:t>Participants were</w:t>
      </w:r>
      <w:ins w:id="202" w:author="Antonio Schettino" w:date="2018-08-28T11:17:00Z">
        <w:r w:rsidR="007063D5">
          <w:t xml:space="preserve"> slightly</w:t>
        </w:r>
      </w:ins>
      <w:r w:rsidR="00575829">
        <w:t xml:space="preserve"> less accurate in </w:t>
      </w:r>
      <w:del w:id="203" w:author="Antonio Schettino" w:date="2018-08-28T10:20:00Z">
        <w:r w:rsidR="00575829" w:rsidDel="00C04A3E">
          <w:delText xml:space="preserve">the </w:delText>
        </w:r>
      </w:del>
      <w:r w:rsidR="00575829">
        <w:t xml:space="preserve">extinction </w:t>
      </w:r>
      <w:del w:id="204" w:author="Antonio Schettino" w:date="2018-08-28T10:20:00Z">
        <w:r w:rsidR="00575829" w:rsidDel="00C04A3E">
          <w:delText xml:space="preserve">phase </w:delText>
        </w:r>
      </w:del>
      <w:r w:rsidR="00575829">
        <w:t xml:space="preserve">compared to </w:t>
      </w:r>
      <w:del w:id="205" w:author="Antonio Schettino" w:date="2018-08-28T10:20:00Z">
        <w:r w:rsidR="00575829" w:rsidDel="00C04A3E">
          <w:delText xml:space="preserve">the </w:delText>
        </w:r>
      </w:del>
      <w:r w:rsidR="00575829">
        <w:t xml:space="preserve">acquisition </w:t>
      </w:r>
      <w:del w:id="206" w:author="Antonio Schettino" w:date="2018-08-28T10:20:00Z">
        <w:r w:rsidR="00575829" w:rsidDel="00C04A3E">
          <w:delText xml:space="preserve">phase </w:delText>
        </w:r>
      </w:del>
      <w:r w:rsidR="00575829">
        <w:t>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4298A6A" w:rsidR="00FF793F" w:rsidRDefault="00575829" w:rsidP="00575829">
      <w:pPr>
        <w:spacing w:line="480" w:lineRule="auto"/>
        <w:ind w:firstLine="284"/>
        <w:jc w:val="both"/>
      </w:pPr>
      <w:del w:id="207" w:author="Antonio Schettino" w:date="2018-08-28T10:23:00Z">
        <w:r w:rsidDel="00FE683F">
          <w:delText xml:space="preserve"> </w:delText>
        </w:r>
      </w:del>
      <w:r>
        <w:t xml:space="preserve">These results suggest that </w:t>
      </w:r>
      <w:del w:id="208" w:author="Antonio Schettino" w:date="2018-08-28T10:20:00Z">
        <w:r w:rsidDel="00C04A3E">
          <w:delText xml:space="preserve">the </w:delText>
        </w:r>
      </w:del>
      <w:r>
        <w:t xml:space="preserve">participants were reliably more accurate in the acquisition phase compared to baseline, </w:t>
      </w:r>
      <w:r w:rsidR="00B92561">
        <w:t>and more so</w:t>
      </w:r>
      <w:r>
        <w:t xml:space="preserve"> for the low rewarded color. There was also evidence for </w:t>
      </w:r>
      <w:del w:id="209" w:author="Antonio Schettino" w:date="2018-08-28T10:21:00Z">
        <w:r w:rsidDel="00FE683F">
          <w:delText xml:space="preserve">the </w:delText>
        </w:r>
      </w:del>
      <w:ins w:id="210" w:author="Antonio Schettino" w:date="2018-08-28T10:21:00Z">
        <w:r w:rsidR="00FE683F">
          <w:t xml:space="preserve">a </w:t>
        </w:r>
      </w:ins>
      <w:r>
        <w:t>drop in their accuracy in the extinction phase for the low rewarded, but not high rewarded color.</w:t>
      </w:r>
      <w:del w:id="211" w:author="Antonio Schettino" w:date="2018-08-28T10:21:00Z">
        <w:r w:rsidDel="00FE683F">
          <w:delText xml:space="preserve"> </w:delText>
        </w:r>
      </w:del>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212"/>
            <w:r>
              <w:t>Table 2</w:t>
            </w:r>
            <w:commentRangeEnd w:id="212"/>
            <w:r w:rsidR="009334AA">
              <w:rPr>
                <w:rStyle w:val="CommentReference"/>
              </w:rPr>
              <w:commentReference w:id="212"/>
            </w:r>
          </w:p>
          <w:p w14:paraId="4B536518" w14:textId="71DA40E2" w:rsidR="009F2266" w:rsidRDefault="00FE683F" w:rsidP="00C11E13">
            <w:pPr>
              <w:spacing w:line="360" w:lineRule="auto"/>
              <w:rPr>
                <w:i/>
              </w:rPr>
            </w:pPr>
            <w:ins w:id="213" w:author="Antonio Schettino" w:date="2018-08-28T10:25:00Z">
              <w:r>
                <w:rPr>
                  <w:i/>
                </w:rPr>
                <w:t xml:space="preserve">Mean and standard errors (in parenthesis) of </w:t>
              </w:r>
              <w:r w:rsidR="009215B9">
                <w:rPr>
                  <w:i/>
                </w:rPr>
                <w:t>WAIC and</w:t>
              </w:r>
            </w:ins>
            <w:ins w:id="214" w:author="Antonio Schettino" w:date="2018-08-28T10:26:00Z">
              <w:r w:rsidR="009215B9">
                <w:rPr>
                  <w:i/>
                </w:rPr>
                <w:t xml:space="preserve"> </w:t>
              </w:r>
            </w:ins>
            <w:ins w:id="215" w:author="Antonio Schettino" w:date="2018-08-28T10:25:00Z">
              <w:r w:rsidR="009215B9">
                <w:rPr>
                  <w:i/>
                </w:rPr>
                <w:t>Bayesian R</w:t>
              </w:r>
              <w:r w:rsidR="009215B9">
                <w:rPr>
                  <w:i/>
                  <w:vertAlign w:val="superscript"/>
                </w:rPr>
                <w:t>2</w:t>
              </w:r>
              <w:r w:rsidR="009215B9">
                <w:rPr>
                  <w:i/>
                </w:rPr>
                <w:t xml:space="preserve"> </w:t>
              </w:r>
            </w:ins>
            <w:ins w:id="216" w:author="Antonio Schettino" w:date="2018-08-28T10:26:00Z">
              <w:r w:rsidR="009215B9">
                <w:rPr>
                  <w:i/>
                </w:rPr>
                <w:t>for each</w:t>
              </w:r>
            </w:ins>
            <w:ins w:id="217" w:author="Antonio Schettino" w:date="2018-08-28T10:25:00Z">
              <w:r w:rsidR="009215B9">
                <w:rPr>
                  <w:i/>
                </w:rPr>
                <w:t xml:space="preserve"> </w:t>
              </w:r>
              <w:r>
                <w:rPr>
                  <w:i/>
                </w:rPr>
                <w:t>m</w:t>
              </w:r>
            </w:ins>
            <w:del w:id="218" w:author="Antonio Schettino" w:date="2018-08-28T10:25:00Z">
              <w:r w:rsidR="009F2266" w:rsidDel="00FE683F">
                <w:rPr>
                  <w:i/>
                </w:rPr>
                <w:delText>M</w:delText>
              </w:r>
            </w:del>
            <w:r w:rsidR="009F2266">
              <w:rPr>
                <w:i/>
              </w:rPr>
              <w:t xml:space="preserve">odel </w:t>
            </w:r>
            <w:ins w:id="219" w:author="Antonio Schettino" w:date="2018-08-28T10:26:00Z">
              <w:r w:rsidR="009215B9">
                <w:rPr>
                  <w:i/>
                </w:rPr>
                <w:t xml:space="preserve">predicting </w:t>
              </w:r>
            </w:ins>
            <w:del w:id="220" w:author="Antonio Schettino" w:date="2018-08-28T10:27:00Z">
              <w:r w:rsidR="009F2266" w:rsidDel="009215B9">
                <w:rPr>
                  <w:i/>
                </w:rPr>
                <w:delText>comparison indices for</w:delText>
              </w:r>
            </w:del>
            <w:ins w:id="221" w:author="Antonio Schettino" w:date="2018-08-28T10:27:00Z">
              <w:r w:rsidR="009215B9">
                <w:rPr>
                  <w:i/>
                </w:rPr>
                <w:t xml:space="preserve">hit rates and </w:t>
              </w:r>
            </w:ins>
            <w:ins w:id="222" w:author="Antonio Schettino" w:date="2018-08-28T10:29:00Z">
              <w:r w:rsidR="002952F2">
                <w:rPr>
                  <w:i/>
                </w:rPr>
                <w:t>r</w:t>
              </w:r>
            </w:ins>
            <w:ins w:id="223" w:author="Antonio Schettino" w:date="2018-08-28T10:27:00Z">
              <w:r w:rsidR="009215B9">
                <w:rPr>
                  <w:i/>
                </w:rPr>
                <w:t>eaction times</w:t>
              </w:r>
            </w:ins>
            <w:del w:id="224" w:author="Antonio Schettino" w:date="2018-08-28T10:27:00Z">
              <w:r w:rsidR="009F2266" w:rsidDel="009215B9">
                <w:rPr>
                  <w:i/>
                </w:rPr>
                <w:delText xml:space="preserve"> behavioral results</w:delText>
              </w:r>
            </w:del>
            <w:ins w:id="225" w:author="Antonio Schettino" w:date="2018-08-28T10:27:00Z">
              <w:r w:rsidR="009215B9">
                <w:rPr>
                  <w:i/>
                </w:rPr>
                <w:t>.</w:t>
              </w:r>
            </w:ins>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6C48A45D" w:rsidR="007427B7" w:rsidRDefault="007427B7" w:rsidP="00C11E13">
            <w:r>
              <w:t>Model</w:t>
            </w:r>
            <w:commentRangeStart w:id="226"/>
            <w:r>
              <w:t>/Model comparison</w:t>
            </w:r>
            <w:commentRangeEnd w:id="226"/>
            <w:r w:rsidR="000A7001">
              <w:rPr>
                <w:rStyle w:val="CommentReference"/>
              </w:rPr>
              <w:commentReference w:id="226"/>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A5B3DAC" w:rsidR="00F21309" w:rsidRDefault="00F21309" w:rsidP="00C11E13">
            <w:commentRangeStart w:id="227"/>
            <w:del w:id="228" w:author="Antonio Schettino" w:date="2018-08-28T10:22:00Z">
              <w:r w:rsidDel="00FE683F">
                <w:delText>Interaction</w:delText>
              </w:r>
            </w:del>
            <w:ins w:id="229" w:author="Antonio Schettino" w:date="2018-08-28T10:22:00Z">
              <w:r w:rsidR="00FE683F">
                <w:t>Reward phase x Reward probability</w:t>
              </w:r>
              <w:commentRangeEnd w:id="227"/>
              <w:r w:rsidR="00FE683F">
                <w:rPr>
                  <w:rStyle w:val="CommentReference"/>
                </w:rPr>
                <w:commentReference w:id="227"/>
              </w:r>
            </w:ins>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ins w:id="230" w:author="Antonio Schettino" w:date="2018-08-28T10:24:00Z">
              <w:r w:rsidR="00FE683F">
                <w:t>,</w:t>
              </w:r>
            </w:ins>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ins w:id="231" w:author="Antonio Schettino" w:date="2018-08-28T10:24:00Z">
              <w:r w:rsidR="00FE683F">
                <w:t>,</w:t>
              </w:r>
            </w:ins>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55088BFD" w:rsidR="00876BCA" w:rsidRDefault="00FE683F" w:rsidP="00C11E13">
            <w:ins w:id="232" w:author="Antonio Schettino" w:date="2018-08-28T10:22:00Z">
              <w:r>
                <w:t>Reward phase x Reward probability</w:t>
              </w:r>
            </w:ins>
            <w:del w:id="233" w:author="Antonio Schettino" w:date="2018-08-28T10:22:00Z">
              <w:r w:rsidR="00876BCA" w:rsidDel="00FE683F">
                <w:delText>Interaction</w:delText>
              </w:r>
            </w:del>
          </w:p>
        </w:tc>
        <w:tc>
          <w:tcPr>
            <w:tcW w:w="2079" w:type="dxa"/>
            <w:tcBorders>
              <w:bottom w:val="single" w:sz="4" w:space="0" w:color="auto"/>
            </w:tcBorders>
            <w:vAlign w:val="center"/>
          </w:tcPr>
          <w:p w14:paraId="189A6D72" w14:textId="36F383A7" w:rsidR="00876BCA" w:rsidRDefault="00876BCA" w:rsidP="00C11E13">
            <w:r w:rsidRPr="00C21D51">
              <w:t>2</w:t>
            </w:r>
            <w:ins w:id="234" w:author="Antonio Schettino" w:date="2018-08-28T10:24:00Z">
              <w:r w:rsidR="00FE683F">
                <w:t>,</w:t>
              </w:r>
            </w:ins>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9C4F2E7" w14:textId="53DDE6DE" w:rsidR="008E021D" w:rsidDel="000A7001" w:rsidRDefault="008E021D" w:rsidP="008E021D">
      <w:pPr>
        <w:rPr>
          <w:del w:id="235" w:author="Antonio Schettino" w:date="2018-08-28T10:28:00Z"/>
        </w:rPr>
      </w:pPr>
    </w:p>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lastRenderedPageBreak/>
              <w:t>Table 3</w:t>
            </w:r>
          </w:p>
          <w:p w14:paraId="3A6505A2" w14:textId="1CAB0DA8"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del w:id="236" w:author="Antonio Schettino" w:date="2018-08-28T10:24:00Z">
              <w:r w:rsidDel="00FE683F">
                <w:rPr>
                  <w:i/>
                </w:rPr>
                <w:delText xml:space="preserve">for </w:delText>
              </w:r>
            </w:del>
            <w:ins w:id="237" w:author="Antonio Schettino" w:date="2018-08-28T10:24:00Z">
              <w:r w:rsidR="00FE683F">
                <w:rPr>
                  <w:i/>
                </w:rPr>
                <w:t xml:space="preserve">in </w:t>
              </w:r>
            </w:ins>
            <w:r>
              <w:rPr>
                <w:i/>
              </w:rPr>
              <w:t xml:space="preserve">each </w:t>
            </w:r>
            <w:del w:id="238" w:author="Antonio Schettino" w:date="2018-08-28T10:24:00Z">
              <w:r w:rsidDel="00FE683F">
                <w:rPr>
                  <w:i/>
                </w:rPr>
                <w:delText xml:space="preserve">of the </w:delText>
              </w:r>
            </w:del>
            <w:r>
              <w:rPr>
                <w:i/>
              </w:rPr>
              <w:t>condition</w:t>
            </w:r>
            <w:ins w:id="239" w:author="Antonio Schettino" w:date="2018-08-28T10:29:00Z">
              <w:r w:rsidR="00B100A4">
                <w:rPr>
                  <w:i/>
                </w:rPr>
                <w:t>.</w:t>
              </w:r>
            </w:ins>
            <w:del w:id="240" w:author="Antonio Schettino" w:date="2018-08-28T10:24:00Z">
              <w:r w:rsidDel="00FE683F">
                <w:rPr>
                  <w:i/>
                </w:rPr>
                <w:delText>s</w:delText>
              </w:r>
            </w:del>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7071530B" w:rsidR="00FF793F" w:rsidRDefault="00765B6B" w:rsidP="004269CE">
      <w:pPr>
        <w:jc w:val="both"/>
        <w:rPr>
          <w:sz w:val="20"/>
        </w:rPr>
      </w:pPr>
      <w:r>
        <w:rPr>
          <w:b/>
          <w:sz w:val="20"/>
        </w:rPr>
        <w:t xml:space="preserve">Figure </w:t>
      </w:r>
      <w:del w:id="241" w:author="Antonio Schettino" w:date="2018-08-28T10:35:00Z">
        <w:r w:rsidDel="00825530">
          <w:rPr>
            <w:b/>
            <w:sz w:val="20"/>
          </w:rPr>
          <w:delText>3</w:delText>
        </w:r>
      </w:del>
      <w:ins w:id="242" w:author="Antonio Schettino" w:date="2018-08-28T10:35:00Z">
        <w:r w:rsidR="00825530">
          <w:rPr>
            <w:b/>
            <w:sz w:val="20"/>
          </w:rPr>
          <w:t>4</w:t>
        </w:r>
      </w:ins>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77777777" w:rsidR="00825530" w:rsidRDefault="00B92561" w:rsidP="00340112">
      <w:pPr>
        <w:spacing w:line="480" w:lineRule="auto"/>
        <w:ind w:firstLine="284"/>
        <w:jc w:val="both"/>
        <w:rPr>
          <w:ins w:id="243" w:author="Antonio Schettino" w:date="2018-08-28T10:32:00Z"/>
        </w:rPr>
      </w:pPr>
      <w:r>
        <w:t>The interaction model</w:t>
      </w:r>
      <w:ins w:id="244" w:author="Antonio Schettino" w:date="2018-08-28T10:30:00Z">
        <w:r w:rsidR="00B100A4">
          <w:t xml:space="preserve"> (Reward phase x Reward probability)</w:t>
        </w:r>
      </w:ins>
      <w:r>
        <w:t xml:space="preserve"> </w:t>
      </w:r>
      <w:del w:id="245" w:author="Antonio Schettino" w:date="2018-08-28T10:30:00Z">
        <w:r w:rsidDel="00B100A4">
          <w:delText xml:space="preserve">was </w:delText>
        </w:r>
      </w:del>
      <w:r>
        <w:t xml:space="preserve">also </w:t>
      </w:r>
      <w:del w:id="246" w:author="Antonio Schettino" w:date="2018-08-28T10:30:00Z">
        <w:r w:rsidDel="00B100A4">
          <w:delText xml:space="preserve">the </w:delText>
        </w:r>
      </w:del>
      <w:r>
        <w:t xml:space="preserve">best </w:t>
      </w:r>
      <w:del w:id="247" w:author="Antonio Schettino" w:date="2018-08-28T10:30:00Z">
        <w:r w:rsidDel="00B100A4">
          <w:delText xml:space="preserve">one in </w:delText>
        </w:r>
      </w:del>
      <w:r>
        <w:t>pr</w:t>
      </w:r>
      <w:r w:rsidR="00C11E13">
        <w:t>edict</w:t>
      </w:r>
      <w:ins w:id="248" w:author="Antonio Schettino" w:date="2018-08-28T10:30:00Z">
        <w:r w:rsidR="00B100A4">
          <w:t>ed</w:t>
        </w:r>
      </w:ins>
      <w:del w:id="249" w:author="Antonio Schettino" w:date="2018-08-28T10:30:00Z">
        <w:r w:rsidR="00C11E13" w:rsidDel="00B100A4">
          <w:delText>ing</w:delText>
        </w:r>
      </w:del>
      <w:r w:rsidR="00C11E13">
        <w:t xml:space="preserve"> reaction times (</w:t>
      </w:r>
      <w:r w:rsidR="00C11E13" w:rsidRPr="00B100A4">
        <w:rPr>
          <w:i/>
          <w:rPrChange w:id="250" w:author="Antonio Schettino" w:date="2018-08-28T10:30:00Z">
            <w:rPr/>
          </w:rPrChange>
        </w:rPr>
        <w:t>Table 2</w:t>
      </w:r>
      <w:r>
        <w:t>). Participants were reliably faster in the acquisition compared to the baseline phase</w:t>
      </w:r>
      <w:r w:rsidR="00DF3CBB">
        <w:t xml:space="preserve"> in both the high reward</w:t>
      </w:r>
      <w:ins w:id="251" w:author="Antonio Schettino" w:date="2018-08-28T10:30:00Z">
        <w:r w:rsidR="00825530">
          <w:t>ed</w:t>
        </w:r>
      </w:ins>
      <w:r w:rsidR="00CC2633">
        <w:t xml:space="preserve"> (</w:t>
      </w:r>
      <w:r w:rsidR="00CC2633">
        <w:rPr>
          <w:i/>
        </w:rPr>
        <w:t xml:space="preserve">M = </w:t>
      </w:r>
      <w:r w:rsidR="00746C80">
        <w:t>-21.16</w:t>
      </w:r>
      <w:r w:rsidR="00BF4EA7">
        <w:t>; 95% HDI [-29.79, -12.27</w:t>
      </w:r>
      <w:r w:rsidR="00CC2633">
        <w:t xml:space="preserve">]; ER = </w:t>
      </w:r>
      <w:r w:rsidR="00CC2633" w:rsidRPr="00825530">
        <w:rPr>
          <w:i/>
          <w:rPrChange w:id="252" w:author="Antonio Schettino" w:date="2018-08-28T10:30:00Z">
            <w:rPr/>
          </w:rPrChange>
        </w:rPr>
        <w:t>Inf.</w:t>
      </w:r>
      <w:r w:rsidR="00CC2633">
        <w:t xml:space="preserve">, i.e. </w:t>
      </w:r>
      <w:del w:id="253" w:author="Antonio Schettino" w:date="2018-08-28T10:30:00Z">
        <w:r w:rsidR="00462A22" w:rsidDel="00825530">
          <w:delText xml:space="preserve">the </w:delText>
        </w:r>
      </w:del>
      <w:r w:rsidR="00462A22">
        <w:t>whole</w:t>
      </w:r>
      <w:r w:rsidR="00CC2633">
        <w:t xml:space="preserve"> </w:t>
      </w:r>
      <w:r w:rsidR="00462A22">
        <w:t xml:space="preserve">posterior </w:t>
      </w:r>
      <w:r w:rsidR="00CC2633">
        <w:t>distribution</w:t>
      </w:r>
      <w:r w:rsidR="00462A22">
        <w:t xml:space="preserve"> </w:t>
      </w:r>
      <w:del w:id="254" w:author="Antonio Schettino" w:date="2018-08-28T10:31:00Z">
        <w:r w:rsidR="00462A22" w:rsidDel="00825530">
          <w:delText>was</w:delText>
        </w:r>
        <w:r w:rsidR="00CC2633" w:rsidDel="00825530">
          <w:delText xml:space="preserve"> </w:delText>
        </w:r>
      </w:del>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xml:space="preserve">, -4.63]; </w:t>
      </w:r>
      <w:r w:rsidR="00CC2633">
        <w:lastRenderedPageBreak/>
        <w:t>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del w:id="255" w:author="Antonio Schettino" w:date="2018-08-28T10:31:00Z">
        <w:r w:rsidR="00340112" w:rsidDel="00825530">
          <w:delText xml:space="preserve">the </w:delText>
        </w:r>
      </w:del>
      <w:ins w:id="256" w:author="Antonio Schettino" w:date="2018-08-28T10:31:00Z">
        <w:r w:rsidR="00825530">
          <w:t xml:space="preserve">any </w:t>
        </w:r>
      </w:ins>
      <w:r w:rsidR="00340112">
        <w:t>change</w:t>
      </w:r>
      <w:ins w:id="257" w:author="Antonio Schettino" w:date="2018-08-28T10:31:00Z">
        <w:r w:rsidR="00825530">
          <w:t>s</w:t>
        </w:r>
      </w:ins>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040EDC6B" w:rsidR="00B92561" w:rsidRDefault="000205D1" w:rsidP="00340112">
      <w:pPr>
        <w:spacing w:line="480" w:lineRule="auto"/>
        <w:ind w:firstLine="284"/>
        <w:jc w:val="both"/>
      </w:pPr>
      <w:del w:id="258" w:author="Antonio Schettino" w:date="2018-08-28T10:32:00Z">
        <w:r w:rsidDel="00825530">
          <w:delText xml:space="preserve"> </w:delText>
        </w:r>
      </w:del>
      <w:r>
        <w:t xml:space="preserve">These results indicate that </w:t>
      </w:r>
      <w:del w:id="259" w:author="Antonio Schettino" w:date="2018-08-28T10:32:00Z">
        <w:r w:rsidDel="00825530">
          <w:delText xml:space="preserve">the </w:delText>
        </w:r>
      </w:del>
      <w:r>
        <w:t xml:space="preserve">participants were faster in the condition in which they could earn rewards, and more so in the condition with higher probability of earning a reward. Also, there </w:t>
      </w:r>
      <w:r w:rsidR="00CC2633">
        <w:t>was</w:t>
      </w:r>
      <w:r>
        <w:t xml:space="preserve"> no evidence for </w:t>
      </w:r>
      <w:del w:id="260" w:author="Antonio Schettino" w:date="2018-08-28T10:32:00Z">
        <w:r w:rsidDel="00825530">
          <w:delText xml:space="preserve">the </w:delText>
        </w:r>
      </w:del>
      <w:ins w:id="261" w:author="Antonio Schettino" w:date="2018-08-28T10:32:00Z">
        <w:r w:rsidR="00825530">
          <w:t xml:space="preserve">any </w:t>
        </w:r>
      </w:ins>
      <w:r>
        <w:t>change</w:t>
      </w:r>
      <w:ins w:id="262" w:author="Antonio Schettino" w:date="2018-08-28T10:32:00Z">
        <w:r w:rsidR="00825530">
          <w:t>s</w:t>
        </w:r>
      </w:ins>
      <w:r>
        <w:t xml:space="preserve"> in </w:t>
      </w:r>
      <w:del w:id="263" w:author="Antonio Schettino" w:date="2018-08-28T10:32:00Z">
        <w:r w:rsidDel="00825530">
          <w:delText xml:space="preserve">the </w:delText>
        </w:r>
      </w:del>
      <w:r>
        <w:t xml:space="preserve">reaction times when </w:t>
      </w:r>
      <w:del w:id="264" w:author="Antonio Schettino" w:date="2018-08-28T10:32:00Z">
        <w:r w:rsidDel="00825530">
          <w:delText xml:space="preserve">the </w:delText>
        </w:r>
      </w:del>
      <w:r>
        <w:t>rewards were no longer available.</w:t>
      </w:r>
      <w:del w:id="265" w:author="Antonio Schettino" w:date="2018-08-28T10:32:00Z">
        <w:r w:rsidDel="00825530">
          <w:delText xml:space="preserve"> </w:delText>
        </w:r>
      </w:del>
    </w:p>
    <w:p w14:paraId="6A363A93" w14:textId="51935AE4" w:rsidR="00F4458A" w:rsidRDefault="00825530" w:rsidP="00340112">
      <w:pPr>
        <w:spacing w:line="480" w:lineRule="auto"/>
        <w:ind w:firstLine="284"/>
        <w:jc w:val="both"/>
      </w:pPr>
      <w:ins w:id="266" w:author="Antonio Schettino" w:date="2018-08-28T10:34:00Z">
        <w:r>
          <w:t>Supplementary</w:t>
        </w:r>
      </w:ins>
      <w:ins w:id="267" w:author="Antonio Schettino" w:date="2018-08-28T10:33:00Z">
        <w:r>
          <w:t xml:space="preserve"> analyses carried out t</w:t>
        </w:r>
      </w:ins>
      <w:del w:id="268" w:author="Antonio Schettino" w:date="2018-08-28T10:32:00Z">
        <w:r w:rsidR="00F4458A" w:rsidDel="00825530">
          <w:delText>In order to</w:delText>
        </w:r>
      </w:del>
      <w:ins w:id="269" w:author="Antonio Schettino" w:date="2018-08-28T10:32:00Z">
        <w:r>
          <w:t>o</w:t>
        </w:r>
      </w:ins>
      <w:r w:rsidR="00F4458A">
        <w:t xml:space="preserve"> </w:t>
      </w:r>
      <w:ins w:id="270" w:author="Antonio Schettino" w:date="2018-08-28T10:33:00Z">
        <w:r>
          <w:t xml:space="preserve">assess </w:t>
        </w:r>
      </w:ins>
      <w:ins w:id="271" w:author="Antonio Schettino" w:date="2018-08-28T10:34:00Z">
        <w:r>
          <w:t xml:space="preserve">possible </w:t>
        </w:r>
      </w:ins>
      <w:del w:id="272" w:author="Antonio Schettino" w:date="2018-08-28T10:33:00Z">
        <w:r w:rsidR="00F4458A" w:rsidDel="00825530">
          <w:delText xml:space="preserve">exclude the possibility that our results were affected by </w:delText>
        </w:r>
      </w:del>
      <w:r w:rsidR="00F4458A">
        <w:t xml:space="preserve">training effects </w:t>
      </w:r>
      <w:del w:id="273" w:author="Antonio Schettino" w:date="2018-08-28T10:33:00Z">
        <w:r w:rsidR="00F4458A" w:rsidDel="00825530">
          <w:delText xml:space="preserve">we ran additional analyses. These analyses </w:delText>
        </w:r>
      </w:del>
      <w:r w:rsidR="00F4458A">
        <w:t xml:space="preserve">indicated some evidence for the presence of training effects in hit rates and </w:t>
      </w:r>
      <w:del w:id="274" w:author="Antonio Schettino" w:date="2018-08-28T10:34:00Z">
        <w:r w:rsidR="00F4458A" w:rsidDel="00825530">
          <w:delText xml:space="preserve">no </w:delText>
        </w:r>
      </w:del>
      <w:ins w:id="275" w:author="Antonio Schettino" w:date="2018-08-28T10:34:00Z">
        <w:r>
          <w:t xml:space="preserve">scant </w:t>
        </w:r>
      </w:ins>
      <w:r w:rsidR="00F4458A">
        <w:t>evidence for such effects in reaction times. The</w:t>
      </w:r>
      <w:ins w:id="276" w:author="Antonio Schettino" w:date="2018-08-28T10:34:00Z">
        <w:r>
          <w:t>se</w:t>
        </w:r>
      </w:ins>
      <w:r w:rsidR="00F4458A">
        <w:t xml:space="preserve"> results </w:t>
      </w:r>
      <w:del w:id="277" w:author="Antonio Schettino" w:date="2018-08-28T10:34:00Z">
        <w:r w:rsidR="00F4458A" w:rsidDel="00825530">
          <w:delText xml:space="preserve">of these analyses </w:delText>
        </w:r>
      </w:del>
      <w:r w:rsidR="00F4458A">
        <w:t>can be found in Appendix 1.</w:t>
      </w:r>
      <w:del w:id="278" w:author="Antonio Schettino" w:date="2018-08-28T10:33:00Z">
        <w:r w:rsidR="00F4458A" w:rsidDel="00825530">
          <w:delText xml:space="preserve"> </w:delText>
        </w:r>
      </w:del>
    </w:p>
    <w:p w14:paraId="4134A50A" w14:textId="7E3B9F58" w:rsidR="006531B0" w:rsidRDefault="00822832" w:rsidP="007B463E">
      <w:pPr>
        <w:pStyle w:val="Heading2"/>
        <w:spacing w:before="0" w:after="240"/>
      </w:pPr>
      <w:r>
        <w:t>ss</w:t>
      </w:r>
      <w:r w:rsidR="00BE710C">
        <w:t>VEP amplitudes</w:t>
      </w:r>
    </w:p>
    <w:p w14:paraId="6D432CAC" w14:textId="4BDDC789" w:rsidR="00443CF7" w:rsidRDefault="00E66917" w:rsidP="00C11E13">
      <w:pPr>
        <w:spacing w:line="480" w:lineRule="auto"/>
        <w:ind w:firstLine="284"/>
        <w:jc w:val="both"/>
      </w:pPr>
      <w:r>
        <w:t xml:space="preserve">We fitted seven models to predict the </w:t>
      </w:r>
      <w:ins w:id="279" w:author="Antonio Schettino" w:date="2018-08-28T10:35:00Z">
        <w:r w:rsidR="00B34D24">
          <w:t>trial-</w:t>
        </w:r>
      </w:ins>
      <w:r>
        <w:t>average</w:t>
      </w:r>
      <w:ins w:id="280" w:author="Antonio Schettino" w:date="2018-08-28T10:35:00Z">
        <w:r w:rsidR="00B34D24">
          <w:t>d</w:t>
        </w:r>
      </w:ins>
      <w:r>
        <w:t xml:space="preserve"> </w:t>
      </w:r>
      <w:proofErr w:type="spellStart"/>
      <w:r>
        <w:t>ssVEP</w:t>
      </w:r>
      <w:proofErr w:type="spellEnd"/>
      <w:r>
        <w:t xml:space="preserve"> amplitudes (</w:t>
      </w:r>
      <w:ins w:id="281" w:author="Antonio Schettino" w:date="2018-08-28T10:34:00Z">
        <w:r w:rsidR="00825530">
          <w:t xml:space="preserve">in </w:t>
        </w:r>
      </w:ins>
      <w:r w:rsidRPr="00825530">
        <w:rPr>
          <w:i/>
          <w:rPrChange w:id="282" w:author="Antonio Schettino" w:date="2018-08-28T10:34:00Z">
            <w:rPr/>
          </w:rPrChange>
        </w:rPr>
        <w:t>µV</w:t>
      </w:r>
      <w:r>
        <w:t>) across conditions (</w:t>
      </w:r>
      <w:r w:rsidRPr="00825530">
        <w:rPr>
          <w:i/>
          <w:rPrChange w:id="283" w:author="Antonio Schettino" w:date="2018-08-28T10:35:00Z">
            <w:rPr/>
          </w:rPrChange>
        </w:rPr>
        <w:t xml:space="preserve">Figure </w:t>
      </w:r>
      <w:del w:id="284" w:author="Antonio Schettino" w:date="2018-08-28T10:35:00Z">
        <w:r w:rsidRPr="00825530" w:rsidDel="00825530">
          <w:rPr>
            <w:i/>
            <w:rPrChange w:id="285" w:author="Antonio Schettino" w:date="2018-08-28T10:35:00Z">
              <w:rPr/>
            </w:rPrChange>
          </w:rPr>
          <w:delText xml:space="preserve">4 </w:delText>
        </w:r>
      </w:del>
      <w:ins w:id="286" w:author="Antonio Schettino" w:date="2018-08-28T10:35:00Z">
        <w:r w:rsidR="00825530" w:rsidRPr="00825530">
          <w:rPr>
            <w:i/>
            <w:rPrChange w:id="287" w:author="Antonio Schettino" w:date="2018-08-28T10:35:00Z">
              <w:rPr/>
            </w:rPrChange>
          </w:rPr>
          <w:t>5</w:t>
        </w:r>
        <w:r w:rsidR="00825530">
          <w:t xml:space="preserve"> </w:t>
        </w:r>
      </w:ins>
      <w:r>
        <w:t xml:space="preserve">and </w:t>
      </w:r>
      <w:r w:rsidRPr="00825530">
        <w:rPr>
          <w:i/>
          <w:rPrChange w:id="288" w:author="Antonio Schettino" w:date="2018-08-28T10:35:00Z">
            <w:rPr/>
          </w:rPrChange>
        </w:rPr>
        <w:t>Table 4</w:t>
      </w:r>
      <w:r>
        <w:t xml:space="preserve">). The </w:t>
      </w:r>
      <w:r w:rsidRPr="004D7EBB">
        <w:rPr>
          <w:i/>
        </w:rPr>
        <w:t>Null model</w:t>
      </w:r>
      <w:r>
        <w:t xml:space="preserve"> included only varying intercepts across subjects. The </w:t>
      </w:r>
      <w:r>
        <w:rPr>
          <w:i/>
        </w:rPr>
        <w:t xml:space="preserve">Attention </w:t>
      </w:r>
      <w:r w:rsidRPr="00822832">
        <w:rPr>
          <w:i/>
        </w:rPr>
        <w:t>model</w:t>
      </w:r>
      <w:r>
        <w:t xml:space="preserve"> included the constant effect of attention</w:t>
      </w:r>
      <w:ins w:id="289" w:author="Antonio Schettino" w:date="2018-08-28T10:36:00Z">
        <w:r w:rsidR="00B34D24">
          <w:t>;</w:t>
        </w:r>
      </w:ins>
      <w:del w:id="290" w:author="Antonio Schettino" w:date="2018-08-28T10:36:00Z">
        <w:r w:rsidDel="00B34D24">
          <w:delText>,</w:delText>
        </w:r>
      </w:del>
      <w:r>
        <w:t xml:space="preserve"> t</w:t>
      </w:r>
      <w:r w:rsidRPr="00822832">
        <w:t>he</w:t>
      </w:r>
      <w:r>
        <w:t xml:space="preserve"> </w:t>
      </w:r>
      <w:r w:rsidRPr="004D7EBB">
        <w:rPr>
          <w:i/>
        </w:rPr>
        <w:t>Reward phase model</w:t>
      </w:r>
      <w:r>
        <w:t xml:space="preserve"> included the constant effect of reward phase</w:t>
      </w:r>
      <w:del w:id="291" w:author="Antonio Schettino" w:date="2018-08-28T10:36:00Z">
        <w:r w:rsidDel="00B34D24">
          <w:delText>,</w:delText>
        </w:r>
      </w:del>
      <w:ins w:id="292" w:author="Antonio Schettino" w:date="2018-08-28T10:36:00Z">
        <w:r w:rsidR="00B34D24">
          <w:t>;</w:t>
        </w:r>
      </w:ins>
      <w:r>
        <w:t xml:space="preserve"> the </w:t>
      </w:r>
      <w:r>
        <w:rPr>
          <w:i/>
        </w:rPr>
        <w:t xml:space="preserve">Reward phase </w:t>
      </w:r>
      <w:del w:id="293" w:author="Antonio Schettino" w:date="2018-08-28T10:36:00Z">
        <w:r w:rsidDel="00B34D24">
          <w:rPr>
            <w:i/>
          </w:rPr>
          <w:delText xml:space="preserve">and </w:delText>
        </w:r>
      </w:del>
      <w:ins w:id="294" w:author="Antonio Schettino" w:date="2018-08-28T10:36:00Z">
        <w:r w:rsidR="00B34D24">
          <w:rPr>
            <w:i/>
          </w:rPr>
          <w:t xml:space="preserve">+ </w:t>
        </w:r>
      </w:ins>
      <w:r>
        <w:rPr>
          <w:i/>
        </w:rPr>
        <w:t>attention</w:t>
      </w:r>
      <w:r>
        <w:t xml:space="preserve"> model included the additive effects of reward phase and attention</w:t>
      </w:r>
      <w:del w:id="295" w:author="Antonio Schettino" w:date="2018-08-28T10:36:00Z">
        <w:r w:rsidDel="00B34D24">
          <w:delText>,</w:delText>
        </w:r>
      </w:del>
      <w:ins w:id="296" w:author="Antonio Schettino" w:date="2018-08-28T10:36:00Z">
        <w:r w:rsidR="00B34D24">
          <w:t>;</w:t>
        </w:r>
      </w:ins>
      <w:r>
        <w:t xml:space="preserve"> and the </w:t>
      </w:r>
      <w:r>
        <w:rPr>
          <w:i/>
        </w:rPr>
        <w:t xml:space="preserve">Reward phase </w:t>
      </w:r>
      <w:del w:id="297" w:author="Antonio Schettino" w:date="2018-08-28T10:36:00Z">
        <w:r w:rsidDel="00B34D24">
          <w:rPr>
            <w:i/>
          </w:rPr>
          <w:delText xml:space="preserve">X </w:delText>
        </w:r>
      </w:del>
      <w:ins w:id="298" w:author="Antonio Schettino" w:date="2018-08-28T10:36:00Z">
        <w:r w:rsidR="00B34D24">
          <w:rPr>
            <w:i/>
          </w:rPr>
          <w:t xml:space="preserve">x </w:t>
        </w:r>
      </w:ins>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del w:id="299" w:author="Antonio Schettino" w:date="2018-08-28T10:36:00Z">
        <w:r w:rsidRPr="00822832" w:rsidDel="00B34D24">
          <w:rPr>
            <w:i/>
          </w:rPr>
          <w:delText xml:space="preserve">X </w:delText>
        </w:r>
      </w:del>
      <w:ins w:id="300" w:author="Antonio Schettino" w:date="2018-08-28T10:36:00Z">
        <w:r w:rsidR="00B34D24">
          <w:rPr>
            <w:i/>
          </w:rPr>
          <w:t>x</w:t>
        </w:r>
        <w:r w:rsidR="00B34D24" w:rsidRPr="00822832">
          <w:rPr>
            <w:i/>
          </w:rPr>
          <w:t xml:space="preserve"> </w:t>
        </w:r>
      </w:ins>
      <w:r w:rsidRPr="00822832">
        <w:rPr>
          <w:i/>
        </w:rPr>
        <w:t>reward phase + attention</w:t>
      </w:r>
      <w:r>
        <w:t xml:space="preserve"> model consisted </w:t>
      </w:r>
      <w:del w:id="301" w:author="Antonio Schettino" w:date="2018-08-28T10:36:00Z">
        <w:r w:rsidDel="00B34D24">
          <w:delText xml:space="preserve">out </w:delText>
        </w:r>
      </w:del>
      <w:r>
        <w:t xml:space="preserve">of the constant effects of reward probability and phase, their interaction, and the </w:t>
      </w:r>
      <w:ins w:id="302" w:author="Antonio Schettino" w:date="2018-08-28T10:36:00Z">
        <w:r w:rsidR="00B34D24">
          <w:t xml:space="preserve">independent </w:t>
        </w:r>
      </w:ins>
      <w:r>
        <w:t xml:space="preserve">effect of attention. The last model was the </w:t>
      </w:r>
      <w:r>
        <w:rPr>
          <w:i/>
        </w:rPr>
        <w:t>Interaction</w:t>
      </w:r>
      <w:r>
        <w:t xml:space="preserve"> model which included </w:t>
      </w:r>
      <w:ins w:id="303" w:author="Antonio Schettino" w:date="2018-08-28T10:37:00Z">
        <w:r w:rsidR="00B34D24">
          <w:t xml:space="preserve">all constant effects </w:t>
        </w:r>
      </w:ins>
      <w:del w:id="304" w:author="Antonio Schettino" w:date="2018-08-28T10:37:00Z">
        <w:r w:rsidDel="00B34D24">
          <w:delText xml:space="preserve">both the main effects of all of the three factors, </w:delText>
        </w:r>
      </w:del>
      <w:r>
        <w:t>and their interaction</w:t>
      </w:r>
      <w:ins w:id="305" w:author="Antonio Schettino" w:date="2018-08-28T10:38:00Z">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ins>
      <w:r>
        <w:t xml:space="preserve">. All </w:t>
      </w:r>
      <w:del w:id="306" w:author="Antonio Schettino" w:date="2018-08-28T10:38:00Z">
        <w:r w:rsidDel="00B34D24">
          <w:delText xml:space="preserve">of the </w:delText>
        </w:r>
      </w:del>
      <w:r>
        <w:t xml:space="preserve">models, except for the </w:t>
      </w:r>
      <w:r>
        <w:rPr>
          <w:i/>
        </w:rPr>
        <w:t>Null</w:t>
      </w:r>
      <w:r>
        <w:t xml:space="preserve"> </w:t>
      </w:r>
      <w:r>
        <w:rPr>
          <w:i/>
        </w:rPr>
        <w:t>model</w:t>
      </w:r>
      <w:r>
        <w:t xml:space="preserve">, included varying slopes and intercepts across participants for all </w:t>
      </w:r>
      <w:del w:id="307" w:author="Antonio Schettino" w:date="2018-08-28T10:38:00Z">
        <w:r w:rsidDel="00B34D24">
          <w:delText xml:space="preserve">of the </w:delText>
        </w:r>
      </w:del>
      <w:r>
        <w:t xml:space="preserve">constant effects. As in the case of behavioral data, several models were not fitted because they were not </w:t>
      </w:r>
      <w:del w:id="308" w:author="Antonio Schettino" w:date="2018-08-28T10:38:00Z">
        <w:r w:rsidDel="00B34D24">
          <w:lastRenderedPageBreak/>
          <w:delText xml:space="preserve">meaningful </w:delText>
        </w:r>
      </w:del>
      <w:ins w:id="309" w:author="Antonio Schettino" w:date="2018-08-28T10:38:00Z">
        <w:r w:rsidR="00B34D24">
          <w:t xml:space="preserve">plausible </w:t>
        </w:r>
      </w:ins>
      <w:r>
        <w:t>in the context of our experiment (e.g., the models that include both reward phase and probability</w:t>
      </w:r>
      <w:r w:rsidR="00C11E13">
        <w:t>, but not their interaction).</w:t>
      </w:r>
      <w:del w:id="310" w:author="Antonio Schettino" w:date="2018-08-28T10:38:00Z">
        <w:r w:rsidR="00C11E13" w:rsidDel="00B34D24">
          <w:delText xml:space="preserve"> </w:delText>
        </w:r>
      </w:del>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3596FC9C" w:rsidR="00443CF7" w:rsidRDefault="00443CF7" w:rsidP="00C11E13">
            <w:pPr>
              <w:spacing w:line="360" w:lineRule="auto"/>
              <w:rPr>
                <w:i/>
              </w:rPr>
            </w:pPr>
            <w:r>
              <w:rPr>
                <w:i/>
              </w:rPr>
              <w:t xml:space="preserve">Means and 95% HDIs of </w:t>
            </w:r>
            <w:del w:id="311" w:author="Antonio Schettino" w:date="2018-08-28T10:39:00Z">
              <w:r w:rsidDel="00B34D24">
                <w:rPr>
                  <w:i/>
                </w:rPr>
                <w:delText xml:space="preserve">the </w:delText>
              </w:r>
            </w:del>
            <w:ins w:id="312" w:author="Antonio Schettino" w:date="2018-08-28T10:39:00Z">
              <w:r w:rsidR="00B34D24">
                <w:rPr>
                  <w:i/>
                </w:rPr>
                <w:t xml:space="preserve">recorded </w:t>
              </w:r>
            </w:ins>
            <w:proofErr w:type="spellStart"/>
            <w:r>
              <w:rPr>
                <w:i/>
              </w:rPr>
              <w:t>ssVEP</w:t>
            </w:r>
            <w:proofErr w:type="spellEnd"/>
            <w:r>
              <w:rPr>
                <w:i/>
              </w:rPr>
              <w:t xml:space="preserve"> amplitudes </w:t>
            </w:r>
            <w:del w:id="313" w:author="Antonio Schettino" w:date="2018-08-28T10:39:00Z">
              <w:r w:rsidDel="00B34D24">
                <w:rPr>
                  <w:i/>
                </w:rPr>
                <w:delText>for each of the</w:delText>
              </w:r>
            </w:del>
            <w:ins w:id="314" w:author="Antonio Schettino" w:date="2018-08-28T10:39:00Z">
              <w:r w:rsidR="00B34D24">
                <w:rPr>
                  <w:i/>
                </w:rPr>
                <w:t>in each</w:t>
              </w:r>
            </w:ins>
            <w:r>
              <w:rPr>
                <w:i/>
              </w:rPr>
              <w:t xml:space="preserve"> condition</w:t>
            </w:r>
            <w:ins w:id="315" w:author="Antonio Schettino" w:date="2018-08-28T10:39:00Z">
              <w:r w:rsidR="00B34D24">
                <w:rPr>
                  <w:i/>
                </w:rPr>
                <w:t>.</w:t>
              </w:r>
            </w:ins>
            <w:del w:id="316" w:author="Antonio Schettino" w:date="2018-08-28T10:39:00Z">
              <w:r w:rsidDel="00B34D24">
                <w:rPr>
                  <w:i/>
                </w:rPr>
                <w:delText>s</w:delText>
              </w:r>
            </w:del>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77777777" w:rsidR="00443CF7" w:rsidRPr="00297068" w:rsidRDefault="00443CF7" w:rsidP="00C11E13">
            <w:r>
              <w:t>Amplitudes (µV)</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6493194E" w:rsidR="006531B0" w:rsidRDefault="00E66917" w:rsidP="007B463E">
      <w:pPr>
        <w:jc w:val="both"/>
        <w:rPr>
          <w:b/>
          <w:sz w:val="20"/>
        </w:rPr>
      </w:pPr>
      <w:r>
        <w:rPr>
          <w:b/>
          <w:sz w:val="20"/>
        </w:rPr>
        <w:lastRenderedPageBreak/>
        <w:t xml:space="preserve">Figure </w:t>
      </w:r>
      <w:ins w:id="317" w:author="Antonio Schettino" w:date="2018-08-28T10:35:00Z">
        <w:r w:rsidR="00825530">
          <w:rPr>
            <w:b/>
            <w:sz w:val="20"/>
          </w:rPr>
          <w:t>5</w:t>
        </w:r>
      </w:ins>
      <w:del w:id="318" w:author="Antonio Schettino" w:date="2018-08-28T10:35:00Z">
        <w:r w:rsidDel="00825530">
          <w:rPr>
            <w:b/>
            <w:sz w:val="20"/>
          </w:rPr>
          <w:delText>4</w:delText>
        </w:r>
      </w:del>
      <w:r w:rsidR="00C1424D" w:rsidRPr="00FF793F">
        <w:rPr>
          <w:b/>
          <w:sz w:val="20"/>
        </w:rPr>
        <w:t xml:space="preserve">. </w:t>
      </w:r>
      <w:r w:rsidR="00C1424D">
        <w:rPr>
          <w:sz w:val="20"/>
        </w:rPr>
        <w:t>Distributions, means, and credible intervals of ssVEP amplitudes per condition.</w:t>
      </w:r>
    </w:p>
    <w:p w14:paraId="384F4B44" w14:textId="77777777" w:rsidR="007B463E" w:rsidRPr="007B463E" w:rsidRDefault="007B463E" w:rsidP="007B463E">
      <w:pPr>
        <w:jc w:val="both"/>
        <w:rPr>
          <w:b/>
          <w:sz w:val="20"/>
        </w:rPr>
      </w:pPr>
    </w:p>
    <w:p w14:paraId="69D6C98F" w14:textId="3A0BB09C" w:rsidR="004269CE" w:rsidRDefault="004269CE" w:rsidP="00A02266">
      <w:pPr>
        <w:spacing w:line="480" w:lineRule="auto"/>
        <w:ind w:firstLine="284"/>
        <w:jc w:val="both"/>
      </w:pPr>
      <w:r>
        <w:t xml:space="preserve">The interaction model </w:t>
      </w:r>
      <w:del w:id="319" w:author="Antonio Schettino" w:date="2018-08-28T10:39:00Z">
        <w:r w:rsidDel="00B34D24">
          <w:delText xml:space="preserve">was </w:delText>
        </w:r>
      </w:del>
      <w:r>
        <w:t xml:space="preserve">best </w:t>
      </w:r>
      <w:del w:id="320" w:author="Antonio Schettino" w:date="2018-08-28T10:39:00Z">
        <w:r w:rsidDel="00B34D24">
          <w:delText xml:space="preserve">in </w:delText>
        </w:r>
      </w:del>
      <w:r>
        <w:t>predict</w:t>
      </w:r>
      <w:ins w:id="321" w:author="Antonio Schettino" w:date="2018-08-28T10:39:00Z">
        <w:r w:rsidR="00B34D24">
          <w:t>ed</w:t>
        </w:r>
      </w:ins>
      <w:del w:id="322" w:author="Antonio Schettino" w:date="2018-08-28T10:39:00Z">
        <w:r w:rsidDel="00B34D24">
          <w:delText>ing</w:delText>
        </w:r>
      </w:del>
      <w:r>
        <w:t xml:space="preserve"> </w:t>
      </w:r>
      <w:del w:id="323" w:author="Antonio Schettino" w:date="2018-08-28T10:39:00Z">
        <w:r w:rsidDel="00B34D24">
          <w:delText xml:space="preserve">the </w:delText>
        </w:r>
      </w:del>
      <w:proofErr w:type="spellStart"/>
      <w:r>
        <w:t>ssVEP</w:t>
      </w:r>
      <w:proofErr w:type="spellEnd"/>
      <w:r>
        <w:t xml:space="preserve"> ampli</w:t>
      </w:r>
      <w:r w:rsidR="00C11E13">
        <w:t>tudes across conditions (</w:t>
      </w:r>
      <w:r w:rsidR="00C11E13" w:rsidRPr="00B34D24">
        <w:rPr>
          <w:i/>
          <w:rPrChange w:id="324" w:author="Antonio Schettino" w:date="2018-08-28T10:39:00Z">
            <w:rPr/>
          </w:rPrChange>
        </w:rPr>
        <w:t>Table 5</w:t>
      </w:r>
      <w:r>
        <w:t xml:space="preserve">). </w:t>
      </w:r>
      <w:commentRangeStart w:id="325"/>
      <w:r w:rsidR="003273E4">
        <w:t>This result points to the better predictive ability when all three effects and their interaction is taken into account.</w:t>
      </w:r>
      <w:commentRangeEnd w:id="325"/>
      <w:r w:rsidR="00B34D24">
        <w:rPr>
          <w:rStyle w:val="CommentReference"/>
        </w:rPr>
        <w:commentReference w:id="325"/>
      </w:r>
      <w:r w:rsidR="003273E4">
        <w:t xml:space="preserve"> The analysis of the posterior distribution</w:t>
      </w:r>
      <w:ins w:id="326" w:author="Antonio Schettino" w:date="2018-08-28T10:40:00Z">
        <w:r w:rsidR="00B34D24">
          <w:t>s</w:t>
        </w:r>
      </w:ins>
      <w:r w:rsidR="003273E4">
        <w:t xml:space="preserve"> of</w:t>
      </w:r>
      <w:r w:rsidR="00C11E13">
        <w:t xml:space="preserve"> the interaction model (</w:t>
      </w:r>
      <w:r w:rsidR="00C11E13" w:rsidRPr="00B34D24">
        <w:rPr>
          <w:i/>
          <w:rPrChange w:id="327" w:author="Antonio Schettino" w:date="2018-08-28T10:40:00Z">
            <w:rPr/>
          </w:rPrChange>
        </w:rPr>
        <w:t>Figure 5</w:t>
      </w:r>
      <w:r w:rsidR="003273E4">
        <w:t>) revealed a strong effect of attention</w:t>
      </w:r>
      <w:commentRangeStart w:id="328"/>
      <w:r w:rsidR="003273E4">
        <w:t>, thus replicating previous studies.</w:t>
      </w:r>
      <w:commentRangeEnd w:id="328"/>
      <w:r w:rsidR="000F7AE3">
        <w:rPr>
          <w:rStyle w:val="CommentReference"/>
        </w:rPr>
        <w:commentReference w:id="328"/>
      </w:r>
      <w:ins w:id="329" w:author="Antonio Schettino" w:date="2018-08-28T10:43:00Z">
        <w:r w:rsidR="003A5736">
          <w:t>:</w:t>
        </w:r>
      </w:ins>
      <w:r w:rsidR="003273E4">
        <w:t xml:space="preserve"> </w:t>
      </w:r>
      <w:ins w:id="330" w:author="Antonio Schettino" w:date="2018-08-28T10:43:00Z">
        <w:r w:rsidR="003A5736">
          <w:t>i</w:t>
        </w:r>
      </w:ins>
      <w:del w:id="331" w:author="Antonio Schettino" w:date="2018-08-28T10:43:00Z">
        <w:r w:rsidR="003273E4" w:rsidDel="003A5736">
          <w:delText>I</w:delText>
        </w:r>
      </w:del>
      <w:r w:rsidR="003273E4">
        <w:t xml:space="preserve">n all </w:t>
      </w:r>
      <w:del w:id="332" w:author="Antonio Schettino" w:date="2018-08-28T10:42:00Z">
        <w:r w:rsidR="003273E4" w:rsidDel="000F7AE3">
          <w:delText xml:space="preserve">of the </w:delText>
        </w:r>
      </w:del>
      <w:r w:rsidR="003273E4">
        <w:t>conditions</w:t>
      </w:r>
      <w:ins w:id="333" w:author="Antonio Schettino" w:date="2018-08-28T10:42:00Z">
        <w:r w:rsidR="000F7AE3">
          <w:t>,</w:t>
        </w:r>
      </w:ins>
      <w:del w:id="334" w:author="Antonio Schettino" w:date="2018-08-28T10:42:00Z">
        <w:r w:rsidR="003273E4" w:rsidDel="000F7AE3">
          <w:delText xml:space="preserve"> the</w:delText>
        </w:r>
      </w:del>
      <w:r w:rsidR="003273E4">
        <w:t xml:space="preserve"> </w:t>
      </w:r>
      <w:proofErr w:type="spellStart"/>
      <w:r w:rsidR="003273E4">
        <w:t>ssVEP</w:t>
      </w:r>
      <w:proofErr w:type="spellEnd"/>
      <w:r w:rsidR="003273E4">
        <w:t xml:space="preserve"> amplitudes were higher for the attended compared to the unattended stimuli. </w:t>
      </w:r>
      <w:del w:id="335" w:author="Antonio Schettino" w:date="2018-08-28T10:44:00Z">
        <w:r w:rsidR="003273E4" w:rsidDel="003A5736">
          <w:delText xml:space="preserve">In </w:delText>
        </w:r>
      </w:del>
      <w:ins w:id="336" w:author="Antonio Schettino" w:date="2018-08-28T10:44:00Z">
        <w:r w:rsidR="003A5736">
          <w:t xml:space="preserve">At </w:t>
        </w:r>
      </w:ins>
      <w:r w:rsidR="003273E4">
        <w:t>baseline</w:t>
      </w:r>
      <w:ins w:id="337" w:author="Antonio Schettino" w:date="2018-08-28T10:44:00Z">
        <w:r w:rsidR="003A5736">
          <w:t>,</w:t>
        </w:r>
      </w:ins>
      <w:r w:rsidR="003273E4">
        <w:t xml:space="preserve"> the </w:t>
      </w:r>
      <w:ins w:id="338" w:author="Antonio Schettino" w:date="2018-08-28T10:44:00Z">
        <w:r w:rsidR="003A5736">
          <w:t xml:space="preserve">posterior </w:t>
        </w:r>
      </w:ins>
      <w:r w:rsidR="003273E4">
        <w:t xml:space="preserve">distribution </w:t>
      </w:r>
      <w:del w:id="339" w:author="Antonio Schettino" w:date="2018-08-28T10:44:00Z">
        <w:r w:rsidR="003273E4" w:rsidDel="003A5736">
          <w:delText xml:space="preserve">for </w:delText>
        </w:r>
      </w:del>
      <w:ins w:id="340" w:author="Antonio Schettino" w:date="2018-08-28T10:44:00Z">
        <w:r w:rsidR="003A5736">
          <w:t xml:space="preserve">of </w:t>
        </w:r>
      </w:ins>
      <w:r w:rsidR="003273E4">
        <w:t xml:space="preserve">the difference between </w:t>
      </w:r>
      <w:del w:id="341" w:author="Antonio Schettino" w:date="2018-08-28T10:44:00Z">
        <w:r w:rsidR="003273E4" w:rsidDel="003A5736">
          <w:delText xml:space="preserve">the </w:delText>
        </w:r>
      </w:del>
      <w:r w:rsidR="003273E4">
        <w:t xml:space="preserve">attended and </w:t>
      </w:r>
      <w:del w:id="342" w:author="Antonio Schettino" w:date="2018-08-28T10:44:00Z">
        <w:r w:rsidR="003273E4" w:rsidDel="003A5736">
          <w:delText xml:space="preserve">the </w:delText>
        </w:r>
      </w:del>
      <w:r w:rsidR="003273E4">
        <w:t>unattended stimul</w:t>
      </w:r>
      <w:del w:id="343" w:author="Antonio Schettino" w:date="2018-08-28T10:44:00Z">
        <w:r w:rsidR="003273E4" w:rsidDel="003A5736">
          <w:delText>us</w:delText>
        </w:r>
      </w:del>
      <w:ins w:id="344" w:author="Antonio Schettino" w:date="2018-08-28T10:44:00Z">
        <w:r w:rsidR="003A5736">
          <w:t>i</w:t>
        </w:r>
      </w:ins>
      <w:r w:rsidR="003273E4">
        <w:t xml:space="preserve"> did</w:t>
      </w:r>
      <w:ins w:id="345" w:author="Antonio Schettino" w:date="2018-08-28T10:44:00Z">
        <w:r w:rsidR="003A5736">
          <w:t xml:space="preserve"> </w:t>
        </w:r>
      </w:ins>
      <w:r w:rsidR="003273E4">
        <w:t>n</w:t>
      </w:r>
      <w:ins w:id="346" w:author="Antonio Schettino" w:date="2018-08-28T10:44:00Z">
        <w:r w:rsidR="003A5736">
          <w:t>o</w:t>
        </w:r>
      </w:ins>
      <w:del w:id="347" w:author="Antonio Schettino" w:date="2018-08-28T10:44:00Z">
        <w:r w:rsidR="003273E4" w:rsidDel="003A5736">
          <w:delText>’</w:delText>
        </w:r>
      </w:del>
      <w:r w:rsidR="003273E4">
        <w:t>t include zero</w:t>
      </w:r>
      <w:ins w:id="348" w:author="Antonio Schettino" w:date="2018-08-28T10:44:00Z">
        <w:r w:rsidR="003A5736">
          <w:t>,</w:t>
        </w:r>
      </w:ins>
      <w:r w:rsidR="003273E4">
        <w:t xml:space="preserve"> thus resulting in infinite probability that the attended stimuli </w:t>
      </w:r>
      <w:ins w:id="349" w:author="Antonio Schettino" w:date="2018-08-28T10:44:00Z">
        <w:r w:rsidR="003A5736">
          <w:t xml:space="preserve">would </w:t>
        </w:r>
      </w:ins>
      <w:del w:id="350" w:author="Antonio Schettino" w:date="2018-08-28T10:44:00Z">
        <w:r w:rsidR="003273E4" w:rsidDel="003A5736">
          <w:delText xml:space="preserve">produce </w:delText>
        </w:r>
      </w:del>
      <w:ins w:id="351" w:author="Antonio Schettino" w:date="2018-08-28T10:44:00Z">
        <w:r w:rsidR="003A5736">
          <w:t xml:space="preserve">elicit </w:t>
        </w:r>
      </w:ins>
      <w:r w:rsidR="003273E4">
        <w:t xml:space="preserve">higher </w:t>
      </w:r>
      <w:proofErr w:type="spellStart"/>
      <w:ins w:id="352" w:author="Antonio Schettino" w:date="2018-08-28T10:44:00Z">
        <w:r w:rsidR="003A5736">
          <w:t>ssVEP</w:t>
        </w:r>
        <w:proofErr w:type="spellEnd"/>
        <w:r w:rsidR="003A5736">
          <w:t xml:space="preserve"> </w:t>
        </w:r>
      </w:ins>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C01EBD">
        <w:rPr>
          <w:i/>
          <w:rPrChange w:id="353" w:author="Antonio Schettino" w:date="2018-08-28T12:09:00Z">
            <w:rPr/>
          </w:rPrChange>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E9418F">
        <w:rPr>
          <w:i/>
          <w:rPrChange w:id="354" w:author="Antonio Schettino" w:date="2018-08-28T12:09:00Z">
            <w:rPr/>
          </w:rPrChange>
        </w:rPr>
        <w:t>Inf.</w:t>
      </w:r>
      <w:r w:rsidR="003273E4">
        <w:t xml:space="preserve">). </w:t>
      </w:r>
      <w:r w:rsidR="000A54DD">
        <w:t xml:space="preserve">In the acquisition </w:t>
      </w:r>
      <w:r w:rsidR="008C3227">
        <w:t>phase</w:t>
      </w:r>
      <w:ins w:id="355" w:author="Antonio Schettino" w:date="2018-08-28T10:45:00Z">
        <w:r w:rsidR="003A5736">
          <w:t>,</w:t>
        </w:r>
      </w:ins>
      <w:r w:rsidR="008C3227">
        <w:t xml:space="preserve"> </w:t>
      </w:r>
      <w:r w:rsidR="000A54DD">
        <w:t xml:space="preserve">amplitudes were </w:t>
      </w:r>
      <w:del w:id="356" w:author="Antonio Schettino" w:date="2018-08-28T10:45:00Z">
        <w:r w:rsidR="000A54DD" w:rsidDel="003A5736">
          <w:delText xml:space="preserve">also </w:delText>
        </w:r>
      </w:del>
      <w:r w:rsidR="000A54DD">
        <w:t xml:space="preserve">higher in the attended condition for </w:t>
      </w:r>
      <w:r w:rsidR="008C3227">
        <w:t xml:space="preserve">both </w:t>
      </w:r>
      <w:r w:rsidR="000A54DD">
        <w:t xml:space="preserve">high rewarded </w:t>
      </w:r>
      <w:del w:id="357" w:author="Antonio Schettino" w:date="2018-08-28T10:45:00Z">
        <w:r w:rsidR="000A54DD" w:rsidDel="003A5736">
          <w:delText xml:space="preserve">stimuli </w:delText>
        </w:r>
      </w:del>
      <w:r w:rsidR="000A54DD">
        <w:t>(</w:t>
      </w:r>
      <w:r w:rsidR="000A54DD">
        <w:rPr>
          <w:i/>
        </w:rPr>
        <w:t xml:space="preserve">M = </w:t>
      </w:r>
      <w:r w:rsidR="003460DC">
        <w:t>0.19</w:t>
      </w:r>
      <w:r w:rsidR="000A54DD">
        <w:t>; 95% HDI [0.11, 0.27]</w:t>
      </w:r>
      <w:r w:rsidR="00750818">
        <w:t xml:space="preserve">; ER = </w:t>
      </w:r>
      <w:r w:rsidR="00750818" w:rsidRPr="00E9418F">
        <w:rPr>
          <w:i/>
          <w:rPrChange w:id="358" w:author="Antonio Schettino" w:date="2018-08-28T12:09:00Z">
            <w:rPr/>
          </w:rPrChange>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 xml:space="preserve">These results reveal a very robust effect of attention across all </w:t>
      </w:r>
      <w:del w:id="359" w:author="Antonio Schettino" w:date="2018-08-28T10:45:00Z">
        <w:r w:rsidR="00A02266" w:rsidDel="003A5736">
          <w:delText xml:space="preserve">of the </w:delText>
        </w:r>
      </w:del>
      <w:r w:rsidR="00A02266">
        <w:t>experimental conditions.</w:t>
      </w:r>
      <w:del w:id="360" w:author="Antonio Schettino" w:date="2018-08-28T10:45:00Z">
        <w:r w:rsidR="00A02266" w:rsidDel="003A5736">
          <w:delText xml:space="preserve"> </w:delText>
        </w:r>
        <w:r w:rsidR="003273E4" w:rsidDel="003A5736">
          <w:delText xml:space="preserve">  </w:delText>
        </w:r>
      </w:del>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77777777" w:rsidR="005D0085" w:rsidRDefault="005D0085" w:rsidP="00C11E13">
            <w:r>
              <w:t>Model/Model comparison</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062B25C5" w:rsidR="00E91E39" w:rsidRDefault="00E91E39" w:rsidP="00C11E13">
            <w:r>
              <w:t xml:space="preserve">Reward phase </w:t>
            </w:r>
            <w:del w:id="361" w:author="Antonio Schettino" w:date="2018-08-28T11:16:00Z">
              <w:r w:rsidDel="007063D5">
                <w:delText xml:space="preserve">X </w:delText>
              </w:r>
            </w:del>
            <w:ins w:id="362" w:author="Antonio Schettino" w:date="2018-08-28T11:16:00Z">
              <w:r w:rsidR="007063D5">
                <w:t xml:space="preserve">x </w:t>
              </w:r>
            </w:ins>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76CC479B" w:rsidR="00E91E39" w:rsidRDefault="00E91E39" w:rsidP="00C11E13">
            <w:r>
              <w:lastRenderedPageBreak/>
              <w:t xml:space="preserve">Reward </w:t>
            </w:r>
            <w:r w:rsidR="00884EE2">
              <w:t>probability</w:t>
            </w:r>
            <w:r>
              <w:t xml:space="preserve"> </w:t>
            </w:r>
            <w:del w:id="363" w:author="Antonio Schettino" w:date="2018-08-28T11:16:00Z">
              <w:r w:rsidDel="007063D5">
                <w:delText xml:space="preserve">X </w:delText>
              </w:r>
            </w:del>
            <w:ins w:id="364" w:author="Antonio Schettino" w:date="2018-08-28T11:16:00Z">
              <w:r w:rsidR="007063D5">
                <w:t xml:space="preserve">x </w:t>
              </w:r>
            </w:ins>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4531F36E" w:rsidR="00E91E39" w:rsidRDefault="007063D5" w:rsidP="00C11E13">
            <w:ins w:id="365" w:author="Antonio Schettino" w:date="2018-08-28T11:16:00Z">
              <w:r>
                <w:t>Reward phase x reward probability x attention</w:t>
              </w:r>
              <w:r w:rsidDel="007063D5">
                <w:t xml:space="preserve"> </w:t>
              </w:r>
            </w:ins>
            <w:del w:id="366" w:author="Antonio Schettino" w:date="2018-08-28T11:16:00Z">
              <w:r w:rsidR="00E91E39" w:rsidDel="007063D5">
                <w:delText>Interaction</w:delText>
              </w:r>
            </w:del>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269D4955" w:rsidR="007B4D6B" w:rsidRDefault="007B4D6B" w:rsidP="00C11E13">
            <w:pPr>
              <w:spacing w:line="360" w:lineRule="auto"/>
              <w:rPr>
                <w:i/>
              </w:rPr>
            </w:pPr>
            <w:r>
              <w:rPr>
                <w:i/>
              </w:rPr>
              <w:t xml:space="preserve">Means and 95% HDIs of the posterior distributions of the ssVEP amplitudes for each </w:t>
            </w:r>
            <w:del w:id="367" w:author="Antonio Schettino" w:date="2018-08-28T11:16:00Z">
              <w:r w:rsidDel="007063D5">
                <w:rPr>
                  <w:i/>
                </w:rPr>
                <w:delText xml:space="preserve">of the </w:delText>
              </w:r>
            </w:del>
            <w:r>
              <w:rPr>
                <w:i/>
              </w:rPr>
              <w:t>condition</w:t>
            </w:r>
            <w:del w:id="368" w:author="Antonio Schettino" w:date="2018-08-28T11:16:00Z">
              <w:r w:rsidDel="007063D5">
                <w:rPr>
                  <w:i/>
                </w:rPr>
                <w:delText>s</w:delText>
              </w:r>
            </w:del>
            <w:ins w:id="369" w:author="Antonio Schettino" w:date="2018-08-28T11:16:00Z">
              <w:r w:rsidR="007063D5">
                <w:rPr>
                  <w:i/>
                </w:rPr>
                <w:t>.</w:t>
              </w:r>
            </w:ins>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563A178E" w:rsidR="007B4D6B" w:rsidRPr="00297068" w:rsidRDefault="007B4D6B" w:rsidP="00C11E13">
            <w:r>
              <w:t>Amplitudes (</w:t>
            </w:r>
            <w:r w:rsidR="005C4A57">
              <w:t>µV</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6FB6EAEB" w:rsidR="007B4D6B" w:rsidRPr="00C57028" w:rsidRDefault="007B4D6B" w:rsidP="00C11E13">
            <w:r w:rsidRPr="00DB4107">
              <w:t>0.95 [0.84</w:t>
            </w:r>
            <w:r>
              <w:t>,</w:t>
            </w:r>
            <w:r w:rsidRPr="00DB4107">
              <w:t xml:space="preserve"> 1.06</w:t>
            </w:r>
            <w:del w:id="370" w:author="Antonio Schettino" w:date="2018-08-28T11:08:00Z">
              <w:r w:rsidRPr="00DB4107" w:rsidDel="00DB55CD">
                <w:delText xml:space="preserve"> </w:delText>
              </w:r>
            </w:del>
            <w:r w:rsidRPr="00DB4107">
              <w:t>]</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358ABE86" w:rsidR="000F0109" w:rsidRDefault="00E66917" w:rsidP="004269CE">
      <w:pPr>
        <w:jc w:val="both"/>
        <w:rPr>
          <w:sz w:val="20"/>
        </w:rPr>
      </w:pPr>
      <w:r>
        <w:rPr>
          <w:b/>
          <w:sz w:val="20"/>
        </w:rPr>
        <w:lastRenderedPageBreak/>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s for ssVEP amplitudes across conditions.</w:t>
      </w:r>
      <w:r w:rsidR="000F0109">
        <w:rPr>
          <w:sz w:val="20"/>
        </w:rPr>
        <w:t xml:space="preserve"> </w:t>
      </w:r>
    </w:p>
    <w:p w14:paraId="31FB0F43" w14:textId="295881AE" w:rsidR="000F0109" w:rsidRDefault="000F0109" w:rsidP="004269CE">
      <w:pPr>
        <w:jc w:val="both"/>
        <w:rPr>
          <w:szCs w:val="24"/>
        </w:rPr>
      </w:pPr>
    </w:p>
    <w:p w14:paraId="45AAAEE7" w14:textId="36FD12F1" w:rsidR="000F0109" w:rsidDel="00E9418F" w:rsidRDefault="000F0109" w:rsidP="00750818">
      <w:pPr>
        <w:spacing w:line="480" w:lineRule="auto"/>
        <w:ind w:firstLine="284"/>
        <w:jc w:val="both"/>
        <w:rPr>
          <w:del w:id="371" w:author="Antonio Schettino" w:date="2018-08-28T12:11:00Z"/>
        </w:rPr>
      </w:pPr>
      <w:r>
        <w:t>The poste</w:t>
      </w:r>
      <w:r w:rsidR="005B7BA6">
        <w:t>rior distribution</w:t>
      </w:r>
      <w:ins w:id="372" w:author="Antonio Schettino" w:date="2018-08-28T12:10:00Z">
        <w:r w:rsidR="00E9418F">
          <w:t>s</w:t>
        </w:r>
      </w:ins>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w:t>
      </w:r>
      <w:del w:id="373" w:author="Antonio Schettino" w:date="2018-08-28T12:10:00Z">
        <w:r w:rsidDel="00E9418F">
          <w:delText xml:space="preserve">the </w:delText>
        </w:r>
      </w:del>
      <w:r>
        <w:t xml:space="preserve">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del w:id="374" w:author="Antonio Schettino" w:date="2018-08-28T12:10:00Z">
        <w:r w:rsidR="00750818" w:rsidDel="00E9418F">
          <w:delText xml:space="preserve">some </w:delText>
        </w:r>
      </w:del>
      <w:ins w:id="375" w:author="Antonio Schettino" w:date="2018-08-28T12:10:00Z">
        <w:r w:rsidR="00E9418F">
          <w:t xml:space="preserve">weak </w:t>
        </w:r>
      </w:ins>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w:t>
      </w:r>
      <w:del w:id="376" w:author="Antonio Schettino" w:date="2018-08-28T12:11:00Z">
        <w:r w:rsidR="00755367" w:rsidDel="00E9418F">
          <w:delText xml:space="preserve">the </w:delText>
        </w:r>
      </w:del>
      <w:r w:rsidR="00755367">
        <w:t>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del w:id="377" w:author="Antonio Schettino" w:date="2018-08-28T12:11:00Z">
        <w:r w:rsidR="00755367" w:rsidDel="00E9418F">
          <w:delText xml:space="preserve"> However, f</w:delText>
        </w:r>
      </w:del>
      <w:ins w:id="378" w:author="Antonio Schettino" w:date="2018-08-28T12:11:00Z">
        <w:r w:rsidR="00E9418F">
          <w:t xml:space="preserve"> F</w:t>
        </w:r>
      </w:ins>
      <w:r w:rsidR="00755367">
        <w:t xml:space="preserve">or the low reward condition, </w:t>
      </w:r>
      <w:r w:rsidR="00750818">
        <w:t xml:space="preserve">there was </w:t>
      </w:r>
      <w:del w:id="379" w:author="Antonio Schettino" w:date="2018-08-28T12:11:00Z">
        <w:r w:rsidR="00750818" w:rsidDel="00E9418F">
          <w:delText xml:space="preserve">some </w:delText>
        </w:r>
      </w:del>
      <w:ins w:id="380" w:author="Antonio Schettino" w:date="2018-08-28T12:11:00Z">
        <w:r w:rsidR="00E9418F">
          <w:t xml:space="preserve">weak </w:t>
        </w:r>
      </w:ins>
      <w:r w:rsidR="00750818">
        <w:t>evidence that</w:t>
      </w:r>
      <w:r w:rsidR="00755367">
        <w:t xml:space="preserve"> </w:t>
      </w:r>
      <w:del w:id="381" w:author="Antonio Schettino" w:date="2018-08-28T12:11:00Z">
        <w:r w:rsidR="00755367" w:rsidDel="00E9418F">
          <w:delText xml:space="preserve">the </w:delText>
        </w:r>
      </w:del>
      <w:r w:rsidR="00755367">
        <w:t xml:space="preserve">amplitudes were higher in </w:t>
      </w:r>
      <w:del w:id="382" w:author="Antonio Schettino" w:date="2018-08-28T12:11:00Z">
        <w:r w:rsidR="00755367" w:rsidDel="00E9418F">
          <w:delText xml:space="preserve">the </w:delText>
        </w:r>
      </w:del>
      <w:r w:rsidR="00755367">
        <w:t>extinction compared to acquisition (</w:t>
      </w:r>
      <w:r w:rsidR="00755367">
        <w:rPr>
          <w:i/>
        </w:rPr>
        <w:t xml:space="preserve">M = </w:t>
      </w:r>
      <w:r w:rsidR="003460DC">
        <w:t>0.05</w:t>
      </w:r>
      <w:r w:rsidR="004D7E75">
        <w:t>; 95% HDI [-0.04, 0.14</w:t>
      </w:r>
      <w:r w:rsidR="00755367">
        <w:t>]</w:t>
      </w:r>
      <w:r w:rsidR="007118AB">
        <w:t>; ER = 5.80</w:t>
      </w:r>
      <w:r w:rsidR="00755367">
        <w:t>).</w:t>
      </w:r>
      <w:ins w:id="383" w:author="Antonio Schettino" w:date="2018-08-28T12:11:00Z">
        <w:r w:rsidR="00E9418F">
          <w:t xml:space="preserve"> </w:t>
        </w:r>
      </w:ins>
      <w:del w:id="384" w:author="Antonio Schettino" w:date="2018-08-28T12:11:00Z">
        <w:r w:rsidR="00755367" w:rsidDel="00E9418F">
          <w:delText xml:space="preserve"> </w:delText>
        </w:r>
      </w:del>
    </w:p>
    <w:p w14:paraId="628A638D" w14:textId="53033129" w:rsidR="007D27A2" w:rsidRDefault="004D7E75" w:rsidP="00750818">
      <w:pPr>
        <w:spacing w:line="480" w:lineRule="auto"/>
        <w:ind w:firstLine="284"/>
        <w:jc w:val="both"/>
      </w:pPr>
      <w:r>
        <w:t xml:space="preserve">For the unattended stimuli, </w:t>
      </w:r>
      <w:r w:rsidR="002F3190">
        <w:t xml:space="preserve">the </w:t>
      </w:r>
      <w:r>
        <w:t>amplitudes</w:t>
      </w:r>
      <w:ins w:id="385" w:author="Antonio Schettino" w:date="2018-08-28T12:11:00Z">
        <w:r w:rsidR="00E9418F">
          <w:t xml:space="preserve"> slightly</w:t>
        </w:r>
      </w:ins>
      <w:r>
        <w:t xml:space="preserve"> lowered from baseline to acquisition </w:t>
      </w:r>
      <w:r w:rsidR="00E305AF">
        <w:t>in the</w:t>
      </w:r>
      <w:r>
        <w:t xml:space="preserve"> high rewarded condition (</w:t>
      </w:r>
      <w:r>
        <w:rPr>
          <w:i/>
        </w:rPr>
        <w:t xml:space="preserve">M = </w:t>
      </w:r>
      <w:r>
        <w:t>0.04; 95% HDI [-0.03, 0.11]</w:t>
      </w:r>
      <w:r w:rsidR="007118AB">
        <w:t>; ER = 5.76</w:t>
      </w:r>
      <w:r>
        <w:t>)</w:t>
      </w:r>
      <w:r w:rsidR="002F3190">
        <w:t xml:space="preserve">, but not in the </w:t>
      </w:r>
      <w:r w:rsidR="0049608C">
        <w:t>low rewarded condition</w:t>
      </w:r>
      <w:r>
        <w:t xml:space="preserve"> (</w:t>
      </w:r>
      <w:r>
        <w:rPr>
          <w:i/>
        </w:rPr>
        <w:t xml:space="preserve">M = </w:t>
      </w:r>
      <w:r>
        <w:t>0.04; 95% HDI [-0.10, 0.18]</w:t>
      </w:r>
      <w:r w:rsidR="002F3190">
        <w:t>; ER = 2</w:t>
      </w:r>
      <w:r w:rsidR="007118AB">
        <w:t>.48</w:t>
      </w:r>
      <w:r>
        <w:t>).</w:t>
      </w:r>
      <w:r w:rsidR="0049608C">
        <w:t xml:space="preserve"> Amplitudes </w:t>
      </w:r>
      <w:r w:rsidR="002F3190">
        <w:t xml:space="preserve">did not </w:t>
      </w:r>
      <w:ins w:id="386" w:author="Antonio Schettino" w:date="2018-08-28T12:12:00Z">
        <w:r w:rsidR="00E9418F">
          <w:t xml:space="preserve">reliably </w:t>
        </w:r>
      </w:ins>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del w:id="387" w:author="Antonio Schettino" w:date="2018-08-28T12:12:00Z">
        <w:r w:rsidR="0049608C" w:rsidDel="00E9418F">
          <w:delText xml:space="preserve"> </w:delText>
        </w:r>
      </w:del>
    </w:p>
    <w:p w14:paraId="05C73435" w14:textId="63847C0A" w:rsidR="004D7E75" w:rsidRDefault="007D27A2" w:rsidP="00750818">
      <w:pPr>
        <w:spacing w:line="480" w:lineRule="auto"/>
        <w:ind w:firstLine="284"/>
        <w:jc w:val="both"/>
      </w:pPr>
      <w:r>
        <w:t xml:space="preserve">To summarize, in the attended condition </w:t>
      </w:r>
      <w:del w:id="388" w:author="Antonio Schettino" w:date="2018-08-28T12:12:00Z">
        <w:r w:rsidDel="00E9418F">
          <w:delText xml:space="preserve">the </w:delText>
        </w:r>
      </w:del>
      <w:proofErr w:type="spellStart"/>
      <w:ins w:id="389" w:author="Antonio Schettino" w:date="2018-08-28T12:12:00Z">
        <w:r w:rsidR="00E9418F">
          <w:t>ssVEP</w:t>
        </w:r>
        <w:proofErr w:type="spellEnd"/>
        <w:r w:rsidR="00E9418F">
          <w:t xml:space="preserve"> </w:t>
        </w:r>
      </w:ins>
      <w:r>
        <w:t xml:space="preserve">amplitudes did not change across </w:t>
      </w:r>
      <w:del w:id="390" w:author="Antonio Schettino" w:date="2018-08-28T12:12:00Z">
        <w:r w:rsidDel="00E9418F">
          <w:delText xml:space="preserve">the </w:delText>
        </w:r>
      </w:del>
      <w:r>
        <w:t xml:space="preserve">reward phases for </w:t>
      </w:r>
      <w:del w:id="391" w:author="Antonio Schettino" w:date="2018-08-28T12:12:00Z">
        <w:r w:rsidDel="00E9418F">
          <w:delText xml:space="preserve">the </w:delText>
        </w:r>
      </w:del>
      <w:r>
        <w:t>high reward</w:t>
      </w:r>
      <w:ins w:id="392" w:author="Antonio Schettino" w:date="2018-08-28T12:12:00Z">
        <w:r w:rsidR="00E9418F">
          <w:t>ed</w:t>
        </w:r>
      </w:ins>
      <w:r>
        <w:t xml:space="preserve"> stimuli. However, for </w:t>
      </w:r>
      <w:del w:id="393" w:author="Antonio Schettino" w:date="2018-08-28T12:12:00Z">
        <w:r w:rsidDel="00E9418F">
          <w:delText xml:space="preserve">the </w:delText>
        </w:r>
      </w:del>
      <w:r>
        <w:t>low rewarded stimuli, there was some evidence that they lowered from baseline to acquisition</w:t>
      </w:r>
      <w:del w:id="394" w:author="Antonio Schettino" w:date="2018-08-28T12:12:00Z">
        <w:r w:rsidDel="00E9418F">
          <w:delText>,</w:delText>
        </w:r>
      </w:del>
      <w:r>
        <w:t xml:space="preserve"> and increased from acquisition to extinction. For the unattended condition</w:t>
      </w:r>
      <w:r w:rsidR="0084073F">
        <w:t xml:space="preserve">, </w:t>
      </w:r>
      <w:del w:id="395" w:author="Antonio Schettino" w:date="2018-08-28T12:13:00Z">
        <w:r w:rsidR="0084073F" w:rsidDel="00E9418F">
          <w:delText xml:space="preserve">the </w:delText>
        </w:r>
      </w:del>
      <w:r w:rsidR="0084073F">
        <w:t xml:space="preserve">amplitudes </w:t>
      </w:r>
      <w:del w:id="396" w:author="Antonio Schettino" w:date="2018-08-28T12:13:00Z">
        <w:r w:rsidR="0084073F" w:rsidDel="00E9418F">
          <w:delText xml:space="preserve">of </w:delText>
        </w:r>
      </w:del>
      <w:ins w:id="397" w:author="Antonio Schettino" w:date="2018-08-28T12:13:00Z">
        <w:r w:rsidR="00E9418F">
          <w:t xml:space="preserve">elicited by </w:t>
        </w:r>
      </w:ins>
      <w:r w:rsidR="0084073F">
        <w:t xml:space="preserve">the low rewarded color did not change across reward phases. For the high rewarded color, there was some evidence that </w:t>
      </w:r>
      <w:del w:id="398" w:author="Antonio Schettino" w:date="2018-08-28T12:13:00Z">
        <w:r w:rsidR="0084073F" w:rsidDel="00E9418F">
          <w:delText xml:space="preserve">the </w:delText>
        </w:r>
      </w:del>
      <w:r w:rsidR="0084073F">
        <w:t xml:space="preserve">amplitudes </w:t>
      </w:r>
      <w:del w:id="399" w:author="Antonio Schettino" w:date="2018-08-28T12:13:00Z">
        <w:r w:rsidR="0084073F" w:rsidDel="00E9418F">
          <w:delText xml:space="preserve">lowered </w:delText>
        </w:r>
      </w:del>
      <w:ins w:id="400" w:author="Antonio Schettino" w:date="2018-08-28T12:13:00Z">
        <w:r w:rsidR="00E9418F">
          <w:t xml:space="preserve">decreased </w:t>
        </w:r>
      </w:ins>
      <w:r w:rsidR="0084073F">
        <w:t>from baseline to acquisition</w:t>
      </w:r>
      <w:del w:id="401" w:author="Antonio Schettino" w:date="2018-08-28T14:24:00Z">
        <w:r w:rsidR="0084073F" w:rsidDel="004B2000">
          <w:delText>,</w:delText>
        </w:r>
      </w:del>
      <w:r w:rsidR="0084073F">
        <w:t xml:space="preserve"> and increased from acquisition to extinction.</w:t>
      </w:r>
      <w:del w:id="402" w:author="Antonio Schettino" w:date="2018-08-28T12:13:00Z">
        <w:r w:rsidR="0084073F" w:rsidDel="00E9418F">
          <w:delText xml:space="preserve"> </w:delText>
        </w:r>
        <w:r w:rsidR="004D7E75" w:rsidDel="00E9418F">
          <w:delText xml:space="preserve"> </w:delText>
        </w:r>
      </w:del>
    </w:p>
    <w:p w14:paraId="7DDADE4C" w14:textId="570F1B63" w:rsidR="002374F2" w:rsidRDefault="002374F2" w:rsidP="00750818">
      <w:pPr>
        <w:spacing w:line="480" w:lineRule="auto"/>
        <w:ind w:firstLine="284"/>
        <w:jc w:val="both"/>
      </w:pPr>
      <w:del w:id="403" w:author="Antonio Schettino" w:date="2018-08-28T12:13:00Z">
        <w:r w:rsidDel="00E9418F">
          <w:lastRenderedPageBreak/>
          <w:delText>Surprisingly, there</w:delText>
        </w:r>
      </w:del>
      <w:ins w:id="404" w:author="Antonio Schettino" w:date="2018-08-28T12:13:00Z">
        <w:r w:rsidR="00E9418F">
          <w:t>We also observed</w:t>
        </w:r>
      </w:ins>
      <w:del w:id="405" w:author="Antonio Schettino" w:date="2018-08-28T12:13:00Z">
        <w:r w:rsidDel="00E9418F">
          <w:delText xml:space="preserve"> was</w:delText>
        </w:r>
      </w:del>
      <w:r>
        <w:t xml:space="preserve"> a</w:t>
      </w:r>
      <w:ins w:id="406" w:author="Antonio Schettino" w:date="2018-08-28T12:13:00Z">
        <w:r w:rsidR="00E9418F">
          <w:t>n unexpected</w:t>
        </w:r>
      </w:ins>
      <w:r>
        <w:t xml:space="preserve"> </w:t>
      </w:r>
      <w:ins w:id="407" w:author="Antonio Schettino" w:date="2018-08-28T12:14:00Z">
        <w:r w:rsidR="00FA2A75">
          <w:t xml:space="preserve">(albeit weak) </w:t>
        </w:r>
      </w:ins>
      <w:r>
        <w:t>baseline difference between the two reward probability conditions</w:t>
      </w:r>
      <w:ins w:id="408" w:author="Antonio Schettino" w:date="2018-08-28T12:14:00Z">
        <w:r w:rsidR="00E9418F">
          <w:t>, both</w:t>
        </w:r>
      </w:ins>
      <w:r>
        <w:t xml:space="preserve"> </w:t>
      </w:r>
      <w:del w:id="409" w:author="Antonio Schettino" w:date="2018-08-28T12:14:00Z">
        <w:r w:rsidDel="00E9418F">
          <w:delText xml:space="preserve">that </w:delText>
        </w:r>
      </w:del>
      <w:r>
        <w:t xml:space="preserve">in the unattended </w:t>
      </w:r>
      <w:r w:rsidR="008C3227">
        <w:t>(</w:t>
      </w:r>
      <w:r w:rsidR="008C3227">
        <w:rPr>
          <w:i/>
        </w:rPr>
        <w:t xml:space="preserve">M = </w:t>
      </w:r>
      <w:r w:rsidR="008C3227">
        <w:t>0.05; 95</w:t>
      </w:r>
      <w:r w:rsidR="00464912">
        <w:t>% HDI [-0.03, 0.14]; ER = 8.90)</w:t>
      </w:r>
      <w:del w:id="410" w:author="Antonio Schettino" w:date="2018-08-28T12:14:00Z">
        <w:r w:rsidR="00464912" w:rsidDel="00E9418F">
          <w:delText>,</w:delText>
        </w:r>
      </w:del>
      <w:r w:rsidR="00464912">
        <w:t xml:space="preserve"> and </w:t>
      </w:r>
      <w:del w:id="411" w:author="Antonio Schettino" w:date="2018-08-28T12:14:00Z">
        <w:r w:rsidR="00464912" w:rsidDel="00E9418F">
          <w:delText xml:space="preserve">a similar trend in </w:delText>
        </w:r>
        <w:r w:rsidDel="00E9418F">
          <w:delText xml:space="preserve">the </w:delText>
        </w:r>
      </w:del>
      <w:r>
        <w:t>attended condition</w:t>
      </w:r>
      <w:ins w:id="412" w:author="Antonio Schettino" w:date="2018-08-28T12:14:00Z">
        <w:r w:rsidR="00E9418F">
          <w:t>s</w:t>
        </w:r>
      </w:ins>
      <w:r w:rsidR="008C3227">
        <w:t xml:space="preserve"> (</w:t>
      </w:r>
      <w:r w:rsidR="008C3227">
        <w:rPr>
          <w:i/>
        </w:rPr>
        <w:t xml:space="preserve">M = </w:t>
      </w:r>
      <w:r w:rsidR="008C3227">
        <w:t>0.03; 95% HDI [-0.06, 0.11]; ER = 2.73)</w:t>
      </w:r>
      <w:r>
        <w:t xml:space="preserve">. This was </w:t>
      </w:r>
      <w:r w:rsidR="008362CF">
        <w:t>surprising</w:t>
      </w:r>
      <w:r>
        <w:t xml:space="preserve"> because </w:t>
      </w:r>
      <w:r w:rsidR="008362CF">
        <w:t>participants had no</w:t>
      </w:r>
      <w:r>
        <w:t xml:space="preserve"> way of knowing which color </w:t>
      </w:r>
      <w:del w:id="413" w:author="Antonio Schettino" w:date="2018-08-28T12:14:00Z">
        <w:r w:rsidDel="00FA2A75">
          <w:delText xml:space="preserve">will </w:delText>
        </w:r>
      </w:del>
      <w:ins w:id="414" w:author="Antonio Schettino" w:date="2018-08-28T12:14:00Z">
        <w:r w:rsidR="00FA2A75">
          <w:t xml:space="preserve">would </w:t>
        </w:r>
      </w:ins>
      <w:r>
        <w:t>be rewarded in the acquisition phase</w:t>
      </w:r>
      <w:ins w:id="415" w:author="Antonio Schettino" w:date="2018-08-28T12:15:00Z">
        <w:r w:rsidR="00FA2A75">
          <w:t xml:space="preserve">; in addition, </w:t>
        </w:r>
      </w:ins>
      <w:del w:id="416" w:author="Antonio Schettino" w:date="2018-08-28T12:15:00Z">
        <w:r w:rsidDel="00FA2A75">
          <w:delText xml:space="preserve"> and</w:delText>
        </w:r>
      </w:del>
      <w:ins w:id="417" w:author="Antonio Schettino" w:date="2018-08-28T12:15:00Z">
        <w:r w:rsidR="00FA2A75">
          <w:t>they</w:t>
        </w:r>
      </w:ins>
      <w:r>
        <w:t xml:space="preserve"> were informed about the possibility of earning rewards only when they completed the baseline phase. </w:t>
      </w:r>
      <w:r w:rsidR="008362CF">
        <w:t xml:space="preserve">However, this baseline difference does not </w:t>
      </w:r>
      <w:del w:id="418" w:author="Antonio Schettino" w:date="2018-08-28T12:15:00Z">
        <w:r w:rsidR="008362CF" w:rsidDel="00FA2A75">
          <w:delText xml:space="preserve">in any way </w:delText>
        </w:r>
      </w:del>
      <w:r w:rsidR="008362CF">
        <w:t xml:space="preserve">affect our results given that our comparisons of interest are between reward phases for the same reward </w:t>
      </w:r>
      <w:r w:rsidR="00884EE2">
        <w:t>probability</w:t>
      </w:r>
      <w:r w:rsidR="008362CF">
        <w:t>.</w:t>
      </w:r>
      <w:del w:id="419" w:author="Antonio Schettino" w:date="2018-08-28T12:15:00Z">
        <w:r w:rsidR="008362CF" w:rsidDel="00FA2A75">
          <w:delText xml:space="preserve">  </w:delText>
        </w:r>
      </w:del>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7D83EAAF" w:rsidR="006158A2" w:rsidRDefault="00F26D00" w:rsidP="008B3849">
      <w:pPr>
        <w:spacing w:line="480" w:lineRule="auto"/>
        <w:ind w:firstLine="284"/>
        <w:jc w:val="both"/>
      </w:pPr>
      <w:proofErr w:type="gramStart"/>
      <w:r>
        <w:t>In order to</w:t>
      </w:r>
      <w:proofErr w:type="gramEnd"/>
      <w:r>
        <w:t xml:space="preserve"> </w:t>
      </w:r>
      <w:del w:id="420" w:author="Antonio Schettino" w:date="2018-08-28T12:17:00Z">
        <w:r w:rsidDel="00FA2A75">
          <w:delText xml:space="preserve">investigate </w:delText>
        </w:r>
      </w:del>
      <w:ins w:id="421" w:author="Antonio Schettino" w:date="2018-08-28T12:17:00Z">
        <w:r w:rsidR="00FA2A75">
          <w:t xml:space="preserve">assess </w:t>
        </w:r>
      </w:ins>
      <w:r>
        <w:t>potential training effects on behavioral performance</w:t>
      </w:r>
      <w:ins w:id="422" w:author="Antonio Schettino" w:date="2018-08-28T12:15:00Z">
        <w:r w:rsidR="00FA2A75">
          <w:t>,</w:t>
        </w:r>
      </w:ins>
      <w:r>
        <w:t xml:space="preserve"> we split each </w:t>
      </w:r>
      <w:del w:id="423" w:author="Antonio Schettino" w:date="2018-08-28T12:15:00Z">
        <w:r w:rsidDel="00FA2A75">
          <w:delText xml:space="preserve">of the </w:delText>
        </w:r>
      </w:del>
      <w:r>
        <w:t>reward phase</w:t>
      </w:r>
      <w:del w:id="424" w:author="Antonio Schettino" w:date="2018-08-28T12:15:00Z">
        <w:r w:rsidDel="00FA2A75">
          <w:delText>s</w:delText>
        </w:r>
      </w:del>
      <w:r>
        <w:t xml:space="preserve"> into two</w:t>
      </w:r>
      <w:r w:rsidR="006158A2">
        <w:t xml:space="preserve"> </w:t>
      </w:r>
      <w:ins w:id="425" w:author="Antonio Schettino" w:date="2018-08-28T14:13:00Z">
        <w:r w:rsidR="00166D71">
          <w:t xml:space="preserve">halves </w:t>
        </w:r>
      </w:ins>
      <w:r w:rsidR="006158A2">
        <w:t>(</w:t>
      </w:r>
      <w:ins w:id="426" w:author="Antonio Schettino" w:date="2018-08-28T12:15:00Z">
        <w:r w:rsidR="00FA2A75" w:rsidRPr="00FA2A75">
          <w:rPr>
            <w:i/>
            <w:rPrChange w:id="427" w:author="Antonio Schettino" w:date="2018-08-28T12:16:00Z">
              <w:rPr/>
            </w:rPrChange>
          </w:rPr>
          <w:t xml:space="preserve">Supplementary </w:t>
        </w:r>
      </w:ins>
      <w:r w:rsidR="006158A2" w:rsidRPr="00FA2A75">
        <w:rPr>
          <w:i/>
          <w:rPrChange w:id="428" w:author="Antonio Schettino" w:date="2018-08-28T12:16:00Z">
            <w:rPr/>
          </w:rPrChange>
        </w:rPr>
        <w:t>Figure 1</w:t>
      </w:r>
      <w:r w:rsidR="006158A2">
        <w:t xml:space="preserve"> and </w:t>
      </w:r>
      <w:ins w:id="429" w:author="Antonio Schettino" w:date="2018-08-28T12:15:00Z">
        <w:r w:rsidR="00FA2A75" w:rsidRPr="00FA2A75">
          <w:rPr>
            <w:i/>
            <w:rPrChange w:id="430" w:author="Antonio Schettino" w:date="2018-08-28T12:16:00Z">
              <w:rPr/>
            </w:rPrChange>
          </w:rPr>
          <w:t xml:space="preserve">Supplementary </w:t>
        </w:r>
      </w:ins>
      <w:r w:rsidR="006158A2" w:rsidRPr="00FA2A75">
        <w:rPr>
          <w:i/>
          <w:rPrChange w:id="431" w:author="Antonio Schettino" w:date="2018-08-28T12:16:00Z">
            <w:rPr/>
          </w:rPrChange>
        </w:rPr>
        <w:t>Table 1</w:t>
      </w:r>
      <w:r w:rsidR="006158A2">
        <w:t>)</w:t>
      </w:r>
      <w:r>
        <w:t>.</w:t>
      </w:r>
      <w:r w:rsidR="006158A2">
        <w:t xml:space="preserve"> If training effects were influencing </w:t>
      </w:r>
      <w:ins w:id="432" w:author="Antonio Schettino" w:date="2018-08-28T14:17:00Z">
        <w:r w:rsidR="00166D71">
          <w:t xml:space="preserve">the </w:t>
        </w:r>
      </w:ins>
      <w:r w:rsidR="006158A2">
        <w:t xml:space="preserve">behavioral </w:t>
      </w:r>
      <w:del w:id="433" w:author="Antonio Schettino" w:date="2018-08-28T14:17:00Z">
        <w:r w:rsidR="006158A2" w:rsidDel="00166D71">
          <w:delText>performance</w:delText>
        </w:r>
      </w:del>
      <w:ins w:id="434" w:author="Antonio Schettino" w:date="2018-08-28T14:17:00Z">
        <w:r w:rsidR="00166D71">
          <w:t>outcome</w:t>
        </w:r>
      </w:ins>
      <w:r w:rsidR="006158A2">
        <w:t xml:space="preserve">, </w:t>
      </w:r>
      <w:ins w:id="435" w:author="Antonio Schettino" w:date="2018-08-28T12:16:00Z">
        <w:r w:rsidR="00FA2A75">
          <w:t>we could expect</w:t>
        </w:r>
      </w:ins>
      <w:del w:id="436" w:author="Antonio Schettino" w:date="2018-08-28T12:16:00Z">
        <w:r w:rsidR="006158A2" w:rsidDel="00FA2A75">
          <w:delText>it would be expected that the</w:delText>
        </w:r>
      </w:del>
      <w:r w:rsidR="006158A2">
        <w:t xml:space="preserve"> performance </w:t>
      </w:r>
      <w:del w:id="437" w:author="Antonio Schettino" w:date="2018-08-28T12:16:00Z">
        <w:r w:rsidR="006158A2" w:rsidDel="00FA2A75">
          <w:delText xml:space="preserve">keeps one </w:delText>
        </w:r>
      </w:del>
      <w:r w:rsidR="006158A2">
        <w:t>improv</w:t>
      </w:r>
      <w:ins w:id="438" w:author="Antonio Schettino" w:date="2018-08-28T12:16:00Z">
        <w:r w:rsidR="00FA2A75">
          <w:t>ement</w:t>
        </w:r>
      </w:ins>
      <w:del w:id="439" w:author="Antonio Schettino" w:date="2018-08-28T12:16:00Z">
        <w:r w:rsidR="006158A2" w:rsidDel="00FA2A75">
          <w:delText>ing</w:delText>
        </w:r>
      </w:del>
      <w:r w:rsidR="006158A2">
        <w:t xml:space="preserve"> </w:t>
      </w:r>
      <w:commentRangeStart w:id="440"/>
      <w:r w:rsidR="006158A2">
        <w:t>through baseline and acquisition</w:t>
      </w:r>
      <w:commentRangeEnd w:id="440"/>
      <w:r w:rsidR="00056144">
        <w:rPr>
          <w:rStyle w:val="CommentReference"/>
        </w:rPr>
        <w:commentReference w:id="440"/>
      </w:r>
      <w:r w:rsidR="006158A2">
        <w:t xml:space="preserve">. </w:t>
      </w:r>
      <w:del w:id="441" w:author="Antonio Schettino" w:date="2018-08-28T12:16:00Z">
        <w:r w:rsidR="006158A2" w:rsidDel="00FA2A75">
          <w:delText>In order to</w:delText>
        </w:r>
      </w:del>
      <w:ins w:id="442" w:author="Antonio Schettino" w:date="2018-08-28T12:16:00Z">
        <w:r w:rsidR="00FA2A75">
          <w:t>To</w:t>
        </w:r>
      </w:ins>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del w:id="443" w:author="Antonio Schettino" w:date="2018-08-28T12:17:00Z">
        <w:r w:rsidR="006158A2" w:rsidDel="00FA2A75">
          <w:delText xml:space="preserve"> </w:delText>
        </w:r>
      </w:del>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ins w:id="444" w:author="Antonio Schettino" w:date="2018-08-28T12:18:00Z">
              <w:r w:rsidRPr="000C1A99">
                <w:t xml:space="preserve">Supplementary </w:t>
              </w:r>
            </w:ins>
            <w:r w:rsidR="00900F7E">
              <w:t>Table 1</w:t>
            </w:r>
          </w:p>
          <w:p w14:paraId="360BA1FB" w14:textId="20D1AAAC" w:rsidR="00900F7E" w:rsidRDefault="00900F7E" w:rsidP="00C11E13">
            <w:pPr>
              <w:spacing w:line="360" w:lineRule="auto"/>
              <w:rPr>
                <w:i/>
              </w:rPr>
            </w:pPr>
            <w:r>
              <w:rPr>
                <w:i/>
              </w:rPr>
              <w:t xml:space="preserve">Means and 95% HDIs of </w:t>
            </w:r>
            <w:del w:id="445" w:author="Antonio Schettino" w:date="2018-08-28T12:17:00Z">
              <w:r w:rsidDel="00FA2A75">
                <w:rPr>
                  <w:i/>
                </w:rPr>
                <w:delText xml:space="preserve"> raw </w:delText>
              </w:r>
            </w:del>
            <w:r>
              <w:rPr>
                <w:i/>
              </w:rPr>
              <w:t>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lastRenderedPageBreak/>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557FB9DC" w:rsidR="00F26D00" w:rsidRDefault="00F26D00" w:rsidP="00F26D00">
      <w:pPr>
        <w:spacing w:line="480" w:lineRule="auto"/>
        <w:jc w:val="both"/>
        <w:rPr>
          <w:sz w:val="20"/>
        </w:rPr>
      </w:pPr>
      <w:del w:id="446" w:author="Antonio Schettino" w:date="2018-08-28T12:18:00Z">
        <w:r w:rsidDel="000C1A99">
          <w:rPr>
            <w:b/>
            <w:sz w:val="20"/>
          </w:rPr>
          <w:delText>F</w:delText>
        </w:r>
      </w:del>
      <w:ins w:id="447" w:author="Antonio Schettino" w:date="2018-08-28T12:18:00Z">
        <w:r w:rsidR="000C1A99" w:rsidRPr="000C1A99">
          <w:rPr>
            <w:b/>
            <w:sz w:val="20"/>
          </w:rPr>
          <w:t xml:space="preserve">Supplementary </w:t>
        </w:r>
        <w:r w:rsidR="000C1A99">
          <w:rPr>
            <w:b/>
            <w:sz w:val="20"/>
          </w:rPr>
          <w:t>F</w:t>
        </w:r>
      </w:ins>
      <w:r>
        <w:rPr>
          <w:b/>
          <w:sz w:val="20"/>
        </w:rPr>
        <w:t>igure 1</w:t>
      </w:r>
      <w:r w:rsidRPr="00FF793F">
        <w:rPr>
          <w:b/>
          <w:sz w:val="20"/>
        </w:rPr>
        <w:t xml:space="preserve">. </w:t>
      </w:r>
      <w:r>
        <w:rPr>
          <w:sz w:val="20"/>
        </w:rPr>
        <w:t>Distributions and means of raw hit rates and reaction times per condition.</w:t>
      </w:r>
    </w:p>
    <w:p w14:paraId="7452B809" w14:textId="0E1AA5EF" w:rsidR="006158A2" w:rsidRDefault="006158A2" w:rsidP="00C94B53">
      <w:pPr>
        <w:spacing w:line="480" w:lineRule="auto"/>
        <w:ind w:firstLine="284"/>
        <w:jc w:val="both"/>
      </w:pPr>
      <w:r w:rsidRPr="006158A2">
        <w:t xml:space="preserve">The posterior </w:t>
      </w:r>
      <w:r>
        <w:t>distribution</w:t>
      </w:r>
      <w:ins w:id="448" w:author="Antonio Schettino" w:date="2018-08-28T12:17:00Z">
        <w:r w:rsidR="000C1A99">
          <w:t>s</w:t>
        </w:r>
      </w:ins>
      <w:r>
        <w:t xml:space="preserve"> for </w:t>
      </w:r>
      <w:del w:id="449" w:author="Antonio Schettino" w:date="2018-08-28T12:18:00Z">
        <w:r w:rsidDel="000C1A99">
          <w:delText xml:space="preserve">the </w:delText>
        </w:r>
      </w:del>
      <w:r>
        <w:t xml:space="preserve">hit rates </w:t>
      </w:r>
      <w:r w:rsidR="00C94B53">
        <w:t>(</w:t>
      </w:r>
      <w:ins w:id="450" w:author="Antonio Schettino" w:date="2018-08-28T12:18:00Z">
        <w:r w:rsidR="000C1A99" w:rsidRPr="000C1A99">
          <w:rPr>
            <w:i/>
            <w:rPrChange w:id="451" w:author="Antonio Schettino" w:date="2018-08-28T12:18:00Z">
              <w:rPr/>
            </w:rPrChange>
          </w:rPr>
          <w:t xml:space="preserve">Supplementary </w:t>
        </w:r>
      </w:ins>
      <w:r w:rsidR="00C94B53" w:rsidRPr="000C1A99">
        <w:rPr>
          <w:i/>
          <w:rPrChange w:id="452" w:author="Antonio Schettino" w:date="2018-08-28T12:18:00Z">
            <w:rPr/>
          </w:rPrChange>
        </w:rPr>
        <w:t>Figure 2</w:t>
      </w:r>
      <w:r w:rsidR="00C94B53">
        <w:t xml:space="preserve"> and </w:t>
      </w:r>
      <w:ins w:id="453" w:author="Antonio Schettino" w:date="2018-08-28T12:18:00Z">
        <w:r w:rsidR="000C1A99" w:rsidRPr="000C1A99">
          <w:rPr>
            <w:i/>
            <w:rPrChange w:id="454" w:author="Antonio Schettino" w:date="2018-08-28T12:18:00Z">
              <w:rPr/>
            </w:rPrChange>
          </w:rPr>
          <w:t xml:space="preserve">Supplementary </w:t>
        </w:r>
      </w:ins>
      <w:r w:rsidR="00C94B53" w:rsidRPr="000C1A99">
        <w:rPr>
          <w:i/>
          <w:rPrChange w:id="455" w:author="Antonio Schettino" w:date="2018-08-28T12:18:00Z">
            <w:rPr/>
          </w:rPrChange>
        </w:rPr>
        <w:t>Table 2</w:t>
      </w:r>
      <w:r w:rsidR="00C94B53">
        <w:t xml:space="preserve">) </w:t>
      </w:r>
      <w:r>
        <w:t xml:space="preserve">revealed </w:t>
      </w:r>
      <w:del w:id="456" w:author="Antonio Schettino" w:date="2018-08-28T12:18:00Z">
        <w:r w:rsidDel="000C1A99">
          <w:delText xml:space="preserve">the </w:delText>
        </w:r>
      </w:del>
      <w:ins w:id="457" w:author="Antonio Schettino" w:date="2018-08-28T12:18:00Z">
        <w:r w:rsidR="000C1A99">
          <w:t xml:space="preserve">performance </w:t>
        </w:r>
      </w:ins>
      <w:r>
        <w:t>improvement from the first to the second part of</w:t>
      </w:r>
      <w:ins w:id="458" w:author="Antonio Schettino" w:date="2018-08-28T12:18:00Z">
        <w:r w:rsidR="000C1A99">
          <w:t xml:space="preserve"> the</w:t>
        </w:r>
      </w:ins>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ins w:id="459" w:author="Antonio Schettino" w:date="2018-08-28T12:19:00Z">
        <w:r w:rsidR="000C1A99">
          <w:t>,</w:t>
        </w:r>
      </w:ins>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 xml:space="preserve">0.03; 95% HDI [-0.01, 0.06]; ER = 9.31). These results indicate that </w:t>
      </w:r>
      <w:del w:id="460" w:author="Antonio Schettino" w:date="2018-08-28T12:19:00Z">
        <w:r w:rsidR="00C94B53" w:rsidDel="000C1A99">
          <w:delText xml:space="preserve">the </w:delText>
        </w:r>
      </w:del>
      <w:r w:rsidR="00C94B53">
        <w:t>participants improved</w:t>
      </w:r>
      <w:ins w:id="461" w:author="Antonio Schettino" w:date="2018-08-28T12:19:00Z">
        <w:r w:rsidR="006D2608">
          <w:t xml:space="preserve"> not only</w:t>
        </w:r>
      </w:ins>
      <w:r w:rsidR="00C94B53">
        <w:t xml:space="preserve"> throughout the baseline phase, </w:t>
      </w:r>
      <w:del w:id="462" w:author="Antonio Schettino" w:date="2018-08-28T12:19:00Z">
        <w:r w:rsidR="00C94B53" w:rsidDel="006D2608">
          <w:delText>and that they improved</w:delText>
        </w:r>
      </w:del>
      <w:ins w:id="463" w:author="Antonio Schettino" w:date="2018-08-28T12:19:00Z">
        <w:r w:rsidR="006D2608">
          <w:t>but also</w:t>
        </w:r>
      </w:ins>
      <w:r w:rsidR="00C94B53">
        <w:t xml:space="preserve"> </w:t>
      </w:r>
      <w:r w:rsidR="008C49F8">
        <w:t xml:space="preserve">from the end of baseline </w:t>
      </w:r>
      <w:r w:rsidR="008C49F8">
        <w:lastRenderedPageBreak/>
        <w:t xml:space="preserve">to the first part of the acquisition </w:t>
      </w:r>
      <w:ins w:id="464" w:author="Antonio Schettino" w:date="2018-08-28T12:27:00Z">
        <w:r w:rsidR="00056144">
          <w:t xml:space="preserve">(albeit </w:t>
        </w:r>
      </w:ins>
      <w:r w:rsidR="008C49F8">
        <w:t xml:space="preserve">for </w:t>
      </w:r>
      <w:del w:id="465" w:author="Antonio Schettino" w:date="2018-08-28T12:19:00Z">
        <w:r w:rsidR="008C49F8" w:rsidDel="006D2608">
          <w:delText xml:space="preserve">the </w:delText>
        </w:r>
      </w:del>
      <w:r w:rsidR="008C49F8">
        <w:t>low rewarded color</w:t>
      </w:r>
      <w:ins w:id="466" w:author="Antonio Schettino" w:date="2018-08-28T12:19:00Z">
        <w:r w:rsidR="006D2608">
          <w:t xml:space="preserve"> only</w:t>
        </w:r>
      </w:ins>
      <w:ins w:id="467" w:author="Antonio Schettino" w:date="2018-08-28T12:28:00Z">
        <w:r w:rsidR="00056144">
          <w:t>)</w:t>
        </w:r>
      </w:ins>
      <w:r w:rsidR="008C49F8">
        <w:t xml:space="preserve">. This can indicate some presence of training effects on the </w:t>
      </w:r>
      <w:commentRangeStart w:id="468"/>
      <w:r w:rsidR="008C49F8">
        <w:t>accuracy data</w:t>
      </w:r>
      <w:commentRangeEnd w:id="468"/>
      <w:r w:rsidR="006D2608">
        <w:rPr>
          <w:rStyle w:val="CommentReference"/>
        </w:rPr>
        <w:commentReference w:id="468"/>
      </w:r>
      <w:r w:rsidR="008C49F8">
        <w:t>.</w:t>
      </w:r>
      <w:del w:id="469" w:author="Antonio Schettino" w:date="2018-08-28T12:19:00Z">
        <w:r w:rsidR="008C49F8" w:rsidDel="006D2608">
          <w:delText xml:space="preserve"> </w:delText>
        </w:r>
      </w:del>
    </w:p>
    <w:p w14:paraId="3D90DF22" w14:textId="078DA440" w:rsidR="008C49F8" w:rsidRDefault="008C49F8" w:rsidP="00C94B53">
      <w:pPr>
        <w:spacing w:line="480" w:lineRule="auto"/>
        <w:ind w:firstLine="284"/>
        <w:jc w:val="both"/>
      </w:pPr>
      <w:r>
        <w:t>The posterior distribution</w:t>
      </w:r>
      <w:ins w:id="470" w:author="Antonio Schettino" w:date="2018-08-28T12:24:00Z">
        <w:r w:rsidR="00DE7446">
          <w:t>s</w:t>
        </w:r>
      </w:ins>
      <w:r>
        <w:t xml:space="preserve"> of </w:t>
      </w:r>
      <w:del w:id="471" w:author="Antonio Schettino" w:date="2018-08-28T12:24:00Z">
        <w:r w:rsidDel="00DE7446">
          <w:delText xml:space="preserve">the </w:delText>
        </w:r>
      </w:del>
      <w:r>
        <w:t>reaction times (</w:t>
      </w:r>
      <w:ins w:id="472" w:author="Antonio Schettino" w:date="2018-08-28T12:24:00Z">
        <w:r w:rsidR="00DE7446" w:rsidRPr="00DE7446">
          <w:rPr>
            <w:i/>
          </w:rPr>
          <w:t xml:space="preserve">Supplementary </w:t>
        </w:r>
      </w:ins>
      <w:r w:rsidRPr="00DE7446">
        <w:rPr>
          <w:i/>
          <w:rPrChange w:id="473" w:author="Antonio Schettino" w:date="2018-08-28T12:24:00Z">
            <w:rPr/>
          </w:rPrChange>
        </w:rPr>
        <w:t>Figure 2</w:t>
      </w:r>
      <w:r>
        <w:t xml:space="preserve"> and </w:t>
      </w:r>
      <w:ins w:id="474" w:author="Antonio Schettino" w:date="2018-08-28T12:24:00Z">
        <w:r w:rsidR="00DE7446" w:rsidRPr="00DE7446">
          <w:rPr>
            <w:i/>
          </w:rPr>
          <w:t xml:space="preserve">Supplementary </w:t>
        </w:r>
      </w:ins>
      <w:r w:rsidRPr="00DE7446">
        <w:rPr>
          <w:i/>
          <w:rPrChange w:id="475" w:author="Antonio Schettino" w:date="2018-08-28T12:24:00Z">
            <w:rPr/>
          </w:rPrChange>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056144">
        <w:rPr>
          <w:i/>
          <w:rPrChange w:id="476" w:author="Antonio Schettino" w:date="2018-08-28T12:25:00Z">
            <w:rPr/>
          </w:rPrChange>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del w:id="477" w:author="Antonio Schettino" w:date="2018-08-28T14:22:00Z">
        <w:r w:rsidR="008E2D11" w:rsidDel="00DC144A">
          <w:delText xml:space="preserve"> </w:delText>
        </w:r>
      </w:del>
    </w:p>
    <w:p w14:paraId="36C2E72A" w14:textId="0F91EE3D" w:rsidR="000518C5" w:rsidRPr="006158A2" w:rsidRDefault="000518C5" w:rsidP="00C94B53">
      <w:pPr>
        <w:spacing w:line="480" w:lineRule="auto"/>
        <w:ind w:firstLine="284"/>
        <w:jc w:val="both"/>
      </w:pPr>
      <w:r>
        <w:t xml:space="preserve">Taken together, these results indicate that our effects </w:t>
      </w:r>
      <w:r w:rsidR="00FA0C17">
        <w:t>were</w:t>
      </w:r>
      <w:r>
        <w:t xml:space="preserve"> not driven by the improved performance over the course of the task. Although there is some evidence that </w:t>
      </w:r>
      <w:del w:id="478" w:author="Antonio Schettino" w:date="2018-08-28T14:22:00Z">
        <w:r w:rsidDel="00DC144A">
          <w:delText xml:space="preserve">the </w:delText>
        </w:r>
      </w:del>
      <w:r>
        <w:t xml:space="preserve">hit rates </w:t>
      </w:r>
      <w:r w:rsidR="00FA0C17">
        <w:t>were</w:t>
      </w:r>
      <w:r>
        <w:t xml:space="preserve"> improving during the baseline phase, </w:t>
      </w:r>
      <w:del w:id="479" w:author="Antonio Schettino" w:date="2018-08-28T14:22:00Z">
        <w:r w:rsidDel="00DC144A">
          <w:delText xml:space="preserve">the </w:delText>
        </w:r>
      </w:del>
      <w:r>
        <w:t>reaction time</w:t>
      </w:r>
      <w:ins w:id="480" w:author="Antonio Schettino" w:date="2018-08-28T14:22:00Z">
        <w:r w:rsidR="00DC144A">
          <w:t>s</w:t>
        </w:r>
      </w:ins>
      <w:r>
        <w:t xml:space="preserve"> </w:t>
      </w:r>
      <w:del w:id="481" w:author="Antonio Schettino" w:date="2018-08-28T14:22:00Z">
        <w:r w:rsidDel="00DC144A">
          <w:delText xml:space="preserve">data </w:delText>
        </w:r>
      </w:del>
      <w:r>
        <w:t>clearly indicate</w:t>
      </w:r>
      <w:del w:id="482" w:author="Antonio Schettino" w:date="2018-08-28T14:22:00Z">
        <w:r w:rsidDel="00DC144A">
          <w:delText>s</w:delText>
        </w:r>
      </w:del>
      <w:r>
        <w:t xml:space="preserv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00E6155B" w:rsidR="00FA0C17" w:rsidRDefault="00FA0C17" w:rsidP="00C11E13">
            <w:pPr>
              <w:spacing w:line="360" w:lineRule="auto"/>
            </w:pPr>
            <w:r>
              <w:t>Table 2</w:t>
            </w:r>
          </w:p>
          <w:p w14:paraId="505AEB2B" w14:textId="77777777" w:rsidR="00FA0C17" w:rsidRDefault="00FA0C17" w:rsidP="00C11E13">
            <w:pPr>
              <w:spacing w:line="360" w:lineRule="auto"/>
              <w:rPr>
                <w:i/>
              </w:rPr>
            </w:pPr>
            <w:r>
              <w:rPr>
                <w:i/>
              </w:rPr>
              <w:t>Means and 95% HDIs of the posterior distributions of the ssVEP amplitudes for each of the conditions</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lastRenderedPageBreak/>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7F589157"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ssVEP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w:t>
      </w:r>
      <w:del w:id="483" w:author="Antonio Schettino" w:date="2018-08-28T14:26:00Z">
        <w:r w:rsidDel="00B05CD3">
          <w:delText xml:space="preserve">of the </w:delText>
        </w:r>
      </w:del>
      <w:r>
        <w:t xml:space="preserve">reward probability conditions. </w:t>
      </w:r>
      <w:r w:rsidR="00887E4F">
        <w:t>This</w:t>
      </w:r>
      <w:ins w:id="484" w:author="Antonio Schettino" w:date="2018-08-28T14:27:00Z">
        <w:r w:rsidR="00B05CD3">
          <w:t xml:space="preserve"> observation,</w:t>
        </w:r>
      </w:ins>
      <w:r w:rsidR="00887E4F">
        <w:t xml:space="preserve"> combined with the lack of strong training effects in behavior</w:t>
      </w:r>
      <w:ins w:id="485" w:author="Antonio Schettino" w:date="2018-08-28T14:27:00Z">
        <w:r w:rsidR="00B05CD3">
          <w:t>,</w:t>
        </w:r>
      </w:ins>
      <w:r w:rsidR="00887E4F">
        <w:t xml:space="preserve"> </w:t>
      </w:r>
      <w:del w:id="486" w:author="Antonio Schettino" w:date="2018-08-28T14:27:00Z">
        <w:r w:rsidR="00887E4F" w:rsidDel="00B05CD3">
          <w:delText>leads us to conclude that we can be confident</w:delText>
        </w:r>
      </w:del>
      <w:ins w:id="487" w:author="Antonio Schettino" w:date="2018-08-28T14:27:00Z">
        <w:r w:rsidR="00B05CD3">
          <w:t>suggests</w:t>
        </w:r>
      </w:ins>
      <w:r w:rsidR="00887E4F">
        <w:t xml:space="preserve"> that our </w:t>
      </w:r>
      <w:r w:rsidR="00FA0C17">
        <w:t xml:space="preserve">EEG </w:t>
      </w:r>
      <w:r w:rsidR="00887E4F">
        <w:t>results are not driven by training effects.</w:t>
      </w:r>
      <w:del w:id="488" w:author="Antonio Schettino" w:date="2018-08-28T14:26:00Z">
        <w:r w:rsidR="00887E4F" w:rsidDel="00B05CD3">
          <w:delText xml:space="preserve"> </w:delText>
        </w:r>
      </w:del>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 xml:space="preserve">The funding sources </w:t>
      </w:r>
      <w:proofErr w:type="gramStart"/>
      <w:r w:rsidR="00ED1620">
        <w:t>had no involvement</w:t>
      </w:r>
      <w:proofErr w:type="gramEnd"/>
      <w:r w:rsidR="00ED1620">
        <w:t xml:space="preserve">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r w:rsidR="00765B6B" w:rsidRPr="00765B6B">
        <w:rPr>
          <w:noProof/>
          <w:szCs w:val="24"/>
        </w:rPr>
        <w:t xml:space="preserve">Andersen, S. K., &amp; Müller, M. M. (2010). 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Garnier, S. (2018). viridis: Default Color Maps from ‘matplotlib.’ 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Gelman, A., Goodrich, B., Gabry, J., &amp; Ali, I. (2017). 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lastRenderedPageBreak/>
        <w:t xml:space="preserve">Gelman, A., &amp; Rubin, D. B. (1992). 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Hope, R. M. (2013). Rmisc: Ryan miscellaneous. 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Junghöfer, M., Elbert, T., Tucker, D. O. N. M., &amp; Rockstroh, B. (2000). 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lastRenderedPageBreak/>
        <w:t xml:space="preserve">Van der Does, A. J. W. (2002). </w:t>
      </w:r>
      <w:r w:rsidRPr="00765B6B">
        <w:rPr>
          <w:i/>
          <w:iCs/>
          <w:noProof/>
          <w:szCs w:val="24"/>
        </w:rPr>
        <w:t>Handleiding bij de Nederlandse versie van beck depression inventory—second edition (BDI-II-NL). [The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io Schettino" w:date="2018-08-28T09:45:00Z" w:initials="AS">
    <w:p w14:paraId="5B7ADA17" w14:textId="412B300E" w:rsidR="00045572" w:rsidRDefault="00045572">
      <w:pPr>
        <w:pStyle w:val="CommentText"/>
      </w:pPr>
      <w:r>
        <w:rPr>
          <w:rStyle w:val="CommentReference"/>
        </w:rPr>
        <w:annotationRef/>
      </w:r>
      <w:r>
        <w:t>Can you retrieve this info before sending the manuscript to the co-authors?</w:t>
      </w:r>
    </w:p>
  </w:comment>
  <w:comment w:id="12" w:author="Antonio Schettino" w:date="2018-08-28T09:50:00Z" w:initials="AS">
    <w:p w14:paraId="4A82B1A8" w14:textId="58AF1C13" w:rsidR="00045572" w:rsidRDefault="00045572">
      <w:pPr>
        <w:pStyle w:val="CommentText"/>
      </w:pPr>
      <w:r>
        <w:rPr>
          <w:rStyle w:val="CommentReference"/>
        </w:rPr>
        <w:annotationRef/>
      </w:r>
      <w:r>
        <w:t>I guess we should provide the RGB values for red, blue, and gray?</w:t>
      </w:r>
    </w:p>
  </w:comment>
  <w:comment w:id="86" w:author="Antonio Schettino" w:date="2018-08-28T09:58:00Z" w:initials="AS">
    <w:p w14:paraId="12395E7F" w14:textId="6E0519AB" w:rsidR="00045572" w:rsidRDefault="00045572">
      <w:pPr>
        <w:pStyle w:val="CommentText"/>
      </w:pPr>
      <w:r>
        <w:rPr>
          <w:rStyle w:val="CommentReference"/>
        </w:rPr>
        <w:annotationRef/>
      </w:r>
      <w:r>
        <w:t>The breaks are in addition to the 50’ of task, right?</w:t>
      </w:r>
    </w:p>
  </w:comment>
  <w:comment w:id="80" w:author="Antonio Schettino" w:date="2018-08-28T09:57:00Z" w:initials="AS">
    <w:p w14:paraId="2680BB8E" w14:textId="0C3710AA" w:rsidR="00045572" w:rsidRDefault="00045572">
      <w:pPr>
        <w:pStyle w:val="CommentText"/>
      </w:pPr>
      <w:r>
        <w:rPr>
          <w:rStyle w:val="CommentReference"/>
        </w:rPr>
        <w:annotationRef/>
      </w:r>
      <w:r>
        <w:t xml:space="preserve">I would delete this, I don’t find it important </w:t>
      </w:r>
    </w:p>
  </w:comment>
  <w:comment w:id="105" w:author="Antonio Schettino" w:date="2018-08-28T10:00:00Z" w:initials="AS">
    <w:p w14:paraId="67D23FFB" w14:textId="064623DC" w:rsidR="00045572" w:rsidRDefault="00045572">
      <w:pPr>
        <w:pStyle w:val="CommentText"/>
      </w:pPr>
      <w:r>
        <w:rPr>
          <w:rStyle w:val="CommentReference"/>
        </w:rPr>
        <w:annotationRef/>
      </w:r>
      <w:r>
        <w:t xml:space="preserve">We should </w:t>
      </w:r>
      <w:proofErr w:type="gramStart"/>
      <w:r>
        <w:t>definitely work</w:t>
      </w:r>
      <w:proofErr w:type="gramEnd"/>
      <w:r>
        <w:t xml:space="preserve"> on the OSF repository…</w:t>
      </w:r>
    </w:p>
  </w:comment>
  <w:comment w:id="107" w:author="Antonio Schettino" w:date="2018-08-28T15:08:00Z" w:initials="AS">
    <w:p w14:paraId="2B862519" w14:textId="3250ADD4" w:rsidR="005839D2" w:rsidRDefault="005839D2">
      <w:pPr>
        <w:pStyle w:val="CommentText"/>
      </w:pPr>
      <w:r>
        <w:rPr>
          <w:rStyle w:val="CommentReference"/>
        </w:rPr>
        <w:annotationRef/>
      </w:r>
      <w:r>
        <w:t xml:space="preserve">In the topographies, the electrodes used for the analyses are not highlighted (this feature is buggy in </w:t>
      </w:r>
      <w:proofErr w:type="spellStart"/>
      <w:r>
        <w:t>eegUtils</w:t>
      </w:r>
      <w:proofErr w:type="spellEnd"/>
      <w:r>
        <w:t xml:space="preserve"> 0.2.</w:t>
      </w:r>
      <w:r w:rsidR="00D840E9">
        <w:t>1.9000</w:t>
      </w:r>
      <w:r>
        <w:t>)</w:t>
      </w:r>
      <w:r w:rsidR="00D840E9">
        <w:t>. I’ll try and fix it in future versions.</w:t>
      </w:r>
    </w:p>
  </w:comment>
  <w:comment w:id="108" w:author="Antonio Schettino" w:date="2018-08-28T10:17:00Z" w:initials="AS">
    <w:p w14:paraId="2EEF1807" w14:textId="57ED4BAC" w:rsidR="00045572" w:rsidRDefault="00045572">
      <w:pPr>
        <w:pStyle w:val="CommentText"/>
      </w:pPr>
      <w:r>
        <w:rPr>
          <w:rStyle w:val="CommentReference"/>
        </w:rPr>
        <w:annotationRef/>
      </w:r>
      <w:r>
        <w:t>I’d say this is Figure 2, because we would need a previous figure to show a prototypical RDK trial… what do you think?</w:t>
      </w:r>
    </w:p>
  </w:comment>
  <w:comment w:id="111" w:author="Antonio Schettino" w:date="2018-08-28T15:09:00Z" w:initials="AS">
    <w:p w14:paraId="27152FA4" w14:textId="6458A831" w:rsidR="005530E3" w:rsidRDefault="005530E3">
      <w:pPr>
        <w:pStyle w:val="CommentText"/>
      </w:pPr>
      <w:r>
        <w:rPr>
          <w:rStyle w:val="CommentReference"/>
        </w:rPr>
        <w:annotationRef/>
      </w:r>
      <w:r>
        <w:t xml:space="preserve">Here we’ll also have to explain why we are showing color-dependent spectra, because we never mention it </w:t>
      </w:r>
      <w:r>
        <w:t>anywhere.</w:t>
      </w:r>
      <w:bookmarkStart w:id="112" w:name="_GoBack"/>
      <w:bookmarkEnd w:id="112"/>
    </w:p>
  </w:comment>
  <w:comment w:id="137" w:author="Antonio Schettino" w:date="2018-08-28T10:07:00Z" w:initials="AS">
    <w:p w14:paraId="00EC53DA" w14:textId="121D18D4" w:rsidR="00045572" w:rsidRDefault="00045572">
      <w:pPr>
        <w:pStyle w:val="CommentText"/>
      </w:pPr>
      <w:r>
        <w:rPr>
          <w:rStyle w:val="CommentReference"/>
        </w:rPr>
        <w:annotationRef/>
      </w:r>
      <w:r>
        <w:t xml:space="preserve">I guess you still </w:t>
      </w:r>
      <w:proofErr w:type="gramStart"/>
      <w:r>
        <w:t>have to</w:t>
      </w:r>
      <w:proofErr w:type="gramEnd"/>
      <w:r>
        <w:t xml:space="preserve"> include this paper in your reference manager?</w:t>
      </w:r>
    </w:p>
  </w:comment>
  <w:comment w:id="172" w:author="Antonio Schettino" w:date="2018-08-28T11:02:00Z" w:initials="AS">
    <w:p w14:paraId="54419ACD" w14:textId="41420AD3" w:rsidR="00045572" w:rsidRDefault="00045572">
      <w:pPr>
        <w:pStyle w:val="CommentText"/>
      </w:pPr>
      <w:r>
        <w:rPr>
          <w:rStyle w:val="CommentReference"/>
        </w:rPr>
        <w:annotationRef/>
      </w:r>
      <w:r>
        <w:t>This info in table 2, with posterior distributions</w:t>
      </w:r>
    </w:p>
  </w:comment>
  <w:comment w:id="177" w:author="Antonio Schettino" w:date="2018-08-28T10:57:00Z" w:initials="AS">
    <w:p w14:paraId="3AA5569E" w14:textId="5F9B2A26" w:rsidR="00045572" w:rsidRDefault="00045572">
      <w:pPr>
        <w:pStyle w:val="CommentText"/>
      </w:pPr>
      <w:r>
        <w:rPr>
          <w:rStyle w:val="CommentReference"/>
        </w:rPr>
        <w:annotationRef/>
      </w:r>
      <w:r>
        <w:t>First hit rates, then RTs</w:t>
      </w:r>
    </w:p>
  </w:comment>
  <w:comment w:id="178" w:author="Antonio Schettino" w:date="2018-08-28T10:13:00Z" w:initials="AS">
    <w:p w14:paraId="206208DA" w14:textId="53E59C44" w:rsidR="00045572" w:rsidRDefault="00045572">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181" w:author="Antonio Schettino" w:date="2018-08-28T11:13:00Z" w:initials="AS">
    <w:p w14:paraId="3BF9122D" w14:textId="5D11808F" w:rsidR="00045572" w:rsidRDefault="00045572">
      <w:pPr>
        <w:pStyle w:val="CommentText"/>
      </w:pPr>
      <w:r>
        <w:rPr>
          <w:rStyle w:val="CommentReference"/>
        </w:rPr>
        <w:annotationRef/>
      </w:r>
      <w:r>
        <w:t>To add:</w:t>
      </w:r>
    </w:p>
    <w:p w14:paraId="037DD654" w14:textId="66515F40" w:rsidR="00045572" w:rsidRDefault="00045572">
      <w:pPr>
        <w:pStyle w:val="CommentText"/>
      </w:pPr>
      <w:r>
        <w:t>- the task was difficult, as evidenced by overall low hit rates and small differences between conditions. This means that participants could not improve a lot throughout the experiment</w:t>
      </w:r>
    </w:p>
    <w:p w14:paraId="5AC00D0A" w14:textId="5D0E3C60" w:rsidR="00045572" w:rsidRDefault="00045572">
      <w:pPr>
        <w:pStyle w:val="CommentText"/>
      </w:pPr>
      <w:r>
        <w:t xml:space="preserve">- 50% is </w:t>
      </w:r>
      <w:r w:rsidRPr="003433CE">
        <w:rPr>
          <w:b/>
        </w:rPr>
        <w:t>not</w:t>
      </w:r>
      <w:r>
        <w:t xml:space="preserve"> chance level in this task</w:t>
      </w:r>
    </w:p>
  </w:comment>
  <w:comment w:id="212" w:author="Antonio Schettino" w:date="2018-08-28T11:02:00Z" w:initials="AS">
    <w:p w14:paraId="1DA62595" w14:textId="2C0E80FE" w:rsidR="00045572" w:rsidRDefault="00045572">
      <w:pPr>
        <w:pStyle w:val="CommentText"/>
      </w:pPr>
      <w:r>
        <w:rPr>
          <w:rStyle w:val="CommentReference"/>
        </w:rPr>
        <w:annotationRef/>
      </w:r>
      <w:r>
        <w:t>This becomes table 1</w:t>
      </w:r>
    </w:p>
  </w:comment>
  <w:comment w:id="226" w:author="Antonio Schettino" w:date="2018-08-28T10:28:00Z" w:initials="AS">
    <w:p w14:paraId="728AEF77" w14:textId="2374E600" w:rsidR="00045572" w:rsidRDefault="00045572">
      <w:pPr>
        <w:pStyle w:val="CommentText"/>
      </w:pPr>
      <w:r>
        <w:rPr>
          <w:rStyle w:val="CommentReference"/>
        </w:rPr>
        <w:annotationRef/>
      </w:r>
      <w:r>
        <w:t>Why model comparison here? Shouldn’t we just say model?</w:t>
      </w:r>
    </w:p>
  </w:comment>
  <w:comment w:id="227" w:author="Antonio Schettino" w:date="2018-08-28T10:22:00Z" w:initials="AS">
    <w:p w14:paraId="43EF5E9F" w14:textId="29CCE2E7" w:rsidR="00045572" w:rsidRDefault="00045572">
      <w:pPr>
        <w:pStyle w:val="CommentText"/>
      </w:pPr>
      <w:r>
        <w:rPr>
          <w:rStyle w:val="CommentReference"/>
        </w:rPr>
        <w:annotationRef/>
      </w:r>
      <w:r>
        <w:t xml:space="preserve">I would write the interaction model like this, otherwise the reader will not remember what interacts with what (especially because the tables do not contain the Reward probability </w:t>
      </w:r>
      <w:proofErr w:type="gramStart"/>
      <w:r>
        <w:t>model)…</w:t>
      </w:r>
      <w:proofErr w:type="gramEnd"/>
      <w:r>
        <w:t xml:space="preserve"> do you agree?</w:t>
      </w:r>
    </w:p>
  </w:comment>
  <w:comment w:id="325" w:author="Antonio Schettino" w:date="2018-08-28T10:40:00Z" w:initials="AS">
    <w:p w14:paraId="2831AAA7" w14:textId="0EF66786" w:rsidR="00045572" w:rsidRDefault="00045572">
      <w:pPr>
        <w:pStyle w:val="CommentText"/>
      </w:pPr>
      <w:r>
        <w:rPr>
          <w:rStyle w:val="CommentReference"/>
        </w:rPr>
        <w:annotationRef/>
      </w:r>
      <w:r>
        <w:t>Perhaps a bit redundant? I would delete this sentence.</w:t>
      </w:r>
    </w:p>
  </w:comment>
  <w:comment w:id="328" w:author="Antonio Schettino" w:date="2018-08-28T10:43:00Z" w:initials="AS">
    <w:p w14:paraId="489997B3" w14:textId="50E69DEF" w:rsidR="00045572" w:rsidRDefault="00045572">
      <w:pPr>
        <w:pStyle w:val="CommentText"/>
      </w:pPr>
      <w:r>
        <w:rPr>
          <w:rStyle w:val="CommentReference"/>
        </w:rPr>
        <w:annotationRef/>
      </w:r>
      <w:r>
        <w:t>I would not say it here, but in the discussion (and include references)</w:t>
      </w:r>
    </w:p>
  </w:comment>
  <w:comment w:id="440" w:author="Antonio Schettino" w:date="2018-08-28T12:26:00Z" w:initials="AS">
    <w:p w14:paraId="2F0D1739" w14:textId="3FD3B8D6" w:rsidR="00045572" w:rsidRDefault="00045572">
      <w:pPr>
        <w:pStyle w:val="CommentText"/>
      </w:pPr>
      <w:r>
        <w:rPr>
          <w:rStyle w:val="CommentReference"/>
        </w:rPr>
        <w:annotationRef/>
      </w:r>
      <w:r>
        <w:t>We should better specify our expectations here:</w:t>
      </w:r>
    </w:p>
    <w:p w14:paraId="3866BCB0" w14:textId="678D4396" w:rsidR="00045572" w:rsidRDefault="00045572">
      <w:pPr>
        <w:pStyle w:val="CommentText"/>
      </w:pPr>
      <w:r>
        <w:t>- if it’s only training, we should see performance improvement (and faster RTs) of similar magnitude when comparing baseline1 vs baseline2 as well as baseline2 vs acquisition1</w:t>
      </w:r>
    </w:p>
    <w:p w14:paraId="3166D272" w14:textId="5895B007" w:rsidR="00045572" w:rsidRDefault="00045572">
      <w:pPr>
        <w:pStyle w:val="CommentText"/>
      </w:pPr>
      <w:r>
        <w:t>- if reward really plays a role, performance should improve (and RTs should be faster) when comparing baseline2 vs acquisition1 as opposed to baseline1 vs baseline2</w:t>
      </w:r>
    </w:p>
    <w:p w14:paraId="018EE3CC" w14:textId="61C5C81F" w:rsidR="00045572" w:rsidRDefault="00045572">
      <w:pPr>
        <w:pStyle w:val="CommentText"/>
      </w:pPr>
    </w:p>
    <w:p w14:paraId="7B9B443F" w14:textId="5D2005D2" w:rsidR="00045572" w:rsidRDefault="00045572">
      <w:pPr>
        <w:pStyle w:val="CommentText"/>
      </w:pPr>
      <w:r>
        <w:t>Do you agree? Am I missing something?</w:t>
      </w:r>
    </w:p>
  </w:comment>
  <w:comment w:id="468" w:author="Antonio Schettino" w:date="2018-08-28T12:20:00Z" w:initials="AS">
    <w:p w14:paraId="319D8041" w14:textId="62923F89" w:rsidR="00045572" w:rsidRDefault="00045572">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7ADA17" w15:done="0"/>
  <w15:commentEx w15:paraId="4A82B1A8" w15:done="0"/>
  <w15:commentEx w15:paraId="12395E7F" w15:done="0"/>
  <w15:commentEx w15:paraId="2680BB8E" w15:done="0"/>
  <w15:commentEx w15:paraId="67D23FFB" w15:done="0"/>
  <w15:commentEx w15:paraId="2B862519" w15:done="0"/>
  <w15:commentEx w15:paraId="2EEF1807" w15:done="0"/>
  <w15:commentEx w15:paraId="27152FA4" w15:done="0"/>
  <w15:commentEx w15:paraId="00EC53DA" w15:done="0"/>
  <w15:commentEx w15:paraId="54419ACD" w15:done="0"/>
  <w15:commentEx w15:paraId="3AA5569E" w15:done="0"/>
  <w15:commentEx w15:paraId="206208DA" w15:done="0"/>
  <w15:commentEx w15:paraId="5AC00D0A" w15:done="0"/>
  <w15:commentEx w15:paraId="1DA62595" w15:done="0"/>
  <w15:commentEx w15:paraId="728AEF77" w15:done="0"/>
  <w15:commentEx w15:paraId="43EF5E9F" w15:done="0"/>
  <w15:commentEx w15:paraId="2831AAA7" w15:done="0"/>
  <w15:commentEx w15:paraId="489997B3" w15:done="0"/>
  <w15:commentEx w15:paraId="7B9B443F" w15:done="0"/>
  <w15:commentEx w15:paraId="319D80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6BC65" w14:textId="77777777" w:rsidR="00016AB4" w:rsidRDefault="00016AB4" w:rsidP="00AD5698">
      <w:pPr>
        <w:spacing w:after="0" w:line="240" w:lineRule="auto"/>
      </w:pPr>
      <w:r>
        <w:separator/>
      </w:r>
    </w:p>
  </w:endnote>
  <w:endnote w:type="continuationSeparator" w:id="0">
    <w:p w14:paraId="0B6F3A08" w14:textId="77777777" w:rsidR="00016AB4" w:rsidRDefault="00016AB4"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FF50B" w14:textId="45368BF4" w:rsidR="00045572" w:rsidRDefault="00045572"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045572" w:rsidRDefault="00045572"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28467" w14:textId="77777777" w:rsidR="00016AB4" w:rsidRDefault="00016AB4" w:rsidP="00AD5698">
      <w:pPr>
        <w:spacing w:after="0" w:line="240" w:lineRule="auto"/>
      </w:pPr>
      <w:r>
        <w:separator/>
      </w:r>
    </w:p>
  </w:footnote>
  <w:footnote w:type="continuationSeparator" w:id="0">
    <w:p w14:paraId="7D96C9E5" w14:textId="77777777" w:rsidR="00016AB4" w:rsidRDefault="00016AB4"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FC9D4" w14:textId="103FC12D" w:rsidR="00045572" w:rsidRDefault="00045572">
    <w:pPr>
      <w:pStyle w:val="Header"/>
    </w:pPr>
    <w:r>
      <w:rPr>
        <w:szCs w:val="24"/>
      </w:rPr>
      <w:t>FEATURE-BASED ATTENTION AND REWARD</w:t>
    </w:r>
    <w:del w:id="489" w:author="Antonio Schettino" w:date="2018-08-28T10:19:00Z">
      <w:r w:rsidDel="00C04A3E">
        <w:rPr>
          <w:szCs w:val="24"/>
        </w:rPr>
        <w:delText xml:space="preserve"> </w:delText>
      </w:r>
    </w:del>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Pr>
            <w:noProof/>
            <w:szCs w:val="24"/>
          </w:rPr>
          <w:t>24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3D967" w14:textId="532432E7" w:rsidR="00045572" w:rsidRDefault="00045572"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6AB4"/>
    <w:rsid w:val="0001711D"/>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572"/>
    <w:rsid w:val="00045E5F"/>
    <w:rsid w:val="00046163"/>
    <w:rsid w:val="00046E8F"/>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775"/>
    <w:rsid w:val="00102919"/>
    <w:rsid w:val="00103A1F"/>
    <w:rsid w:val="00104425"/>
    <w:rsid w:val="00104913"/>
    <w:rsid w:val="00104CED"/>
    <w:rsid w:val="00105CB2"/>
    <w:rsid w:val="001065D7"/>
    <w:rsid w:val="00107188"/>
    <w:rsid w:val="00107848"/>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2266"/>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B61"/>
    <w:rsid w:val="00B0703A"/>
    <w:rsid w:val="00B075E2"/>
    <w:rsid w:val="00B07BE8"/>
    <w:rsid w:val="00B07CA1"/>
    <w:rsid w:val="00B100A4"/>
    <w:rsid w:val="00B1021D"/>
    <w:rsid w:val="00B117DE"/>
    <w:rsid w:val="00B11A18"/>
    <w:rsid w:val="00B11CC0"/>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40E9"/>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4BD91-44A3-41F6-A0CB-98E545A2C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25</Pages>
  <Words>11575</Words>
  <Characters>65984</Characters>
  <Application>Microsoft Office Word</Application>
  <DocSecurity>0</DocSecurity>
  <Lines>549</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Antonio Schettino</cp:lastModifiedBy>
  <cp:revision>215</cp:revision>
  <cp:lastPrinted>2017-06-14T15:36:00Z</cp:lastPrinted>
  <dcterms:created xsi:type="dcterms:W3CDTF">2018-03-19T10:13:00Z</dcterms:created>
  <dcterms:modified xsi:type="dcterms:W3CDTF">2018-08-28T13:10:00Z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