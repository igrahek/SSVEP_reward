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178D89C7" w:rsidR="005F3ABC" w:rsidRPr="00592D73" w:rsidRDefault="007F5D31" w:rsidP="005F3ABC">
      <w:pPr>
        <w:spacing w:line="480" w:lineRule="auto"/>
        <w:jc w:val="center"/>
        <w:rPr>
          <w:sz w:val="36"/>
          <w:szCs w:val="40"/>
        </w:rPr>
      </w:pPr>
      <w:commentRangeStart w:id="0"/>
      <w:ins w:id="1" w:author="Andersen, Soren" w:date="2019-07-31T16:23:00Z">
        <w:r>
          <w:rPr>
            <w:sz w:val="36"/>
            <w:szCs w:val="40"/>
          </w:rPr>
          <w:t>Reward v</w:t>
        </w:r>
      </w:ins>
      <w:del w:id="2" w:author="Andersen, Soren" w:date="2019-07-31T16:23:00Z">
        <w:r w:rsidR="00E90FC8" w:rsidDel="007F5D31">
          <w:rPr>
            <w:sz w:val="36"/>
            <w:szCs w:val="40"/>
          </w:rPr>
          <w:delText>V</w:delText>
        </w:r>
      </w:del>
      <w:r w:rsidR="00E90FC8">
        <w:rPr>
          <w:sz w:val="36"/>
          <w:szCs w:val="40"/>
        </w:rPr>
        <w:t>alue</w:t>
      </w:r>
      <w:r w:rsidR="007825F7" w:rsidRPr="00592D73">
        <w:rPr>
          <w:sz w:val="36"/>
          <w:szCs w:val="40"/>
        </w:rPr>
        <w:t xml:space="preserve"> influences </w:t>
      </w:r>
      <w:r w:rsidR="005F47E8">
        <w:rPr>
          <w:sz w:val="36"/>
          <w:szCs w:val="40"/>
        </w:rPr>
        <w:t>simultaneous</w:t>
      </w:r>
      <w:r w:rsidR="007825F7" w:rsidRPr="00592D73">
        <w:rPr>
          <w:sz w:val="36"/>
          <w:szCs w:val="40"/>
        </w:rPr>
        <w:t xml:space="preserve"> competition for feature-based attention:</w:t>
      </w:r>
      <w:r w:rsidR="00234B2A" w:rsidRPr="00592D73">
        <w:rPr>
          <w:sz w:val="36"/>
          <w:szCs w:val="40"/>
        </w:rPr>
        <w:t xml:space="preserve"> Insights from Steady-</w:t>
      </w:r>
      <w:commentRangeEnd w:id="0"/>
      <w:r w:rsidR="003046D3">
        <w:rPr>
          <w:rStyle w:val="CommentReference"/>
        </w:rPr>
        <w:commentReference w:id="0"/>
      </w:r>
      <w:r w:rsidR="00666A72" w:rsidRPr="00592D73">
        <w:rPr>
          <w:sz w:val="36"/>
          <w:szCs w:val="40"/>
        </w:rPr>
        <w:t>S</w:t>
      </w:r>
      <w:r w:rsidR="00234B2A" w:rsidRPr="00592D73">
        <w:rPr>
          <w:sz w:val="36"/>
          <w:szCs w:val="40"/>
        </w:rPr>
        <w:t>tate Visual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29DF5118" w:rsidR="00EE20A8" w:rsidRDefault="00EE20A8" w:rsidP="00EE20A8">
      <w:pPr>
        <w:spacing w:line="480" w:lineRule="auto"/>
      </w:pPr>
      <w:r>
        <w:t xml:space="preserve">Keywords: attention; </w:t>
      </w:r>
      <w:r w:rsidR="001B5936">
        <w:t>attention</w:t>
      </w:r>
      <w:r w:rsidR="00377320">
        <w:t xml:space="preserve"> control; </w:t>
      </w:r>
      <w:r>
        <w:t xml:space="preserve">EEG; feature-based attention; reward; motivation; steady-state visual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7579DCFC" w14:textId="77777777" w:rsidR="00A5637B" w:rsidRPr="00A5637B" w:rsidRDefault="00A5637B" w:rsidP="00EE20A8">
      <w:pPr>
        <w:rPr>
          <w:lang w:val="en-GB"/>
        </w:rPr>
      </w:pPr>
    </w:p>
    <w:p w14:paraId="19006139" w14:textId="15AAB567" w:rsidR="0054295E" w:rsidRDefault="0054295E" w:rsidP="00CC580C">
      <w:pPr>
        <w:pStyle w:val="Heading1"/>
        <w:spacing w:before="0" w:after="240"/>
      </w:pPr>
      <w:r>
        <w:lastRenderedPageBreak/>
        <w:t>Introduction</w:t>
      </w:r>
    </w:p>
    <w:p w14:paraId="58A58700" w14:textId="66029015" w:rsidR="0079229A" w:rsidRDefault="0072510D" w:rsidP="00D0341A">
      <w:pPr>
        <w:spacing w:line="480" w:lineRule="auto"/>
        <w:ind w:firstLine="720"/>
        <w:jc w:val="both"/>
      </w:pPr>
      <w:r>
        <w:t xml:space="preserve">Selective attention is crucial for adaptive behavior as it </w:t>
      </w:r>
      <w:r w:rsidR="006649D9">
        <w:t xml:space="preserve">facilitates </w:t>
      </w:r>
      <w:r>
        <w:t>processing of relevant</w:t>
      </w:r>
      <w:r w:rsidR="00032483">
        <w:t xml:space="preserve"> and suppression of irrelevant</w:t>
      </w:r>
      <w:r>
        <w:t xml:space="preserve"> stimuli in our environment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w:t>
      </w:r>
      <w:r w:rsidR="00BA5161">
        <w:t xml:space="preserve"> of</w:t>
      </w:r>
      <w:r>
        <w:t xml:space="preserve"> stimul</w:t>
      </w:r>
      <w:r w:rsidR="007F5D31">
        <w:t>i</w:t>
      </w:r>
      <w:r>
        <w:t xml:space="preserve">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032483">
        <w:t xml:space="preserve">Recent research has pointed </w:t>
      </w:r>
      <w:r w:rsidR="007F5D31">
        <w:t xml:space="preserve">out </w:t>
      </w:r>
      <w:r w:rsidR="00032483">
        <w:t>that motivation has an important influence on selective attention</w:t>
      </w:r>
      <w:r w:rsidR="009E54E5">
        <w:t xml:space="preserve"> as well</w:t>
      </w:r>
      <w:r w:rsidR="00032483">
        <w:t xml:space="preserve">. </w:t>
      </w:r>
      <w:proofErr w:type="spellStart"/>
      <w:r w:rsidR="00744D7E">
        <w:t>Coluntary</w:t>
      </w:r>
      <w:proofErr w:type="spellEnd"/>
      <w:r w:rsidR="0079229A">
        <w:t xml:space="preserve">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 xml:space="preserve">ided by previous reward history: stimuli which used to be associated with rewards can </w:t>
      </w:r>
      <w:r w:rsidR="009E54E5">
        <w:t xml:space="preserve">later </w:t>
      </w:r>
      <w:r w:rsidR="00F1319E">
        <w:t>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3741E2E4" w:rsidR="00C71C28" w:rsidRDefault="00744D7E" w:rsidP="00C71C28">
      <w:pPr>
        <w:spacing w:line="480" w:lineRule="auto"/>
        <w:ind w:firstLine="720"/>
        <w:jc w:val="both"/>
      </w:pPr>
      <w:r>
        <w:t>Voluntary selective</w:t>
      </w:r>
      <w:r w:rsidR="006D1AE4">
        <w:t xml:space="preserve"> attention</w:t>
      </w:r>
      <w:r w:rsidR="007F5D31">
        <w:t xml:space="preserve"> (</w:t>
      </w:r>
      <w:r w:rsidR="006D1AE4">
        <w:t>as well as other cognitive control processes</w:t>
      </w:r>
      <w:r w:rsidR="007F5D31">
        <w:t xml:space="preserve">) </w:t>
      </w:r>
      <w:r w:rsidR="00032483">
        <w:t>is</w:t>
      </w:r>
      <w:r w:rsidR="00C71C28">
        <w:t xml:space="preserve"> </w:t>
      </w:r>
      <w:r w:rsidR="004143A7">
        <w:t>enhanced</w:t>
      </w:r>
      <w:r w:rsidR="009E54E5">
        <w:t xml:space="preserve"> </w:t>
      </w:r>
      <w:r w:rsidR="00C71C28">
        <w:t>when individuals a</w:t>
      </w:r>
      <w:r w:rsidR="0079229A">
        <w:t>nticipat</w:t>
      </w:r>
      <w:r w:rsidR="007F5D31">
        <w:t xml:space="preserve">e </w:t>
      </w:r>
      <w:r w:rsidR="0079229A">
        <w:t>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rsidR="006D1AE4">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sidR="006D1AE4">
        <w:rPr>
          <w:noProof/>
        </w:rPr>
        <w:t xml:space="preserve">for a review see: </w:t>
      </w:r>
      <w:r w:rsidR="00416E61" w:rsidRPr="00416E61">
        <w:rPr>
          <w:noProof/>
        </w:rPr>
        <w:t>Krebs &amp; Woldorff, 2017)</w:t>
      </w:r>
      <w:r w:rsidR="00416E61">
        <w:fldChar w:fldCharType="end"/>
      </w:r>
      <w:r w:rsidR="00416E61">
        <w:t>.</w:t>
      </w:r>
      <w:r w:rsidR="00C71C28">
        <w:t xml:space="preserve"> </w:t>
      </w:r>
      <w:r w:rsidR="006D1AE4">
        <w:t xml:space="preserve">A number of fMRI and EEG studies have demonstrated that these reward-based enhancements in preparation for the upcoming stimulus are driven by enhanced activity </w:t>
      </w:r>
      <w:r w:rsidR="0079229A">
        <w:t xml:space="preserve">in </w:t>
      </w:r>
      <w:proofErr w:type="spellStart"/>
      <w:r w:rsidR="0079229A">
        <w:t>frontoparietal</w:t>
      </w:r>
      <w:proofErr w:type="spellEnd"/>
      <w:r w:rsidR="0079229A">
        <w:t xml:space="preserve"> regions </w:t>
      </w:r>
      <w:r w:rsidR="009E54E5">
        <w:t>involved in</w:t>
      </w:r>
      <w:r w:rsidR="0079229A">
        <w:t xml:space="preserve"> attentional control</w:t>
      </w:r>
      <w:r w:rsidR="009E54E5">
        <w:t xml:space="preserve">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006D1AE4"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w:t>
      </w:r>
      <w:r w:rsidR="00DC6F05">
        <w:t>regions</w:t>
      </w:r>
      <w:r w:rsidR="0013477A">
        <w:t xml:space="preserve">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9E54E5">
        <w:t xml:space="preserve">Although </w:t>
      </w:r>
      <w:r w:rsidR="00C175C9">
        <w:t xml:space="preserve">these studies </w:t>
      </w:r>
      <w:r w:rsidR="009E54E5">
        <w:t xml:space="preserve">suggest that reward can </w:t>
      </w:r>
      <w:r w:rsidR="00DE253E">
        <w:t>influence</w:t>
      </w:r>
      <w:r w:rsidR="009E54E5">
        <w:t xml:space="preserve"> attention</w:t>
      </w:r>
      <w:r w:rsidR="007F5D31">
        <w:t>al</w:t>
      </w:r>
      <w:r w:rsidR="009E54E5">
        <w:t xml:space="preserve"> control via modulations in </w:t>
      </w:r>
      <w:r w:rsidR="00C175C9">
        <w:t xml:space="preserve">the </w:t>
      </w:r>
      <w:proofErr w:type="spellStart"/>
      <w:r w:rsidR="00C175C9">
        <w:t>frontoparietal</w:t>
      </w:r>
      <w:proofErr w:type="spellEnd"/>
      <w:r w:rsidR="00C175C9">
        <w:t xml:space="preserve"> </w:t>
      </w:r>
      <w:r w:rsidR="009E54E5">
        <w:t>network</w:t>
      </w:r>
      <w:r w:rsidR="00C175C9">
        <w:t xml:space="preserve">, it remains </w:t>
      </w:r>
      <w:r w:rsidR="00DE253E">
        <w:t xml:space="preserve">largely </w:t>
      </w:r>
      <w:r w:rsidR="00C175C9">
        <w:t>unclear</w:t>
      </w:r>
      <w:r w:rsidR="00DE253E">
        <w:t xml:space="preserve"> </w:t>
      </w:r>
      <w:r w:rsidR="00C175C9">
        <w:t>how</w:t>
      </w:r>
      <w:r w:rsidR="00DE253E">
        <w:t xml:space="preserve"> reward biases competition for selection between </w:t>
      </w:r>
      <w:r w:rsidR="00C175C9">
        <w:t xml:space="preserve">relevant </w:t>
      </w:r>
      <w:r w:rsidR="00DE253E">
        <w:t xml:space="preserve">and irrelevant </w:t>
      </w:r>
      <w:r w:rsidR="00FF474F">
        <w:t>stimuli</w:t>
      </w:r>
      <w:r w:rsidR="00C175C9">
        <w:t xml:space="preserve"> in the visual cortex</w:t>
      </w:r>
      <w:r w:rsidR="00DE253E">
        <w:t xml:space="preserve"> </w:t>
      </w:r>
      <w:r w:rsidR="00B56E64">
        <w:fldChar w:fldCharType="begin" w:fldLock="1"/>
      </w:r>
      <w:r w:rsidR="00C43549">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B56E64">
        <w:fldChar w:fldCharType="separate"/>
      </w:r>
      <w:r w:rsidR="00B56E64" w:rsidRPr="00B56E64">
        <w:rPr>
          <w:noProof/>
        </w:rPr>
        <w:t>(Serences, 2008)</w:t>
      </w:r>
      <w:r w:rsidR="00B56E64">
        <w:fldChar w:fldCharType="end"/>
      </w:r>
      <w:r w:rsidR="00C175C9">
        <w:t xml:space="preserve">. </w:t>
      </w:r>
      <w:r w:rsidR="00C113A9">
        <w:t xml:space="preserve"> </w:t>
      </w:r>
    </w:p>
    <w:p w14:paraId="4C8AAAA1" w14:textId="0EDCA538" w:rsidR="00C43549" w:rsidRDefault="007F5D31" w:rsidP="00970F63">
      <w:pPr>
        <w:spacing w:line="480" w:lineRule="auto"/>
        <w:ind w:firstLine="720"/>
        <w:jc w:val="both"/>
      </w:pPr>
      <w:r>
        <w:lastRenderedPageBreak/>
        <w:t>B</w:t>
      </w:r>
      <w:r w:rsidR="00970F63">
        <w:t xml:space="preserve">ehavioral studies have explored how goals and reward history compete for the control of attention </w:t>
      </w:r>
      <w:r w:rsidR="00C43549">
        <w:fldChar w:fldCharType="begin" w:fldLock="1"/>
      </w:r>
      <w:r w:rsidR="00C4354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43549">
        <w:fldChar w:fldCharType="separate"/>
      </w:r>
      <w:r w:rsidR="00C43549">
        <w:rPr>
          <w:noProof/>
        </w:rPr>
        <w:t>(</w:t>
      </w:r>
      <w:r w:rsidR="00C43549" w:rsidRPr="00C43549">
        <w:rPr>
          <w:noProof/>
        </w:rPr>
        <w:t xml:space="preserve">Anderson, </w:t>
      </w:r>
      <w:r w:rsidR="00C43549">
        <w:rPr>
          <w:noProof/>
        </w:rPr>
        <w:t xml:space="preserve">2016; Chelazzi et al., 2013; </w:t>
      </w:r>
      <w:r w:rsidR="00C43549" w:rsidRPr="00C43549">
        <w:rPr>
          <w:noProof/>
        </w:rPr>
        <w:t>Failing &amp; Theeuwes, 2017)</w:t>
      </w:r>
      <w:r w:rsidR="00C43549">
        <w:fldChar w:fldCharType="end"/>
      </w:r>
      <w:r w:rsidR="00C43549">
        <w:rPr>
          <w:noProof/>
        </w:rPr>
        <w:t xml:space="preserve">. More specifically, neutral stimuli previously associated with reward appear to capture attention automatically subsequently, and strongly interfere with concurent </w:t>
      </w:r>
      <w:r w:rsidR="00744D7E">
        <w:rPr>
          <w:noProof/>
        </w:rPr>
        <w:t>voluntary</w:t>
      </w:r>
      <w:r w:rsidR="00C43549">
        <w:rPr>
          <w:noProof/>
        </w:rPr>
        <w:t xml:space="preserve"> attention processes, including those involved in visual search </w:t>
      </w:r>
      <w:r w:rsidR="00C43549">
        <w:rPr>
          <w:noProof/>
        </w:rPr>
        <w:fldChar w:fldCharType="begin" w:fldLock="1"/>
      </w:r>
      <w:r w:rsidR="00B2585D">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C43549">
        <w:rPr>
          <w:noProof/>
        </w:rPr>
        <w:fldChar w:fldCharType="separate"/>
      </w:r>
      <w:r w:rsidR="00C43549">
        <w:rPr>
          <w:noProof/>
        </w:rPr>
        <w:t>(</w:t>
      </w:r>
      <w:r w:rsidR="00C43549" w:rsidRPr="00C43549">
        <w:rPr>
          <w:noProof/>
        </w:rPr>
        <w:t>Anderson, Laurent, &amp; Yantis, 2011; Della</w:t>
      </w:r>
      <w:r w:rsidR="00C43549">
        <w:rPr>
          <w:noProof/>
        </w:rPr>
        <w:t xml:space="preserve"> Libera &amp; Chelazzi, 2009; </w:t>
      </w:r>
      <w:r w:rsidR="00C43549" w:rsidRPr="00C43549">
        <w:rPr>
          <w:noProof/>
        </w:rPr>
        <w:t>Failing &amp; Theeuwes, 2014)</w:t>
      </w:r>
      <w:r w:rsidR="00C43549">
        <w:rPr>
          <w:noProof/>
        </w:rPr>
        <w:fldChar w:fldCharType="end"/>
      </w:r>
      <w:r w:rsidR="00CE6454">
        <w:t xml:space="preserve">. </w:t>
      </w:r>
      <w:r w:rsidR="006A3198">
        <w:t xml:space="preserve">At the </w:t>
      </w:r>
      <w:r w:rsidR="00CE6454">
        <w:t>neural</w:t>
      </w:r>
      <w:r w:rsidR="006A3198">
        <w:t xml:space="preserve"> level, value based attention capture has </w:t>
      </w:r>
      <w:r w:rsidR="00574D4C">
        <w:t xml:space="preserve">sometimes </w:t>
      </w:r>
      <w:r w:rsidR="006A3198">
        <w:t xml:space="preserve">been related to </w:t>
      </w:r>
      <w:r w:rsidR="00C113A9">
        <w:t xml:space="preserve">early </w:t>
      </w:r>
      <w:r w:rsidR="006A3198">
        <w:t xml:space="preserve">effects following stimulus onset in the </w:t>
      </w:r>
      <w:r w:rsidR="00C113A9">
        <w:t>visual</w:t>
      </w:r>
      <w:r w:rsidR="006A3198">
        <w:t xml:space="preserve"> cortex</w:t>
      </w:r>
      <w:r w:rsidR="00C113A9">
        <w:t xml:space="preserve">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574D4C">
        <w:t xml:space="preserve"> in the visual cortex</w:t>
      </w:r>
      <w:r w:rsidR="00817D41">
        <w:t>,</w:t>
      </w:r>
      <w:r w:rsidR="00BD3227">
        <w:t xml:space="preserve"> and found changes </w:t>
      </w:r>
      <w:r w:rsidR="006A3198">
        <w:t xml:space="preserve">at </w:t>
      </w:r>
      <w:r w:rsidR="00BD3227">
        <w:t xml:space="preserve">later stages of </w:t>
      </w:r>
      <w:r w:rsidR="00AB5907">
        <w:t xml:space="preserve">stimulus </w:t>
      </w:r>
      <w:r w:rsidR="00BD3227">
        <w:t>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C43549">
        <w:t>Importantly, in these earlier studies, the focus was on attentional capture by reward when it was used as distractor, and could be either high o</w:t>
      </w:r>
      <w:r w:rsidR="004160AD">
        <w:t>r</w:t>
      </w:r>
      <w:r w:rsidR="00C43549">
        <w:t xml:space="preserve"> low. However, it remains unclear how competition for attention</w:t>
      </w:r>
      <w:r>
        <w:t>al</w:t>
      </w:r>
      <w:r w:rsidR="00C43549">
        <w:t xml:space="preserve"> selection is resolved when high and low value reward stimuli directly compete with each other, and </w:t>
      </w:r>
      <w:r>
        <w:t>whether</w:t>
      </w:r>
      <w:r w:rsidR="00C43549">
        <w:t xml:space="preserve"> sensory processing in the visual cortex reflect</w:t>
      </w:r>
      <w:r w:rsidR="00762EB5">
        <w:t>s</w:t>
      </w:r>
      <w:r w:rsidR="00C43549">
        <w:t xml:space="preserve"> this competition.        </w:t>
      </w:r>
    </w:p>
    <w:p w14:paraId="156847C0" w14:textId="4BED91D8" w:rsidR="00E203D5" w:rsidRDefault="004B2C35" w:rsidP="00441BA8">
      <w:pPr>
        <w:spacing w:line="480" w:lineRule="auto"/>
        <w:ind w:firstLine="720"/>
        <w:jc w:val="both"/>
      </w:pPr>
      <w:r>
        <w:t xml:space="preserve">Theoretical frameworks propose that </w:t>
      </w:r>
      <w:r w:rsidR="00441BA8">
        <w:t>the allocation of attention</w:t>
      </w:r>
      <w:r w:rsidR="00762EB5">
        <w:t xml:space="preserve"> is facilitated</w:t>
      </w:r>
      <w:r w:rsidR="00441BA8">
        <w:t xml:space="preserve"> toward</w:t>
      </w:r>
      <w:r w:rsidR="00762EB5">
        <w:t>s</w:t>
      </w:r>
      <w:r>
        <w:t xml:space="preserve"> stimuli which are (or used to be) predictive of rewards,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proofErr w:type="spellStart"/>
      <w:r w:rsidR="0040325A">
        <w:t>Roelfsema</w:t>
      </w:r>
      <w:proofErr w:type="spellEnd"/>
      <w:r w:rsidR="0040325A">
        <w:t xml:space="preserve"> and colleagues</w:t>
      </w:r>
      <w:r w:rsidR="00574D4C">
        <w:t xml:space="preserve"> </w:t>
      </w:r>
      <w:r w:rsidR="00B2585D">
        <w:fldChar w:fldCharType="begin" w:fldLock="1"/>
      </w:r>
      <w:r w:rsidR="00967E03">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2010)","manualFormatting":"(2010)","plainTextFormattedCitation":"(Roelfsema, van Ooyen, &amp; Watanabe, 2010)","previouslyFormattedCitation":"(Roelfsema, van Ooyen, &amp; Watanabe, 2010)"},"properties":{"noteIndex":0},"schema":"https://github.com/citation-style-language/schema/raw/master/csl-citation.json"}</w:instrText>
      </w:r>
      <w:r w:rsidR="00B2585D">
        <w:fldChar w:fldCharType="separate"/>
      </w:r>
      <w:r w:rsidR="00B2585D">
        <w:rPr>
          <w:noProof/>
        </w:rPr>
        <w:t>(</w:t>
      </w:r>
      <w:r w:rsidR="00B2585D" w:rsidRPr="00B2585D">
        <w:rPr>
          <w:noProof/>
        </w:rPr>
        <w:t>2010)</w:t>
      </w:r>
      <w:r w:rsidR="00B2585D">
        <w:fldChar w:fldCharType="end"/>
      </w:r>
      <w:r w:rsidR="0040325A">
        <w:t xml:space="preserve"> </w:t>
      </w:r>
      <w:r>
        <w:t xml:space="preserve">proposed that this effect </w:t>
      </w:r>
      <w:r w:rsidR="0040325A">
        <w:t>relies</w:t>
      </w:r>
      <w:r>
        <w:t xml:space="preserve"> on the plasticity of the visual cortex indu</w:t>
      </w:r>
      <w:r w:rsidR="0040325A">
        <w:t>ced by the join</w:t>
      </w:r>
      <w:r w:rsidR="00D31004">
        <w:t>ed</w:t>
      </w:r>
      <w:r w:rsidR="0040325A">
        <w:t xml:space="preserve"> effect of top-down attention</w:t>
      </w:r>
      <w:r w:rsidR="00441BA8">
        <w:t>al control</w:t>
      </w:r>
      <w:r w:rsidR="0040325A">
        <w:t xml:space="preserve"> and </w:t>
      </w:r>
      <w:r>
        <w:t>dopamine.</w:t>
      </w:r>
      <w:r w:rsidR="00ED3546">
        <w:t xml:space="preserve"> </w:t>
      </w:r>
      <w:r w:rsidR="00574D4C">
        <w:t>T</w:t>
      </w:r>
      <w:r w:rsidR="00ED3546">
        <w:t>o date</w:t>
      </w:r>
      <w:r w:rsidR="00574D4C">
        <w:t>, only one fMRI study</w:t>
      </w:r>
      <w:r w:rsidR="00AB5907">
        <w:t xml:space="preserve"> </w:t>
      </w:r>
      <w:r w:rsidR="00967E03">
        <w:fldChar w:fldCharType="begin" w:fldLock="1"/>
      </w:r>
      <w:r w:rsidR="005F653D">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67E03">
        <w:fldChar w:fldCharType="separate"/>
      </w:r>
      <w:r w:rsidR="00967E03">
        <w:rPr>
          <w:noProof/>
        </w:rPr>
        <w:t>(Hickey &amp; Peelen, 2015</w:t>
      </w:r>
      <w:r w:rsidR="00967E03" w:rsidRPr="00967E03">
        <w:rPr>
          <w:noProof/>
        </w:rPr>
        <w:t>)</w:t>
      </w:r>
      <w:r w:rsidR="00967E03">
        <w:fldChar w:fldCharType="end"/>
      </w:r>
      <w:r w:rsidR="00967E03">
        <w:t xml:space="preserve"> </w:t>
      </w:r>
      <w:r w:rsidR="00ED3546">
        <w:t xml:space="preserve">has provided evidence for </w:t>
      </w:r>
      <w:r w:rsidR="00970F63">
        <w:t>the simultaneous enhancement</w:t>
      </w:r>
      <w:r w:rsidR="00ED3546">
        <w:t xml:space="preserve"> </w:t>
      </w:r>
      <w:r w:rsidR="00970F63">
        <w:t>in</w:t>
      </w:r>
      <w:r w:rsidR="00ED3546">
        <w:t xml:space="preserve"> representation of reward-related stimuli </w:t>
      </w:r>
      <w:r w:rsidR="00970F63">
        <w:t>and</w:t>
      </w:r>
      <w:r w:rsidR="00AB5907">
        <w:t xml:space="preserve"> </w:t>
      </w:r>
      <w:r w:rsidR="00ED3546">
        <w:t xml:space="preserve">suppression </w:t>
      </w:r>
      <w:r w:rsidR="00AB5907">
        <w:t xml:space="preserve">of </w:t>
      </w:r>
      <w:r w:rsidR="00ED3546">
        <w:t>stimuli</w:t>
      </w:r>
      <w:r w:rsidR="00AB5907">
        <w:t xml:space="preserve"> devoid of a specific </w:t>
      </w:r>
      <w:r w:rsidR="00AB5907">
        <w:lastRenderedPageBreak/>
        <w:t>motivational value</w:t>
      </w:r>
      <w:r w:rsidR="00ED3546">
        <w:t xml:space="preserve">. </w:t>
      </w:r>
      <w:r w:rsidR="00AB5907">
        <w:t xml:space="preserve">More specifically, using a </w:t>
      </w:r>
      <w:proofErr w:type="spellStart"/>
      <w:r w:rsidR="00AB5907">
        <w:t>multivoxel</w:t>
      </w:r>
      <w:proofErr w:type="spellEnd"/>
      <w:r w:rsidR="00AB5907">
        <w:t xml:space="preserve"> pattern analysis and decoding technique, these authors found a gain in </w:t>
      </w:r>
      <w:r w:rsidR="00441BA8">
        <w:t>object-selective visual cortex</w:t>
      </w:r>
      <w:r w:rsidR="00AB5907">
        <w:t xml:space="preserve"> for stimuli paired with reward</w:t>
      </w:r>
      <w:r w:rsidR="00D31004">
        <w:t>s</w:t>
      </w:r>
      <w:r w:rsidR="00441BA8">
        <w:t xml:space="preserve">, while </w:t>
      </w:r>
      <w:r w:rsidR="00AB5907">
        <w:t>those not associated with this incentive were suppressed</w:t>
      </w:r>
      <w:r w:rsidR="00441BA8">
        <w:t xml:space="preserve">. </w:t>
      </w:r>
      <w:r w:rsidR="009305E8">
        <w:t xml:space="preserve">Although these imaging results are undoubtedly important, they do not inform about the </w:t>
      </w:r>
      <w:r w:rsidR="004160AD">
        <w:t xml:space="preserve">neurophysiological </w:t>
      </w:r>
      <w:r w:rsidR="009305E8">
        <w:t>time-course of this modulatory effect created by reward on attention</w:t>
      </w:r>
      <w:r w:rsidR="00762EB5">
        <w:t>al</w:t>
      </w:r>
      <w:r w:rsidR="009305E8">
        <w:t xml:space="preserve"> selection in the visual cortex. Moreover because these authors focused on category-specific effects, the question remains whether a similar effect can be observed for lower level visual features such as color. To fill this gap</w:t>
      </w:r>
      <w:r w:rsidR="004160AD">
        <w:t>,</w:t>
      </w:r>
      <w:r w:rsidR="009305E8">
        <w:t xml:space="preserve"> here we harnessed the high temporal resolution of EEG and the steady-state visual evoked potentials (SSVEPs) with the aim to unravel the mechanism through which reward biases competition for attention selection in the visual cortex.           </w:t>
      </w:r>
    </w:p>
    <w:p w14:paraId="2CD0757E" w14:textId="644F33D2" w:rsidR="00B37B7D" w:rsidRDefault="00A53081" w:rsidP="00B37B7D">
      <w:pPr>
        <w:spacing w:line="480" w:lineRule="auto"/>
        <w:ind w:firstLine="720"/>
        <w:jc w:val="both"/>
      </w:pPr>
      <w:commentRangeStart w:id="3"/>
      <w:r>
        <w:t xml:space="preserve">To this end, participants performed a coherent motion detection task based on color </w:t>
      </w:r>
      <w:commentRangeEnd w:id="3"/>
      <w:r w:rsidR="00762EB5">
        <w:rPr>
          <w:rStyle w:val="CommentReference"/>
        </w:rPr>
        <w:commentReference w:id="3"/>
      </w:r>
      <w:r>
        <w:t xml:space="preserve">information. On each trial, a blue and red random dot </w:t>
      </w:r>
      <w:proofErr w:type="spellStart"/>
      <w:r>
        <w:t>kinematograms</w:t>
      </w:r>
      <w:proofErr w:type="spellEnd"/>
      <w:r>
        <w:t xml:space="preserve"> (RDK) were presented concurrently</w:t>
      </w:r>
      <w:r w:rsidR="00351459">
        <w:t xml:space="preserve"> at two different frequencies</w:t>
      </w:r>
      <w:r>
        <w:t xml:space="preserve">, and participants were cued </w:t>
      </w:r>
      <w:r w:rsidR="00351459">
        <w:t xml:space="preserve">on a trial by trial basis </w:t>
      </w:r>
      <w:r>
        <w:t xml:space="preserve">to attend to one of them. </w:t>
      </w:r>
      <w:r w:rsidR="00163092">
        <w:t xml:space="preserve">Thus </w:t>
      </w:r>
      <w:r w:rsidR="004160AD">
        <w:t>these two</w:t>
      </w:r>
      <w:r w:rsidR="00163092">
        <w:t xml:space="preserve"> RDKs </w:t>
      </w:r>
      <w:r w:rsidR="004160AD">
        <w:t>served</w:t>
      </w:r>
      <w:r w:rsidR="00163092">
        <w:t xml:space="preserve"> as target (attended) </w:t>
      </w:r>
      <w:r w:rsidR="004160AD">
        <w:t>and</w:t>
      </w:r>
      <w:r w:rsidR="00163092">
        <w:t xml:space="preserve"> distractor (unattended)</w:t>
      </w:r>
      <w:r w:rsidR="004160AD">
        <w:t>, respectively</w:t>
      </w:r>
      <w:r w:rsidR="00163092">
        <w:t xml:space="preserve">. </w:t>
      </w:r>
      <w:r>
        <w:t xml:space="preserve">Critically, after a baseline period used as control condition, these two colors were systematically associated with a low or high </w:t>
      </w:r>
      <w:r w:rsidR="001F7F0E">
        <w:t>probability of earning a reward</w:t>
      </w:r>
      <w:r>
        <w:t xml:space="preserve"> (training phase), before that was no longer the case (test phase). Hence, we used a factorial design in which we could assess how the competition between high and low reward is </w:t>
      </w:r>
      <w:r w:rsidR="004160AD">
        <w:t>re</w:t>
      </w:r>
      <w:r>
        <w:t xml:space="preserve">solved by attention in the visual cortex. </w:t>
      </w:r>
      <w:r w:rsidR="00351459">
        <w:t xml:space="preserve"> </w:t>
      </w:r>
      <w:r w:rsidR="00441BA8">
        <w:t>SSVEPs</w:t>
      </w:r>
      <w:r w:rsidR="004160AD">
        <w:t xml:space="preserve"> offer the unique advantage</w:t>
      </w:r>
      <w:r w:rsidR="00441BA8">
        <w:t xml:space="preserve"> </w:t>
      </w:r>
      <w:r w:rsidR="00C56434">
        <w:t>to infer</w:t>
      </w:r>
      <w:r w:rsidR="00351459">
        <w:t xml:space="preserve"> how competition between </w:t>
      </w:r>
      <w:r w:rsidR="00E830D3">
        <w:t xml:space="preserve">high or low </w:t>
      </w:r>
      <w:r w:rsidR="00351459">
        <w:t>reward stimuli takes place</w:t>
      </w:r>
      <w:r w:rsidR="00E830D3">
        <w:t xml:space="preserve"> </w:t>
      </w:r>
      <w:r w:rsidR="00441BA8">
        <w:t xml:space="preserve">in </w:t>
      </w:r>
      <w:r w:rsidR="000E604B">
        <w:t>the</w:t>
      </w:r>
      <w:r w:rsidR="00441BA8">
        <w:t xml:space="preserve"> visual cortex</w:t>
      </w:r>
      <w:r w:rsidR="00351459">
        <w:t xml:space="preserve"> as a function of attention because the specific </w:t>
      </w:r>
      <w:r w:rsidR="00441BA8">
        <w:t xml:space="preserve">oscillatory response of </w:t>
      </w:r>
      <w:r w:rsidR="00351459">
        <w:t xml:space="preserve">each RDK can be </w:t>
      </w:r>
      <w:r w:rsidR="00A06093">
        <w:t>extracted</w:t>
      </w:r>
      <w:r w:rsidR="00C56434">
        <w:t xml:space="preserve"> (frequency tagging)</w:t>
      </w:r>
      <w:r w:rsidR="00A06093">
        <w:t>, and the two resulting signals can be compared to each other</w:t>
      </w:r>
      <w:commentRangeStart w:id="4"/>
      <w:r w:rsidR="00351459">
        <w:t xml:space="preserve"> </w:t>
      </w:r>
      <w:r w:rsidR="00441BA8">
        <w:t xml:space="preserve"> </w:t>
      </w:r>
      <w:r w:rsidR="00441BA8">
        <w:fldChar w:fldCharType="begin" w:fldLock="1"/>
      </w:r>
      <w:r w:rsidR="00441BA8">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441BA8">
        <w:fldChar w:fldCharType="separate"/>
      </w:r>
      <w:r w:rsidR="00441BA8" w:rsidRPr="009552B1">
        <w:rPr>
          <w:noProof/>
        </w:rPr>
        <w:t>(Norcia, Appelbaum, Ales, Cottereau, &amp; Rossion, 2015)</w:t>
      </w:r>
      <w:r w:rsidR="00441BA8">
        <w:fldChar w:fldCharType="end"/>
      </w:r>
      <w:commentRangeEnd w:id="4"/>
      <w:r w:rsidR="00762EB5">
        <w:rPr>
          <w:rStyle w:val="CommentReference"/>
        </w:rPr>
        <w:commentReference w:id="4"/>
      </w:r>
      <w:r w:rsidR="00441BA8">
        <w:t>.</w:t>
      </w:r>
      <w:r w:rsidR="00C56434">
        <w:t xml:space="preserve"> Attended stimuli are associated with a larger SSVEP response than unattended ones </w:t>
      </w:r>
      <w:r w:rsidR="007872FC">
        <w:fldChar w:fldCharType="begin" w:fldLock="1"/>
      </w:r>
      <w:r w:rsidR="00850446">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rsidR="007872FC">
        <w:fldChar w:fldCharType="separate"/>
      </w:r>
      <w:r w:rsidR="007872FC" w:rsidRPr="007872FC">
        <w:rPr>
          <w:noProof/>
        </w:rPr>
        <w:t>(Muller et al., 2006)</w:t>
      </w:r>
      <w:r w:rsidR="007872FC">
        <w:fldChar w:fldCharType="end"/>
      </w:r>
      <w:r w:rsidR="00C56434">
        <w:t>.</w:t>
      </w:r>
      <w:r w:rsidR="00A06093">
        <w:t xml:space="preserve"> Hence, </w:t>
      </w:r>
      <w:r w:rsidR="00351459">
        <w:lastRenderedPageBreak/>
        <w:t xml:space="preserve">SSVEPs </w:t>
      </w:r>
      <w:r w:rsidR="00441BA8">
        <w:t xml:space="preserve"> provide a continuous measure of feature-based attention </w:t>
      </w:r>
      <w:r w:rsidR="00C56434">
        <w:t>when</w:t>
      </w:r>
      <w:r w:rsidR="00441BA8">
        <w:t xml:space="preserve"> multiple stimuli </w:t>
      </w:r>
      <w:r w:rsidR="00C56434">
        <w:t xml:space="preserve">are presented </w:t>
      </w:r>
      <w:r w:rsidR="00441BA8">
        <w:t>simultaneously</w:t>
      </w:r>
      <w:r w:rsidR="00C56434">
        <w:t xml:space="preserve"> and they compete with each other for selection </w:t>
      </w:r>
      <w:r w:rsidR="00441BA8">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441BA8">
        <w:fldChar w:fldCharType="separate"/>
      </w:r>
      <w:r w:rsidR="00601F4E">
        <w:rPr>
          <w:noProof/>
        </w:rPr>
        <w:t>(</w:t>
      </w:r>
      <w:r w:rsidR="000B7FFA" w:rsidRPr="000B7FFA">
        <w:rPr>
          <w:noProof/>
        </w:rPr>
        <w:t>Andersen &amp; Müller, 2010)</w:t>
      </w:r>
      <w:r w:rsidR="00441BA8">
        <w:fldChar w:fldCharType="end"/>
      </w:r>
      <w:r w:rsidR="00441BA8">
        <w:t xml:space="preserve">. </w:t>
      </w:r>
    </w:p>
    <w:p w14:paraId="47290BE0" w14:textId="074465C1" w:rsidR="008F7666" w:rsidRDefault="00C56434" w:rsidP="00B37B7D">
      <w:pPr>
        <w:spacing w:line="480" w:lineRule="auto"/>
        <w:ind w:firstLine="720"/>
        <w:jc w:val="both"/>
      </w:pPr>
      <w:commentRangeStart w:id="5"/>
      <w:r>
        <w:t>In light of</w:t>
      </w:r>
      <w:r w:rsidR="00163092">
        <w:t xml:space="preserve"> the literature reviewed above</w:t>
      </w:r>
      <w:r>
        <w:t>, we formulated several hypotheses</w:t>
      </w:r>
      <w:r w:rsidR="00163092">
        <w:t>.</w:t>
      </w:r>
      <w:r w:rsidR="008F7666">
        <w:t xml:space="preserve"> First, we predicted that the processing of the target color will be enhanced (larger SSVEP amplitude) compared to the distractor color throughout all phases of the experiment. Further, we predicted that the SSVEP amplitudes will be modulated by </w:t>
      </w:r>
      <w:r w:rsidR="001F7F0E">
        <w:t>reward</w:t>
      </w:r>
      <w:r w:rsidR="008F7666">
        <w:t xml:space="preserve"> in the training phase. Specifically, we hypothesized that the processing of the high </w:t>
      </w:r>
      <w:r w:rsidR="001F7F0E">
        <w:t>reward</w:t>
      </w:r>
      <w:r w:rsidR="008F7666">
        <w:t xml:space="preserve"> stimulus will be facilitated (larger SSVEP amplitude) both when it acts as a target, and when it acts as a distractor. We also predicted that the processing of the low </w:t>
      </w:r>
      <w:r w:rsidR="001F7F0E">
        <w:t>reward</w:t>
      </w:r>
      <w:r w:rsidR="008F7666">
        <w:t xml:space="preserve"> stimulus will be suppressed (lower SSVEP amplitude) compared to baseline.</w:t>
      </w:r>
      <w:r w:rsidR="002D66AB">
        <w:t xml:space="preserve"> This effect will also be observable in the behavior thorough as task-performance improvements in the training phase, which will be more pronounced when the high </w:t>
      </w:r>
      <w:r w:rsidR="001F7F0E">
        <w:t>reward</w:t>
      </w:r>
      <w:r w:rsidR="002D66AB">
        <w:t xml:space="preserve"> color is attended.</w:t>
      </w:r>
      <w:r w:rsidR="008F7666">
        <w:t xml:space="preserve"> Finally, we hypothesized that these effects of </w:t>
      </w:r>
      <w:r w:rsidR="001F7F0E">
        <w:t>reward</w:t>
      </w:r>
      <w:r w:rsidR="002D66AB">
        <w:t>, on both the SSVEP amplitudes and behavior,</w:t>
      </w:r>
      <w:r w:rsidR="008F7666">
        <w:t xml:space="preserve"> will have a long lasting effect and thus be observable in the test pha</w:t>
      </w:r>
      <w:r w:rsidR="002D66AB">
        <w:t>se when</w:t>
      </w:r>
      <w:r w:rsidR="008F7666">
        <w:t xml:space="preserve"> rewards </w:t>
      </w:r>
      <w:r w:rsidR="002D66AB">
        <w:t>will no longer be available.</w:t>
      </w:r>
      <w:commentRangeEnd w:id="5"/>
      <w:r w:rsidR="00762EB5">
        <w:rPr>
          <w:rStyle w:val="CommentReference"/>
        </w:rPr>
        <w:commentReference w:id="5"/>
      </w:r>
      <w:r w:rsidR="002D66AB">
        <w:t xml:space="preserve"> </w:t>
      </w:r>
      <w:r w:rsidR="008F7666">
        <w:t xml:space="preserve">  </w:t>
      </w:r>
    </w:p>
    <w:p w14:paraId="1046E374" w14:textId="77777777" w:rsidR="008F7666" w:rsidRDefault="008F7666" w:rsidP="00CA0030">
      <w:pPr>
        <w:pStyle w:val="Heading1"/>
        <w:spacing w:before="0" w:after="240"/>
      </w:pPr>
    </w:p>
    <w:p w14:paraId="78FCD169" w14:textId="741CCF3A"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65E68FCB"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 xml:space="preserve">depending on task </w:t>
      </w:r>
      <w:r w:rsidR="00B32C31">
        <w:lastRenderedPageBreak/>
        <w:t>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742F4A1C"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EE367E">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130340">
        <w:t xml:space="preserve">cued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proofErr w:type="spellStart"/>
      <w:r w:rsidR="00130340">
        <w:t>uncued</w:t>
      </w:r>
      <w:proofErr w:type="spellEnd"/>
      <w:r w:rsidR="00130340">
        <w:t xml:space="preserve"> RDK</w:t>
      </w:r>
      <w:r w:rsidR="00595B7D">
        <w:t>. Response</w:t>
      </w:r>
      <w:r w:rsidR="00130340">
        <w:t xml:space="preserve">s occurring between 200 ms and 1500 ms after coherent motion onset of the cued or </w:t>
      </w:r>
      <w:proofErr w:type="spellStart"/>
      <w:r w:rsidR="00130340">
        <w:t>uncued</w:t>
      </w:r>
      <w:proofErr w:type="spellEnd"/>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0AA502E7"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lastRenderedPageBreak/>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9D2102">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w:instrText>
      </w:r>
      <w:r w:rsidR="002749F6" w:rsidRPr="00352BD6">
        <w:rPr>
          <w:lang w:val="da-DK"/>
        </w:rPr>
        <w:instrText xml:space="preserve">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questionnaire data is not reported here. </w: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874A7E4" w:rsidR="002F3B06" w:rsidRPr="00A5637B" w:rsidRDefault="002F3B06" w:rsidP="005D695E">
                              <w:pPr>
                                <w:spacing w:line="276" w:lineRule="auto"/>
                                <w:jc w:val="both"/>
                                <w:rPr>
                                  <w:sz w:val="20"/>
                                  <w:lang w:val="en-GB"/>
                                </w:rPr>
                              </w:pPr>
                              <w:r w:rsidRPr="00A5637B">
                                <w:rPr>
                                  <w:b/>
                                  <w:sz w:val="20"/>
                                  <w:lang w:val="en-GB"/>
                                </w:rPr>
                                <w:t xml:space="preserve">Figure 1. Depiction of a </w:t>
                              </w:r>
                              <w:proofErr w:type="spellStart"/>
                              <w:r w:rsidRPr="00A5637B">
                                <w:rPr>
                                  <w:b/>
                                  <w:sz w:val="20"/>
                                  <w:lang w:val="en-GB"/>
                                </w:rPr>
                                <w:t>signle</w:t>
                              </w:r>
                              <w:proofErr w:type="spellEnd"/>
                              <w:r w:rsidRPr="00A5637B">
                                <w:rPr>
                                  <w:b/>
                                  <w:sz w:val="20"/>
                                  <w:lang w:val="en-GB"/>
                                </w:rPr>
                                <w:t xml:space="preserve"> trial and the phases of the experiment. A) </w:t>
                              </w:r>
                              <w:r w:rsidRPr="00A5637B">
                                <w:rPr>
                                  <w:sz w:val="20"/>
                                  <w:lang w:val="en-GB"/>
                                </w:rPr>
                                <w:t xml:space="preserve">Each trial started with an audio cue (”Blue” or ”Red”) which instructed participants which </w:t>
                              </w:r>
                              <w:proofErr w:type="spellStart"/>
                              <w:r w:rsidRPr="00A5637B">
                                <w:rPr>
                                  <w:sz w:val="20"/>
                                  <w:lang w:val="en-GB"/>
                                </w:rPr>
                                <w:t>color</w:t>
                              </w:r>
                              <w:proofErr w:type="spellEnd"/>
                              <w:r w:rsidRPr="00A5637B">
                                <w:rPr>
                                  <w:sz w:val="20"/>
                                  <w:lang w:val="en-GB"/>
                                </w:rPr>
                                <w:t xml:space="preserve"> to attend to in that trial. The trial lasted for 3.25 seconds during which dots of either of the </w:t>
                              </w:r>
                              <w:proofErr w:type="spellStart"/>
                              <w:r w:rsidRPr="00A5637B">
                                <w:rPr>
                                  <w:sz w:val="20"/>
                                  <w:lang w:val="en-GB"/>
                                </w:rPr>
                                <w:t>colors</w:t>
                              </w:r>
                              <w:proofErr w:type="spellEnd"/>
                              <w:r w:rsidRPr="00A5637B">
                                <w:rPr>
                                  <w:sz w:val="20"/>
                                  <w:lang w:val="en-GB"/>
                                </w:rPr>
                                <w:t xml:space="preserve"> could move from 0 to 3 times</w:t>
                              </w:r>
                              <w:r>
                                <w:rPr>
                                  <w:sz w:val="20"/>
                                  <w:lang w:val="en-GB"/>
                                </w:rPr>
                                <w:t xml:space="preserve"> in total</w:t>
                              </w:r>
                              <w:r w:rsidRPr="00A5637B">
                                <w:rPr>
                                  <w:sz w:val="20"/>
                                  <w:lang w:val="en-GB"/>
                                </w:rPr>
                                <w:t xml:space="preserve">. If the participants were instructed to attend to the blue dots and the blue dots moved coherently, they had to press the response button. In that case they would hear the auditory feedback </w:t>
                              </w:r>
                              <w:proofErr w:type="spellStart"/>
                              <w:r w:rsidRPr="00A5637B">
                                <w:rPr>
                                  <w:sz w:val="20"/>
                                  <w:lang w:val="en-GB"/>
                                </w:rPr>
                                <w:t>signaling</w:t>
                              </w:r>
                              <w:proofErr w:type="spellEnd"/>
                              <w:r w:rsidRPr="00A5637B">
                                <w:rPr>
                                  <w:sz w:val="20"/>
                                  <w:lang w:val="en-GB"/>
                                </w:rPr>
                                <w:t xml:space="preserve"> the correct detection of the motions. </w:t>
                              </w:r>
                              <w:r w:rsidRPr="00A5637B">
                                <w:rPr>
                                  <w:b/>
                                  <w:sz w:val="20"/>
                                  <w:lang w:val="en-GB"/>
                                </w:rPr>
                                <w:t>B)</w:t>
                              </w:r>
                              <w:r w:rsidRPr="00A5637B">
                                <w:rPr>
                                  <w:sz w:val="20"/>
                                  <w:lang w:val="en-GB"/>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w:t>
                              </w:r>
                              <w:proofErr w:type="spellStart"/>
                              <w:r w:rsidRPr="00A5637B">
                                <w:rPr>
                                  <w:sz w:val="20"/>
                                  <w:lang w:val="en-GB"/>
                                </w:rPr>
                                <w:t>the</w:t>
                              </w:r>
                              <w:proofErr w:type="spellEnd"/>
                              <w:r w:rsidRPr="00A5637B">
                                <w:rPr>
                                  <w:sz w:val="20"/>
                                  <w:lang w:val="en-GB"/>
                                </w:rPr>
                                <w:t xml:space="preserv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874A7E4" w:rsidR="002F3B06" w:rsidRPr="00A5637B" w:rsidRDefault="002F3B06" w:rsidP="005D695E">
                        <w:pPr>
                          <w:spacing w:line="276" w:lineRule="auto"/>
                          <w:jc w:val="both"/>
                          <w:rPr>
                            <w:sz w:val="20"/>
                            <w:lang w:val="en-GB"/>
                          </w:rPr>
                        </w:pPr>
                        <w:r w:rsidRPr="00A5637B">
                          <w:rPr>
                            <w:b/>
                            <w:sz w:val="20"/>
                            <w:lang w:val="en-GB"/>
                          </w:rPr>
                          <w:t xml:space="preserve">Figure 1. Depiction of a </w:t>
                        </w:r>
                        <w:proofErr w:type="spellStart"/>
                        <w:r w:rsidRPr="00A5637B">
                          <w:rPr>
                            <w:b/>
                            <w:sz w:val="20"/>
                            <w:lang w:val="en-GB"/>
                          </w:rPr>
                          <w:t>signle</w:t>
                        </w:r>
                        <w:proofErr w:type="spellEnd"/>
                        <w:r w:rsidRPr="00A5637B">
                          <w:rPr>
                            <w:b/>
                            <w:sz w:val="20"/>
                            <w:lang w:val="en-GB"/>
                          </w:rPr>
                          <w:t xml:space="preserve"> trial and the phases of the experiment. A) </w:t>
                        </w:r>
                        <w:r w:rsidRPr="00A5637B">
                          <w:rPr>
                            <w:sz w:val="20"/>
                            <w:lang w:val="en-GB"/>
                          </w:rPr>
                          <w:t xml:space="preserve">Each trial started with an audio cue (”Blue” or ”Red”) which instructed participants which </w:t>
                        </w:r>
                        <w:proofErr w:type="spellStart"/>
                        <w:r w:rsidRPr="00A5637B">
                          <w:rPr>
                            <w:sz w:val="20"/>
                            <w:lang w:val="en-GB"/>
                          </w:rPr>
                          <w:t>color</w:t>
                        </w:r>
                        <w:proofErr w:type="spellEnd"/>
                        <w:r w:rsidRPr="00A5637B">
                          <w:rPr>
                            <w:sz w:val="20"/>
                            <w:lang w:val="en-GB"/>
                          </w:rPr>
                          <w:t xml:space="preserve"> to attend to in that trial. The trial lasted for 3.25 seconds during which dots of either of the </w:t>
                        </w:r>
                        <w:proofErr w:type="spellStart"/>
                        <w:r w:rsidRPr="00A5637B">
                          <w:rPr>
                            <w:sz w:val="20"/>
                            <w:lang w:val="en-GB"/>
                          </w:rPr>
                          <w:t>colors</w:t>
                        </w:r>
                        <w:proofErr w:type="spellEnd"/>
                        <w:r w:rsidRPr="00A5637B">
                          <w:rPr>
                            <w:sz w:val="20"/>
                            <w:lang w:val="en-GB"/>
                          </w:rPr>
                          <w:t xml:space="preserve"> could move from 0 to 3 times</w:t>
                        </w:r>
                        <w:r>
                          <w:rPr>
                            <w:sz w:val="20"/>
                            <w:lang w:val="en-GB"/>
                          </w:rPr>
                          <w:t xml:space="preserve"> in total</w:t>
                        </w:r>
                        <w:r w:rsidRPr="00A5637B">
                          <w:rPr>
                            <w:sz w:val="20"/>
                            <w:lang w:val="en-GB"/>
                          </w:rPr>
                          <w:t xml:space="preserve">. If the participants were instructed to attend to the blue dots and the blue dots moved coherently, they had to press the response button. In that case they would hear the auditory feedback </w:t>
                        </w:r>
                        <w:proofErr w:type="spellStart"/>
                        <w:r w:rsidRPr="00A5637B">
                          <w:rPr>
                            <w:sz w:val="20"/>
                            <w:lang w:val="en-GB"/>
                          </w:rPr>
                          <w:t>signaling</w:t>
                        </w:r>
                        <w:proofErr w:type="spellEnd"/>
                        <w:r w:rsidRPr="00A5637B">
                          <w:rPr>
                            <w:sz w:val="20"/>
                            <w:lang w:val="en-GB"/>
                          </w:rPr>
                          <w:t xml:space="preserve"> the correct detection of the motions. </w:t>
                        </w:r>
                        <w:r w:rsidRPr="00A5637B">
                          <w:rPr>
                            <w:b/>
                            <w:sz w:val="20"/>
                            <w:lang w:val="en-GB"/>
                          </w:rPr>
                          <w:t>B)</w:t>
                        </w:r>
                        <w:r w:rsidRPr="00A5637B">
                          <w:rPr>
                            <w:sz w:val="20"/>
                            <w:lang w:val="en-GB"/>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w:t>
                        </w:r>
                        <w:proofErr w:type="spellStart"/>
                        <w:r w:rsidRPr="00A5637B">
                          <w:rPr>
                            <w:sz w:val="20"/>
                            <w:lang w:val="en-GB"/>
                          </w:rPr>
                          <w:t>the</w:t>
                        </w:r>
                        <w:proofErr w:type="spellEnd"/>
                        <w:r w:rsidRPr="00A5637B">
                          <w:rPr>
                            <w:sz w:val="20"/>
                            <w:lang w:val="en-GB"/>
                          </w:rPr>
                          <w:t xml:space="preserv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5F86F1C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commentRangeStart w:id="6"/>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w:t>
      </w:r>
      <w:commentRangeEnd w:id="6"/>
      <w:r w:rsidR="003E30CF">
        <w:rPr>
          <w:rStyle w:val="CommentReference"/>
        </w:rPr>
        <w:commentReference w:id="6"/>
      </w:r>
      <w:r w:rsidR="00054E36">
        <w:rPr>
          <w:szCs w:val="24"/>
        </w:rPr>
        <w:t xml:space="preserve">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37A47044"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w:t>
      </w:r>
      <w:r w:rsidRPr="00D92BFE">
        <w:rPr>
          <w:rFonts w:eastAsia="Times New Roman"/>
          <w:szCs w:val="24"/>
        </w:rPr>
        <w:lastRenderedPageBreak/>
        <w:t xml:space="preserve">cluster, separately for each condition (averaged across trials). </w:t>
      </w:r>
      <w:r>
        <w:rPr>
          <w:rFonts w:eastAsia="Times New Roman"/>
          <w:szCs w:val="24"/>
        </w:rPr>
        <w:t>The amplitudes were normalized</w:t>
      </w:r>
      <w:r w:rsidR="003E30CF">
        <w:rPr>
          <w:rFonts w:eastAsia="Times New Roman"/>
          <w:szCs w:val="24"/>
        </w:rPr>
        <w:t xml:space="preserve"> (rescaled)</w:t>
      </w:r>
      <w:r>
        <w:rPr>
          <w:rFonts w:eastAsia="Times New Roman"/>
          <w:szCs w:val="24"/>
        </w:rPr>
        <w:t xml:space="preserve">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EA5857" w14:textId="67D26AEF"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w:t>
      </w:r>
      <w:r w:rsidR="00BA5161">
        <w:t>d prime</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 xml:space="preserve">For the behavioral data, mean reaction times of correct detections (hits) and sensitivity (d prime) were analyzed. Sensitivity index d prime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3B84A99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lastRenderedPageBreak/>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48164A09" w:rsidR="00476F36" w:rsidRDefault="00476F36" w:rsidP="00476F36">
      <w:pPr>
        <w:spacing w:line="480" w:lineRule="auto"/>
        <w:ind w:firstLine="284"/>
        <w:jc w:val="both"/>
      </w:pPr>
      <w:r>
        <w:t>We fitted three models to predict sensitivity (</w:t>
      </w:r>
      <w:r w:rsidR="00BA5161">
        <w:t>d prime</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w:t>
      </w:r>
      <w:r>
        <w:lastRenderedPageBreak/>
        <w:t xml:space="preserve">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w:t>
      </w:r>
      <w:commentRangeStart w:id="7"/>
      <w:r>
        <w:t xml:space="preserve">centered at 1.8 </w:t>
      </w:r>
      <w:commentRangeEnd w:id="7"/>
      <w:r w:rsidR="00CD191D">
        <w:rPr>
          <w:rStyle w:val="CommentReference"/>
        </w:rPr>
        <w:commentReference w:id="7"/>
      </w:r>
      <w:r>
        <w:t xml:space="preserve">with a standard deviation of 1; for reaction times: </w:t>
      </w:r>
      <w:commentRangeStart w:id="8"/>
      <w:r>
        <w:t>centered at 500</w:t>
      </w:r>
      <w:commentRangeEnd w:id="8"/>
      <w:r w:rsidR="00F8481D">
        <w:rPr>
          <w:rStyle w:val="CommentReference"/>
        </w:rPr>
        <w:commentReference w:id="8"/>
      </w:r>
      <w:r>
        <w:t xml:space="preserve"> with a </w:t>
      </w:r>
      <w:r w:rsidR="00F8481D">
        <w:t>standard deviation</w:t>
      </w:r>
      <w:r>
        <w:t xml:space="preserve"> of 200). The models with slopes also included a Gaussian distribution as the prior for the slopes (for sensitivity: </w:t>
      </w:r>
      <w:commentRangeStart w:id="9"/>
      <w:r>
        <w:t>centered at 0</w:t>
      </w:r>
      <w:commentRangeEnd w:id="9"/>
      <w:r w:rsidR="00F8481D">
        <w:rPr>
          <w:rStyle w:val="CommentReference"/>
        </w:rPr>
        <w:commentReference w:id="9"/>
      </w:r>
      <w:r>
        <w:t xml:space="preserve"> with a </w:t>
      </w:r>
      <w:commentRangeStart w:id="10"/>
      <w:r>
        <w:t>standard deviation of 2</w:t>
      </w:r>
      <w:commentRangeEnd w:id="10"/>
      <w:r w:rsidR="00F8481D">
        <w:rPr>
          <w:rStyle w:val="CommentReference"/>
        </w:rPr>
        <w:commentReference w:id="10"/>
      </w:r>
      <w:r>
        <w:t xml:space="preserve">; for reaction times: centered at 0 with a standard deviation of 200). </w:t>
      </w:r>
      <w:commentRangeStart w:id="11"/>
      <w:commentRangeStart w:id="12"/>
      <w:r>
        <w:t xml:space="preserve">These weakly informative priors were chosen based on the previous study which used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commentRangeEnd w:id="11"/>
      <w:r w:rsidR="00B43674">
        <w:rPr>
          <w:rStyle w:val="CommentReference"/>
        </w:rPr>
        <w:commentReference w:id="11"/>
      </w:r>
      <w:commentRangeEnd w:id="12"/>
      <w:r w:rsidR="00F8481D">
        <w:rPr>
          <w:rStyle w:val="CommentReference"/>
        </w:rPr>
        <w:commentReference w:id="12"/>
      </w:r>
      <w:r>
        <w:t xml:space="preserve">. Note that there are two additional models that, although possible to fit, are not plausible in the context of our experiment. Specifically, the model with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35FF03DA" w:rsidR="00476F36" w:rsidRPr="007B463E" w:rsidRDefault="00476F36" w:rsidP="00476F36">
      <w:pPr>
        <w:spacing w:line="480" w:lineRule="auto"/>
        <w:ind w:firstLine="284"/>
        <w:jc w:val="both"/>
        <w:rPr>
          <w:b/>
          <w:sz w:val="20"/>
        </w:rPr>
      </w:pPr>
      <w:r>
        <w:lastRenderedPageBreak/>
        <w:t xml:space="preserve">We fitted seven models to predict the trial-averaged </w:t>
      </w:r>
      <w:r>
        <w:rPr>
          <w:rFonts w:eastAsia="Times New Roman"/>
          <w:szCs w:val="24"/>
        </w:rPr>
        <w:t>SS</w:t>
      </w:r>
      <w:r w:rsidRPr="00D92BFE">
        <w:rPr>
          <w:rFonts w:eastAsia="Times New Roman"/>
          <w:szCs w:val="24"/>
        </w:rPr>
        <w:t xml:space="preserve">VEP </w:t>
      </w:r>
      <w:r>
        <w:t xml:space="preserve">amplitudes (in </w:t>
      </w:r>
      <w:proofErr w:type="spellStart"/>
      <w:r>
        <w:t>a.u</w:t>
      </w:r>
      <w:proofErr w:type="spellEnd"/>
      <w:r>
        <w:t>.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sidR="002F3B06">
        <w:rPr>
          <w:i/>
        </w:rPr>
        <w:t>Reward probability</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included varying intercepts and slopes across participants for all of the constant effects. All models included a Gaussian distribution as the prior for the intercept (</w:t>
      </w:r>
      <w:commentRangeStart w:id="13"/>
      <w:r>
        <w:t>centered at 1 with a standard deviation of 3</w:t>
      </w:r>
      <w:commentRangeEnd w:id="13"/>
      <w:r w:rsidR="00F8481D">
        <w:rPr>
          <w:rStyle w:val="CommentReference"/>
        </w:rPr>
        <w:commentReference w:id="13"/>
      </w:r>
      <w:r>
        <w:t>). In addition, the models with slopes included a Gaussian distribution as the prior for the slopes (</w:t>
      </w:r>
      <w:commentRangeStart w:id="14"/>
      <w:r>
        <w:t>centered at 0 with a standard deviation of 3</w:t>
      </w:r>
      <w:commentRangeEnd w:id="14"/>
      <w:r w:rsidR="00F8481D">
        <w:rPr>
          <w:rStyle w:val="CommentReference"/>
        </w:rPr>
        <w:commentReference w:id="14"/>
      </w:r>
      <w:r>
        <w:t xml:space="preserve">). These weakly informative priors were chosen based on the previous study with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r>
        <w:t>. As was the case for the behavioral data, several models were not fitted because they were not plausible in the context of our experiment (e.g., the models that include both reward phase and probability, but not their interaction).</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3FF9EBEC"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 prime</w:t>
      </w:r>
    </w:p>
    <w:p w14:paraId="2E9CB975" w14:textId="77777777" w:rsidR="00781FC8" w:rsidRPr="00781FC8" w:rsidRDefault="00781FC8" w:rsidP="00781FC8"/>
    <w:p w14:paraId="3C6DA101" w14:textId="2F2844A1" w:rsidR="00FF793F" w:rsidRDefault="00765B6B" w:rsidP="00575829">
      <w:pPr>
        <w:spacing w:line="480" w:lineRule="auto"/>
        <w:ind w:firstLine="284"/>
        <w:jc w:val="both"/>
      </w:pPr>
      <w:r w:rsidRPr="00917742">
        <w:lastRenderedPageBreak/>
        <w:t>Of</w:t>
      </w:r>
      <w:r>
        <w:t xml:space="preserve"> all the tested models, t</w:t>
      </w:r>
      <w:r w:rsidR="00FE2900">
        <w:t xml:space="preserve">he </w:t>
      </w:r>
      <w:r w:rsidR="000C2FCF" w:rsidRPr="000C2FCF">
        <w:rPr>
          <w:i/>
        </w:rPr>
        <w:t xml:space="preserve">Reward phase *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commentRangeStart w:id="15"/>
      <w:r w:rsidR="00584547">
        <w:t xml:space="preserve">and only a </w:t>
      </w:r>
      <w:r w:rsidR="00A36725">
        <w:t>very 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commentRangeEnd w:id="15"/>
      <w:r w:rsidR="00726ABD">
        <w:rPr>
          <w:rStyle w:val="CommentReference"/>
        </w:rPr>
        <w:commentReference w:id="15"/>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62E9E0A4" w:rsidR="00F21309" w:rsidRDefault="00705D83" w:rsidP="009F0D61">
            <w:r>
              <w:t>Reward phase *</w:t>
            </w:r>
            <w:r w:rsidR="00FE683F">
              <w:t xml:space="preserve"> </w:t>
            </w:r>
            <w:r w:rsidR="009F0D61">
              <w:t>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34C07420" w:rsidR="00876BCA" w:rsidRDefault="00705D83" w:rsidP="004A31AE">
            <w:r>
              <w:t>Reward phase *</w:t>
            </w:r>
            <w:r w:rsidR="00FE683F">
              <w:t xml:space="preserve"> </w:t>
            </w:r>
            <w:r w:rsidR="009F0D61">
              <w:t xml:space="preserve"> </w:t>
            </w:r>
            <w:r w:rsidR="009F0D61">
              <w:t>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lastRenderedPageBreak/>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7C48C5F6" w:rsidR="007F6AA7" w:rsidRDefault="009F0D61" w:rsidP="00C11E13">
            <w:r>
              <w:t>Reward probability</w:t>
            </w:r>
          </w:p>
        </w:tc>
        <w:tc>
          <w:tcPr>
            <w:tcW w:w="2372" w:type="dxa"/>
            <w:tcBorders>
              <w:top w:val="single" w:sz="4" w:space="0" w:color="auto"/>
            </w:tcBorders>
            <w:vAlign w:val="center"/>
          </w:tcPr>
          <w:p w14:paraId="660C5AF7" w14:textId="0BFD3C35" w:rsidR="007F6AA7" w:rsidRPr="007F6AA7" w:rsidRDefault="00566A39" w:rsidP="00566A39">
            <w:r>
              <w:t>Sensitivity</w:t>
            </w:r>
            <w:r w:rsidR="007F6AA7">
              <w:t xml:space="preserve"> </w:t>
            </w:r>
            <w:r w:rsidR="005C4A57">
              <w:t>(</w:t>
            </w:r>
            <w:r w:rsidR="00BA5161">
              <w:t>d prime</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726ABD" w:rsidP="008E021D">
      <w:pPr>
        <w:rPr>
          <w:b/>
        </w:rPr>
      </w:pPr>
      <w:r>
        <w:rPr>
          <w:rStyle w:val="CommentReference"/>
        </w:rPr>
        <w:commentReference w:id="16"/>
      </w: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commentRangeStart w:id="17"/>
      <w:r>
        <w:rPr>
          <w:noProof/>
          <w:sz w:val="20"/>
        </w:rPr>
        <w:lastRenderedPageBreak/>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2C9EAC6D" w:rsidR="002F3B06" w:rsidRDefault="002F3B06"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w:t>
                              </w:r>
                              <w:r w:rsidR="009F0D61">
                                <w:rPr>
                                  <w:sz w:val="20"/>
                                </w:rPr>
                                <w:t>reward</w:t>
                              </w:r>
                              <w:r>
                                <w:rPr>
                                  <w:sz w:val="20"/>
                                </w:rPr>
                                <w:t xml:space="preserve"> on trials in which it acts as target or distractor. </w:t>
                              </w:r>
                              <w:r>
                                <w:rPr>
                                  <w:b/>
                                  <w:sz w:val="20"/>
                                </w:rPr>
                                <w:t>D)</w:t>
                              </w:r>
                              <w:r>
                                <w:rPr>
                                  <w:sz w:val="20"/>
                                </w:rPr>
                                <w:t xml:space="preserve"> SSVEP amplitudes for the color linked to low </w:t>
                              </w:r>
                              <w:r w:rsidR="009F0D61">
                                <w:rPr>
                                  <w:sz w:val="20"/>
                                </w:rPr>
                                <w:t>reward</w:t>
                              </w:r>
                              <w:r>
                                <w:rPr>
                                  <w:sz w:val="20"/>
                                </w:rPr>
                                <w:t xml:space="preserve">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2C9EAC6D" w:rsidR="002F3B06" w:rsidRDefault="002F3B06"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w:t>
                        </w:r>
                        <w:r w:rsidR="009F0D61">
                          <w:rPr>
                            <w:sz w:val="20"/>
                          </w:rPr>
                          <w:t>reward</w:t>
                        </w:r>
                        <w:r>
                          <w:rPr>
                            <w:sz w:val="20"/>
                          </w:rPr>
                          <w:t xml:space="preserve"> on trials in which it acts as target or distractor. </w:t>
                        </w:r>
                        <w:r>
                          <w:rPr>
                            <w:b/>
                            <w:sz w:val="20"/>
                          </w:rPr>
                          <w:t>D)</w:t>
                        </w:r>
                        <w:r>
                          <w:rPr>
                            <w:sz w:val="20"/>
                          </w:rPr>
                          <w:t xml:space="preserve"> SSVEP amplitudes for the color linked to low </w:t>
                        </w:r>
                        <w:r w:rsidR="009F0D61">
                          <w:rPr>
                            <w:sz w:val="20"/>
                          </w:rPr>
                          <w:t>reward</w:t>
                        </w:r>
                        <w:r>
                          <w:rPr>
                            <w:sz w:val="20"/>
                          </w:rPr>
                          <w:t xml:space="preserve">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commentRangeEnd w:id="17"/>
      <w:r w:rsidR="00065FE9">
        <w:rPr>
          <w:rStyle w:val="CommentReference"/>
        </w:rPr>
        <w:commentReference w:id="17"/>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7EA1F2E9"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w:t>
      </w:r>
      <w:r w:rsidR="00340112">
        <w:lastRenderedPageBreak/>
        <w:t xml:space="preserve">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007C0EA5"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 xml:space="preserve">Also, </w:t>
      </w:r>
      <w:r>
        <w:t xml:space="preserve">the amplitude </w:t>
      </w:r>
      <w:r>
        <w:t>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705F0C51" w:rsidR="002F3B06" w:rsidRDefault="002F3B06"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w:t>
                              </w:r>
                              <w:r w:rsidRPr="00C6061B">
                                <w:rPr>
                                  <w:sz w:val="20"/>
                                  <w:szCs w:val="20"/>
                                </w:rPr>
                                <w:t>amplitude</w:t>
                              </w:r>
                              <w:r>
                                <w:rPr>
                                  <w:sz w:val="20"/>
                                  <w:szCs w:val="20"/>
                                </w:rPr>
                                <w:t>s</w:t>
                              </w:r>
                              <w:r w:rsidRPr="00C6061B">
                                <w:rPr>
                                  <w:sz w:val="20"/>
                                  <w:szCs w:val="20"/>
                                </w:rPr>
                                <w:t xml:space="preserve">, averaged </w:t>
                              </w:r>
                              <w:r w:rsidRPr="00C6061B">
                                <w:rPr>
                                  <w:sz w:val="20"/>
                                  <w:szCs w:val="20"/>
                                </w:rPr>
                                <w:t>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705F0C51" w:rsidR="002F3B06" w:rsidRDefault="002F3B06"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w:t>
                        </w:r>
                        <w:r w:rsidRPr="00C6061B">
                          <w:rPr>
                            <w:sz w:val="20"/>
                            <w:szCs w:val="20"/>
                          </w:rPr>
                          <w:t>amplitude</w:t>
                        </w:r>
                        <w:r>
                          <w:rPr>
                            <w:sz w:val="20"/>
                            <w:szCs w:val="20"/>
                          </w:rPr>
                          <w:t>s</w:t>
                        </w:r>
                        <w:r w:rsidRPr="00C6061B">
                          <w:rPr>
                            <w:sz w:val="20"/>
                            <w:szCs w:val="20"/>
                          </w:rPr>
                          <w:t xml:space="preserve">, averaged </w:t>
                        </w:r>
                        <w:r w:rsidRPr="00C6061B">
                          <w:rPr>
                            <w:sz w:val="20"/>
                            <w:szCs w:val="20"/>
                          </w:rPr>
                          <w:t>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7BF7902A" w:rsidR="00E1045E" w:rsidRDefault="004269CE" w:rsidP="00A02266">
      <w:pPr>
        <w:spacing w:line="480" w:lineRule="auto"/>
        <w:ind w:firstLine="284"/>
        <w:jc w:val="both"/>
      </w:pPr>
      <w:commentRangeStart w:id="18"/>
      <w:r>
        <w:t>T</w:t>
      </w:r>
      <w:commentRangeEnd w:id="18"/>
      <w:r w:rsidR="00292F84">
        <w:rPr>
          <w:rStyle w:val="CommentReference"/>
        </w:rPr>
        <w:commentReference w:id="18"/>
      </w:r>
      <w:r>
        <w:t xml:space="preserve">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6F37A2">
        <w:t xml:space="preserve"> (target)</w:t>
      </w:r>
      <w:r w:rsidR="003273E4">
        <w:t xml:space="preserve"> compared to </w:t>
      </w:r>
      <w:r w:rsidR="00266347">
        <w:t>when it was</w:t>
      </w:r>
      <w:r w:rsidR="003273E4">
        <w:t xml:space="preserve"> unattended </w:t>
      </w:r>
      <w:r w:rsidR="006F37A2">
        <w:t>(distractor)</w:t>
      </w:r>
      <w:r w:rsidR="003273E4">
        <w:t>.</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w:t>
      </w:r>
      <w:r w:rsidR="00266347">
        <w:lastRenderedPageBreak/>
        <w:t>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proofErr w:type="spellStart"/>
      <w:r w:rsidR="00750818" w:rsidRPr="00B57645">
        <w:rPr>
          <w:i/>
        </w:rPr>
        <w:t>Inf</w:t>
      </w:r>
      <w:proofErr w:type="spellEnd"/>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5F15EF69" w:rsidR="002C1EF1" w:rsidRDefault="00DE5B9D" w:rsidP="002C1EF1">
            <w:r>
              <w:t>Reward probability</w:t>
            </w:r>
            <w:r w:rsidR="002C1EF1">
              <w:t xml:space="preserve">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4CF2EBAE" w:rsidR="002C1EF1" w:rsidRDefault="00DE5B9D" w:rsidP="004A31AE">
            <w:r>
              <w:t>Reward probability</w:t>
            </w:r>
            <w:r>
              <w:t xml:space="preserve"> * Reward phase *</w:t>
            </w:r>
            <w:r>
              <w:t xml:space="preserve"> Attention</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w:t>
            </w:r>
            <w:proofErr w:type="spellStart"/>
            <w:r>
              <w:t>a.u</w:t>
            </w:r>
            <w:proofErr w:type="spellEnd"/>
            <w:r>
              <w:t>.)</w:t>
            </w:r>
          </w:p>
        </w:tc>
      </w:tr>
      <w:tr w:rsidR="00C202A7" w14:paraId="0F5AADF1" w14:textId="77777777" w:rsidTr="00C202A7">
        <w:trPr>
          <w:trHeight w:val="417"/>
        </w:trPr>
        <w:tc>
          <w:tcPr>
            <w:tcW w:w="2132" w:type="dxa"/>
            <w:tcBorders>
              <w:top w:val="single" w:sz="4" w:space="0" w:color="auto"/>
            </w:tcBorders>
            <w:vAlign w:val="center"/>
          </w:tcPr>
          <w:p w14:paraId="347D0AEA" w14:textId="77777777" w:rsidR="00C202A7" w:rsidRDefault="00C202A7" w:rsidP="00C202A7">
            <w:r>
              <w:t>Target</w:t>
            </w:r>
          </w:p>
        </w:tc>
        <w:tc>
          <w:tcPr>
            <w:tcW w:w="2265" w:type="dxa"/>
            <w:tcBorders>
              <w:top w:val="single" w:sz="4" w:space="0" w:color="auto"/>
            </w:tcBorders>
            <w:vAlign w:val="center"/>
          </w:tcPr>
          <w:p w14:paraId="3C1884C1" w14:textId="77777777" w:rsidR="00C202A7" w:rsidRPr="008E021D" w:rsidRDefault="00C202A7" w:rsidP="00C202A7">
            <w:r>
              <w:t>Baseline</w:t>
            </w:r>
          </w:p>
        </w:tc>
        <w:tc>
          <w:tcPr>
            <w:tcW w:w="2263" w:type="dxa"/>
            <w:tcBorders>
              <w:top w:val="single" w:sz="4" w:space="0" w:color="auto"/>
            </w:tcBorders>
            <w:vAlign w:val="center"/>
          </w:tcPr>
          <w:p w14:paraId="13A9C079" w14:textId="77777777" w:rsidR="00C202A7" w:rsidRDefault="00C202A7" w:rsidP="00C202A7">
            <w:r>
              <w:t>High</w:t>
            </w:r>
          </w:p>
        </w:tc>
        <w:tc>
          <w:tcPr>
            <w:tcW w:w="2838" w:type="dxa"/>
            <w:tcBorders>
              <w:top w:val="single" w:sz="4" w:space="0" w:color="auto"/>
            </w:tcBorders>
            <w:vAlign w:val="center"/>
          </w:tcPr>
          <w:p w14:paraId="7249AC0F" w14:textId="77777777" w:rsidR="00C202A7" w:rsidRDefault="00C202A7" w:rsidP="00C202A7">
            <w:r>
              <w:t>1.12 [</w:t>
            </w:r>
            <w:r w:rsidRPr="003D6048">
              <w:t>1.08</w:t>
            </w:r>
            <w:r>
              <w:t>,</w:t>
            </w:r>
            <w:r w:rsidRPr="003D6048">
              <w:t xml:space="preserve"> 1.17]</w:t>
            </w:r>
          </w:p>
        </w:tc>
      </w:tr>
      <w:tr w:rsidR="00C202A7" w14:paraId="67927EBB" w14:textId="77777777" w:rsidTr="00C202A7">
        <w:trPr>
          <w:trHeight w:val="417"/>
        </w:trPr>
        <w:tc>
          <w:tcPr>
            <w:tcW w:w="2132" w:type="dxa"/>
            <w:vAlign w:val="center"/>
          </w:tcPr>
          <w:p w14:paraId="24CFBF02" w14:textId="77777777" w:rsidR="00C202A7" w:rsidRDefault="00C202A7" w:rsidP="00C202A7">
            <w:r>
              <w:t>Target</w:t>
            </w:r>
          </w:p>
        </w:tc>
        <w:tc>
          <w:tcPr>
            <w:tcW w:w="2265" w:type="dxa"/>
            <w:vAlign w:val="center"/>
          </w:tcPr>
          <w:p w14:paraId="50DF7C01" w14:textId="77777777" w:rsidR="00C202A7" w:rsidRPr="008E021D" w:rsidRDefault="00C202A7" w:rsidP="00C202A7">
            <w:r>
              <w:t>Baseline</w:t>
            </w:r>
          </w:p>
        </w:tc>
        <w:tc>
          <w:tcPr>
            <w:tcW w:w="2263" w:type="dxa"/>
            <w:vAlign w:val="center"/>
          </w:tcPr>
          <w:p w14:paraId="28A508C2" w14:textId="77777777" w:rsidR="00C202A7" w:rsidRDefault="00C202A7" w:rsidP="00C202A7">
            <w:r>
              <w:t>Low</w:t>
            </w:r>
          </w:p>
        </w:tc>
        <w:tc>
          <w:tcPr>
            <w:tcW w:w="2838" w:type="dxa"/>
            <w:vAlign w:val="center"/>
          </w:tcPr>
          <w:p w14:paraId="5E4DBE83" w14:textId="77777777" w:rsidR="00C202A7" w:rsidRDefault="00C202A7" w:rsidP="00C202A7">
            <w:r w:rsidRPr="003D6048">
              <w:t>1.12 [1.08</w:t>
            </w:r>
            <w:r>
              <w:t>,</w:t>
            </w:r>
            <w:r w:rsidRPr="003D6048">
              <w:t xml:space="preserve"> 1.17]</w:t>
            </w:r>
          </w:p>
        </w:tc>
      </w:tr>
      <w:tr w:rsidR="00C202A7" w14:paraId="7DB39119" w14:textId="77777777" w:rsidTr="00C202A7">
        <w:trPr>
          <w:trHeight w:val="417"/>
        </w:trPr>
        <w:tc>
          <w:tcPr>
            <w:tcW w:w="2132" w:type="dxa"/>
            <w:vAlign w:val="center"/>
          </w:tcPr>
          <w:p w14:paraId="7A14AF49" w14:textId="77777777" w:rsidR="00C202A7" w:rsidRDefault="00C202A7" w:rsidP="00C202A7">
            <w:r>
              <w:t>Target</w:t>
            </w:r>
          </w:p>
        </w:tc>
        <w:tc>
          <w:tcPr>
            <w:tcW w:w="2265" w:type="dxa"/>
            <w:vAlign w:val="center"/>
          </w:tcPr>
          <w:p w14:paraId="06957E2E" w14:textId="77777777" w:rsidR="00C202A7" w:rsidRPr="008E021D" w:rsidRDefault="00C202A7" w:rsidP="00C202A7">
            <w:r>
              <w:t>Training</w:t>
            </w:r>
          </w:p>
        </w:tc>
        <w:tc>
          <w:tcPr>
            <w:tcW w:w="2263" w:type="dxa"/>
            <w:vAlign w:val="center"/>
          </w:tcPr>
          <w:p w14:paraId="30166B86" w14:textId="77777777" w:rsidR="00C202A7" w:rsidRDefault="00C202A7" w:rsidP="00C202A7">
            <w:r>
              <w:t>High</w:t>
            </w:r>
          </w:p>
        </w:tc>
        <w:tc>
          <w:tcPr>
            <w:tcW w:w="2838" w:type="dxa"/>
            <w:vAlign w:val="center"/>
          </w:tcPr>
          <w:p w14:paraId="6727D216" w14:textId="77777777" w:rsidR="00C202A7" w:rsidRDefault="00C202A7" w:rsidP="00C202A7">
            <w:r w:rsidRPr="003D6048">
              <w:t>1.16 [1.11</w:t>
            </w:r>
            <w:r>
              <w:t>,</w:t>
            </w:r>
            <w:r w:rsidRPr="003D6048">
              <w:t xml:space="preserve"> 1.22]</w:t>
            </w:r>
          </w:p>
        </w:tc>
      </w:tr>
      <w:tr w:rsidR="00C202A7" w14:paraId="209BFDF4" w14:textId="77777777" w:rsidTr="00C202A7">
        <w:trPr>
          <w:trHeight w:val="417"/>
        </w:trPr>
        <w:tc>
          <w:tcPr>
            <w:tcW w:w="2132" w:type="dxa"/>
            <w:vAlign w:val="center"/>
          </w:tcPr>
          <w:p w14:paraId="6CD256A1" w14:textId="77777777" w:rsidR="00C202A7" w:rsidRDefault="00C202A7" w:rsidP="00C202A7">
            <w:r>
              <w:t>Target</w:t>
            </w:r>
          </w:p>
        </w:tc>
        <w:tc>
          <w:tcPr>
            <w:tcW w:w="2265" w:type="dxa"/>
            <w:vAlign w:val="center"/>
          </w:tcPr>
          <w:p w14:paraId="5C5243B7" w14:textId="77777777" w:rsidR="00C202A7" w:rsidRPr="00534F07" w:rsidRDefault="00C202A7" w:rsidP="00C202A7">
            <w:r>
              <w:t>Training</w:t>
            </w:r>
          </w:p>
        </w:tc>
        <w:tc>
          <w:tcPr>
            <w:tcW w:w="2263" w:type="dxa"/>
            <w:vAlign w:val="center"/>
          </w:tcPr>
          <w:p w14:paraId="5AFCAC9B" w14:textId="77777777" w:rsidR="00C202A7" w:rsidRDefault="00C202A7" w:rsidP="00C202A7">
            <w:r>
              <w:t>Low</w:t>
            </w:r>
          </w:p>
        </w:tc>
        <w:tc>
          <w:tcPr>
            <w:tcW w:w="2838" w:type="dxa"/>
            <w:vAlign w:val="center"/>
          </w:tcPr>
          <w:p w14:paraId="2A768A14" w14:textId="77777777" w:rsidR="00C202A7" w:rsidRDefault="00C202A7" w:rsidP="00C202A7">
            <w:r w:rsidRPr="003D6048">
              <w:t>1.13 [1.07</w:t>
            </w:r>
            <w:r>
              <w:t>,</w:t>
            </w:r>
            <w:r w:rsidRPr="003D6048">
              <w:t xml:space="preserve"> 1.19]</w:t>
            </w:r>
          </w:p>
        </w:tc>
      </w:tr>
      <w:tr w:rsidR="00C202A7" w14:paraId="60B32F72" w14:textId="77777777" w:rsidTr="00C202A7">
        <w:trPr>
          <w:trHeight w:val="417"/>
        </w:trPr>
        <w:tc>
          <w:tcPr>
            <w:tcW w:w="2132" w:type="dxa"/>
            <w:vAlign w:val="center"/>
          </w:tcPr>
          <w:p w14:paraId="1B6A4792" w14:textId="77777777" w:rsidR="00C202A7" w:rsidRDefault="00C202A7" w:rsidP="00C202A7">
            <w:r>
              <w:t>Target</w:t>
            </w:r>
          </w:p>
        </w:tc>
        <w:tc>
          <w:tcPr>
            <w:tcW w:w="2265" w:type="dxa"/>
            <w:vAlign w:val="center"/>
          </w:tcPr>
          <w:p w14:paraId="57485BEB" w14:textId="77777777" w:rsidR="00C202A7" w:rsidRPr="00C21D51" w:rsidRDefault="00C202A7" w:rsidP="00C202A7">
            <w:r>
              <w:t>Test</w:t>
            </w:r>
          </w:p>
        </w:tc>
        <w:tc>
          <w:tcPr>
            <w:tcW w:w="2263" w:type="dxa"/>
            <w:vAlign w:val="center"/>
          </w:tcPr>
          <w:p w14:paraId="0DFB22D6" w14:textId="77777777" w:rsidR="00C202A7" w:rsidRDefault="00C202A7" w:rsidP="00C202A7">
            <w:r>
              <w:t>High</w:t>
            </w:r>
          </w:p>
        </w:tc>
        <w:tc>
          <w:tcPr>
            <w:tcW w:w="2838" w:type="dxa"/>
            <w:vAlign w:val="center"/>
          </w:tcPr>
          <w:p w14:paraId="767424C2" w14:textId="77777777" w:rsidR="00C202A7" w:rsidRDefault="00C202A7" w:rsidP="00C202A7">
            <w:r w:rsidRPr="003D6048">
              <w:t>1.13 [1.07</w:t>
            </w:r>
            <w:r>
              <w:t>,</w:t>
            </w:r>
            <w:r w:rsidRPr="003D6048">
              <w:t xml:space="preserve"> 1.19]</w:t>
            </w:r>
          </w:p>
        </w:tc>
      </w:tr>
      <w:tr w:rsidR="00C202A7" w14:paraId="029F2026" w14:textId="77777777" w:rsidTr="00C202A7">
        <w:trPr>
          <w:trHeight w:val="417"/>
        </w:trPr>
        <w:tc>
          <w:tcPr>
            <w:tcW w:w="2132" w:type="dxa"/>
            <w:vAlign w:val="center"/>
          </w:tcPr>
          <w:p w14:paraId="553003C0" w14:textId="77777777" w:rsidR="00C202A7" w:rsidRDefault="00C202A7" w:rsidP="00C202A7">
            <w:r>
              <w:t>Target</w:t>
            </w:r>
          </w:p>
        </w:tc>
        <w:tc>
          <w:tcPr>
            <w:tcW w:w="2265" w:type="dxa"/>
            <w:vAlign w:val="center"/>
          </w:tcPr>
          <w:p w14:paraId="2E0CC6B3" w14:textId="77777777" w:rsidR="00C202A7" w:rsidRPr="00C21D51" w:rsidRDefault="00C202A7" w:rsidP="00C202A7">
            <w:r>
              <w:t>Test</w:t>
            </w:r>
          </w:p>
        </w:tc>
        <w:tc>
          <w:tcPr>
            <w:tcW w:w="2263" w:type="dxa"/>
            <w:vAlign w:val="center"/>
          </w:tcPr>
          <w:p w14:paraId="3B2F94B9" w14:textId="77777777" w:rsidR="00C202A7" w:rsidRDefault="00C202A7" w:rsidP="00C202A7">
            <w:r>
              <w:t>Low</w:t>
            </w:r>
          </w:p>
        </w:tc>
        <w:tc>
          <w:tcPr>
            <w:tcW w:w="2838" w:type="dxa"/>
            <w:vAlign w:val="center"/>
          </w:tcPr>
          <w:p w14:paraId="2B6952ED" w14:textId="2FB7F6B0" w:rsidR="00C202A7" w:rsidRDefault="002C28A4" w:rsidP="00C202A7">
            <w:r>
              <w:t>1.14 [1.08</w:t>
            </w:r>
            <w:r w:rsidR="00C202A7">
              <w:t>,</w:t>
            </w:r>
            <w:r>
              <w:t xml:space="preserve"> 1.21</w:t>
            </w:r>
            <w:r w:rsidR="00C202A7" w:rsidRPr="003D6048">
              <w:t>]</w:t>
            </w:r>
          </w:p>
        </w:tc>
      </w:tr>
      <w:tr w:rsidR="00C202A7" w14:paraId="160DFC5C" w14:textId="77777777" w:rsidTr="00C202A7">
        <w:trPr>
          <w:trHeight w:val="417"/>
        </w:trPr>
        <w:tc>
          <w:tcPr>
            <w:tcW w:w="2132" w:type="dxa"/>
            <w:vAlign w:val="center"/>
          </w:tcPr>
          <w:p w14:paraId="2DA10150" w14:textId="77777777" w:rsidR="00C202A7" w:rsidRDefault="00C202A7" w:rsidP="00C202A7">
            <w:r>
              <w:t>Distractor</w:t>
            </w:r>
          </w:p>
        </w:tc>
        <w:tc>
          <w:tcPr>
            <w:tcW w:w="2265" w:type="dxa"/>
            <w:vAlign w:val="center"/>
          </w:tcPr>
          <w:p w14:paraId="14BC13B0" w14:textId="77777777" w:rsidR="00C202A7" w:rsidRDefault="00C202A7" w:rsidP="00C202A7">
            <w:r>
              <w:t>Baseline</w:t>
            </w:r>
          </w:p>
        </w:tc>
        <w:tc>
          <w:tcPr>
            <w:tcW w:w="2263" w:type="dxa"/>
            <w:vAlign w:val="center"/>
          </w:tcPr>
          <w:p w14:paraId="0E4C0535" w14:textId="77777777" w:rsidR="00C202A7" w:rsidRDefault="00C202A7" w:rsidP="00C202A7">
            <w:r>
              <w:t>High</w:t>
            </w:r>
          </w:p>
        </w:tc>
        <w:tc>
          <w:tcPr>
            <w:tcW w:w="2838" w:type="dxa"/>
            <w:vAlign w:val="center"/>
          </w:tcPr>
          <w:p w14:paraId="1570738F" w14:textId="77777777" w:rsidR="00C202A7" w:rsidRPr="00C57028" w:rsidRDefault="00C202A7" w:rsidP="00C202A7">
            <w:r w:rsidRPr="003D6048">
              <w:t>0.88 [0.83</w:t>
            </w:r>
            <w:r>
              <w:t>,</w:t>
            </w:r>
            <w:r w:rsidRPr="003D6048">
              <w:t xml:space="preserve"> 0.92]</w:t>
            </w:r>
          </w:p>
        </w:tc>
      </w:tr>
      <w:tr w:rsidR="00C202A7" w14:paraId="6043B307" w14:textId="77777777" w:rsidTr="00C202A7">
        <w:trPr>
          <w:trHeight w:val="417"/>
        </w:trPr>
        <w:tc>
          <w:tcPr>
            <w:tcW w:w="2132" w:type="dxa"/>
            <w:vAlign w:val="center"/>
          </w:tcPr>
          <w:p w14:paraId="31970CDF" w14:textId="77777777" w:rsidR="00C202A7" w:rsidRDefault="00C202A7" w:rsidP="00C202A7">
            <w:r>
              <w:t>Distractor</w:t>
            </w:r>
          </w:p>
        </w:tc>
        <w:tc>
          <w:tcPr>
            <w:tcW w:w="2265" w:type="dxa"/>
            <w:vAlign w:val="center"/>
          </w:tcPr>
          <w:p w14:paraId="0AD58A60" w14:textId="77777777" w:rsidR="00C202A7" w:rsidRDefault="00C202A7" w:rsidP="00C202A7">
            <w:r>
              <w:t>Baseline</w:t>
            </w:r>
          </w:p>
        </w:tc>
        <w:tc>
          <w:tcPr>
            <w:tcW w:w="2263" w:type="dxa"/>
            <w:vAlign w:val="center"/>
          </w:tcPr>
          <w:p w14:paraId="3D2A43AA" w14:textId="77777777" w:rsidR="00C202A7" w:rsidRDefault="00C202A7" w:rsidP="00C202A7">
            <w:r>
              <w:t>Low</w:t>
            </w:r>
          </w:p>
        </w:tc>
        <w:tc>
          <w:tcPr>
            <w:tcW w:w="2838" w:type="dxa"/>
            <w:vAlign w:val="center"/>
          </w:tcPr>
          <w:p w14:paraId="1972B2D7" w14:textId="77777777" w:rsidR="00C202A7" w:rsidRPr="00C57028" w:rsidRDefault="00C202A7" w:rsidP="00C202A7">
            <w:r w:rsidRPr="003D6048">
              <w:t>0.87 [0.83</w:t>
            </w:r>
            <w:r>
              <w:t>,</w:t>
            </w:r>
            <w:r w:rsidRPr="003D6048">
              <w:t xml:space="preserve"> 0.92]</w:t>
            </w:r>
          </w:p>
        </w:tc>
      </w:tr>
      <w:tr w:rsidR="00C202A7" w14:paraId="4309922D" w14:textId="77777777" w:rsidTr="00C202A7">
        <w:trPr>
          <w:trHeight w:val="417"/>
        </w:trPr>
        <w:tc>
          <w:tcPr>
            <w:tcW w:w="2132" w:type="dxa"/>
            <w:vAlign w:val="center"/>
          </w:tcPr>
          <w:p w14:paraId="2037F3FA" w14:textId="77777777" w:rsidR="00C202A7" w:rsidRDefault="00C202A7" w:rsidP="00C202A7">
            <w:r>
              <w:t>Distractor</w:t>
            </w:r>
          </w:p>
        </w:tc>
        <w:tc>
          <w:tcPr>
            <w:tcW w:w="2265" w:type="dxa"/>
            <w:vAlign w:val="center"/>
          </w:tcPr>
          <w:p w14:paraId="1D978EE5" w14:textId="77777777" w:rsidR="00C202A7" w:rsidRDefault="00C202A7" w:rsidP="00C202A7">
            <w:r>
              <w:t>Training</w:t>
            </w:r>
          </w:p>
        </w:tc>
        <w:tc>
          <w:tcPr>
            <w:tcW w:w="2263" w:type="dxa"/>
            <w:vAlign w:val="center"/>
          </w:tcPr>
          <w:p w14:paraId="5A51AF32" w14:textId="77777777" w:rsidR="00C202A7" w:rsidRDefault="00C202A7" w:rsidP="00C202A7">
            <w:r>
              <w:t>High</w:t>
            </w:r>
          </w:p>
        </w:tc>
        <w:tc>
          <w:tcPr>
            <w:tcW w:w="2838" w:type="dxa"/>
            <w:vAlign w:val="center"/>
          </w:tcPr>
          <w:p w14:paraId="0ABB005C" w14:textId="77777777" w:rsidR="00C202A7" w:rsidRPr="00C57028" w:rsidRDefault="00C202A7" w:rsidP="00C202A7">
            <w:r w:rsidRPr="003D6048">
              <w:t>0.91 [0.86</w:t>
            </w:r>
            <w:r>
              <w:t>,</w:t>
            </w:r>
            <w:r w:rsidRPr="003D6048">
              <w:t xml:space="preserve"> 0.97]</w:t>
            </w:r>
          </w:p>
        </w:tc>
      </w:tr>
      <w:tr w:rsidR="00C202A7" w14:paraId="00A3B771" w14:textId="77777777" w:rsidTr="00C202A7">
        <w:trPr>
          <w:trHeight w:val="417"/>
        </w:trPr>
        <w:tc>
          <w:tcPr>
            <w:tcW w:w="2132" w:type="dxa"/>
            <w:vAlign w:val="center"/>
          </w:tcPr>
          <w:p w14:paraId="6139B07F" w14:textId="77777777" w:rsidR="00C202A7" w:rsidRDefault="00C202A7" w:rsidP="00C202A7">
            <w:r>
              <w:t>Distractor</w:t>
            </w:r>
          </w:p>
        </w:tc>
        <w:tc>
          <w:tcPr>
            <w:tcW w:w="2265" w:type="dxa"/>
            <w:vAlign w:val="center"/>
          </w:tcPr>
          <w:p w14:paraId="7D34E468" w14:textId="77777777" w:rsidR="00C202A7" w:rsidRDefault="00C202A7" w:rsidP="00C202A7">
            <w:r>
              <w:t>Training</w:t>
            </w:r>
          </w:p>
        </w:tc>
        <w:tc>
          <w:tcPr>
            <w:tcW w:w="2263" w:type="dxa"/>
            <w:vAlign w:val="center"/>
          </w:tcPr>
          <w:p w14:paraId="712B55AD" w14:textId="77777777" w:rsidR="00C202A7" w:rsidRDefault="00C202A7" w:rsidP="00C202A7">
            <w:r>
              <w:t>Low</w:t>
            </w:r>
          </w:p>
        </w:tc>
        <w:tc>
          <w:tcPr>
            <w:tcW w:w="2838" w:type="dxa"/>
            <w:vAlign w:val="center"/>
          </w:tcPr>
          <w:p w14:paraId="2682BD45" w14:textId="77777777" w:rsidR="00C202A7" w:rsidRPr="00C57028" w:rsidRDefault="00C202A7" w:rsidP="00C202A7">
            <w:r w:rsidRPr="003D6048">
              <w:t>0.89 [0.83</w:t>
            </w:r>
            <w:r>
              <w:t>,</w:t>
            </w:r>
            <w:r w:rsidRPr="003D6048">
              <w:t xml:space="preserve"> 0.94]</w:t>
            </w:r>
          </w:p>
        </w:tc>
      </w:tr>
      <w:tr w:rsidR="00C202A7" w14:paraId="5439E61B" w14:textId="77777777" w:rsidTr="00C202A7">
        <w:trPr>
          <w:trHeight w:val="417"/>
        </w:trPr>
        <w:tc>
          <w:tcPr>
            <w:tcW w:w="2132" w:type="dxa"/>
            <w:vAlign w:val="center"/>
          </w:tcPr>
          <w:p w14:paraId="23C12672" w14:textId="77777777" w:rsidR="00C202A7" w:rsidRDefault="00C202A7" w:rsidP="00C202A7">
            <w:r>
              <w:t>Distractor</w:t>
            </w:r>
          </w:p>
        </w:tc>
        <w:tc>
          <w:tcPr>
            <w:tcW w:w="2265" w:type="dxa"/>
            <w:vAlign w:val="center"/>
          </w:tcPr>
          <w:p w14:paraId="43ECA654" w14:textId="77777777" w:rsidR="00C202A7" w:rsidRDefault="00C202A7" w:rsidP="00C202A7">
            <w:r>
              <w:t>Test</w:t>
            </w:r>
          </w:p>
        </w:tc>
        <w:tc>
          <w:tcPr>
            <w:tcW w:w="2263" w:type="dxa"/>
            <w:vAlign w:val="center"/>
          </w:tcPr>
          <w:p w14:paraId="68B5AB5C" w14:textId="77777777" w:rsidR="00C202A7" w:rsidRDefault="00C202A7" w:rsidP="00C202A7">
            <w:r>
              <w:t>High</w:t>
            </w:r>
          </w:p>
        </w:tc>
        <w:tc>
          <w:tcPr>
            <w:tcW w:w="2838" w:type="dxa"/>
            <w:vAlign w:val="center"/>
          </w:tcPr>
          <w:p w14:paraId="1C7BCB7B" w14:textId="77777777" w:rsidR="00C202A7" w:rsidRPr="00C57028" w:rsidRDefault="00C202A7" w:rsidP="00C202A7">
            <w:r w:rsidRPr="003D6048">
              <w:t>0.88 [0.82</w:t>
            </w:r>
            <w:r>
              <w:t>,</w:t>
            </w:r>
            <w:r w:rsidRPr="003D6048">
              <w:t xml:space="preserve"> 0.94]</w:t>
            </w:r>
          </w:p>
        </w:tc>
      </w:tr>
      <w:tr w:rsidR="00C202A7" w14:paraId="758C8386" w14:textId="77777777" w:rsidTr="00C202A7">
        <w:trPr>
          <w:trHeight w:val="417"/>
        </w:trPr>
        <w:tc>
          <w:tcPr>
            <w:tcW w:w="2132" w:type="dxa"/>
            <w:tcBorders>
              <w:bottom w:val="single" w:sz="4" w:space="0" w:color="auto"/>
            </w:tcBorders>
            <w:vAlign w:val="center"/>
          </w:tcPr>
          <w:p w14:paraId="4C3D6B08" w14:textId="77777777" w:rsidR="00C202A7" w:rsidRDefault="00C202A7" w:rsidP="00C202A7">
            <w:r>
              <w:t>Distractor</w:t>
            </w:r>
          </w:p>
        </w:tc>
        <w:tc>
          <w:tcPr>
            <w:tcW w:w="2265" w:type="dxa"/>
            <w:tcBorders>
              <w:bottom w:val="single" w:sz="4" w:space="0" w:color="auto"/>
            </w:tcBorders>
            <w:vAlign w:val="center"/>
          </w:tcPr>
          <w:p w14:paraId="6B3FE7D9" w14:textId="77777777" w:rsidR="00C202A7" w:rsidRDefault="00C202A7" w:rsidP="00C202A7">
            <w:r>
              <w:t>Test</w:t>
            </w:r>
          </w:p>
        </w:tc>
        <w:tc>
          <w:tcPr>
            <w:tcW w:w="2263" w:type="dxa"/>
            <w:tcBorders>
              <w:bottom w:val="single" w:sz="4" w:space="0" w:color="auto"/>
            </w:tcBorders>
            <w:vAlign w:val="center"/>
          </w:tcPr>
          <w:p w14:paraId="0DAE56C9" w14:textId="77777777" w:rsidR="00C202A7" w:rsidRDefault="00C202A7" w:rsidP="00C202A7">
            <w:r>
              <w:t>Low</w:t>
            </w:r>
          </w:p>
        </w:tc>
        <w:tc>
          <w:tcPr>
            <w:tcW w:w="2838" w:type="dxa"/>
            <w:tcBorders>
              <w:bottom w:val="single" w:sz="4" w:space="0" w:color="auto"/>
            </w:tcBorders>
            <w:vAlign w:val="center"/>
          </w:tcPr>
          <w:p w14:paraId="744426AC" w14:textId="77777777" w:rsidR="00C202A7" w:rsidRPr="00C57028" w:rsidRDefault="00C202A7" w:rsidP="00C202A7">
            <w:r w:rsidRPr="003D6048">
              <w:t>0.9</w:t>
            </w:r>
            <w:r>
              <w:t>0</w:t>
            </w:r>
            <w:r w:rsidRPr="003D6048">
              <w:t xml:space="preserve"> [0.84</w:t>
            </w:r>
            <w:r>
              <w:t>,</w:t>
            </w:r>
            <w:r w:rsidRPr="003D6048">
              <w:t xml:space="preserve"> 0.96]</w:t>
            </w:r>
          </w:p>
        </w:tc>
      </w:tr>
    </w:tbl>
    <w:p w14:paraId="3425EF2F" w14:textId="77777777" w:rsidR="00C202A7" w:rsidRDefault="00C202A7" w:rsidP="00750818">
      <w:pPr>
        <w:spacing w:line="480" w:lineRule="auto"/>
        <w:ind w:firstLine="284"/>
        <w:jc w:val="both"/>
      </w:pPr>
    </w:p>
    <w:p w14:paraId="63E314DA" w14:textId="217C3B4B"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targets and distractors. SSVEP amplitudes were higher in the training phase than in the baseline for the high </w:t>
      </w:r>
      <w:r w:rsidR="00DE5B9D">
        <w:t>reward</w:t>
      </w:r>
      <w:r w:rsidR="006C4F1A">
        <w:t xml:space="preserve"> color</w:t>
      </w:r>
      <w:r>
        <w:t xml:space="preserve"> (</w:t>
      </w:r>
      <w:r w:rsidR="00BC5BE1">
        <w:rPr>
          <w:i/>
        </w:rPr>
        <w:t xml:space="preserve">M = </w:t>
      </w:r>
      <w:r w:rsidR="00BC5BE1">
        <w:t>0.04; 95% HDI [-0.01, 0.09</w:t>
      </w:r>
      <w:r>
        <w:t xml:space="preserve">]; ER = 15.13), both when it acted as a target and as a distractor.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BC5BE1">
        <w:t>0.01; 95% HDI [-0.04, 0.06</w:t>
      </w:r>
      <w:r w:rsidR="00B70234">
        <w:t xml:space="preserve">]; ER = 2.02).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F9066F">
        <w:t xml:space="preserve">; 95% HDI [-0.06, 0.04]; ER = 15.66),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92EA8">
        <w:t>01; 95% HDI [-0.05, 0.04</w:t>
      </w:r>
      <w:r w:rsidR="00F9066F">
        <w:t xml:space="preserve">]; ER = 2.17). </w:t>
      </w:r>
      <w:commentRangeStart w:id="19"/>
      <w:r w:rsidR="00F9066F">
        <w:t xml:space="preserve">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 xml:space="preserve">was </w:t>
      </w:r>
      <w:r w:rsidR="00450F6F">
        <w:lastRenderedPageBreak/>
        <w:t>enhanced</w:t>
      </w:r>
      <w:r w:rsidR="00F9066F">
        <w:t xml:space="preserve"> in the phase in which participants could earn monetary rewards</w:t>
      </w:r>
      <w:r w:rsidR="00450F6F">
        <w:t xml:space="preserve"> and went back to baseline in the subsequent test phase without rewards. Thus change </w:t>
      </w:r>
      <w:r w:rsidR="002E0839">
        <w:t>occurred</w:t>
      </w:r>
      <w:r w:rsidR="00BC5BE1">
        <w:t xml:space="preserve"> irrespective of whether that color </w:t>
      </w:r>
      <w:r w:rsidR="00450F6F">
        <w:t>was attended or not</w:t>
      </w:r>
      <w:r w:rsidR="00BC5BE1">
        <w:t>.</w:t>
      </w:r>
      <w:commentRangeEnd w:id="19"/>
      <w:r w:rsidR="00450F6F">
        <w:rPr>
          <w:rStyle w:val="CommentReference"/>
        </w:rPr>
        <w:commentReference w:id="19"/>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05F6E3C6" w:rsidR="00004DEF" w:rsidRDefault="005B31EB" w:rsidP="005B31EB">
      <w:pPr>
        <w:spacing w:line="480" w:lineRule="auto"/>
        <w:ind w:firstLine="720"/>
        <w:jc w:val="both"/>
      </w:pPr>
      <w:r>
        <w:t xml:space="preserve">In this study we investigated </w:t>
      </w:r>
      <w:r w:rsidR="00F7524A">
        <w:t xml:space="preserve">the neural mechanisms through which rewards </w:t>
      </w:r>
      <w:commentRangeStart w:id="20"/>
      <w:r w:rsidR="00F7524A">
        <w:t>enhance</w:t>
      </w:r>
      <w:r>
        <w:t xml:space="preserve"> </w:t>
      </w:r>
      <w:r w:rsidR="00004DEF">
        <w:t>goal-directed attention</w:t>
      </w:r>
      <w:commentRangeEnd w:id="20"/>
      <w:r w:rsidR="00604F11">
        <w:rPr>
          <w:rStyle w:val="CommentReference"/>
        </w:rPr>
        <w:commentReference w:id="20"/>
      </w:r>
      <w:r w:rsidR="00004DEF">
        <w:t xml:space="preserve">. </w:t>
      </w:r>
      <w:r w:rsidR="0022375B">
        <w:t>W</w:t>
      </w:r>
      <w:r w:rsidR="00B218F4">
        <w:t xml:space="preserve">e </w:t>
      </w:r>
      <w:commentRangeStart w:id="22"/>
      <w:r w:rsidR="00B218F4">
        <w:t xml:space="preserve">compared the amount of attention allocated </w:t>
      </w:r>
      <w:commentRangeEnd w:id="22"/>
      <w:r w:rsidR="002F7B0C">
        <w:rPr>
          <w:rStyle w:val="CommentReference"/>
        </w:rPr>
        <w:commentReference w:id="22"/>
      </w:r>
      <w:r w:rsidR="00B218F4">
        <w:t xml:space="preserve">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 xml:space="preserve">sensitivity and reaction times in the </w:t>
      </w:r>
      <w:r w:rsidR="002234A5">
        <w:t>coherent motion detection task</w:t>
      </w:r>
      <w:r w:rsidR="00004DEF">
        <w:t xml:space="preserve">. Further, </w:t>
      </w:r>
      <w:r w:rsidR="002F7B0C">
        <w:t xml:space="preserve">coherent motion of </w:t>
      </w:r>
      <w:r w:rsidR="00004DEF">
        <w:t>dots linked to high</w:t>
      </w:r>
      <w:r w:rsidR="006766E6">
        <w:t>er</w:t>
      </w:r>
      <w:r w:rsidR="00004DEF">
        <w:t xml:space="preserve"> </w:t>
      </w:r>
      <w:r w:rsidR="004A31AE">
        <w:t>value</w:t>
      </w:r>
      <w:r w:rsidR="006766E6">
        <w:t xml:space="preserve"> were detected faster</w:t>
      </w:r>
      <w:r w:rsidR="00004DEF">
        <w:t xml:space="preserve">, which </w:t>
      </w:r>
      <w:commentRangeStart w:id="23"/>
      <w:r w:rsidR="00004DEF">
        <w:t xml:space="preserve">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w:t>
      </w:r>
      <w:r w:rsidR="006C4F1A">
        <w:t>value color</w:t>
      </w:r>
      <w:r w:rsidR="00004DEF">
        <w:t xml:space="preserve"> was </w:t>
      </w:r>
      <w:r w:rsidR="006766E6">
        <w:t>a</w:t>
      </w:r>
      <w:r w:rsidR="00004DEF">
        <w:t xml:space="preserve"> target and </w:t>
      </w:r>
      <w:r w:rsidR="006766E6">
        <w:t>a</w:t>
      </w:r>
      <w:r w:rsidR="00004DEF">
        <w:t xml:space="preserve"> distractor</w:t>
      </w:r>
      <w:commentRangeEnd w:id="23"/>
      <w:r w:rsidR="002F7B0C">
        <w:rPr>
          <w:rStyle w:val="CommentReference"/>
        </w:rPr>
        <w:commentReference w:id="23"/>
      </w:r>
      <w:r w:rsidR="00004DEF">
        <w:t>. When rewards were no longer ava</w:t>
      </w:r>
      <w:r w:rsidR="0022375B">
        <w:t>ilable</w:t>
      </w:r>
      <w:r w:rsidR="005205F7">
        <w:t>,</w:t>
      </w:r>
      <w:r w:rsidR="0022375B">
        <w:t xml:space="preserve"> the amount of attention</w:t>
      </w:r>
      <w:r w:rsidR="006766E6">
        <w:t xml:space="preserve"> went back to baseline level</w:t>
      </w:r>
      <w:r w:rsidR="000B5DF3">
        <w:t>s</w:t>
      </w:r>
      <w:r w:rsidR="00004DEF">
        <w:t xml:space="preserve">, </w:t>
      </w:r>
      <w:r w:rsidR="0022375B">
        <w:t xml:space="preserve">but participants were still faster to detect </w:t>
      </w:r>
      <w:r w:rsidR="005205F7">
        <w:t>coherent motion</w:t>
      </w:r>
      <w:r w:rsidR="009B14C1">
        <w:t>s of high value targets</w:t>
      </w:r>
      <w:r w:rsidR="00004DEF">
        <w:t xml:space="preserve">. These findings have several important implications for understanding the relationship between </w:t>
      </w:r>
      <w:r w:rsidR="000B5DF3">
        <w:t>motivation</w:t>
      </w:r>
      <w:r w:rsidR="00004DEF">
        <w:t xml:space="preserve"> and goal-directed attention. </w:t>
      </w:r>
    </w:p>
    <w:p w14:paraId="25DDDD9D" w14:textId="760CDFD0" w:rsidR="00F7524A" w:rsidRDefault="00F7524A" w:rsidP="005B31EB">
      <w:pPr>
        <w:spacing w:line="480" w:lineRule="auto"/>
        <w:ind w:firstLine="720"/>
        <w:jc w:val="both"/>
      </w:pPr>
      <w:commentRangeStart w:id="24"/>
      <w:r>
        <w:t xml:space="preserve">Our behavioral findings are in line with studies </w:t>
      </w:r>
      <w:r w:rsidR="0087663C">
        <w:t xml:space="preserve">showing the incentive-based improvements in attentional control </w:t>
      </w:r>
      <w:r w:rsidR="0087663C">
        <w:fldChar w:fldCharType="begin" w:fldLock="1"/>
      </w:r>
      <w:r w:rsidR="00B56E64">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et al., 2012; Padmala &amp; Pessoa, 2011)","plainTextFormattedCitation":"(Krebs et al., 2012; Padmala &amp; Pessoa, 2011)","previouslyFormattedCitation":"(Krebs et al., 2012; Padmala &amp; Pessoa, 2011)"},"properties":{"noteIndex":0},"schema":"https://github.com/citation-style-language/schema/raw/master/csl-citation.json"}</w:instrText>
      </w:r>
      <w:r w:rsidR="0087663C">
        <w:fldChar w:fldCharType="separate"/>
      </w:r>
      <w:r w:rsidR="0087663C" w:rsidRPr="0087663C">
        <w:rPr>
          <w:noProof/>
        </w:rPr>
        <w:t>(Krebs et al., 2012; Padmala &amp; Pessoa, 2011)</w:t>
      </w:r>
      <w:r w:rsidR="0087663C">
        <w:fldChar w:fldCharType="end"/>
      </w:r>
      <w:r w:rsidR="0087663C">
        <w:t xml:space="preserve">. </w:t>
      </w:r>
      <w:r w:rsidR="005205F7">
        <w:t xml:space="preserve">Our </w:t>
      </w:r>
      <w:r w:rsidR="0087663C">
        <w:t>results are also</w:t>
      </w:r>
      <w:r w:rsidR="003E1103">
        <w:t xml:space="preserve"> compatible with a value based attention capture, which was usually demonstrated </w:t>
      </w:r>
      <w:r w:rsidR="0087663C">
        <w:t xml:space="preserve"> </w:t>
      </w:r>
      <w:r w:rsidR="003E1103">
        <w:t xml:space="preserve">by the pervasive and lingering effect of previously learned </w:t>
      </w:r>
      <w:r>
        <w:t>reward associations on attention</w:t>
      </w:r>
      <w:r w:rsidR="003E1103">
        <w:t xml:space="preserve"> allocation, even though these associations are no longer task relevant (Anderson, 2016)</w:t>
      </w:r>
      <w:r>
        <w:t xml:space="preserve">. </w:t>
      </w:r>
      <w:r w:rsidR="003E1103">
        <w:t>More specifically, s</w:t>
      </w:r>
      <w:r w:rsidR="0087663C">
        <w:t>uch</w:t>
      </w:r>
      <w:r>
        <w:t xml:space="preserve"> studies typically f</w:t>
      </w:r>
      <w:r w:rsidR="005205F7">
        <w:t>ou</w:t>
      </w:r>
      <w:r>
        <w:t xml:space="preserve">nd that stimuli previously related to high rewards involuntarily capture attention, which is </w:t>
      </w:r>
      <w:r>
        <w:lastRenderedPageBreak/>
        <w:t xml:space="preserve">demonstrated by the increased reaction times in visual search and spatial cueing tasks on trials when these stimuli act as distractors </w:t>
      </w:r>
      <w:r>
        <w:fldChar w:fldCharType="begin" w:fldLock="1"/>
      </w:r>
      <w:r w:rsidR="00B2585D">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w:t>
      </w:r>
      <w:commentRangeEnd w:id="24"/>
      <w:r w:rsidR="002F7B0C">
        <w:rPr>
          <w:rStyle w:val="CommentReference"/>
        </w:rPr>
        <w:commentReference w:id="24"/>
      </w:r>
      <w:r>
        <w:t xml:space="preserve"> While these studies </w:t>
      </w:r>
      <w:r w:rsidR="002F5F19">
        <w:t>usually</w:t>
      </w:r>
      <w:r>
        <w:t xml:space="preserve"> use</w:t>
      </w:r>
      <w:r w:rsidR="003E1103">
        <w:t>d</w:t>
      </w:r>
      <w:r>
        <w:t xml:space="preserve"> two different tasks </w:t>
      </w:r>
      <w:r w:rsidR="003E1103">
        <w:t>for</w:t>
      </w:r>
      <w:r>
        <w:t xml:space="preserve"> the training and the test phase</w:t>
      </w:r>
      <w:r w:rsidR="003E1103">
        <w:t>s</w:t>
      </w:r>
      <w:r>
        <w:t xml:space="preserve">, here we show </w:t>
      </w:r>
      <w:r w:rsidR="003E1103">
        <w:t>that a similar value based attention capture effect can be found when task demands remain unchanged across all phases</w:t>
      </w:r>
      <w:r>
        <w:t xml:space="preserve">. </w:t>
      </w:r>
      <w:r w:rsidR="003E1103">
        <w:t>P</w:t>
      </w:r>
      <w:r>
        <w:t xml:space="preserve">articipants were faster to detect </w:t>
      </w:r>
      <w:r w:rsidR="003E1103">
        <w:t>coherent motion</w:t>
      </w:r>
      <w:r>
        <w:t xml:space="preserve"> when </w:t>
      </w:r>
      <w:r w:rsidR="003E1103">
        <w:t>it was embedded in a</w:t>
      </w:r>
      <w:r>
        <w:t xml:space="preserve"> high </w:t>
      </w:r>
      <w:r w:rsidR="009B14C1">
        <w:t>compared to</w:t>
      </w:r>
      <w:r w:rsidR="003B1D72">
        <w:t xml:space="preserve"> low </w:t>
      </w:r>
      <w:r>
        <w:t>reward</w:t>
      </w:r>
      <w:r w:rsidR="003E1103">
        <w:t xml:space="preserve"> RDK</w:t>
      </w:r>
      <w:r>
        <w:t xml:space="preserve">. This difference was </w:t>
      </w:r>
      <w:r w:rsidR="003B1D72">
        <w:t xml:space="preserve">clearly </w:t>
      </w:r>
      <w:r>
        <w:t xml:space="preserve">present in the </w:t>
      </w:r>
      <w:r w:rsidR="003B1D72">
        <w:t xml:space="preserve">training </w:t>
      </w:r>
      <w:r>
        <w:t>phase</w:t>
      </w:r>
      <w:r w:rsidR="003B1D72">
        <w:t>, but also in the subsequent test phase where behavior was no longer rewarded</w:t>
      </w:r>
      <w:r>
        <w:t xml:space="preserve">. </w:t>
      </w:r>
      <w:r w:rsidR="00834044">
        <w:t xml:space="preserve">This </w:t>
      </w:r>
      <w:r w:rsidR="003B1D72">
        <w:t xml:space="preserve">observation is compatible with the assumption that </w:t>
      </w:r>
      <w:r w:rsidR="00834044">
        <w:t xml:space="preserve">reward history </w:t>
      </w:r>
      <w:r w:rsidR="003B1D72">
        <w:t xml:space="preserve">can exert long lasting effects </w:t>
      </w:r>
      <w:r w:rsidR="00834044">
        <w:t>on</w:t>
      </w:r>
      <w:r w:rsidR="003B1D72">
        <w:t xml:space="preserve"> the guidance of</w:t>
      </w:r>
      <w:r w:rsidR="00834044">
        <w:t xml:space="preserve"> selective attention, even </w:t>
      </w:r>
      <w:r w:rsidR="003C3BEF">
        <w:t xml:space="preserve">if </w:t>
      </w:r>
      <w:r w:rsidR="00834044">
        <w:t xml:space="preserve">this effect is </w:t>
      </w:r>
      <w:r w:rsidR="003C3BEF">
        <w:t xml:space="preserve">actually unrelated to </w:t>
      </w:r>
      <w:r w:rsidR="00C76847">
        <w:t>the current goals</w:t>
      </w:r>
      <w:r w:rsidR="003C3BEF">
        <w:t xml:space="preserve">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57C0A0D4" w:rsidR="00C75440" w:rsidRDefault="00834044" w:rsidP="00C75440">
      <w:pPr>
        <w:spacing w:line="480" w:lineRule="auto"/>
        <w:ind w:firstLine="720"/>
        <w:jc w:val="both"/>
      </w:pPr>
      <w:commentRangeStart w:id="25"/>
      <w:r>
        <w:t>At the neural level, w</w:t>
      </w:r>
      <w:r w:rsidR="00C75440">
        <w:t xml:space="preserve">e </w:t>
      </w:r>
      <w:r w:rsidR="003C3BEF">
        <w:t xml:space="preserve">found that </w:t>
      </w:r>
      <w:r w:rsidR="00C75440">
        <w:t xml:space="preserve">the SSVEP </w:t>
      </w:r>
      <w:r w:rsidR="003C3BEF">
        <w:t xml:space="preserve">response provided a valid measure of feature-based attention as its </w:t>
      </w:r>
      <w:r w:rsidR="00C75440">
        <w:t>amplitude</w:t>
      </w:r>
      <w:r w:rsidR="003C3BEF">
        <w:t xml:space="preserve"> was clearly larger for attended (target) compared to unattended (distractor) RDKs, thereby </w:t>
      </w:r>
      <w:r w:rsidR="003D06CF">
        <w:t xml:space="preserve">confirming </w:t>
      </w:r>
      <w:r w:rsidR="003C3BEF">
        <w:t xml:space="preserve">previous findings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w:t>
      </w:r>
      <w:commentRangeEnd w:id="25"/>
      <w:r w:rsidR="005627CC">
        <w:rPr>
          <w:rStyle w:val="CommentReference"/>
        </w:rPr>
        <w:commentReference w:id="25"/>
      </w:r>
      <w:r w:rsidR="00C75440">
        <w:t xml:space="preserve"> </w:t>
      </w:r>
      <w:r w:rsidR="003C3BEF">
        <w:t xml:space="preserve">This gain control effect was not only confined to the baseline phase (before value was introduced), but clearly visible in all </w:t>
      </w:r>
      <w:r w:rsidR="00C75440">
        <w:t>th</w:t>
      </w:r>
      <w:r w:rsidR="003C3BEF">
        <w:t>re</w:t>
      </w:r>
      <w:r w:rsidR="00C75440">
        <w:t xml:space="preserve">e phases </w:t>
      </w:r>
      <w:r w:rsidR="00850446">
        <w:t>of</w:t>
      </w:r>
      <w:r w:rsidR="00C75440">
        <w:t xml:space="preserve"> the experiment</w:t>
      </w:r>
      <w:r w:rsidR="003C3BEF">
        <w:t>, including training and test</w:t>
      </w:r>
      <w:r w:rsidR="00C75440">
        <w:t xml:space="preserve">. </w:t>
      </w:r>
      <w:commentRangeStart w:id="26"/>
      <w:r w:rsidR="00850446">
        <w:t>Crucially</w:t>
      </w:r>
      <w:r w:rsidR="003C3BEF">
        <w:t>, t</w:t>
      </w:r>
      <w:r w:rsidR="00C75440">
        <w:t xml:space="preserve">his </w:t>
      </w:r>
      <w:r w:rsidR="00077F5A">
        <w:t>robust</w:t>
      </w:r>
      <w:r w:rsidR="00C75440">
        <w:t xml:space="preserve"> </w:t>
      </w:r>
      <w:r w:rsidR="003C3BEF">
        <w:t xml:space="preserve">attention </w:t>
      </w:r>
      <w:r w:rsidR="00C75440">
        <w:t xml:space="preserve">effect was modulated by </w:t>
      </w:r>
      <w:r w:rsidR="003C3BEF">
        <w:t>valu</w:t>
      </w:r>
      <w:commentRangeEnd w:id="26"/>
      <w:r w:rsidR="002F7B0C">
        <w:rPr>
          <w:rStyle w:val="CommentReference"/>
        </w:rPr>
        <w:commentReference w:id="26"/>
      </w:r>
      <w:r w:rsidR="003C3BEF">
        <w:t>e</w:t>
      </w:r>
      <w:r w:rsidR="00C75440">
        <w:t xml:space="preserve">. </w:t>
      </w:r>
      <w:r w:rsidR="00850446">
        <w:t>M</w:t>
      </w:r>
      <w:r w:rsidR="00C75440">
        <w:t>odel comparison</w:t>
      </w:r>
      <w:r w:rsidR="003C3BEF">
        <w:t xml:space="preserve"> showed </w:t>
      </w:r>
      <w:r w:rsidR="00C75440">
        <w:t xml:space="preserve">that the models which </w:t>
      </w:r>
      <w:r w:rsidR="003C3BEF">
        <w:t xml:space="preserve">took </w:t>
      </w:r>
      <w:r w:rsidR="00C75440">
        <w:t xml:space="preserve">into account </w:t>
      </w:r>
      <w:r w:rsidR="003C3BEF">
        <w:t>value</w:t>
      </w:r>
      <w:r w:rsidR="00C75440">
        <w:t xml:space="preserve"> account</w:t>
      </w:r>
      <w:r w:rsidR="003C3BEF">
        <w:t>ed</w:t>
      </w:r>
      <w:r w:rsidR="00C75440">
        <w:t xml:space="preserve"> </w:t>
      </w:r>
      <w:r w:rsidR="0061755A">
        <w:t xml:space="preserve">for </w:t>
      </w:r>
      <w:r w:rsidR="00C75440">
        <w:t xml:space="preserve">the </w:t>
      </w:r>
      <w:r w:rsidR="003C3BEF">
        <w:t xml:space="preserve">SSVEP </w:t>
      </w:r>
      <w:r w:rsidR="00C75440">
        <w:t xml:space="preserve">data </w:t>
      </w:r>
      <w:r w:rsidR="00C76847">
        <w:t>much better than the model which</w:t>
      </w:r>
      <w:r w:rsidR="00C75440">
        <w:t xml:space="preserve"> include</w:t>
      </w:r>
      <w:r w:rsidR="003C3BEF">
        <w:t>d</w:t>
      </w:r>
      <w:r w:rsidR="00C75440">
        <w:t xml:space="preserve"> only the effect of </w:t>
      </w:r>
      <w:r w:rsidR="00D926EC">
        <w:t>goal-directed</w:t>
      </w:r>
      <w:r w:rsidR="00C75440">
        <w:t xml:space="preserve"> attention. This result</w:t>
      </w:r>
      <w:r w:rsidR="00A474A9">
        <w:t xml:space="preserve"> </w:t>
      </w:r>
      <w:r w:rsidR="00F94A0F">
        <w:t>accords</w:t>
      </w:r>
      <w:r w:rsidR="00850446">
        <w:t xml:space="preserve"> with</w:t>
      </w:r>
      <w:r w:rsidR="00F94A0F">
        <w:t xml:space="preserve"> and extends </w:t>
      </w:r>
      <w:r w:rsidR="00A474A9">
        <w:t xml:space="preserve">previous </w:t>
      </w:r>
      <w:r w:rsidR="00F94A0F">
        <w:t xml:space="preserve">fMRI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rsidR="00F94A0F">
        <w:t xml:space="preserve"> results</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rsidR="00F94A0F">
        <w:t>,</w:t>
      </w:r>
      <w:r>
        <w:t xml:space="preserve"> </w:t>
      </w:r>
      <w:commentRangeStart w:id="27"/>
      <w:r>
        <w:t xml:space="preserve">which </w:t>
      </w:r>
      <w:r w:rsidR="00F94A0F">
        <w:t>showed</w:t>
      </w:r>
      <w:r>
        <w:t xml:space="preserve"> that </w:t>
      </w:r>
      <w:r w:rsidR="00C76847">
        <w:t xml:space="preserve">rewards </w:t>
      </w:r>
      <w:r w:rsidR="00F94A0F">
        <w:t xml:space="preserve">can </w:t>
      </w:r>
      <w:r w:rsidR="0061755A">
        <w:t>enhance</w:t>
      </w:r>
      <w:r>
        <w:t xml:space="preserve"> attentional control</w:t>
      </w:r>
      <w:commentRangeEnd w:id="27"/>
      <w:r w:rsidR="005627CC">
        <w:rPr>
          <w:rStyle w:val="CommentReference"/>
        </w:rPr>
        <w:commentReference w:id="27"/>
      </w:r>
      <w:r w:rsidR="00850446">
        <w:t xml:space="preserve">. </w:t>
      </w:r>
      <w:r w:rsidR="00F94A0F">
        <w:t xml:space="preserve">More generally, </w:t>
      </w:r>
      <w:commentRangeStart w:id="28"/>
      <w:r w:rsidR="00F94A0F">
        <w:t>o</w:t>
      </w:r>
      <w:r>
        <w:t>ur</w:t>
      </w:r>
      <w:r w:rsidR="00A474A9">
        <w:t xml:space="preserve"> findings </w:t>
      </w:r>
      <w:r w:rsidR="00F94A0F">
        <w:t>accord with several</w:t>
      </w:r>
      <w:r w:rsidR="00A474A9">
        <w:t xml:space="preserve"> theoretical models </w:t>
      </w:r>
      <w:r w:rsidR="00F94A0F">
        <w:t xml:space="preserve">according to which </w:t>
      </w:r>
      <w:r w:rsidR="00A474A9">
        <w:t xml:space="preserve">motivation </w:t>
      </w:r>
      <w:r w:rsidR="00F94A0F">
        <w:t xml:space="preserve">plays </w:t>
      </w:r>
      <w:r>
        <w:t xml:space="preserve">a </w:t>
      </w:r>
      <w:r w:rsidR="00A474A9">
        <w:t xml:space="preserve">crucial </w:t>
      </w:r>
      <w:r w:rsidR="00F94A0F">
        <w:t>role</w:t>
      </w:r>
      <w:r w:rsidR="00850446">
        <w:t xml:space="preserve"> in attention </w:t>
      </w:r>
      <w:r w:rsidR="00850446">
        <w:fldChar w:fldCharType="begin" w:fldLock="1"/>
      </w:r>
      <w:r w:rsidR="0085044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10.1080/13506285.2014.974729","ISBN":"0000000000000","ISSN":"0036-8075","PMID":"25792328","author":[{"dropping-particle":"","family":"Pessoa","given":"Luiz","non-dropping-particle":"","parse-names":false,"suffix":""}],"container-title":"Visual Cognition","id":"ITEM-2","issue":"1-2","issued":{"date-parts":[["2015"]]},"page":"272-290","title":"Multiple influences of reward on perception and attention","type":"article-journal","volume":"23"},"uris":["http://www.mendeley.com/documents/?uuid=f187d3d7-7d05-43c5-b97c-c7222b06f027"]}],"mendeley":{"formattedCitation":"(Awh et al., 2012; Pessoa, 2015)","plainTextFormattedCitation":"(Awh et al., 2012; Pessoa, 2015)"},"properties":{"noteIndex":0},"schema":"https://github.com/citation-style-language/schema/raw/master/csl-citation.json"}</w:instrText>
      </w:r>
      <w:r w:rsidR="00850446">
        <w:fldChar w:fldCharType="separate"/>
      </w:r>
      <w:r w:rsidR="00850446" w:rsidRPr="00850446">
        <w:rPr>
          <w:noProof/>
        </w:rPr>
        <w:t>(Awh et al., 2012; Pessoa, 2015)</w:t>
      </w:r>
      <w:r w:rsidR="00850446">
        <w:fldChar w:fldCharType="end"/>
      </w:r>
      <w:r w:rsidR="00850446">
        <w:t xml:space="preserve"> and, more broadly, cognitive contro</w:t>
      </w:r>
      <w:commentRangeEnd w:id="28"/>
      <w:r w:rsidR="00DC1C6B">
        <w:rPr>
          <w:rStyle w:val="CommentReference"/>
        </w:rPr>
        <w:commentReference w:id="28"/>
      </w:r>
      <w:r w:rsidR="00850446">
        <w:t>l</w:t>
      </w:r>
      <w:r w:rsidR="00C75440">
        <w:t xml:space="preserve"> </w:t>
      </w:r>
      <w:r w:rsidR="00C75440">
        <w:lastRenderedPageBreak/>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51B94E6E" w:rsidR="002C06AF" w:rsidRDefault="00CF1E39" w:rsidP="00A80922">
      <w:pPr>
        <w:spacing w:line="480" w:lineRule="auto"/>
        <w:jc w:val="both"/>
      </w:pPr>
      <w:r>
        <w:tab/>
      </w:r>
      <w:r w:rsidR="005E7991">
        <w:t xml:space="preserve">Crucially, our </w:t>
      </w:r>
      <w:r w:rsidR="00F94A0F">
        <w:t xml:space="preserve">results shed new light on </w:t>
      </w:r>
      <w:r w:rsidR="005E7991">
        <w:t xml:space="preserve">the mechanism </w:t>
      </w:r>
      <w:r w:rsidR="00794D95">
        <w:t>through which rewards influence</w:t>
      </w:r>
      <w:r w:rsidR="005E7991">
        <w:t xml:space="preserve"> goal-direc</w:t>
      </w:r>
      <w:r w:rsidR="006766E6">
        <w:t xml:space="preserve">ted attention. </w:t>
      </w:r>
      <w:r w:rsidR="00834044">
        <w:t xml:space="preserve">While previous studies have mostly focused on the influence of rewards on attention </w:t>
      </w:r>
      <w:r w:rsidR="007E6138">
        <w:t>prior to stimulus processing (preparatory phase)</w:t>
      </w:r>
      <w:r w:rsidR="00834044">
        <w:t xml:space="preserve">, </w:t>
      </w:r>
      <w:r w:rsidR="007E6138">
        <w:t>here we could examine genuine stimulus-related neural processing by means of SSVEPs, and changing as a function of value and attention concurrently</w:t>
      </w:r>
      <w:r w:rsidR="00834044">
        <w:t xml:space="preserve">. </w:t>
      </w:r>
      <w:commentRangeStart w:id="29"/>
      <w:r w:rsidR="00234A79">
        <w:t xml:space="preserve">Confirming what we have hypothesized, </w:t>
      </w:r>
      <w:commentRangeEnd w:id="29"/>
      <w:r w:rsidR="005627CC">
        <w:rPr>
          <w:rStyle w:val="CommentReference"/>
        </w:rPr>
        <w:commentReference w:id="29"/>
      </w:r>
      <w:r w:rsidR="00234A79">
        <w:t>o</w:t>
      </w:r>
      <w:r w:rsidR="006766E6">
        <w:t xml:space="preserve">ur </w:t>
      </w:r>
      <w:r w:rsidR="00850446">
        <w:t xml:space="preserve">SSVEP </w:t>
      </w:r>
      <w:r w:rsidR="006766E6">
        <w:t xml:space="preserve">results indicate that the </w:t>
      </w:r>
      <w:r w:rsidR="00234A79">
        <w:t xml:space="preserve">introduction of rewards </w:t>
      </w:r>
      <w:r w:rsidR="005E7991">
        <w:t>facilitated processing of s</w:t>
      </w:r>
      <w:r w:rsidR="00794D95">
        <w:t>t</w:t>
      </w:r>
      <w:r w:rsidR="005E7991">
        <w:t xml:space="preserve">imuli linked to high reward </w:t>
      </w:r>
      <w:r w:rsidR="007E6138">
        <w:t>value</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proofErr w:type="spellStart"/>
      <w:r>
        <w:t>frontoparietal</w:t>
      </w:r>
      <w:proofErr w:type="spellEnd"/>
      <w:r>
        <w:t xml:space="preserve"> activity reported in fMRI studies of reward attention (Krebs &amp; </w:t>
      </w:r>
      <w:proofErr w:type="spellStart"/>
      <w:r>
        <w:t>Woldorff</w:t>
      </w:r>
      <w:proofErr w:type="spellEnd"/>
      <w:r>
        <w:t xml:space="preserve">,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ED76F0">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2008)","manualFormatting":"(Hickey &amp; Peelen, 2015;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61755A">
        <w:rPr>
          <w:noProof/>
        </w:rPr>
        <w:t>(Hickey &amp; Peelen, 2015</w:t>
      </w:r>
      <w:r w:rsidR="00A80922" w:rsidRPr="00A80922">
        <w:rPr>
          <w:noProof/>
        </w:rPr>
        <w:t>; Serences, 2008)</w:t>
      </w:r>
      <w:r w:rsidR="00A80922">
        <w:fldChar w:fldCharType="end"/>
      </w:r>
      <w:r w:rsidR="00A80922">
        <w:t xml:space="preserve">. </w:t>
      </w:r>
      <w:r w:rsidR="003E7E0F">
        <w:t xml:space="preserve">Importantly, the facilitated processing of the </w:t>
      </w:r>
      <w:r w:rsidR="00A80922">
        <w:t xml:space="preserve">high value </w:t>
      </w:r>
      <w:r w:rsidR="006C4F1A">
        <w:t>color</w:t>
      </w:r>
      <w:r w:rsidR="003E7E0F">
        <w:t xml:space="preserve"> </w:t>
      </w:r>
      <w:r w:rsidR="00A80922">
        <w:t>was</w:t>
      </w:r>
      <w:r w:rsidR="003E7E0F">
        <w:t xml:space="preserve"> present both when that </w:t>
      </w:r>
      <w:r w:rsidR="006C4F1A">
        <w:t>color</w:t>
      </w:r>
      <w:r w:rsidR="003E7E0F">
        <w:t xml:space="preserve"> </w:t>
      </w:r>
      <w:r w:rsidR="006C4F1A">
        <w:t>was</w:t>
      </w:r>
      <w:r w:rsidR="003E7E0F">
        <w:t xml:space="preserve"> a target and a distractor. When the high </w:t>
      </w:r>
      <w:r w:rsidR="006C4F1A">
        <w:t>value color</w:t>
      </w:r>
      <w:r w:rsidR="003E7E0F">
        <w:t xml:space="preserve"> </w:t>
      </w:r>
      <w:r w:rsidR="00A80922">
        <w:t>was</w:t>
      </w:r>
      <w:r w:rsidR="003E7E0F">
        <w:t xml:space="preserve"> a distractor, the facilitated processing of the </w:t>
      </w:r>
      <w:r w:rsidR="006C4F1A">
        <w:t>color</w:t>
      </w:r>
      <w:r w:rsidR="003E7E0F">
        <w:t xml:space="preserve"> </w:t>
      </w:r>
      <w:r w:rsidR="00A80922">
        <w:t>was</w:t>
      </w:r>
      <w:r w:rsidR="003E7E0F">
        <w:t xml:space="preserve"> in collision with the goal to attend to the other </w:t>
      </w:r>
      <w:r w:rsidR="006C4F1A">
        <w:t>color</w:t>
      </w:r>
      <w:r w:rsidR="003E7E0F">
        <w:t xml:space="preserve">. </w:t>
      </w:r>
      <w:r w:rsidR="002C06AF">
        <w:t>This finding is in line with the theories proposing that reward associations can counteract top-down attentional control (</w:t>
      </w:r>
      <w:proofErr w:type="spellStart"/>
      <w:r w:rsidR="002C06AF">
        <w:t>Chelazzi</w:t>
      </w:r>
      <w:proofErr w:type="spellEnd"/>
      <w:r w:rsidR="002C06AF">
        <w:t xml:space="preserve"> et al., 2013; Anderson, 2016; Failing &amp; </w:t>
      </w:r>
      <w:proofErr w:type="spellStart"/>
      <w:r w:rsidR="002C06AF">
        <w:t>Theeuwes</w:t>
      </w:r>
      <w:proofErr w:type="spellEnd"/>
      <w:r w:rsidR="002C06AF">
        <w:t>,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w:t>
      </w:r>
      <w:r w:rsidR="00B105F5">
        <w:t>motion</w:t>
      </w:r>
      <w:r w:rsidR="002E6D56">
        <w:t xml:space="preserve"> of the targets on these trials compared to the trials </w:t>
      </w:r>
      <w:r w:rsidR="006C4F1A">
        <w:t>with targets of high value</w:t>
      </w:r>
      <w:r w:rsidR="002E6D56">
        <w:t xml:space="preserve">. </w:t>
      </w:r>
    </w:p>
    <w:p w14:paraId="6160E81F" w14:textId="6E4C196F" w:rsidR="00453ED3" w:rsidRDefault="002C06AF" w:rsidP="00453ED3">
      <w:pPr>
        <w:spacing w:line="480" w:lineRule="auto"/>
        <w:jc w:val="both"/>
      </w:pPr>
      <w:r>
        <w:lastRenderedPageBreak/>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w:t>
      </w:r>
      <w:proofErr w:type="spellStart"/>
      <w:r w:rsidR="003B2DF8">
        <w:t>Chelazzi</w:t>
      </w:r>
      <w:proofErr w:type="spellEnd"/>
      <w:r w:rsidR="003B2DF8">
        <w:t xml:space="preserve"> et al., 2013; Anderson, 2016; Failing &amp; </w:t>
      </w:r>
      <w:proofErr w:type="spellStart"/>
      <w:r w:rsidR="003B2DF8">
        <w:t>Theeuwes</w:t>
      </w:r>
      <w:proofErr w:type="spellEnd"/>
      <w:r w:rsidR="003B2DF8">
        <w:t xml:space="preserve">, 2018). </w:t>
      </w:r>
      <w:r w:rsidR="00234A79">
        <w:t xml:space="preserve">Contrary to </w:t>
      </w:r>
      <w:r w:rsidR="00DC1C6B">
        <w:t>this</w:t>
      </w:r>
      <w:r w:rsidR="00234A79">
        <w:t>, i</w:t>
      </w:r>
      <w:r w:rsidR="003B2DF8">
        <w:t>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w:t>
      </w:r>
      <w:r w:rsidR="006C4F1A">
        <w:t>value color was the target, nor when it was the distractor</w:t>
      </w:r>
      <w:r w:rsidR="00794D95">
        <w:t>. T</w:t>
      </w:r>
      <w:r>
        <w:t xml:space="preserve">he amount of attention allocated toward this feature remained unchanged throughout the experiment. </w:t>
      </w:r>
      <w:r w:rsidR="00453ED3">
        <w:t xml:space="preserve">There are two features of our experiment which could explain this finding. First, in our experiment both </w:t>
      </w:r>
      <w:r w:rsidR="006C4F1A">
        <w:t>colors</w:t>
      </w:r>
      <w:r w:rsidR="00453ED3">
        <w:t xml:space="preserve"> were related to rewards, but they differed in </w:t>
      </w:r>
      <w:r w:rsidR="004A31AE">
        <w:t>reward value</w:t>
      </w:r>
      <w:r w:rsidR="00453ED3">
        <w:t xml:space="preserve">.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w:t>
      </w:r>
      <w:r w:rsidR="006C4F1A">
        <w:t>low value color</w:t>
      </w:r>
      <w:r w:rsidR="00453ED3">
        <w:t xml:space="preserve"> because correct responses to the </w:t>
      </w:r>
      <w:r w:rsidR="00B105F5">
        <w:t>motions</w:t>
      </w:r>
      <w:r w:rsidR="00453ED3">
        <w:t xml:space="preserve"> of this </w:t>
      </w:r>
      <w:r w:rsidR="006C4F1A">
        <w:t>color</w:t>
      </w:r>
      <w:r w:rsidR="00453ED3">
        <w:t xml:space="preserve"> would still earn them a reward on 20% of trials. Second, while the attended </w:t>
      </w:r>
      <w:r w:rsidR="006C4F1A">
        <w:t>color</w:t>
      </w:r>
      <w:r w:rsidR="00453ED3">
        <w:t xml:space="preserve"> changed trial-by-trial in our experiment, the experiment of Hickey and Peelen consisted out of small blocks of 16 trials in which the attended </w:t>
      </w:r>
      <w:r w:rsidR="006C4F1A">
        <w:t>object</w:t>
      </w:r>
      <w:r w:rsidR="00453ED3">
        <w:t xml:space="preserv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w:t>
      </w:r>
    </w:p>
    <w:p w14:paraId="010784F3" w14:textId="264D8EDF" w:rsidR="00436F16" w:rsidRPr="00436F16" w:rsidRDefault="006636DE" w:rsidP="00E4130A">
      <w:pPr>
        <w:spacing w:line="480" w:lineRule="auto"/>
        <w:jc w:val="both"/>
      </w:pPr>
      <w:r>
        <w:lastRenderedPageBreak/>
        <w:tab/>
        <w:t xml:space="preserve">In the test phase behavior displayed the </w:t>
      </w:r>
      <w:r w:rsidR="00ED76F0">
        <w:t>similar</w:t>
      </w:r>
      <w:r>
        <w:t xml:space="preserve"> patterns as in the training phase. Individuals were faster to detect </w:t>
      </w:r>
      <w:r w:rsidR="00B105F5">
        <w:t>motions</w:t>
      </w:r>
      <w:r>
        <w:t xml:space="preserve"> of the dots in color related to high </w:t>
      </w:r>
      <w:r w:rsidR="004A31AE">
        <w:t>value</w:t>
      </w:r>
      <w:r>
        <w:t xml:space="preserve">.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w:t>
      </w:r>
      <w:r w:rsidR="00D549BD">
        <w:t xml:space="preserve">SSVEP </w:t>
      </w:r>
      <w:r w:rsidR="009B145F">
        <w:t xml:space="preserve">results show that </w:t>
      </w:r>
      <w:r>
        <w:t xml:space="preserve">the amount of attention allocated toward the high </w:t>
      </w:r>
      <w:r w:rsidR="00436F16">
        <w:t>value</w:t>
      </w:r>
      <w:r>
        <w:t xml:space="preserve"> </w:t>
      </w:r>
      <w:r w:rsidR="006C4F1A">
        <w:t>color</w:t>
      </w:r>
      <w:r>
        <w:t xml:space="preserve"> was the same</w:t>
      </w:r>
      <w:r w:rsidR="00436F16">
        <w:t xml:space="preserve"> in the test phase</w:t>
      </w:r>
      <w:r>
        <w:t xml:space="preserve"> as in the baseline. This result indicates that the longer lasting effect of reward history was not m</w:t>
      </w:r>
      <w:r w:rsidR="00436F16">
        <w:t xml:space="preserve">ediated by attention </w:t>
      </w:r>
      <w:r w:rsidR="00ED76F0">
        <w:t xml:space="preserve">as </w:t>
      </w:r>
      <w:r w:rsidR="00436F16">
        <w:t>measured by the SSVEPs</w:t>
      </w:r>
      <w:r>
        <w:t xml:space="preserve">. </w:t>
      </w:r>
      <w:r w:rsidR="00ED76F0">
        <w:t xml:space="preserve">A possible explanation for this finding </w:t>
      </w:r>
      <w:r w:rsidR="00436F16">
        <w:t xml:space="preserve">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is similar to those in studies demonstrating reward history effects, </w:t>
      </w:r>
      <w:commentRangeStart w:id="30"/>
      <w:r w:rsidR="00436F16">
        <w:t>we used the same task in the training and test phase, which is not common for such studies</w:t>
      </w:r>
      <w:commentRangeEnd w:id="30"/>
      <w:r w:rsidR="00DC1C6B">
        <w:rPr>
          <w:rStyle w:val="CommentReference"/>
        </w:rPr>
        <w:commentReference w:id="30"/>
      </w:r>
      <w:r w:rsidR="00436F16">
        <w:t xml:space="preserve">.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78FCCD7D" w:rsidR="00136E70" w:rsidRDefault="00E922F9" w:rsidP="00B87274">
      <w:pPr>
        <w:spacing w:line="480" w:lineRule="auto"/>
        <w:ind w:firstLine="720"/>
        <w:jc w:val="both"/>
      </w:pPr>
      <w:r>
        <w:lastRenderedPageBreak/>
        <w:t>In this</w:t>
      </w:r>
      <w:r w:rsidR="00B87274">
        <w:t xml:space="preserve"> electrophysiological 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 xml:space="preserve">First, </w:t>
      </w:r>
      <w:commentRangeStart w:id="31"/>
      <w:r w:rsidR="00ED76F0">
        <w:t>we</w:t>
      </w:r>
      <w:r w:rsidR="00136E70">
        <w:t xml:space="preserve"> show that monetary rewards can </w:t>
      </w:r>
      <w:r w:rsidR="00ED76F0">
        <w:t>enhance</w:t>
      </w:r>
      <w:r w:rsidR="00136E70">
        <w:t xml:space="preserve"> goal-directed attention</w:t>
      </w:r>
      <w:commentRangeEnd w:id="31"/>
      <w:r w:rsidR="00DC1C6B">
        <w:rPr>
          <w:rStyle w:val="CommentReference"/>
        </w:rPr>
        <w:commentReference w:id="31"/>
      </w:r>
      <w:r w:rsidR="00136E70">
        <w:t>. Further, we demonstrate that the</w:t>
      </w:r>
      <w:r w:rsidR="00ED76F0">
        <w:t xml:space="preserve">re is a facilitated processing of the </w:t>
      </w:r>
      <w:r w:rsidR="006C4F1A">
        <w:t>high-value color</w:t>
      </w:r>
      <w:r w:rsidR="00ED76F0">
        <w:t>,</w:t>
      </w:r>
      <w:r w:rsidR="00136E70">
        <w:t xml:space="preserve"> both when it acts as a target and a distractor. </w:t>
      </w:r>
      <w:r w:rsidR="00B87274">
        <w:t>Finally</w:t>
      </w:r>
      <w:r w:rsidR="00136E70">
        <w:t xml:space="preserve">, this </w:t>
      </w:r>
      <w:r w:rsidR="00DC1C6B">
        <w:t>effect</w:t>
      </w:r>
      <w:r w:rsidR="00136E70">
        <w:t xml:space="preserve"> </w:t>
      </w:r>
      <w:r w:rsidR="00B87274">
        <w:t>is no longer present</w:t>
      </w:r>
      <w:r w:rsidR="00136E70">
        <w:t xml:space="preserve"> once the rewards are no longer 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6EAB801" w:rsidR="008D04CE" w:rsidRDefault="004A31AE" w:rsidP="00032483">
            <w:r>
              <w:t>Value</w:t>
            </w:r>
          </w:p>
        </w:tc>
        <w:tc>
          <w:tcPr>
            <w:tcW w:w="2563" w:type="dxa"/>
            <w:tcBorders>
              <w:top w:val="single" w:sz="4" w:space="0" w:color="auto"/>
            </w:tcBorders>
            <w:vAlign w:val="center"/>
          </w:tcPr>
          <w:p w14:paraId="6C9778B9" w14:textId="0B2DC687" w:rsidR="008D04CE" w:rsidRPr="007F6AA7" w:rsidRDefault="008D04CE" w:rsidP="00032483">
            <w:r>
              <w:t>Sensitivity (</w:t>
            </w:r>
            <w:r w:rsidR="00BA5161">
              <w:t>d prime</w:t>
            </w:r>
            <w:r>
              <w:t>)</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lastRenderedPageBreak/>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w:t>
            </w:r>
            <w:proofErr w:type="spellStart"/>
            <w:r>
              <w:t>a.u</w:t>
            </w:r>
            <w:proofErr w:type="spellEnd"/>
            <w:r>
              <w:t>.)</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533CA9D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w:t>
      </w:r>
      <w:r w:rsidR="006158A2">
        <w:lastRenderedPageBreak/>
        <w:t xml:space="preserve">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46F128EA" w:rsidR="00900F7E" w:rsidRDefault="004A31AE" w:rsidP="00C11E13">
            <w:r>
              <w:t>Value</w:t>
            </w:r>
          </w:p>
        </w:tc>
        <w:tc>
          <w:tcPr>
            <w:tcW w:w="2388" w:type="dxa"/>
            <w:tcBorders>
              <w:top w:val="single" w:sz="4" w:space="0" w:color="auto"/>
              <w:bottom w:val="single" w:sz="4" w:space="0" w:color="auto"/>
            </w:tcBorders>
            <w:vAlign w:val="center"/>
          </w:tcPr>
          <w:p w14:paraId="7827DD9D" w14:textId="077F02A8" w:rsidR="00900F7E" w:rsidRPr="007F6AA7" w:rsidRDefault="00566A39" w:rsidP="00566A39">
            <w:r>
              <w:t>Sensitivity</w:t>
            </w:r>
            <w:r w:rsidR="00900F7E">
              <w:t xml:space="preserve"> (</w:t>
            </w:r>
            <w:r w:rsidR="00BA5161">
              <w:t>d prime</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7CA35FB8"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no difference in the high </w:t>
      </w:r>
      <w:r w:rsidR="004A31AE">
        <w:t>value</w:t>
      </w:r>
      <w:r w:rsidR="00C94B53">
        <w:t xml:space="preserve"> condition (</w:t>
      </w:r>
      <w:r w:rsidR="00C94B53">
        <w:rPr>
          <w:i/>
        </w:rPr>
        <w:t xml:space="preserve">M = </w:t>
      </w:r>
      <w:r w:rsidR="000C2FCF">
        <w:t>0.04; 95% HDI [-0.12, 0.21</w:t>
      </w:r>
      <w:r w:rsidR="00C94B53">
        <w:t>]; ER</w:t>
      </w:r>
      <w:r w:rsidR="000C2FCF">
        <w:t xml:space="preserve"> = 2.27</w:t>
      </w:r>
      <w:r w:rsidR="00C94B53">
        <w:t xml:space="preserve">). However, in the low </w:t>
      </w:r>
      <w:r w:rsidR="004A31AE">
        <w:t>value</w:t>
      </w:r>
      <w:r w:rsidR="00C94B53">
        <w:t xml:space="preserve">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w:t>
      </w:r>
      <w:r w:rsidR="006D2608">
        <w:lastRenderedPageBreak/>
        <w:t>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4B6BDC01"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w:t>
      </w:r>
      <w:r w:rsidR="004A31AE">
        <w:t>value</w:t>
      </w:r>
      <w:r w:rsidR="008679C1">
        <w:t xml:space="preserve">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rsidR="004A31AE">
        <w:t>value</w:t>
      </w:r>
      <w:r>
        <w:t xml:space="preserve">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098386F9" w:rsidR="009940B0" w:rsidRDefault="00ED76F0" w:rsidP="009940B0">
      <w:pPr>
        <w:spacing w:line="480" w:lineRule="auto"/>
        <w:ind w:firstLine="284"/>
        <w:jc w:val="both"/>
      </w:pPr>
      <w:r>
        <w:rPr>
          <w:noProof/>
        </w:rPr>
        <w:lastRenderedPageBreak/>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6"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2C3954F7" w:rsidR="002F3B06" w:rsidRPr="0013660A" w:rsidRDefault="002F3B06"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2F3B06" w:rsidRDefault="002F3B06"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7"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2C3954F7" w:rsidR="002F3B06" w:rsidRPr="0013660A" w:rsidRDefault="002F3B06"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2F3B06" w:rsidRDefault="002F3B06" w:rsidP="006F2A37">
                        <w:pPr>
                          <w:spacing w:line="480" w:lineRule="auto"/>
                          <w:jc w:val="both"/>
                        </w:pPr>
                      </w:p>
                    </w:txbxContent>
                  </v:textbox>
                </v:shape>
                <w10:wrap type="topAndBottom"/>
              </v:group>
            </w:pict>
          </mc:Fallback>
        </mc:AlternateContent>
      </w:r>
      <w:r w:rsidR="009940B0">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rsidR="009940B0">
        <w:t xml:space="preserve"> conditions. If amplitude changes were mainly driven by training effects, the differences across reward phases would be expected for both </w:t>
      </w:r>
      <w:r w:rsidR="004A31AE">
        <w:t>value</w:t>
      </w:r>
      <w:r w:rsidR="009940B0">
        <w:t xml:space="preserve">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lastRenderedPageBreak/>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27535B80" w:rsidR="00ED76F0" w:rsidRDefault="004A31AE" w:rsidP="00ED76F0">
            <w:r>
              <w:t>Value</w:t>
            </w:r>
          </w:p>
        </w:tc>
        <w:tc>
          <w:tcPr>
            <w:tcW w:w="2260" w:type="dxa"/>
            <w:tcBorders>
              <w:top w:val="single" w:sz="4" w:space="0" w:color="auto"/>
              <w:bottom w:val="single" w:sz="4" w:space="0" w:color="auto"/>
            </w:tcBorders>
            <w:vAlign w:val="center"/>
          </w:tcPr>
          <w:p w14:paraId="3DC97C47" w14:textId="77470DC0" w:rsidR="00ED76F0" w:rsidRPr="007F6AA7" w:rsidRDefault="00ED76F0" w:rsidP="00ED76F0">
            <w:r>
              <w:t>Sensitivity (</w:t>
            </w:r>
            <w:r w:rsidR="00BA5161">
              <w:t>d prime</w:t>
            </w:r>
            <w:r>
              <w:t>)</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32"/>
      <w:r w:rsidR="007E09BA">
        <w:t>psych</w:t>
      </w:r>
      <w:commentRangeEnd w:id="32"/>
      <w:r w:rsidR="007E09BA">
        <w:rPr>
          <w:rStyle w:val="CommentReference"/>
        </w:rPr>
        <w:commentReference w:id="32"/>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33"/>
      <w:r w:rsidR="007E09BA">
        <w:t>here</w:t>
      </w:r>
      <w:commentRangeEnd w:id="33"/>
      <w:r w:rsidR="007E09BA">
        <w:rPr>
          <w:rStyle w:val="CommentReference"/>
        </w:rPr>
        <w:commentReference w:id="33"/>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34"/>
      <w:r w:rsidR="009508C9">
        <w:rPr>
          <w:highlight w:val="yellow"/>
        </w:rPr>
        <w:t xml:space="preserve">Gilles </w:t>
      </w:r>
      <w:commentRangeEnd w:id="34"/>
      <w:r w:rsidR="0047115E">
        <w:rPr>
          <w:rStyle w:val="CommentReference"/>
        </w:rPr>
        <w:commentReference w:id="34"/>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w:t>
      </w:r>
      <w:proofErr w:type="spellStart"/>
      <w:r>
        <w:rPr>
          <w:rFonts w:eastAsia="Times New Roman"/>
          <w:szCs w:val="24"/>
        </w:rPr>
        <w:t>CRediT</w:t>
      </w:r>
      <w:proofErr w:type="spellEnd"/>
      <w:r>
        <w:rPr>
          <w:rFonts w:eastAsia="Times New Roman"/>
          <w:szCs w:val="24"/>
        </w:rPr>
        <w:t xml:space="preserve">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 xml:space="preserve">(Allen, Scott, Brand, Hlava, &amp; </w:t>
      </w:r>
      <w:r w:rsidR="007872FC" w:rsidRPr="007872FC">
        <w:rPr>
          <w:rFonts w:eastAsia="Times New Roman"/>
          <w:noProof/>
          <w:szCs w:val="24"/>
        </w:rPr>
        <w:lastRenderedPageBreak/>
        <w:t>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 xml:space="preserve">reviewed and critically revised the </w:t>
      </w:r>
      <w:commentRangeStart w:id="35"/>
      <w:r w:rsidRPr="008F5A26">
        <w:rPr>
          <w:rFonts w:eastAsia="Times New Roman"/>
          <w:szCs w:val="24"/>
        </w:rPr>
        <w:t>manuscript</w:t>
      </w:r>
      <w:commentRangeEnd w:id="35"/>
      <w:r w:rsidR="001D78FC">
        <w:rPr>
          <w:rStyle w:val="CommentReference"/>
        </w:rPr>
        <w:commentReference w:id="35"/>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6D1A6B2B" w14:textId="34AC9C7C" w:rsidR="00850446" w:rsidRPr="00A5637B" w:rsidRDefault="009214B6" w:rsidP="00850446">
      <w:pPr>
        <w:widowControl w:val="0"/>
        <w:autoSpaceDE w:val="0"/>
        <w:autoSpaceDN w:val="0"/>
        <w:adjustRightInd w:val="0"/>
        <w:spacing w:after="0" w:line="480" w:lineRule="auto"/>
        <w:ind w:left="480" w:hanging="480"/>
        <w:rPr>
          <w:noProof/>
          <w:szCs w:val="24"/>
          <w:lang w:val="de-DE"/>
        </w:rPr>
      </w:pPr>
      <w:r>
        <w:rPr>
          <w:b/>
        </w:rPr>
        <w:fldChar w:fldCharType="begin" w:fldLock="1"/>
      </w:r>
      <w:r w:rsidRPr="00D0341A">
        <w:rPr>
          <w:b/>
        </w:rPr>
        <w:instrText xml:space="preserve">ADDIN Mendeley Bibliography CSL_BIBLIOGRAPHY </w:instrText>
      </w:r>
      <w:r>
        <w:rPr>
          <w:b/>
        </w:rPr>
        <w:fldChar w:fldCharType="separate"/>
      </w:r>
      <w:r w:rsidR="00850446" w:rsidRPr="00850446">
        <w:rPr>
          <w:noProof/>
          <w:szCs w:val="24"/>
        </w:rPr>
        <w:t xml:space="preserve">Allen, L., Scott, J., Brand, A., Hlava, M., &amp; Altman, M. (2014). Publishing: Credit where credit is due. </w:t>
      </w:r>
      <w:r w:rsidR="00850446" w:rsidRPr="00A5637B">
        <w:rPr>
          <w:i/>
          <w:iCs/>
          <w:noProof/>
          <w:szCs w:val="24"/>
          <w:lang w:val="de-DE"/>
        </w:rPr>
        <w:t>Nature</w:t>
      </w:r>
      <w:r w:rsidR="00850446" w:rsidRPr="00A5637B">
        <w:rPr>
          <w:noProof/>
          <w:szCs w:val="24"/>
          <w:lang w:val="de-DE"/>
        </w:rPr>
        <w:t xml:space="preserve">, </w:t>
      </w:r>
      <w:r w:rsidR="00850446" w:rsidRPr="00A5637B">
        <w:rPr>
          <w:i/>
          <w:iCs/>
          <w:noProof/>
          <w:szCs w:val="24"/>
          <w:lang w:val="de-DE"/>
        </w:rPr>
        <w:t>508</w:t>
      </w:r>
      <w:r w:rsidR="00850446" w:rsidRPr="00A5637B">
        <w:rPr>
          <w:noProof/>
          <w:szCs w:val="24"/>
          <w:lang w:val="de-DE"/>
        </w:rPr>
        <w:t>(7496), 312–313. https://doi.org/10.1038/508312a</w:t>
      </w:r>
    </w:p>
    <w:p w14:paraId="298E338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Andersen, S. K., Müller, M. M., &amp; Hillyard, S. A. (2012). </w:t>
      </w:r>
      <w:r w:rsidRPr="00850446">
        <w:rPr>
          <w:noProof/>
          <w:szCs w:val="24"/>
        </w:rPr>
        <w:t xml:space="preserve">Tracking the allocation of attention in visual scenes with steady-state evoked potentials. In </w:t>
      </w:r>
      <w:r w:rsidRPr="00850446">
        <w:rPr>
          <w:i/>
          <w:iCs/>
          <w:noProof/>
          <w:szCs w:val="24"/>
        </w:rPr>
        <w:t>Cognitive neuroscience of attention</w:t>
      </w:r>
      <w:r w:rsidRPr="00850446">
        <w:rPr>
          <w:noProof/>
          <w:szCs w:val="24"/>
        </w:rPr>
        <w:t xml:space="preserve"> (pp. 197–216).</w:t>
      </w:r>
    </w:p>
    <w:p w14:paraId="4F5B92E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Andersen, S K, &amp; Müller, M. M. (2010). Behavioral performance follows the time course of neural facilitation and suppression during cued shifts of feature-selective attention. </w:t>
      </w:r>
      <w:r w:rsidRPr="00850446">
        <w:rPr>
          <w:i/>
          <w:iCs/>
          <w:noProof/>
          <w:szCs w:val="24"/>
        </w:rPr>
        <w:t>Proceedings of the National Academy of Sciences of the United States of America</w:t>
      </w:r>
      <w:r w:rsidRPr="00850446">
        <w:rPr>
          <w:noProof/>
          <w:szCs w:val="24"/>
        </w:rPr>
        <w:t xml:space="preserve">, </w:t>
      </w:r>
      <w:r w:rsidRPr="00850446">
        <w:rPr>
          <w:i/>
          <w:iCs/>
          <w:noProof/>
          <w:szCs w:val="24"/>
        </w:rPr>
        <w:t>107</w:t>
      </w:r>
      <w:r w:rsidRPr="00850446">
        <w:rPr>
          <w:noProof/>
          <w:szCs w:val="24"/>
        </w:rPr>
        <w:t>(31), 13878–13882. https://doi.org/10.1073/pnas.1002436107</w:t>
      </w:r>
    </w:p>
    <w:p w14:paraId="071F0E4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Andersen, Søren K., Hillyard, S. A., &amp; Müller, M. M. (2008). </w:t>
      </w:r>
      <w:r w:rsidRPr="00850446">
        <w:rPr>
          <w:noProof/>
          <w:szCs w:val="24"/>
        </w:rPr>
        <w:t xml:space="preserve">Attention Facilitates Multiple Stimulus Features in Parallel in Human Visual Cortex. </w:t>
      </w:r>
      <w:r w:rsidRPr="00850446">
        <w:rPr>
          <w:i/>
          <w:iCs/>
          <w:noProof/>
          <w:szCs w:val="24"/>
        </w:rPr>
        <w:t>Current Biology</w:t>
      </w:r>
      <w:r w:rsidRPr="00850446">
        <w:rPr>
          <w:noProof/>
          <w:szCs w:val="24"/>
        </w:rPr>
        <w:t xml:space="preserve">, </w:t>
      </w:r>
      <w:r w:rsidRPr="00850446">
        <w:rPr>
          <w:i/>
          <w:iCs/>
          <w:noProof/>
          <w:szCs w:val="24"/>
        </w:rPr>
        <w:t>18</w:t>
      </w:r>
      <w:r w:rsidRPr="00850446">
        <w:rPr>
          <w:noProof/>
          <w:szCs w:val="24"/>
        </w:rPr>
        <w:t>(13), 1006–1009. https://doi.org/10.1016/j.cub.2008.06.030</w:t>
      </w:r>
    </w:p>
    <w:p w14:paraId="4D74287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Anderson, B. A. (2016). The attention habit: How reward learning shapes attentional selection. </w:t>
      </w:r>
      <w:r w:rsidRPr="00850446">
        <w:rPr>
          <w:i/>
          <w:iCs/>
          <w:noProof/>
          <w:szCs w:val="24"/>
        </w:rPr>
        <w:t>Annals of the New York Academy of Sciences</w:t>
      </w:r>
      <w:r w:rsidRPr="00850446">
        <w:rPr>
          <w:noProof/>
          <w:szCs w:val="24"/>
        </w:rPr>
        <w:t xml:space="preserve">, </w:t>
      </w:r>
      <w:r w:rsidRPr="00850446">
        <w:rPr>
          <w:i/>
          <w:iCs/>
          <w:noProof/>
          <w:szCs w:val="24"/>
        </w:rPr>
        <w:t>1369</w:t>
      </w:r>
      <w:r w:rsidRPr="00850446">
        <w:rPr>
          <w:noProof/>
          <w:szCs w:val="24"/>
        </w:rPr>
        <w:t>(1), 24–39. https://doi.org/10.1111/nyas.12957</w:t>
      </w:r>
    </w:p>
    <w:p w14:paraId="7C403EA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Anderson, B. a, Laurent, P. a, &amp; Yantis, S. (2011). Value-driven attentional capture. </w:t>
      </w:r>
      <w:r w:rsidRPr="00850446">
        <w:rPr>
          <w:i/>
          <w:iCs/>
          <w:noProof/>
          <w:szCs w:val="24"/>
        </w:rPr>
        <w:t>Proceedings of the National Academy of Sciences</w:t>
      </w:r>
      <w:r w:rsidRPr="00850446">
        <w:rPr>
          <w:noProof/>
          <w:szCs w:val="24"/>
        </w:rPr>
        <w:t xml:space="preserve">, </w:t>
      </w:r>
      <w:r w:rsidRPr="00850446">
        <w:rPr>
          <w:i/>
          <w:iCs/>
          <w:noProof/>
          <w:szCs w:val="24"/>
        </w:rPr>
        <w:t>108</w:t>
      </w:r>
      <w:r w:rsidRPr="00850446">
        <w:rPr>
          <w:noProof/>
          <w:szCs w:val="24"/>
        </w:rPr>
        <w:t>(25), 10367–10371. https://doi.org/10.1073/pnas.1104047108</w:t>
      </w:r>
    </w:p>
    <w:p w14:paraId="47B18BE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Awh, E., Belopolsky, A. V., &amp; Theeuwes, J. (2012). Top-down versus bottom-up attentional control: A failed theoretical dichotomy. </w:t>
      </w:r>
      <w:r w:rsidRPr="00850446">
        <w:rPr>
          <w:i/>
          <w:iCs/>
          <w:noProof/>
          <w:szCs w:val="24"/>
        </w:rPr>
        <w:t>Trends in Cognitive Sciences</w:t>
      </w:r>
      <w:r w:rsidRPr="00850446">
        <w:rPr>
          <w:noProof/>
          <w:szCs w:val="24"/>
        </w:rPr>
        <w:t xml:space="preserve">, </w:t>
      </w:r>
      <w:r w:rsidRPr="00850446">
        <w:rPr>
          <w:i/>
          <w:iCs/>
          <w:noProof/>
          <w:szCs w:val="24"/>
        </w:rPr>
        <w:t>16</w:t>
      </w:r>
      <w:r w:rsidRPr="00850446">
        <w:rPr>
          <w:noProof/>
          <w:szCs w:val="24"/>
        </w:rPr>
        <w:t>(8), 437–443. https://doi.org/10.1016/j.tics.2012.06.010</w:t>
      </w:r>
    </w:p>
    <w:p w14:paraId="0151E08A"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Botvinick, M. M., &amp; Braver, T. S. (2015). Motivation and Cognitive Control : From Behavior to Neural Mechanism. </w:t>
      </w:r>
      <w:r w:rsidRPr="00850446">
        <w:rPr>
          <w:i/>
          <w:iCs/>
          <w:noProof/>
          <w:szCs w:val="24"/>
        </w:rPr>
        <w:t>Annual Review of Psychology</w:t>
      </w:r>
      <w:r w:rsidRPr="00850446">
        <w:rPr>
          <w:noProof/>
          <w:szCs w:val="24"/>
        </w:rPr>
        <w:t xml:space="preserve">, (September 2014), 1–31. </w:t>
      </w:r>
      <w:r w:rsidRPr="00850446">
        <w:rPr>
          <w:noProof/>
          <w:szCs w:val="24"/>
        </w:rPr>
        <w:lastRenderedPageBreak/>
        <w:t>https://doi.org/10.1146/annurev-psych-010814-015044</w:t>
      </w:r>
    </w:p>
    <w:p w14:paraId="3D1FAEA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Brown, J. W., &amp; Alexander, W. H. (2017). Foraging Value, Risk Avoidance, and Multiple Control Signals: How the Anterior Cingulate Cortex Controls Value-based Decision-making. </w:t>
      </w:r>
      <w:r w:rsidRPr="00850446">
        <w:rPr>
          <w:i/>
          <w:iCs/>
          <w:noProof/>
          <w:szCs w:val="24"/>
        </w:rPr>
        <w:t>Journal of Cognitive Neuroscience</w:t>
      </w:r>
      <w:r w:rsidRPr="00850446">
        <w:rPr>
          <w:noProof/>
          <w:szCs w:val="24"/>
        </w:rPr>
        <w:t xml:space="preserve">, </w:t>
      </w:r>
      <w:r w:rsidRPr="00850446">
        <w:rPr>
          <w:i/>
          <w:iCs/>
          <w:noProof/>
          <w:szCs w:val="24"/>
        </w:rPr>
        <w:t>29</w:t>
      </w:r>
      <w:r w:rsidRPr="00850446">
        <w:rPr>
          <w:noProof/>
          <w:szCs w:val="24"/>
        </w:rPr>
        <w:t>(10), 1656–1673. https://doi.org/10.1162/jocn_a_01140</w:t>
      </w:r>
    </w:p>
    <w:p w14:paraId="037C101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Bürkner, P.-C. (2016). brms: An R package for Bayesian multilevel models using Stan. </w:t>
      </w:r>
      <w:r w:rsidRPr="00850446">
        <w:rPr>
          <w:i/>
          <w:iCs/>
          <w:noProof/>
          <w:szCs w:val="24"/>
        </w:rPr>
        <w:t>Journal of Statistical Software</w:t>
      </w:r>
      <w:r w:rsidRPr="00850446">
        <w:rPr>
          <w:noProof/>
          <w:szCs w:val="24"/>
        </w:rPr>
        <w:t xml:space="preserve">, </w:t>
      </w:r>
      <w:r w:rsidRPr="00850446">
        <w:rPr>
          <w:i/>
          <w:iCs/>
          <w:noProof/>
          <w:szCs w:val="24"/>
        </w:rPr>
        <w:t>80</w:t>
      </w:r>
      <w:r w:rsidRPr="00850446">
        <w:rPr>
          <w:noProof/>
          <w:szCs w:val="24"/>
        </w:rPr>
        <w:t>(1), 1–28.</w:t>
      </w:r>
    </w:p>
    <w:p w14:paraId="4981217C" w14:textId="77777777" w:rsidR="00850446" w:rsidRPr="00A5637B" w:rsidRDefault="00850446" w:rsidP="00850446">
      <w:pPr>
        <w:widowControl w:val="0"/>
        <w:autoSpaceDE w:val="0"/>
        <w:autoSpaceDN w:val="0"/>
        <w:adjustRightInd w:val="0"/>
        <w:spacing w:after="0" w:line="480" w:lineRule="auto"/>
        <w:ind w:left="480" w:hanging="480"/>
        <w:rPr>
          <w:noProof/>
          <w:szCs w:val="24"/>
          <w:lang w:val="de-DE"/>
        </w:rPr>
      </w:pPr>
      <w:r w:rsidRPr="00850446">
        <w:rPr>
          <w:noProof/>
          <w:szCs w:val="24"/>
        </w:rPr>
        <w:t xml:space="preserve">Bürkner, P.-C. (2017). Advanced Bayesian Multilevel Modeling with the R Package brms. </w:t>
      </w:r>
      <w:r w:rsidRPr="00A5637B">
        <w:rPr>
          <w:i/>
          <w:iCs/>
          <w:noProof/>
          <w:szCs w:val="24"/>
          <w:lang w:val="de-DE"/>
        </w:rPr>
        <w:t>ArXiv:1705.11123</w:t>
      </w:r>
      <w:r w:rsidRPr="00A5637B">
        <w:rPr>
          <w:noProof/>
          <w:szCs w:val="24"/>
          <w:lang w:val="de-DE"/>
        </w:rPr>
        <w:t>.</w:t>
      </w:r>
    </w:p>
    <w:p w14:paraId="79EE6C8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Carpenter, B., Gelman, A., Hoffman, M., Lee, D., Goodrich, B., Betancourt, M., … </w:t>
      </w:r>
      <w:r w:rsidRPr="00850446">
        <w:rPr>
          <w:noProof/>
          <w:szCs w:val="24"/>
        </w:rPr>
        <w:t xml:space="preserve">Riddell, A. (2016). Stan: A probabilistic programming language. </w:t>
      </w:r>
      <w:r w:rsidRPr="00850446">
        <w:rPr>
          <w:i/>
          <w:iCs/>
          <w:noProof/>
          <w:szCs w:val="24"/>
        </w:rPr>
        <w:t>Journal of Statistical Software</w:t>
      </w:r>
      <w:r w:rsidRPr="00850446">
        <w:rPr>
          <w:noProof/>
          <w:szCs w:val="24"/>
        </w:rPr>
        <w:t xml:space="preserve">, </w:t>
      </w:r>
      <w:r w:rsidRPr="00850446">
        <w:rPr>
          <w:i/>
          <w:iCs/>
          <w:noProof/>
          <w:szCs w:val="24"/>
        </w:rPr>
        <w:t>2</w:t>
      </w:r>
      <w:r w:rsidRPr="00850446">
        <w:rPr>
          <w:noProof/>
          <w:szCs w:val="24"/>
        </w:rPr>
        <w:t>(20), 1–37.</w:t>
      </w:r>
    </w:p>
    <w:p w14:paraId="4AC793F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Chatrian, G. E., Lettich, E., &amp; Nelson, P. L. (1985). Ten percent electrode system for topographic studies of spontaneous and evoked EEG activities. </w:t>
      </w:r>
      <w:r w:rsidRPr="00850446">
        <w:rPr>
          <w:i/>
          <w:iCs/>
          <w:noProof/>
          <w:szCs w:val="24"/>
        </w:rPr>
        <w:t>American Journal of EEG Technology</w:t>
      </w:r>
      <w:r w:rsidRPr="00850446">
        <w:rPr>
          <w:noProof/>
          <w:szCs w:val="24"/>
        </w:rPr>
        <w:t xml:space="preserve">, </w:t>
      </w:r>
      <w:r w:rsidRPr="00850446">
        <w:rPr>
          <w:i/>
          <w:iCs/>
          <w:noProof/>
          <w:szCs w:val="24"/>
        </w:rPr>
        <w:t>25</w:t>
      </w:r>
      <w:r w:rsidRPr="00850446">
        <w:rPr>
          <w:noProof/>
          <w:szCs w:val="24"/>
        </w:rPr>
        <w:t>(2).</w:t>
      </w:r>
    </w:p>
    <w:p w14:paraId="6584923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Chelazzi, L., Perlato, A., Santandrea, E., &amp; Della Libera, C. (2013). Rewards teach visual selective attention. </w:t>
      </w:r>
      <w:r w:rsidRPr="00850446">
        <w:rPr>
          <w:i/>
          <w:iCs/>
          <w:noProof/>
          <w:szCs w:val="24"/>
        </w:rPr>
        <w:t>Vision Research</w:t>
      </w:r>
      <w:r w:rsidRPr="00850446">
        <w:rPr>
          <w:noProof/>
          <w:szCs w:val="24"/>
        </w:rPr>
        <w:t xml:space="preserve">, </w:t>
      </w:r>
      <w:r w:rsidRPr="00850446">
        <w:rPr>
          <w:i/>
          <w:iCs/>
          <w:noProof/>
          <w:szCs w:val="24"/>
        </w:rPr>
        <w:t>85</w:t>
      </w:r>
      <w:r w:rsidRPr="00850446">
        <w:rPr>
          <w:noProof/>
          <w:szCs w:val="24"/>
        </w:rPr>
        <w:t>, 58–62. https://doi.org/10.1016/j.visres.2012.12.005</w:t>
      </w:r>
    </w:p>
    <w:p w14:paraId="29E960B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Chun, M. M., Golomb, J. D., &amp; Turk-Browne, N. B. (2011). A Taxonomy of External and Internal Attention. </w:t>
      </w:r>
      <w:r w:rsidRPr="00850446">
        <w:rPr>
          <w:i/>
          <w:iCs/>
          <w:noProof/>
          <w:szCs w:val="24"/>
        </w:rPr>
        <w:t>Annual Review of Psychology</w:t>
      </w:r>
      <w:r w:rsidRPr="00850446">
        <w:rPr>
          <w:noProof/>
          <w:szCs w:val="24"/>
        </w:rPr>
        <w:t xml:space="preserve">, </w:t>
      </w:r>
      <w:r w:rsidRPr="00850446">
        <w:rPr>
          <w:i/>
          <w:iCs/>
          <w:noProof/>
          <w:szCs w:val="24"/>
        </w:rPr>
        <w:t>62</w:t>
      </w:r>
      <w:r w:rsidRPr="00850446">
        <w:rPr>
          <w:noProof/>
          <w:szCs w:val="24"/>
        </w:rPr>
        <w:t>(1), 73–101. https://doi.org/10.1146/annurev.psych.093008.100427</w:t>
      </w:r>
    </w:p>
    <w:p w14:paraId="7930B43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Corbetta, M., &amp; Shulman, G. L. (2002). Control of Goal-Directed and Stimulus-Driven Attention in the Brain. </w:t>
      </w:r>
      <w:r w:rsidRPr="00850446">
        <w:rPr>
          <w:i/>
          <w:iCs/>
          <w:noProof/>
          <w:szCs w:val="24"/>
        </w:rPr>
        <w:t>Nature Reviews Neuroscience</w:t>
      </w:r>
      <w:r w:rsidRPr="00850446">
        <w:rPr>
          <w:noProof/>
          <w:szCs w:val="24"/>
        </w:rPr>
        <w:t xml:space="preserve">, </w:t>
      </w:r>
      <w:r w:rsidRPr="00850446">
        <w:rPr>
          <w:i/>
          <w:iCs/>
          <w:noProof/>
          <w:szCs w:val="24"/>
        </w:rPr>
        <w:t>3</w:t>
      </w:r>
      <w:r w:rsidRPr="00850446">
        <w:rPr>
          <w:noProof/>
          <w:szCs w:val="24"/>
        </w:rPr>
        <w:t>(3), 215–229. https://doi.org/10.1038/nrn755</w:t>
      </w:r>
    </w:p>
    <w:p w14:paraId="5C7F348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Craddock, M. (2018). craddm/eegUtils: eegUtils (Version v0.2.0). Zenodo.</w:t>
      </w:r>
    </w:p>
    <w:p w14:paraId="170E9A2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Della Libera, C., &amp; Chelazzi, L. (2009). Learning to attend and to ignore is a matter of gains and </w:t>
      </w:r>
      <w:r w:rsidRPr="00850446">
        <w:rPr>
          <w:noProof/>
          <w:szCs w:val="24"/>
        </w:rPr>
        <w:lastRenderedPageBreak/>
        <w:t xml:space="preserve">losses. </w:t>
      </w:r>
      <w:r w:rsidRPr="00850446">
        <w:rPr>
          <w:i/>
          <w:iCs/>
          <w:noProof/>
          <w:szCs w:val="24"/>
        </w:rPr>
        <w:t>Psychological Science</w:t>
      </w:r>
      <w:r w:rsidRPr="00850446">
        <w:rPr>
          <w:noProof/>
          <w:szCs w:val="24"/>
        </w:rPr>
        <w:t xml:space="preserve">, </w:t>
      </w:r>
      <w:r w:rsidRPr="00850446">
        <w:rPr>
          <w:i/>
          <w:iCs/>
          <w:noProof/>
          <w:szCs w:val="24"/>
        </w:rPr>
        <w:t>20</w:t>
      </w:r>
      <w:r w:rsidRPr="00850446">
        <w:rPr>
          <w:noProof/>
          <w:szCs w:val="24"/>
        </w:rPr>
        <w:t>(6), 778–784. https://doi.org/10.1111/j.1467-9280.2009.02360.x</w:t>
      </w:r>
    </w:p>
    <w:p w14:paraId="263D6B3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Delorme, A., &amp; Makeig, S. (2004). EEGLAB: an open sorce toolbox for analysis of single-trail EEG dynamics including independent component anlaysis. </w:t>
      </w:r>
      <w:r w:rsidRPr="00850446">
        <w:rPr>
          <w:i/>
          <w:iCs/>
          <w:noProof/>
          <w:szCs w:val="24"/>
        </w:rPr>
        <w:t>Journal of Neuroscience Methods</w:t>
      </w:r>
      <w:r w:rsidRPr="00850446">
        <w:rPr>
          <w:noProof/>
          <w:szCs w:val="24"/>
        </w:rPr>
        <w:t xml:space="preserve">, </w:t>
      </w:r>
      <w:r w:rsidRPr="00850446">
        <w:rPr>
          <w:i/>
          <w:iCs/>
          <w:noProof/>
          <w:szCs w:val="24"/>
        </w:rPr>
        <w:t>134</w:t>
      </w:r>
      <w:r w:rsidRPr="00850446">
        <w:rPr>
          <w:noProof/>
          <w:szCs w:val="24"/>
        </w:rPr>
        <w:t>, 9–21. https://doi.org/10.1016/j.jneumeth.2003.10.009</w:t>
      </w:r>
    </w:p>
    <w:p w14:paraId="1D47FA86"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Desimone, R., &amp; Duncan, J. (1995). Neural Mechanisms of Selective Visual. </w:t>
      </w:r>
      <w:r w:rsidRPr="00850446">
        <w:rPr>
          <w:i/>
          <w:iCs/>
          <w:noProof/>
          <w:szCs w:val="24"/>
        </w:rPr>
        <w:t>Annual Review of Neuroscience</w:t>
      </w:r>
      <w:r w:rsidRPr="00850446">
        <w:rPr>
          <w:noProof/>
          <w:szCs w:val="24"/>
        </w:rPr>
        <w:t xml:space="preserve">, </w:t>
      </w:r>
      <w:r w:rsidRPr="00850446">
        <w:rPr>
          <w:i/>
          <w:iCs/>
          <w:noProof/>
          <w:szCs w:val="24"/>
        </w:rPr>
        <w:t>18</w:t>
      </w:r>
      <w:r w:rsidRPr="00850446">
        <w:rPr>
          <w:noProof/>
          <w:szCs w:val="24"/>
        </w:rPr>
        <w:t>(1), 193–222. https://doi.org/10.1146/annurev.ne.18.030195.001205</w:t>
      </w:r>
    </w:p>
    <w:p w14:paraId="6D62A7B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Donohue, S. E., Hopf, J.-M., Bartsch, M. V., Schoenfeld, M. A., Heinze, H.-J., &amp; Woldorff, M. G. (2016). The Rapid Capture of Attention by Rewarded Objects. </w:t>
      </w:r>
      <w:r w:rsidRPr="00850446">
        <w:rPr>
          <w:i/>
          <w:iCs/>
          <w:noProof/>
          <w:szCs w:val="24"/>
        </w:rPr>
        <w:t>Journal of Cognitive Neuroscience</w:t>
      </w:r>
      <w:r w:rsidRPr="00850446">
        <w:rPr>
          <w:noProof/>
          <w:szCs w:val="24"/>
        </w:rPr>
        <w:t xml:space="preserve">, </w:t>
      </w:r>
      <w:r w:rsidRPr="00850446">
        <w:rPr>
          <w:i/>
          <w:iCs/>
          <w:noProof/>
          <w:szCs w:val="24"/>
        </w:rPr>
        <w:t>28</w:t>
      </w:r>
      <w:r w:rsidRPr="00850446">
        <w:rPr>
          <w:noProof/>
          <w:szCs w:val="24"/>
        </w:rPr>
        <w:t>(4), 529–541. https://doi.org/10.1162/jocn_a_00917</w:t>
      </w:r>
    </w:p>
    <w:p w14:paraId="7CC90AC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Etzel, J. A., Cole, M. W., Zacks, J. M., Kay, K. N., &amp; Braver, T. S. (2016). Reward Motivation Enhances Task Coding in Frontoparietal Cortex. </w:t>
      </w:r>
      <w:r w:rsidRPr="00850446">
        <w:rPr>
          <w:i/>
          <w:iCs/>
          <w:noProof/>
          <w:szCs w:val="24"/>
        </w:rPr>
        <w:t>Cerebral Cortex</w:t>
      </w:r>
      <w:r w:rsidRPr="00850446">
        <w:rPr>
          <w:noProof/>
          <w:szCs w:val="24"/>
        </w:rPr>
        <w:t xml:space="preserve">, </w:t>
      </w:r>
      <w:r w:rsidRPr="00850446">
        <w:rPr>
          <w:i/>
          <w:iCs/>
          <w:noProof/>
          <w:szCs w:val="24"/>
        </w:rPr>
        <w:t>26</w:t>
      </w:r>
      <w:r w:rsidRPr="00850446">
        <w:rPr>
          <w:noProof/>
          <w:szCs w:val="24"/>
        </w:rPr>
        <w:t>(4), 1647–1659. https://doi.org/10.1093/cercor/bhu327</w:t>
      </w:r>
    </w:p>
    <w:p w14:paraId="47AFFC9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Failing, M. F., &amp; Theeuwes, J. (2014). Exogenous visual orienting by reward. </w:t>
      </w:r>
      <w:r w:rsidRPr="00850446">
        <w:rPr>
          <w:i/>
          <w:iCs/>
          <w:noProof/>
          <w:szCs w:val="24"/>
        </w:rPr>
        <w:t>Journal of Vision</w:t>
      </w:r>
      <w:r w:rsidRPr="00850446">
        <w:rPr>
          <w:noProof/>
          <w:szCs w:val="24"/>
        </w:rPr>
        <w:t xml:space="preserve">, </w:t>
      </w:r>
      <w:r w:rsidRPr="00850446">
        <w:rPr>
          <w:i/>
          <w:iCs/>
          <w:noProof/>
          <w:szCs w:val="24"/>
        </w:rPr>
        <w:t>14</w:t>
      </w:r>
      <w:r w:rsidRPr="00850446">
        <w:rPr>
          <w:noProof/>
          <w:szCs w:val="24"/>
        </w:rPr>
        <w:t>(2014), 1–9. https://doi.org/10.1167/14.5.6.doi</w:t>
      </w:r>
    </w:p>
    <w:p w14:paraId="4579130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Failing, M., &amp; Theeuwes, J. (2017). Selection history: How reward modulates selectivity of visual attention. </w:t>
      </w:r>
      <w:r w:rsidRPr="00850446">
        <w:rPr>
          <w:i/>
          <w:iCs/>
          <w:noProof/>
          <w:szCs w:val="24"/>
        </w:rPr>
        <w:t>Psychonomic Bulletin and Review</w:t>
      </w:r>
      <w:r w:rsidRPr="00850446">
        <w:rPr>
          <w:noProof/>
          <w:szCs w:val="24"/>
        </w:rPr>
        <w:t>, 1–25. https://doi.org/10.3758/s13423-017-1380-y</w:t>
      </w:r>
    </w:p>
    <w:p w14:paraId="50DBD0E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Franken, I. H. A., Muris, P., &amp; Rassin, E. (2005). Psychometric properties of the Dutch BIS/BAS scales. </w:t>
      </w:r>
      <w:r w:rsidRPr="00850446">
        <w:rPr>
          <w:i/>
          <w:iCs/>
          <w:noProof/>
          <w:szCs w:val="24"/>
        </w:rPr>
        <w:t>Journal of Psychopathology and Behavioral Assessment</w:t>
      </w:r>
      <w:r w:rsidRPr="00850446">
        <w:rPr>
          <w:noProof/>
          <w:szCs w:val="24"/>
        </w:rPr>
        <w:t xml:space="preserve">, </w:t>
      </w:r>
      <w:r w:rsidRPr="00850446">
        <w:rPr>
          <w:i/>
          <w:iCs/>
          <w:noProof/>
          <w:szCs w:val="24"/>
        </w:rPr>
        <w:t>27</w:t>
      </w:r>
      <w:r w:rsidRPr="00850446">
        <w:rPr>
          <w:noProof/>
          <w:szCs w:val="24"/>
        </w:rPr>
        <w:t>(1), 25–30. https://doi.org/10.1007/s10862-005-3262-2</w:t>
      </w:r>
    </w:p>
    <w:p w14:paraId="1BEA1433" w14:textId="77777777" w:rsidR="00850446" w:rsidRPr="00A5637B" w:rsidRDefault="00850446" w:rsidP="00850446">
      <w:pPr>
        <w:widowControl w:val="0"/>
        <w:autoSpaceDE w:val="0"/>
        <w:autoSpaceDN w:val="0"/>
        <w:adjustRightInd w:val="0"/>
        <w:spacing w:after="0" w:line="480" w:lineRule="auto"/>
        <w:ind w:left="480" w:hanging="480"/>
        <w:rPr>
          <w:noProof/>
          <w:szCs w:val="24"/>
          <w:lang w:val="de-DE"/>
        </w:rPr>
      </w:pPr>
      <w:r w:rsidRPr="00850446">
        <w:rPr>
          <w:noProof/>
          <w:szCs w:val="24"/>
        </w:rPr>
        <w:t xml:space="preserve">Garnier, S. (2018). viridis: Default Color Maps from ‘matplotlib.’ </w:t>
      </w:r>
      <w:r w:rsidRPr="00A5637B">
        <w:rPr>
          <w:noProof/>
          <w:szCs w:val="24"/>
          <w:lang w:val="de-DE"/>
        </w:rPr>
        <w:t>R package version 0.3.</w:t>
      </w:r>
    </w:p>
    <w:p w14:paraId="7E1599A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Gelman, A., Goodrich, B., Gabry, J., &amp; Ali, I. (2017). </w:t>
      </w:r>
      <w:r w:rsidRPr="00850446">
        <w:rPr>
          <w:noProof/>
          <w:szCs w:val="24"/>
        </w:rPr>
        <w:t xml:space="preserve">R-squared for Bayesian regression models. </w:t>
      </w:r>
      <w:r w:rsidRPr="00850446">
        <w:rPr>
          <w:i/>
          <w:iCs/>
          <w:noProof/>
          <w:szCs w:val="24"/>
        </w:rPr>
        <w:t>Unpublished via Http://Www. Stat. Columbia. Edu/~ Gelman/Research/Unpublished.</w:t>
      </w:r>
      <w:r w:rsidRPr="00850446">
        <w:rPr>
          <w:noProof/>
          <w:szCs w:val="24"/>
        </w:rPr>
        <w:t xml:space="preserve"> </w:t>
      </w:r>
      <w:r w:rsidRPr="00850446">
        <w:rPr>
          <w:noProof/>
          <w:szCs w:val="24"/>
        </w:rPr>
        <w:lastRenderedPageBreak/>
        <w:t>Retrieved from http://www.stat.columbia.edu/~gelman/research/unpublished/bayes_R2.pdf</w:t>
      </w:r>
    </w:p>
    <w:p w14:paraId="1DB5880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Gelman, A., &amp; Rubin, D. B. (1992). </w:t>
      </w:r>
      <w:r w:rsidRPr="00850446">
        <w:rPr>
          <w:noProof/>
          <w:szCs w:val="24"/>
        </w:rPr>
        <w:t xml:space="preserve">Inference from Iterative Simulation Using Multiple Sequences. </w:t>
      </w:r>
      <w:r w:rsidRPr="00850446">
        <w:rPr>
          <w:i/>
          <w:iCs/>
          <w:noProof/>
          <w:szCs w:val="24"/>
        </w:rPr>
        <w:t>Statistical Science</w:t>
      </w:r>
      <w:r w:rsidRPr="00850446">
        <w:rPr>
          <w:noProof/>
          <w:szCs w:val="24"/>
        </w:rPr>
        <w:t xml:space="preserve">, </w:t>
      </w:r>
      <w:r w:rsidRPr="00850446">
        <w:rPr>
          <w:i/>
          <w:iCs/>
          <w:noProof/>
          <w:szCs w:val="24"/>
        </w:rPr>
        <w:t>7</w:t>
      </w:r>
      <w:r w:rsidRPr="00850446">
        <w:rPr>
          <w:noProof/>
          <w:szCs w:val="24"/>
        </w:rPr>
        <w:t>(4), 457–472. https://doi.org/10.1214/ss/1177011136</w:t>
      </w:r>
    </w:p>
    <w:p w14:paraId="5830F41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Hautus, M. J. (1995). Corrections for extreme proportions and their biasing effects on estimated values of d′. </w:t>
      </w:r>
      <w:r w:rsidRPr="00850446">
        <w:rPr>
          <w:i/>
          <w:iCs/>
          <w:noProof/>
          <w:szCs w:val="24"/>
        </w:rPr>
        <w:t>Behavior Research Methods, Instruments, &amp; Computers</w:t>
      </w:r>
      <w:r w:rsidRPr="00850446">
        <w:rPr>
          <w:noProof/>
          <w:szCs w:val="24"/>
        </w:rPr>
        <w:t xml:space="preserve">, </w:t>
      </w:r>
      <w:r w:rsidRPr="00850446">
        <w:rPr>
          <w:i/>
          <w:iCs/>
          <w:noProof/>
          <w:szCs w:val="24"/>
        </w:rPr>
        <w:t>27</w:t>
      </w:r>
      <w:r w:rsidRPr="00850446">
        <w:rPr>
          <w:noProof/>
          <w:szCs w:val="24"/>
        </w:rPr>
        <w:t>(1), 46–51. https://doi.org/10.3758/BF03203619</w:t>
      </w:r>
    </w:p>
    <w:p w14:paraId="6912393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Hickey, C., Chelazzi, L., &amp; Theeuwes, J. (2010). Reward Changes Salience in Human Vision via the Anterior Cingulate. </w:t>
      </w:r>
      <w:r w:rsidRPr="00850446">
        <w:rPr>
          <w:i/>
          <w:iCs/>
          <w:noProof/>
          <w:szCs w:val="24"/>
        </w:rPr>
        <w:t>Journal of Neuroscience</w:t>
      </w:r>
      <w:r w:rsidRPr="00850446">
        <w:rPr>
          <w:noProof/>
          <w:szCs w:val="24"/>
        </w:rPr>
        <w:t xml:space="preserve">, </w:t>
      </w:r>
      <w:r w:rsidRPr="00850446">
        <w:rPr>
          <w:i/>
          <w:iCs/>
          <w:noProof/>
          <w:szCs w:val="24"/>
        </w:rPr>
        <w:t>30</w:t>
      </w:r>
      <w:r w:rsidRPr="00850446">
        <w:rPr>
          <w:noProof/>
          <w:szCs w:val="24"/>
        </w:rPr>
        <w:t>(33), 11096–11103. https://doi.org/10.1523/JNEUROSCI.1026-10.2010</w:t>
      </w:r>
    </w:p>
    <w:p w14:paraId="7B2967F6" w14:textId="77777777" w:rsidR="00850446" w:rsidRPr="003D06CF" w:rsidRDefault="00850446" w:rsidP="00850446">
      <w:pPr>
        <w:widowControl w:val="0"/>
        <w:autoSpaceDE w:val="0"/>
        <w:autoSpaceDN w:val="0"/>
        <w:adjustRightInd w:val="0"/>
        <w:spacing w:after="0" w:line="480" w:lineRule="auto"/>
        <w:ind w:left="480" w:hanging="480"/>
        <w:rPr>
          <w:noProof/>
          <w:szCs w:val="24"/>
          <w:lang w:val="nl-BE"/>
        </w:rPr>
      </w:pPr>
      <w:r w:rsidRPr="00850446">
        <w:rPr>
          <w:noProof/>
          <w:szCs w:val="24"/>
        </w:rPr>
        <w:t xml:space="preserve">Hickey, C., &amp; Peelen, M. V. (2015a). Neural mechanisms of incentive salience in naturalistic human vision. </w:t>
      </w:r>
      <w:r w:rsidRPr="003D06CF">
        <w:rPr>
          <w:i/>
          <w:iCs/>
          <w:noProof/>
          <w:szCs w:val="24"/>
          <w:lang w:val="nl-BE"/>
        </w:rPr>
        <w:t>Neuron</w:t>
      </w:r>
      <w:r w:rsidRPr="003D06CF">
        <w:rPr>
          <w:noProof/>
          <w:szCs w:val="24"/>
          <w:lang w:val="nl-BE"/>
        </w:rPr>
        <w:t xml:space="preserve">, </w:t>
      </w:r>
      <w:r w:rsidRPr="003D06CF">
        <w:rPr>
          <w:i/>
          <w:iCs/>
          <w:noProof/>
          <w:szCs w:val="24"/>
          <w:lang w:val="nl-BE"/>
        </w:rPr>
        <w:t>85</w:t>
      </w:r>
      <w:r w:rsidRPr="003D06CF">
        <w:rPr>
          <w:noProof/>
          <w:szCs w:val="24"/>
          <w:lang w:val="nl-BE"/>
        </w:rPr>
        <w:t>(3), 512–518. https://doi.org/10.1016/j.neuron.2014.12.049</w:t>
      </w:r>
    </w:p>
    <w:p w14:paraId="7E86540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Hickey, C., &amp; Peelen, M. V. (2015b). </w:t>
      </w:r>
      <w:r w:rsidRPr="00850446">
        <w:rPr>
          <w:noProof/>
          <w:szCs w:val="24"/>
        </w:rPr>
        <w:t xml:space="preserve">Neural Mechanisms of Incentive Salience in Naturalistic Human Vision Report Neural Mechanisms of Incentive Salience in Naturalistic Human Vision. </w:t>
      </w:r>
      <w:r w:rsidRPr="00850446">
        <w:rPr>
          <w:i/>
          <w:iCs/>
          <w:noProof/>
          <w:szCs w:val="24"/>
        </w:rPr>
        <w:t>Neuron</w:t>
      </w:r>
      <w:r w:rsidRPr="00850446">
        <w:rPr>
          <w:noProof/>
          <w:szCs w:val="24"/>
        </w:rPr>
        <w:t xml:space="preserve">, </w:t>
      </w:r>
      <w:r w:rsidRPr="00850446">
        <w:rPr>
          <w:i/>
          <w:iCs/>
          <w:noProof/>
          <w:szCs w:val="24"/>
        </w:rPr>
        <w:t>85</w:t>
      </w:r>
      <w:r w:rsidRPr="00850446">
        <w:rPr>
          <w:noProof/>
          <w:szCs w:val="24"/>
        </w:rPr>
        <w:t>(3), 512–518. https://doi.org/10.1016/j.neuron.2014.12.049</w:t>
      </w:r>
    </w:p>
    <w:p w14:paraId="0252A6E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Holroyd, C. B., &amp; McClure, S. M. (2015). Hierarchical control over effortful behavior by rodent medial frontal cortex: A computational model. </w:t>
      </w:r>
      <w:r w:rsidRPr="00850446">
        <w:rPr>
          <w:i/>
          <w:iCs/>
          <w:noProof/>
          <w:szCs w:val="24"/>
        </w:rPr>
        <w:t>Psychological Review</w:t>
      </w:r>
      <w:r w:rsidRPr="00850446">
        <w:rPr>
          <w:noProof/>
          <w:szCs w:val="24"/>
        </w:rPr>
        <w:t xml:space="preserve">, </w:t>
      </w:r>
      <w:r w:rsidRPr="00850446">
        <w:rPr>
          <w:i/>
          <w:iCs/>
          <w:noProof/>
          <w:szCs w:val="24"/>
        </w:rPr>
        <w:t>122</w:t>
      </w:r>
      <w:r w:rsidRPr="00850446">
        <w:rPr>
          <w:noProof/>
          <w:szCs w:val="24"/>
        </w:rPr>
        <w:t>(1), 54–83. https://doi.org/10.1037/a0038339</w:t>
      </w:r>
    </w:p>
    <w:p w14:paraId="37DA9ADB" w14:textId="77777777" w:rsidR="00850446" w:rsidRPr="00A5637B" w:rsidRDefault="00850446" w:rsidP="00850446">
      <w:pPr>
        <w:widowControl w:val="0"/>
        <w:autoSpaceDE w:val="0"/>
        <w:autoSpaceDN w:val="0"/>
        <w:adjustRightInd w:val="0"/>
        <w:spacing w:after="0" w:line="480" w:lineRule="auto"/>
        <w:ind w:left="480" w:hanging="480"/>
        <w:rPr>
          <w:noProof/>
          <w:szCs w:val="24"/>
          <w:lang w:val="de-DE"/>
        </w:rPr>
      </w:pPr>
      <w:r w:rsidRPr="00850446">
        <w:rPr>
          <w:noProof/>
          <w:szCs w:val="24"/>
        </w:rPr>
        <w:t xml:space="preserve">Hope, R. M. (2013). Rmisc: Ryan miscellaneous. </w:t>
      </w:r>
      <w:r w:rsidRPr="00A5637B">
        <w:rPr>
          <w:noProof/>
          <w:szCs w:val="24"/>
          <w:lang w:val="de-DE"/>
        </w:rPr>
        <w:t>R package version, 1(5).</w:t>
      </w:r>
    </w:p>
    <w:p w14:paraId="5873855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Junghöfer, M., Elbert, T., Tucker, D. O. N. M., &amp; Rockstroh, B. (2000). </w:t>
      </w:r>
      <w:r w:rsidRPr="00850446">
        <w:rPr>
          <w:noProof/>
          <w:szCs w:val="24"/>
        </w:rPr>
        <w:t xml:space="preserve">Statistical control of artifacts in dense array EEG 0 MEG studies. </w:t>
      </w:r>
      <w:r w:rsidRPr="00850446">
        <w:rPr>
          <w:i/>
          <w:iCs/>
          <w:noProof/>
          <w:szCs w:val="24"/>
        </w:rPr>
        <w:t>Wiley Online Library</w:t>
      </w:r>
      <w:r w:rsidRPr="00850446">
        <w:rPr>
          <w:noProof/>
          <w:szCs w:val="24"/>
        </w:rPr>
        <w:t>, 523–532. Retrieved from http://onlinelibrary.wiley.com/doi/10.1111/1469-8986.3740523/full</w:t>
      </w:r>
    </w:p>
    <w:p w14:paraId="62CF843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Krebs, R. M., Boehler, C. N., Roberts, K. C., Song, A. W., &amp; Woldorff, M. G. (2012). </w:t>
      </w:r>
      <w:r w:rsidRPr="00850446">
        <w:rPr>
          <w:noProof/>
          <w:szCs w:val="24"/>
        </w:rPr>
        <w:t xml:space="preserve">The involvement of the dopaminergic midbrain and cortico-striatal-thalamic circuits in the integration of reward prospect and attentional task demands. </w:t>
      </w:r>
      <w:r w:rsidRPr="00850446">
        <w:rPr>
          <w:i/>
          <w:iCs/>
          <w:noProof/>
          <w:szCs w:val="24"/>
        </w:rPr>
        <w:t>Cerebral Cortex</w:t>
      </w:r>
      <w:r w:rsidRPr="00850446">
        <w:rPr>
          <w:noProof/>
          <w:szCs w:val="24"/>
        </w:rPr>
        <w:t xml:space="preserve">, </w:t>
      </w:r>
      <w:r w:rsidRPr="00850446">
        <w:rPr>
          <w:i/>
          <w:iCs/>
          <w:noProof/>
          <w:szCs w:val="24"/>
        </w:rPr>
        <w:t>22</w:t>
      </w:r>
      <w:r w:rsidRPr="00850446">
        <w:rPr>
          <w:noProof/>
          <w:szCs w:val="24"/>
        </w:rPr>
        <w:t>(3), 607–</w:t>
      </w:r>
      <w:r w:rsidRPr="00850446">
        <w:rPr>
          <w:noProof/>
          <w:szCs w:val="24"/>
        </w:rPr>
        <w:lastRenderedPageBreak/>
        <w:t>615. https://doi.org/10.1093/cercor/bhr134</w:t>
      </w:r>
    </w:p>
    <w:p w14:paraId="4E11215A"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Krebs, R. M., &amp; Woldorff, M. G. (2017). Cognitive control and reward. </w:t>
      </w:r>
      <w:r w:rsidRPr="00850446">
        <w:rPr>
          <w:i/>
          <w:iCs/>
          <w:noProof/>
          <w:szCs w:val="24"/>
        </w:rPr>
        <w:t>The Wiley Handbook of Cognitive Control</w:t>
      </w:r>
      <w:r w:rsidRPr="00850446">
        <w:rPr>
          <w:noProof/>
          <w:szCs w:val="24"/>
        </w:rPr>
        <w:t>, 422–439. https://doi.org/10.1002/9781118920497.ch24</w:t>
      </w:r>
    </w:p>
    <w:p w14:paraId="023969F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a-DK"/>
        </w:rPr>
        <w:t xml:space="preserve">Kruschke, J. K., &amp; Meredith, M. (2017). </w:t>
      </w:r>
      <w:r w:rsidRPr="00850446">
        <w:rPr>
          <w:noProof/>
          <w:szCs w:val="24"/>
        </w:rPr>
        <w:t>BEST: Bayesian Estimation Supersedes the t-Test.</w:t>
      </w:r>
    </w:p>
    <w:p w14:paraId="6FA1F9C5"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Kruschke, John K. (2014). </w:t>
      </w:r>
      <w:r w:rsidRPr="00850446">
        <w:rPr>
          <w:i/>
          <w:iCs/>
          <w:noProof/>
          <w:szCs w:val="24"/>
        </w:rPr>
        <w:t>Doing Bayesian data analysis: A tutorial with R, JAGS, and Stan, second edition</w:t>
      </w:r>
      <w:r w:rsidRPr="00850446">
        <w:rPr>
          <w:noProof/>
          <w:szCs w:val="24"/>
        </w:rPr>
        <w:t xml:space="preserve">. </w:t>
      </w:r>
      <w:r w:rsidRPr="00850446">
        <w:rPr>
          <w:i/>
          <w:iCs/>
          <w:noProof/>
          <w:szCs w:val="24"/>
        </w:rPr>
        <w:t>Doing Bayesian Data Analysis: A Tutorial with R, JAGS, and Stan, Second Edition</w:t>
      </w:r>
      <w:r w:rsidRPr="00850446">
        <w:rPr>
          <w:noProof/>
          <w:szCs w:val="24"/>
        </w:rPr>
        <w:t xml:space="preserve"> (2nd ed.). Elsevier Inc. https://doi.org/10.1016/B978-0-12-405888-0.09999-2</w:t>
      </w:r>
    </w:p>
    <w:p w14:paraId="33F7F5C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Luque, D., Beesley, T., Morris, R. W., Jack, B. N., Griffiths, O., Whitford, T. J., &amp; Le Pelley, M. E. (2017). Goal-Directed and Habit-Like Modulations of Stimulus Processing during Reinforcement Learning. </w:t>
      </w:r>
      <w:r w:rsidRPr="00850446">
        <w:rPr>
          <w:i/>
          <w:iCs/>
          <w:noProof/>
          <w:szCs w:val="24"/>
        </w:rPr>
        <w:t>The Journal of Neuroscience</w:t>
      </w:r>
      <w:r w:rsidRPr="00850446">
        <w:rPr>
          <w:noProof/>
          <w:szCs w:val="24"/>
        </w:rPr>
        <w:t xml:space="preserve">, </w:t>
      </w:r>
      <w:r w:rsidRPr="00850446">
        <w:rPr>
          <w:i/>
          <w:iCs/>
          <w:noProof/>
          <w:szCs w:val="24"/>
        </w:rPr>
        <w:t>37</w:t>
      </w:r>
      <w:r w:rsidRPr="00850446">
        <w:rPr>
          <w:noProof/>
          <w:szCs w:val="24"/>
        </w:rPr>
        <w:t>(11), 3009–3017. https://doi.org/10.1523/jneurosci.3205-16.2017</w:t>
      </w:r>
    </w:p>
    <w:p w14:paraId="4A9BA8F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MacLean, M. H., &amp; Giesbrecht, B. (2015). Neural evidence reveals the rapid effects of reward history on selective attention. </w:t>
      </w:r>
      <w:r w:rsidRPr="00850446">
        <w:rPr>
          <w:i/>
          <w:iCs/>
          <w:noProof/>
          <w:szCs w:val="24"/>
        </w:rPr>
        <w:t>Brain Research</w:t>
      </w:r>
      <w:r w:rsidRPr="00850446">
        <w:rPr>
          <w:noProof/>
          <w:szCs w:val="24"/>
        </w:rPr>
        <w:t xml:space="preserve">, </w:t>
      </w:r>
      <w:r w:rsidRPr="00850446">
        <w:rPr>
          <w:i/>
          <w:iCs/>
          <w:noProof/>
          <w:szCs w:val="24"/>
        </w:rPr>
        <w:t>1606</w:t>
      </w:r>
      <w:r w:rsidRPr="00850446">
        <w:rPr>
          <w:noProof/>
          <w:szCs w:val="24"/>
        </w:rPr>
        <w:t>, 86–94. https://doi.org/10.1016/j.brainres.2015.02.016</w:t>
      </w:r>
    </w:p>
    <w:p w14:paraId="50AE840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Macmillan, N. A., &amp; Creelman, C. D. (2004). </w:t>
      </w:r>
      <w:r w:rsidRPr="00850446">
        <w:rPr>
          <w:i/>
          <w:iCs/>
          <w:noProof/>
          <w:szCs w:val="24"/>
        </w:rPr>
        <w:t>Detection theory: A user’s guide</w:t>
      </w:r>
      <w:r w:rsidRPr="00850446">
        <w:rPr>
          <w:noProof/>
          <w:szCs w:val="24"/>
        </w:rPr>
        <w:t>. Psychology press.</w:t>
      </w:r>
    </w:p>
    <w:p w14:paraId="520C723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McElreath, R. (2016). </w:t>
      </w:r>
      <w:r w:rsidRPr="00850446">
        <w:rPr>
          <w:i/>
          <w:iCs/>
          <w:noProof/>
          <w:szCs w:val="24"/>
        </w:rPr>
        <w:t>Statistical Rethinking: A Bayesian Course with Examples in R and Stan</w:t>
      </w:r>
      <w:r w:rsidRPr="00850446">
        <w:rPr>
          <w:noProof/>
          <w:szCs w:val="24"/>
        </w:rPr>
        <w:t>. Chapman Hall - CRC.</w:t>
      </w:r>
    </w:p>
    <w:p w14:paraId="42856D4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Muller, M. M., Andersen, S., Trujillo, N. J., Valdes-Sosa, P., Malinowski, P., &amp; Hillyard, S. A. (2006). Feature-selective attention enhances color signals in early visual areas of the human brain. </w:t>
      </w:r>
      <w:r w:rsidRPr="00850446">
        <w:rPr>
          <w:i/>
          <w:iCs/>
          <w:noProof/>
          <w:szCs w:val="24"/>
        </w:rPr>
        <w:t>Proceedings of the National Academy of Sciences</w:t>
      </w:r>
      <w:r w:rsidRPr="00850446">
        <w:rPr>
          <w:noProof/>
          <w:szCs w:val="24"/>
        </w:rPr>
        <w:t xml:space="preserve">, </w:t>
      </w:r>
      <w:r w:rsidRPr="00850446">
        <w:rPr>
          <w:i/>
          <w:iCs/>
          <w:noProof/>
          <w:szCs w:val="24"/>
        </w:rPr>
        <w:t>103</w:t>
      </w:r>
      <w:r w:rsidRPr="00850446">
        <w:rPr>
          <w:noProof/>
          <w:szCs w:val="24"/>
        </w:rPr>
        <w:t>(38), 14250–14254. https://doi.org/10.1073/pnas.0606668103</w:t>
      </w:r>
    </w:p>
    <w:p w14:paraId="13BD644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Musslick, S., Shenhav, A., Botvinick, M. M., &amp; Cohen, J. D. (2015). A computational model of control allocation based on the Expected Value of Control. </w:t>
      </w:r>
      <w:r w:rsidRPr="00850446">
        <w:rPr>
          <w:i/>
          <w:iCs/>
          <w:noProof/>
          <w:szCs w:val="24"/>
        </w:rPr>
        <w:t xml:space="preserve">Reinforcement Learning and </w:t>
      </w:r>
      <w:r w:rsidRPr="00850446">
        <w:rPr>
          <w:i/>
          <w:iCs/>
          <w:noProof/>
          <w:szCs w:val="24"/>
        </w:rPr>
        <w:lastRenderedPageBreak/>
        <w:t>Decision Making Conference</w:t>
      </w:r>
      <w:r w:rsidRPr="00850446">
        <w:rPr>
          <w:noProof/>
          <w:szCs w:val="24"/>
        </w:rPr>
        <w:t xml:space="preserve">, </w:t>
      </w:r>
      <w:r w:rsidRPr="00850446">
        <w:rPr>
          <w:i/>
          <w:iCs/>
          <w:noProof/>
          <w:szCs w:val="24"/>
        </w:rPr>
        <w:t>59</w:t>
      </w:r>
      <w:r w:rsidRPr="00850446">
        <w:rPr>
          <w:noProof/>
          <w:szCs w:val="24"/>
        </w:rPr>
        <w:t>(1978), 2014.</w:t>
      </w:r>
    </w:p>
    <w:p w14:paraId="63BDCA5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Nalborczyk, L., &amp; Bürkner, P.-C. (2019). An Introduction to Bayesian Multilevel Models Using brms: A Case Study of Gender Effects on Vowel Variability in Standard Indonesian. </w:t>
      </w:r>
      <w:r w:rsidRPr="00850446">
        <w:rPr>
          <w:i/>
          <w:iCs/>
          <w:noProof/>
          <w:szCs w:val="24"/>
        </w:rPr>
        <w:t>Journal of Speech, Language, and Hearing Research</w:t>
      </w:r>
      <w:r w:rsidRPr="00850446">
        <w:rPr>
          <w:noProof/>
          <w:szCs w:val="24"/>
        </w:rPr>
        <w:t>.</w:t>
      </w:r>
    </w:p>
    <w:p w14:paraId="0307784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Nolan, H., Whelan, R., &amp; Reilly, R. B. (2010). FASTER: Fully Automated Statistical Thresholding for EEG artifact Rejection. </w:t>
      </w:r>
      <w:r w:rsidRPr="00850446">
        <w:rPr>
          <w:i/>
          <w:iCs/>
          <w:noProof/>
          <w:szCs w:val="24"/>
        </w:rPr>
        <w:t>Journal of Neuroscience Methods</w:t>
      </w:r>
      <w:r w:rsidRPr="00850446">
        <w:rPr>
          <w:noProof/>
          <w:szCs w:val="24"/>
        </w:rPr>
        <w:t xml:space="preserve">, </w:t>
      </w:r>
      <w:r w:rsidRPr="00850446">
        <w:rPr>
          <w:i/>
          <w:iCs/>
          <w:noProof/>
          <w:szCs w:val="24"/>
        </w:rPr>
        <w:t>192</w:t>
      </w:r>
      <w:r w:rsidRPr="00850446">
        <w:rPr>
          <w:noProof/>
          <w:szCs w:val="24"/>
        </w:rPr>
        <w:t>(1), 152–162. https://doi.org/10.1016/j.jneumeth.2010.07.015</w:t>
      </w:r>
    </w:p>
    <w:p w14:paraId="509E9A2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Norcia, A. M., Appelbaum, L. G., Ales, J. M., Cottereau, B. R., &amp; Rossion, B. (2015). The steady-state visual evoked potential in vision research : A review. </w:t>
      </w:r>
      <w:r w:rsidRPr="00850446">
        <w:rPr>
          <w:i/>
          <w:iCs/>
          <w:noProof/>
          <w:szCs w:val="24"/>
        </w:rPr>
        <w:t>Journal of Vision</w:t>
      </w:r>
      <w:r w:rsidRPr="00850446">
        <w:rPr>
          <w:noProof/>
          <w:szCs w:val="24"/>
        </w:rPr>
        <w:t xml:space="preserve">, </w:t>
      </w:r>
      <w:r w:rsidRPr="00850446">
        <w:rPr>
          <w:i/>
          <w:iCs/>
          <w:noProof/>
          <w:szCs w:val="24"/>
        </w:rPr>
        <w:t>15</w:t>
      </w:r>
      <w:r w:rsidRPr="00850446">
        <w:rPr>
          <w:noProof/>
          <w:szCs w:val="24"/>
        </w:rPr>
        <w:t>(6), 1–46. https://doi.org/10.1167/15.6.4.doi</w:t>
      </w:r>
    </w:p>
    <w:p w14:paraId="6F8DB4B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Padmala, S., &amp; Pessoa, L. (2011). Reward reduces conflict by enhancing attentional control and biasing visual cortical processing. </w:t>
      </w:r>
      <w:r w:rsidRPr="00850446">
        <w:rPr>
          <w:i/>
          <w:iCs/>
          <w:noProof/>
          <w:szCs w:val="24"/>
        </w:rPr>
        <w:t>Journal of Cognitive Neuroscience</w:t>
      </w:r>
      <w:r w:rsidRPr="00850446">
        <w:rPr>
          <w:noProof/>
          <w:szCs w:val="24"/>
        </w:rPr>
        <w:t xml:space="preserve">, </w:t>
      </w:r>
      <w:r w:rsidRPr="00850446">
        <w:rPr>
          <w:i/>
          <w:iCs/>
          <w:noProof/>
          <w:szCs w:val="24"/>
        </w:rPr>
        <w:t>23</w:t>
      </w:r>
      <w:r w:rsidRPr="00850446">
        <w:rPr>
          <w:noProof/>
          <w:szCs w:val="24"/>
        </w:rPr>
        <w:t>(11), 3419–3432. https://doi.org/10.1162/jocn_a_00011</w:t>
      </w:r>
    </w:p>
    <w:p w14:paraId="2A5BF2A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Pallier, C. (2002). Computing discriminability and bias with the R software. Retrieved July 25, 2019, from http://www.pallier.org/pdfs/aprime.pdf</w:t>
      </w:r>
    </w:p>
    <w:p w14:paraId="2478E6D5"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Perrin, F., Pernier, J., Bertrand, O., &amp; Echallier, J. F. (1989). Spherical splines for scalp potential and current density mapping. </w:t>
      </w:r>
      <w:r w:rsidRPr="00850446">
        <w:rPr>
          <w:i/>
          <w:iCs/>
          <w:noProof/>
          <w:szCs w:val="24"/>
        </w:rPr>
        <w:t>Electroencephalography and Clinical Neurophysiology</w:t>
      </w:r>
      <w:r w:rsidRPr="00850446">
        <w:rPr>
          <w:noProof/>
          <w:szCs w:val="24"/>
        </w:rPr>
        <w:t xml:space="preserve">, </w:t>
      </w:r>
      <w:r w:rsidRPr="00850446">
        <w:rPr>
          <w:i/>
          <w:iCs/>
          <w:noProof/>
          <w:szCs w:val="24"/>
        </w:rPr>
        <w:t>72</w:t>
      </w:r>
      <w:r w:rsidRPr="00850446">
        <w:rPr>
          <w:noProof/>
          <w:szCs w:val="24"/>
        </w:rPr>
        <w:t>(2), 184–187. https://doi.org/10.1016/0013-4694(89)90180-6</w:t>
      </w:r>
    </w:p>
    <w:p w14:paraId="4D3C3E0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Pessoa, L. (2015). Multiple influences of reward on perception and attention. </w:t>
      </w:r>
      <w:r w:rsidRPr="00850446">
        <w:rPr>
          <w:i/>
          <w:iCs/>
          <w:noProof/>
          <w:szCs w:val="24"/>
        </w:rPr>
        <w:t>Visual Cognition</w:t>
      </w:r>
      <w:r w:rsidRPr="00850446">
        <w:rPr>
          <w:noProof/>
          <w:szCs w:val="24"/>
        </w:rPr>
        <w:t xml:space="preserve">, </w:t>
      </w:r>
      <w:r w:rsidRPr="00850446">
        <w:rPr>
          <w:i/>
          <w:iCs/>
          <w:noProof/>
          <w:szCs w:val="24"/>
        </w:rPr>
        <w:t>23</w:t>
      </w:r>
      <w:r w:rsidRPr="00850446">
        <w:rPr>
          <w:noProof/>
          <w:szCs w:val="24"/>
        </w:rPr>
        <w:t>(1–2), 272–290. https://doi.org/10.1080/13506285.2014.974729</w:t>
      </w:r>
    </w:p>
    <w:p w14:paraId="1B23E19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Pessoa, L., &amp; Engelmann, J. B. (2010). Embedding reward signals into perception and cognition. </w:t>
      </w:r>
      <w:r w:rsidRPr="00850446">
        <w:rPr>
          <w:i/>
          <w:iCs/>
          <w:noProof/>
          <w:szCs w:val="24"/>
        </w:rPr>
        <w:t>Frontiers in Neuroscience</w:t>
      </w:r>
      <w:r w:rsidRPr="00850446">
        <w:rPr>
          <w:noProof/>
          <w:szCs w:val="24"/>
        </w:rPr>
        <w:t xml:space="preserve">, </w:t>
      </w:r>
      <w:r w:rsidRPr="00850446">
        <w:rPr>
          <w:i/>
          <w:iCs/>
          <w:noProof/>
          <w:szCs w:val="24"/>
        </w:rPr>
        <w:t>4</w:t>
      </w:r>
      <w:r w:rsidRPr="00850446">
        <w:rPr>
          <w:noProof/>
          <w:szCs w:val="24"/>
        </w:rPr>
        <w:t>(September), 1–8. https://doi.org/10.3389/fnins.2010.00017</w:t>
      </w:r>
    </w:p>
    <w:p w14:paraId="4A932CC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Phillips, N. (2016). Yarrr: A companion to the e-book YaRrr!: The Pirate’s Guide to R. R package version 0.1.</w:t>
      </w:r>
    </w:p>
    <w:p w14:paraId="0B29F25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lastRenderedPageBreak/>
        <w:t xml:space="preserve">Posner, M. I. (1980). Orienting of attention. </w:t>
      </w:r>
      <w:r w:rsidRPr="00850446">
        <w:rPr>
          <w:i/>
          <w:iCs/>
          <w:noProof/>
          <w:szCs w:val="24"/>
        </w:rPr>
        <w:t>The Quarterly Journal of Experimental Psychology</w:t>
      </w:r>
      <w:r w:rsidRPr="00850446">
        <w:rPr>
          <w:noProof/>
          <w:szCs w:val="24"/>
        </w:rPr>
        <w:t xml:space="preserve">, </w:t>
      </w:r>
      <w:r w:rsidRPr="00850446">
        <w:rPr>
          <w:i/>
          <w:iCs/>
          <w:noProof/>
          <w:szCs w:val="24"/>
        </w:rPr>
        <w:t>32</w:t>
      </w:r>
      <w:r w:rsidRPr="00850446">
        <w:rPr>
          <w:noProof/>
          <w:szCs w:val="24"/>
        </w:rPr>
        <w:t>(1), 3–25. https://doi.org/10.1080/00335558008248231</w:t>
      </w:r>
    </w:p>
    <w:p w14:paraId="6341B1F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Qi, S., Zeng, Q., Ding, C., &amp; Li, H. (2013). </w:t>
      </w:r>
      <w:r w:rsidRPr="00850446">
        <w:rPr>
          <w:noProof/>
          <w:szCs w:val="24"/>
        </w:rPr>
        <w:t xml:space="preserve">Neural correlates of reward-driven attentional capture in visual search. </w:t>
      </w:r>
      <w:r w:rsidRPr="00850446">
        <w:rPr>
          <w:i/>
          <w:iCs/>
          <w:noProof/>
          <w:szCs w:val="24"/>
        </w:rPr>
        <w:t>Brain Research</w:t>
      </w:r>
      <w:r w:rsidRPr="00850446">
        <w:rPr>
          <w:noProof/>
          <w:szCs w:val="24"/>
        </w:rPr>
        <w:t xml:space="preserve">, </w:t>
      </w:r>
      <w:r w:rsidRPr="00850446">
        <w:rPr>
          <w:i/>
          <w:iCs/>
          <w:noProof/>
          <w:szCs w:val="24"/>
        </w:rPr>
        <w:t>1532</w:t>
      </w:r>
      <w:r w:rsidRPr="00850446">
        <w:rPr>
          <w:noProof/>
          <w:szCs w:val="24"/>
        </w:rPr>
        <w:t>, 32–43. https://doi.org/10.1016/j.brainres.2013.07.044</w:t>
      </w:r>
    </w:p>
    <w:p w14:paraId="6A56295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 Core Team. (2017). R: A Language and Environment for Statistical Computing. R Foundation for Statistical Computing.</w:t>
      </w:r>
    </w:p>
    <w:p w14:paraId="067C3D0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Rinker, T., &amp; Kurkiewicz, D. (n.d.). pacman: Package Management for R.</w:t>
      </w:r>
    </w:p>
    <w:p w14:paraId="673D1FC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Roelfsema, P. R., van Ooyen, A., &amp; Watanabe, T. (2010). </w:t>
      </w:r>
      <w:r w:rsidRPr="00850446">
        <w:rPr>
          <w:noProof/>
          <w:szCs w:val="24"/>
        </w:rPr>
        <w:t xml:space="preserve">Perceptual learning rules based on reinforcers and attention. </w:t>
      </w:r>
      <w:r w:rsidRPr="00850446">
        <w:rPr>
          <w:i/>
          <w:iCs/>
          <w:noProof/>
          <w:szCs w:val="24"/>
        </w:rPr>
        <w:t>Trends in Cognitive Sciences</w:t>
      </w:r>
      <w:r w:rsidRPr="00850446">
        <w:rPr>
          <w:noProof/>
          <w:szCs w:val="24"/>
        </w:rPr>
        <w:t xml:space="preserve">, </w:t>
      </w:r>
      <w:r w:rsidRPr="00850446">
        <w:rPr>
          <w:i/>
          <w:iCs/>
          <w:noProof/>
          <w:szCs w:val="24"/>
        </w:rPr>
        <w:t>14</w:t>
      </w:r>
      <w:r w:rsidRPr="00850446">
        <w:rPr>
          <w:noProof/>
          <w:szCs w:val="24"/>
        </w:rPr>
        <w:t>(2), 64–71. https://doi.org/10.1016/j.tics.2009.11.005</w:t>
      </w:r>
    </w:p>
    <w:p w14:paraId="2EF851D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RStudio Team. (2015). Integrated Development for R. RStudio, Inc.</w:t>
      </w:r>
    </w:p>
    <w:p w14:paraId="07692C7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Schevernels, H., Krebs, R. M., Santens, P., Woldorff, M. G., &amp; Boehler, C. N. (2014). </w:t>
      </w:r>
      <w:r w:rsidRPr="00850446">
        <w:rPr>
          <w:noProof/>
          <w:szCs w:val="24"/>
        </w:rPr>
        <w:t xml:space="preserve">Task preparation processes related to reward prediction precede those related to task-difficulty expectation. </w:t>
      </w:r>
      <w:r w:rsidRPr="00850446">
        <w:rPr>
          <w:i/>
          <w:iCs/>
          <w:noProof/>
          <w:szCs w:val="24"/>
        </w:rPr>
        <w:t>NeuroImage</w:t>
      </w:r>
      <w:r w:rsidRPr="00850446">
        <w:rPr>
          <w:noProof/>
          <w:szCs w:val="24"/>
        </w:rPr>
        <w:t xml:space="preserve">, </w:t>
      </w:r>
      <w:r w:rsidRPr="00850446">
        <w:rPr>
          <w:i/>
          <w:iCs/>
          <w:noProof/>
          <w:szCs w:val="24"/>
        </w:rPr>
        <w:t>84</w:t>
      </w:r>
      <w:r w:rsidRPr="00850446">
        <w:rPr>
          <w:noProof/>
          <w:szCs w:val="24"/>
        </w:rPr>
        <w:t>, 639–647. https://doi.org/10.1016/j.neuroimage.2013.09.039</w:t>
      </w:r>
    </w:p>
    <w:p w14:paraId="68DC301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Serences, J. T. (2008). Value-Based Modulations in Human Visual Cortex. </w:t>
      </w:r>
      <w:r w:rsidRPr="00850446">
        <w:rPr>
          <w:i/>
          <w:iCs/>
          <w:noProof/>
          <w:szCs w:val="24"/>
        </w:rPr>
        <w:t>Neuron</w:t>
      </w:r>
      <w:r w:rsidRPr="00850446">
        <w:rPr>
          <w:noProof/>
          <w:szCs w:val="24"/>
        </w:rPr>
        <w:t xml:space="preserve">, </w:t>
      </w:r>
      <w:r w:rsidRPr="00850446">
        <w:rPr>
          <w:i/>
          <w:iCs/>
          <w:noProof/>
          <w:szCs w:val="24"/>
        </w:rPr>
        <w:t>60</w:t>
      </w:r>
      <w:r w:rsidRPr="00850446">
        <w:rPr>
          <w:noProof/>
          <w:szCs w:val="24"/>
        </w:rPr>
        <w:t>(6), 1169–1181. https://doi.org/10.1016/j.neuron.2008.10.051</w:t>
      </w:r>
    </w:p>
    <w:p w14:paraId="622CDDA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Shenhav, A., Botvinick, M., &amp; Cohen, J. (2013). The expected value of control: An integrative theory of anterior cingulate cortex function. </w:t>
      </w:r>
      <w:r w:rsidRPr="00850446">
        <w:rPr>
          <w:i/>
          <w:iCs/>
          <w:noProof/>
          <w:szCs w:val="24"/>
        </w:rPr>
        <w:t>Neuron</w:t>
      </w:r>
      <w:r w:rsidRPr="00850446">
        <w:rPr>
          <w:noProof/>
          <w:szCs w:val="24"/>
        </w:rPr>
        <w:t xml:space="preserve">, </w:t>
      </w:r>
      <w:r w:rsidRPr="00850446">
        <w:rPr>
          <w:i/>
          <w:iCs/>
          <w:noProof/>
          <w:szCs w:val="24"/>
        </w:rPr>
        <w:t>79</w:t>
      </w:r>
      <w:r w:rsidRPr="00850446">
        <w:rPr>
          <w:noProof/>
          <w:szCs w:val="24"/>
        </w:rPr>
        <w:t>(2), 217–240. https://doi.org/10.1016/j.neuron.2013.07.007</w:t>
      </w:r>
    </w:p>
    <w:p w14:paraId="6E405BE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850446">
        <w:rPr>
          <w:i/>
          <w:iCs/>
          <w:noProof/>
          <w:szCs w:val="24"/>
        </w:rPr>
        <w:t>BioRxiv</w:t>
      </w:r>
      <w:r w:rsidRPr="00850446">
        <w:rPr>
          <w:noProof/>
          <w:szCs w:val="24"/>
        </w:rPr>
        <w:t>, 622589. https://doi.org/10.1101/622589</w:t>
      </w:r>
    </w:p>
    <w:p w14:paraId="3613BADD" w14:textId="77777777" w:rsidR="00850446" w:rsidRPr="003D06CF" w:rsidRDefault="00850446" w:rsidP="00850446">
      <w:pPr>
        <w:widowControl w:val="0"/>
        <w:autoSpaceDE w:val="0"/>
        <w:autoSpaceDN w:val="0"/>
        <w:adjustRightInd w:val="0"/>
        <w:spacing w:after="0" w:line="480" w:lineRule="auto"/>
        <w:ind w:left="480" w:hanging="480"/>
        <w:rPr>
          <w:noProof/>
          <w:szCs w:val="24"/>
          <w:lang w:val="nl-BE"/>
        </w:rPr>
      </w:pPr>
      <w:r w:rsidRPr="00850446">
        <w:rPr>
          <w:noProof/>
          <w:szCs w:val="24"/>
        </w:rPr>
        <w:lastRenderedPageBreak/>
        <w:t xml:space="preserve">Theeuwes, J. (2010). Top-down and bottom-up control of visual selection. </w:t>
      </w:r>
      <w:r w:rsidRPr="003D06CF">
        <w:rPr>
          <w:i/>
          <w:iCs/>
          <w:noProof/>
          <w:szCs w:val="24"/>
          <w:lang w:val="nl-BE"/>
        </w:rPr>
        <w:t>Acta Psychologica</w:t>
      </w:r>
      <w:r w:rsidRPr="003D06CF">
        <w:rPr>
          <w:noProof/>
          <w:szCs w:val="24"/>
          <w:lang w:val="nl-BE"/>
        </w:rPr>
        <w:t xml:space="preserve">, </w:t>
      </w:r>
      <w:r w:rsidRPr="003D06CF">
        <w:rPr>
          <w:i/>
          <w:iCs/>
          <w:noProof/>
          <w:szCs w:val="24"/>
          <w:lang w:val="nl-BE"/>
        </w:rPr>
        <w:t>135</w:t>
      </w:r>
      <w:r w:rsidRPr="003D06CF">
        <w:rPr>
          <w:noProof/>
          <w:szCs w:val="24"/>
          <w:lang w:val="nl-BE"/>
        </w:rPr>
        <w:t>(2), 77–99. https://doi.org/10.1016/j.actpsy.2010.02.006</w:t>
      </w:r>
    </w:p>
    <w:p w14:paraId="2DF47E7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Van der Does, A. J. W. (2002). </w:t>
      </w:r>
      <w:r w:rsidRPr="003D06CF">
        <w:rPr>
          <w:i/>
          <w:iCs/>
          <w:noProof/>
          <w:szCs w:val="24"/>
          <w:lang w:val="nl-BE"/>
        </w:rPr>
        <w:t xml:space="preserve">Handleiding bij de Nederlandse versie van beck depression inventory—second edition (BDI-II-NL). </w:t>
      </w:r>
      <w:r w:rsidRPr="00850446">
        <w:rPr>
          <w:i/>
          <w:iCs/>
          <w:noProof/>
          <w:szCs w:val="24"/>
        </w:rPr>
        <w:t>[The Dutch version of the Beck depression inventory].</w:t>
      </w:r>
      <w:r w:rsidRPr="00850446">
        <w:rPr>
          <w:noProof/>
          <w:szCs w:val="24"/>
        </w:rPr>
        <w:t xml:space="preserve"> Amsterdam: Harcourt.</w:t>
      </w:r>
    </w:p>
    <w:p w14:paraId="17A3537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Verguts, T., Vassena, E., &amp; Silvetti, M. (2015). Adaptive effort investment in cognitive and physical tasks: a neurocomputational model. </w:t>
      </w:r>
      <w:r w:rsidRPr="00850446">
        <w:rPr>
          <w:i/>
          <w:iCs/>
          <w:noProof/>
          <w:szCs w:val="24"/>
        </w:rPr>
        <w:t>Frontiers in Behavioral Neuroscience</w:t>
      </w:r>
      <w:r w:rsidRPr="00850446">
        <w:rPr>
          <w:noProof/>
          <w:szCs w:val="24"/>
        </w:rPr>
        <w:t xml:space="preserve">, </w:t>
      </w:r>
      <w:r w:rsidRPr="00850446">
        <w:rPr>
          <w:i/>
          <w:iCs/>
          <w:noProof/>
          <w:szCs w:val="24"/>
        </w:rPr>
        <w:t>9</w:t>
      </w:r>
      <w:r w:rsidRPr="00850446">
        <w:rPr>
          <w:noProof/>
          <w:szCs w:val="24"/>
        </w:rPr>
        <w:t>(March). https://doi.org/10.3389/fnbeh.2015.00057</w:t>
      </w:r>
    </w:p>
    <w:p w14:paraId="6FC6190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Watanabe, S. (2010). Asymptotic Equivalence of Bayes Cross Validation and Widely Applicable Information Criterion in Singular Learning Theory, </w:t>
      </w:r>
      <w:r w:rsidRPr="00850446">
        <w:rPr>
          <w:i/>
          <w:iCs/>
          <w:noProof/>
          <w:szCs w:val="24"/>
        </w:rPr>
        <w:t>11</w:t>
      </w:r>
      <w:r w:rsidRPr="00850446">
        <w:rPr>
          <w:noProof/>
          <w:szCs w:val="24"/>
        </w:rPr>
        <w:t>, 3571–3594. Retrieved from http://arxiv.org/abs/1004.2316</w:t>
      </w:r>
    </w:p>
    <w:p w14:paraId="1DBC0E9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Wickham, H. (2017). Tidyverse: Easily install and load ’tidyverse’ packages. R package version, 1(1).</w:t>
      </w:r>
    </w:p>
    <w:p w14:paraId="5288B542" w14:textId="77777777" w:rsidR="00850446" w:rsidRPr="00A5637B" w:rsidRDefault="00850446" w:rsidP="00850446">
      <w:pPr>
        <w:widowControl w:val="0"/>
        <w:autoSpaceDE w:val="0"/>
        <w:autoSpaceDN w:val="0"/>
        <w:adjustRightInd w:val="0"/>
        <w:spacing w:after="0" w:line="480" w:lineRule="auto"/>
        <w:ind w:left="480" w:hanging="480"/>
        <w:rPr>
          <w:noProof/>
          <w:szCs w:val="24"/>
          <w:lang w:val="da-DK"/>
        </w:rPr>
      </w:pPr>
      <w:r w:rsidRPr="00850446">
        <w:rPr>
          <w:noProof/>
          <w:szCs w:val="24"/>
        </w:rPr>
        <w:t xml:space="preserve">Wilke, C. O. (2016). cowplot: streamlined plot theme and plot annotations for ‘ggplot2.’ </w:t>
      </w:r>
      <w:r w:rsidRPr="00A5637B">
        <w:rPr>
          <w:noProof/>
          <w:szCs w:val="24"/>
          <w:lang w:val="da-DK"/>
        </w:rPr>
        <w:t>CRAN Repos.</w:t>
      </w:r>
    </w:p>
    <w:p w14:paraId="619E8F3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a-DK"/>
        </w:rPr>
        <w:t xml:space="preserve">Wisniewski, D., Reverberi, C., Momennejad, I., Kahnt, T., &amp; Haynes, J.-D. (2015). </w:t>
      </w:r>
      <w:r w:rsidRPr="00850446">
        <w:rPr>
          <w:noProof/>
          <w:szCs w:val="24"/>
        </w:rPr>
        <w:t xml:space="preserve">The Role of the Parietal Cortex in the Representation of Task-Reward Associations. </w:t>
      </w:r>
      <w:r w:rsidRPr="00850446">
        <w:rPr>
          <w:i/>
          <w:iCs/>
          <w:noProof/>
          <w:szCs w:val="24"/>
        </w:rPr>
        <w:t>Journal of Neuroscience</w:t>
      </w:r>
      <w:r w:rsidRPr="00850446">
        <w:rPr>
          <w:noProof/>
          <w:szCs w:val="24"/>
        </w:rPr>
        <w:t xml:space="preserve">, </w:t>
      </w:r>
      <w:r w:rsidRPr="00850446">
        <w:rPr>
          <w:i/>
          <w:iCs/>
          <w:noProof/>
          <w:szCs w:val="24"/>
        </w:rPr>
        <w:t>35</w:t>
      </w:r>
      <w:r w:rsidRPr="00850446">
        <w:rPr>
          <w:noProof/>
          <w:szCs w:val="24"/>
        </w:rPr>
        <w:t>(36), 12355–12365. https://doi.org/10.1523/jneurosci.4882-14.2015</w:t>
      </w:r>
    </w:p>
    <w:p w14:paraId="1AE96D47" w14:textId="77777777" w:rsidR="00850446" w:rsidRPr="00850446" w:rsidRDefault="00850446" w:rsidP="00850446">
      <w:pPr>
        <w:widowControl w:val="0"/>
        <w:autoSpaceDE w:val="0"/>
        <w:autoSpaceDN w:val="0"/>
        <w:adjustRightInd w:val="0"/>
        <w:spacing w:after="0" w:line="480" w:lineRule="auto"/>
        <w:ind w:left="480" w:hanging="480"/>
        <w:rPr>
          <w:noProof/>
        </w:rPr>
      </w:pPr>
      <w:r w:rsidRPr="00850446">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9"/>
      <w:headerReference w:type="first" r:id="rId20"/>
      <w:footerReference w:type="first" r:id="rId2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9-07-31T16:57:00Z" w:initials="AS">
    <w:p w14:paraId="4555D758" w14:textId="6EFD902A" w:rsidR="002F3B06" w:rsidRDefault="002F3B06">
      <w:pPr>
        <w:pStyle w:val="CommentText"/>
      </w:pPr>
      <w:r>
        <w:rPr>
          <w:rStyle w:val="CommentReference"/>
        </w:rPr>
        <w:annotationRef/>
      </w:r>
      <w:r>
        <w:rPr>
          <w:rStyle w:val="CommentReference"/>
        </w:rPr>
        <w:t>We should revise the title once the rest is sorted to be more specific (i.e. what insights?)</w:t>
      </w:r>
    </w:p>
  </w:comment>
  <w:comment w:id="3" w:author="Andersen, Soren" w:date="2019-07-31T16:34:00Z" w:initials="AS">
    <w:p w14:paraId="717CF7F0" w14:textId="75AB22FF" w:rsidR="002F3B06" w:rsidRDefault="002F3B06">
      <w:pPr>
        <w:pStyle w:val="CommentText"/>
      </w:pPr>
      <w:r>
        <w:rPr>
          <w:rStyle w:val="CommentReference"/>
        </w:rPr>
        <w:annotationRef/>
      </w:r>
      <w:r>
        <w:t>Need to say that this is an established paradigm</w:t>
      </w:r>
    </w:p>
  </w:comment>
  <w:comment w:id="4" w:author="Andersen, Soren" w:date="2019-07-31T16:35:00Z" w:initials="AS">
    <w:p w14:paraId="416A7C75" w14:textId="58D1E392" w:rsidR="002F3B06" w:rsidRDefault="002F3B06">
      <w:pPr>
        <w:pStyle w:val="CommentText"/>
      </w:pPr>
      <w:r>
        <w:rPr>
          <w:rStyle w:val="CommentReference"/>
        </w:rPr>
        <w:annotationRef/>
      </w:r>
      <w:r>
        <w:t>Don’t play Chinese whispers by citing the review: cite original studies that demonstrate/establish this!</w:t>
      </w:r>
    </w:p>
  </w:comment>
  <w:comment w:id="5" w:author="Andersen, Soren" w:date="2019-07-31T16:36:00Z" w:initials="AS">
    <w:p w14:paraId="07143268" w14:textId="253D4378" w:rsidR="002F3B06" w:rsidRDefault="002F3B06">
      <w:pPr>
        <w:pStyle w:val="CommentText"/>
      </w:pPr>
      <w:r>
        <w:rPr>
          <w:rStyle w:val="CommentReference"/>
        </w:rPr>
        <w:annotationRef/>
      </w:r>
      <w:r>
        <w:t xml:space="preserve">See initial comments. Without detailing the premises on which these empirical predictions rely, they are not really more than educated guesses. Predictions not founded on logical arguments are irrelevant (i.e. if I made predictions by flipping a coin this would be no better than </w:t>
      </w:r>
      <w:proofErr w:type="spellStart"/>
      <w:r>
        <w:t>HARKing</w:t>
      </w:r>
      <w:proofErr w:type="spellEnd"/>
      <w:r>
        <w:t>).</w:t>
      </w:r>
    </w:p>
    <w:p w14:paraId="470F6FFA" w14:textId="77777777" w:rsidR="002F3B06" w:rsidRDefault="002F3B06">
      <w:pPr>
        <w:pStyle w:val="CommentText"/>
      </w:pPr>
    </w:p>
    <w:p w14:paraId="75D436C3" w14:textId="377A48EA" w:rsidR="002F3B06" w:rsidRDefault="002F3B06">
      <w:pPr>
        <w:pStyle w:val="CommentText"/>
      </w:pPr>
      <w:r>
        <w:t>Also note that ideally our hypotheses should be stated at the theoretical level first, i.e. prior to operationalization.</w:t>
      </w:r>
    </w:p>
    <w:p w14:paraId="248A96E1" w14:textId="3F94E22C" w:rsidR="002F3B06" w:rsidRDefault="002F3B06">
      <w:pPr>
        <w:pStyle w:val="CommentText"/>
      </w:pPr>
      <w:r>
        <w:t>Example: ‘Selective attention enhances stimulus processing in visual cortex’ vs. ‘SSVEP amplitudes are enhanced when the driving stimulus is cued’</w:t>
      </w:r>
    </w:p>
    <w:p w14:paraId="4DB595F0" w14:textId="77777777" w:rsidR="002F3B06" w:rsidRDefault="002F3B06">
      <w:pPr>
        <w:pStyle w:val="CommentText"/>
      </w:pPr>
    </w:p>
    <w:p w14:paraId="4A45FDDD" w14:textId="298EE86A" w:rsidR="002F3B06" w:rsidRDefault="002F3B06">
      <w:pPr>
        <w:pStyle w:val="CommentText"/>
      </w:pPr>
      <w:r>
        <w:t>What do we conclude if we actually observe these predicted effects? What if we don’t?</w:t>
      </w:r>
    </w:p>
  </w:comment>
  <w:comment w:id="6" w:author="Andersen, Soren" w:date="2019-07-31T16:59:00Z" w:initials="AS">
    <w:p w14:paraId="52B3E655" w14:textId="0498C4BE" w:rsidR="002F3B06" w:rsidRDefault="002F3B06">
      <w:pPr>
        <w:pStyle w:val="CommentText"/>
      </w:pPr>
      <w:r>
        <w:rPr>
          <w:rStyle w:val="CommentReference"/>
        </w:rPr>
        <w:annotationRef/>
      </w:r>
      <w:r>
        <w:t>It seems odd to run SCADS on top of FASTER, when both use a similar approach. Do you just mean my eye-movement rejection routines, which actually have nothing to do with the published SCADS method and only carry the prefix because I coded them at the same time?</w:t>
      </w:r>
    </w:p>
  </w:comment>
  <w:comment w:id="7" w:author="Ivan Grahek" w:date="2019-08-02T15:39:00Z" w:initials="IG">
    <w:p w14:paraId="19D8BA02" w14:textId="14099F26" w:rsidR="00CD191D" w:rsidRDefault="00CD191D">
      <w:pPr>
        <w:pStyle w:val="CommentText"/>
      </w:pPr>
      <w:r>
        <w:rPr>
          <w:rStyle w:val="CommentReference"/>
        </w:rPr>
        <w:annotationRef/>
      </w:r>
      <w:r>
        <w:t>In the PNAS 2010 paper the average sensitivity is 1.8 with a sigma of 0.17</w:t>
      </w:r>
      <w:r w:rsidR="00F8481D">
        <w:t xml:space="preserve">. These are weakly informative priors, so we have left the </w:t>
      </w:r>
      <w:proofErr w:type="spellStart"/>
      <w:r w:rsidR="00F8481D">
        <w:t>sigmas</w:t>
      </w:r>
      <w:proofErr w:type="spellEnd"/>
      <w:r w:rsidR="00F8481D">
        <w:t xml:space="preserve"> to be much larger in order to avoid very narrow priors</w:t>
      </w:r>
    </w:p>
  </w:comment>
  <w:comment w:id="8" w:author="Ivan Grahek" w:date="2019-08-02T15:52:00Z" w:initials="IG">
    <w:p w14:paraId="41ABD6EB" w14:textId="3237CE30" w:rsidR="00F8481D" w:rsidRDefault="00F8481D">
      <w:pPr>
        <w:pStyle w:val="CommentText"/>
      </w:pPr>
      <w:r>
        <w:rPr>
          <w:rStyle w:val="CommentReference"/>
        </w:rPr>
        <w:annotationRef/>
      </w:r>
      <w:r>
        <w:t>In the PNAS 2010 paper the RTs vary depending on the time after onset between 660 and 560. Do you have a better recommendation for the mean for this prior? Keep in mind that this prior also has a very large sigma, so whether it’s centered at 500 or 550 does not really matter. The only idea is to not assume that the RT will be 400 when it’s actually 1200</w:t>
      </w:r>
    </w:p>
  </w:comment>
  <w:comment w:id="9" w:author="Ivan Grahek" w:date="2019-08-02T15:54:00Z" w:initials="IG">
    <w:p w14:paraId="0E031AB8" w14:textId="7836B117" w:rsidR="00F8481D" w:rsidRDefault="00F8481D">
      <w:pPr>
        <w:pStyle w:val="CommentText"/>
      </w:pPr>
      <w:r>
        <w:rPr>
          <w:rStyle w:val="CommentReference"/>
        </w:rPr>
        <w:annotationRef/>
      </w:r>
      <w:r>
        <w:t>This has nothing to do with your previous studies, it just assumes that the effect is 0</w:t>
      </w:r>
    </w:p>
  </w:comment>
  <w:comment w:id="10" w:author="Ivan Grahek" w:date="2019-08-02T15:55:00Z" w:initials="IG">
    <w:p w14:paraId="521EB89A" w14:textId="4177996C" w:rsidR="00F8481D" w:rsidRDefault="00F8481D">
      <w:pPr>
        <w:pStyle w:val="CommentText"/>
      </w:pPr>
      <w:r>
        <w:rPr>
          <w:rStyle w:val="CommentReference"/>
        </w:rPr>
        <w:annotationRef/>
      </w:r>
      <w:r>
        <w:t xml:space="preserve">Again, this is a very wide prior </w:t>
      </w:r>
    </w:p>
  </w:comment>
  <w:comment w:id="11" w:author="Andersen, Soren" w:date="2019-07-31T17:30:00Z" w:initials="AS">
    <w:p w14:paraId="4D4ECCF7" w14:textId="77543E87" w:rsidR="002F3B06" w:rsidRDefault="002F3B06">
      <w:pPr>
        <w:pStyle w:val="CommentText"/>
      </w:pPr>
      <w:r>
        <w:rPr>
          <w:rStyle w:val="CommentReference"/>
        </w:rPr>
        <w:annotationRef/>
      </w:r>
      <w:r>
        <w:t>How did you get to these priors from our previous study?</w:t>
      </w:r>
    </w:p>
  </w:comment>
  <w:comment w:id="12" w:author="Ivan Grahek" w:date="2019-08-02T15:59:00Z" w:initials="IG">
    <w:p w14:paraId="56E3C973" w14:textId="4667DA69" w:rsidR="00F8481D" w:rsidRDefault="00F8481D">
      <w:pPr>
        <w:pStyle w:val="CommentText"/>
      </w:pPr>
      <w:r>
        <w:rPr>
          <w:rStyle w:val="CommentReference"/>
        </w:rPr>
        <w:annotationRef/>
      </w:r>
      <w:r>
        <w:t xml:space="preserve">I have tried to point out the reasoning for each of the priors here and below in the SSVEP part. It would be great if you had a paper of yours to recommend for a better mean for the RT. However, all of these priors are very weak and thus will be easily overwhelmed by the data. In case a reviewer is worried about this, we can run additional models with flat priors and with wider/narrower priors to show that the conclusions do not change. </w:t>
      </w:r>
    </w:p>
    <w:p w14:paraId="1932B5EE" w14:textId="4A5BEA47" w:rsidR="00E502B8" w:rsidRDefault="00E502B8">
      <w:pPr>
        <w:pStyle w:val="CommentText"/>
      </w:pPr>
    </w:p>
    <w:p w14:paraId="43377837" w14:textId="523CBE9B" w:rsidR="00E502B8" w:rsidRDefault="00E502B8">
      <w:pPr>
        <w:pStyle w:val="CommentText"/>
      </w:pPr>
      <w:r>
        <w:t xml:space="preserve">Maybe the more precise way to put it is that the means for the priors were selected based on the previous studies and the </w:t>
      </w:r>
      <w:proofErr w:type="spellStart"/>
      <w:r>
        <w:t>sigmas</w:t>
      </w:r>
      <w:proofErr w:type="spellEnd"/>
      <w:r>
        <w:t xml:space="preserve"> were selected to be very wide?</w:t>
      </w:r>
    </w:p>
  </w:comment>
  <w:comment w:id="13" w:author="Ivan Grahek" w:date="2019-08-02T15:56:00Z" w:initials="IG">
    <w:p w14:paraId="54F210E9" w14:textId="03B22E3A" w:rsidR="00F8481D" w:rsidRDefault="00F8481D">
      <w:pPr>
        <w:pStyle w:val="CommentText"/>
      </w:pPr>
      <w:r>
        <w:rPr>
          <w:rStyle w:val="CommentReference"/>
        </w:rPr>
        <w:annotationRef/>
      </w:r>
      <w:r>
        <w:t>My reasoning was that the average for the rescaled amplitudes across all conditions should be about 1 (based on your papers) and then I added a very large sigma</w:t>
      </w:r>
    </w:p>
  </w:comment>
  <w:comment w:id="14" w:author="Ivan Grahek" w:date="2019-08-02T15:58:00Z" w:initials="IG">
    <w:p w14:paraId="35B0F476" w14:textId="04762AC5" w:rsidR="00F8481D" w:rsidRDefault="00F8481D">
      <w:pPr>
        <w:pStyle w:val="CommentText"/>
      </w:pPr>
      <w:r>
        <w:rPr>
          <w:rStyle w:val="CommentReference"/>
        </w:rPr>
        <w:annotationRef/>
      </w:r>
      <w:r>
        <w:t>Same reasoning as for the behavioral models: the prior centered at no effect with a very large sigma</w:t>
      </w:r>
    </w:p>
  </w:comment>
  <w:comment w:id="15" w:author="Andersen, Soren" w:date="2019-08-01T16:22:00Z" w:initials="AS">
    <w:p w14:paraId="09B2846B" w14:textId="13B74DE1" w:rsidR="002F3B06" w:rsidRDefault="002F3B06">
      <w:pPr>
        <w:pStyle w:val="CommentText"/>
      </w:pPr>
      <w:r>
        <w:rPr>
          <w:rStyle w:val="CommentReference"/>
        </w:rPr>
        <w:annotationRef/>
      </w:r>
      <w:r>
        <w:t>With the HDI so clearly including zero is it really appropriate to speak of a difference?</w:t>
      </w:r>
    </w:p>
  </w:comment>
  <w:comment w:id="16" w:author="Andersen, Soren" w:date="2019-08-01T16:24:00Z" w:initials="AS">
    <w:p w14:paraId="7A337FA2" w14:textId="2167DA2F" w:rsidR="002F3B06" w:rsidRDefault="002F3B06">
      <w:pPr>
        <w:pStyle w:val="CommentText"/>
      </w:pPr>
      <w:r>
        <w:rPr>
          <w:rStyle w:val="CommentReference"/>
        </w:rPr>
        <w:annotationRef/>
      </w:r>
      <w:r>
        <w:t>There’s a massive outlier in 2 D (normalized amplitude around 2.5). This should not occur unless something went wrong! Please recheck the EEG data of that subject.</w:t>
      </w:r>
    </w:p>
    <w:p w14:paraId="186E9B3E" w14:textId="77777777" w:rsidR="002F3B06" w:rsidRDefault="002F3B06">
      <w:pPr>
        <w:pStyle w:val="CommentText"/>
      </w:pPr>
    </w:p>
    <w:p w14:paraId="66465E9B" w14:textId="78DCA904" w:rsidR="002F3B06" w:rsidRDefault="002F3B06">
      <w:pPr>
        <w:pStyle w:val="CommentText"/>
      </w:pPr>
      <w:r>
        <w:t>The labelling on top is redundant with the y-axis for A and B. Perhaps remove these?</w:t>
      </w:r>
    </w:p>
    <w:p w14:paraId="1E59DF6A" w14:textId="03A31AF8" w:rsidR="002F3B06" w:rsidRDefault="002F3B06">
      <w:pPr>
        <w:pStyle w:val="CommentText"/>
      </w:pPr>
      <w:r>
        <w:t>For C and D, the y-axis could say ‘SSVEP amplitude’ to be clearer.</w:t>
      </w:r>
    </w:p>
  </w:comment>
  <w:comment w:id="17" w:author="Ivan Grahek" w:date="2019-08-02T14:14:00Z" w:initials="IG">
    <w:p w14:paraId="6BC2593B" w14:textId="73303E0B" w:rsidR="002F3B06" w:rsidRDefault="002F3B06">
      <w:pPr>
        <w:pStyle w:val="CommentText"/>
      </w:pPr>
      <w:r>
        <w:rPr>
          <w:rStyle w:val="CommentReference"/>
        </w:rPr>
        <w:annotationRef/>
      </w:r>
      <w:r>
        <w:t>Turn d` into d prime, Add SSVEP amplitudes on y axes, increase font on all of the figures, remove the labeling on top for A and B</w:t>
      </w:r>
    </w:p>
  </w:comment>
  <w:comment w:id="18" w:author="Andersen, Soren" w:date="2019-08-01T16:33:00Z" w:initials="AS">
    <w:p w14:paraId="09686B8D" w14:textId="52C50E60" w:rsidR="002F3B06" w:rsidRDefault="002F3B06">
      <w:pPr>
        <w:pStyle w:val="CommentText"/>
      </w:pPr>
      <w:r>
        <w:rPr>
          <w:rStyle w:val="CommentReference"/>
        </w:rPr>
        <w:annotationRef/>
      </w:r>
      <w:r>
        <w:t>The figure legend for 3 B) suggests that different electrodes were used for each participant (and maybe even for each condition), which as far as I understand is incorrect.</w:t>
      </w:r>
    </w:p>
    <w:p w14:paraId="7C0F5AED" w14:textId="130C56EF" w:rsidR="002F3B06" w:rsidRDefault="002F3B06">
      <w:pPr>
        <w:pStyle w:val="CommentText"/>
      </w:pPr>
      <w:r>
        <w:t>Zero padding in FT should be mentioned.</w:t>
      </w:r>
    </w:p>
    <w:p w14:paraId="2C3AFBC9" w14:textId="5B8E8A6B" w:rsidR="002F3B06" w:rsidRDefault="002F3B06">
      <w:pPr>
        <w:pStyle w:val="CommentText"/>
      </w:pPr>
      <w:r>
        <w:t>It is impossible to tell the different lines apart in the spectrum due to the confidence intervals, except for the frequency range below 2Hz.</w:t>
      </w:r>
    </w:p>
  </w:comment>
  <w:comment w:id="19" w:author="Andersen, Soren" w:date="2019-08-01T16:48:00Z" w:initials="AS">
    <w:p w14:paraId="19825BD4" w14:textId="0503BD1E" w:rsidR="002F3B06" w:rsidRDefault="002F3B06">
      <w:pPr>
        <w:pStyle w:val="CommentText"/>
      </w:pPr>
      <w:r>
        <w:rPr>
          <w:rStyle w:val="CommentReference"/>
        </w:rPr>
        <w:annotationRef/>
      </w:r>
      <w:r>
        <w:t>Simply substituting ‘SSVEP amplitude’ for ‘attention’ is confusing here because attention is also an independently manipulated variable.</w:t>
      </w:r>
    </w:p>
    <w:p w14:paraId="5B313257" w14:textId="2A16FA2A" w:rsidR="002F3B06" w:rsidRDefault="002F3B06">
      <w:pPr>
        <w:pStyle w:val="CommentText"/>
      </w:pPr>
      <w:r>
        <w:t>Note that SSVEP amplitudes can also change due to factors entirely unrelated to attention (e.g. contrast). Whether a change in SSVEP amplitude is attentional is thus a matter of experimental design and interpretation.</w:t>
      </w:r>
    </w:p>
  </w:comment>
  <w:comment w:id="20" w:author="Andersen, Soren" w:date="2019-08-01T16:59:00Z" w:initials="AS">
    <w:p w14:paraId="0EEA366B" w14:textId="518FE021" w:rsidR="002F3B06" w:rsidRDefault="002F3B06">
      <w:pPr>
        <w:pStyle w:val="CommentText"/>
      </w:pPr>
      <w:r>
        <w:rPr>
          <w:rStyle w:val="CommentReference"/>
        </w:rPr>
        <w:annotationRef/>
      </w:r>
      <w:r>
        <w:t>They don’t, otherwise there would be an interaction of attention and reward!!!</w:t>
      </w:r>
      <w:bookmarkStart w:id="21" w:name="_GoBack"/>
      <w:bookmarkEnd w:id="21"/>
    </w:p>
  </w:comment>
  <w:comment w:id="22" w:author="Andersen, Soren" w:date="2019-08-01T17:14:00Z" w:initials="AS">
    <w:p w14:paraId="4F98BD36" w14:textId="449E3F80" w:rsidR="002F3B06" w:rsidRDefault="002F3B06">
      <w:pPr>
        <w:pStyle w:val="CommentText"/>
      </w:pPr>
      <w:r>
        <w:t>‘</w:t>
      </w:r>
      <w:r>
        <w:rPr>
          <w:rStyle w:val="CommentReference"/>
        </w:rPr>
        <w:annotationRef/>
      </w:r>
      <w:r>
        <w:t>Visual processing of attended and unattended stimuli of different reward values’</w:t>
      </w:r>
    </w:p>
  </w:comment>
  <w:comment w:id="23" w:author="Andersen, Soren" w:date="2019-08-01T17:15:00Z" w:initials="AS">
    <w:p w14:paraId="78857974" w14:textId="6929E437" w:rsidR="002F3B06" w:rsidRDefault="002F3B06">
      <w:pPr>
        <w:pStyle w:val="CommentText"/>
      </w:pPr>
      <w:r>
        <w:rPr>
          <w:rStyle w:val="CommentReference"/>
        </w:rPr>
        <w:annotationRef/>
      </w:r>
      <w:r>
        <w:t>See previous comments</w:t>
      </w:r>
    </w:p>
  </w:comment>
  <w:comment w:id="24" w:author="Andersen, Soren" w:date="2019-08-01T17:16:00Z" w:initials="AS">
    <w:p w14:paraId="4FCBB645" w14:textId="675B01E6" w:rsidR="002F3B06" w:rsidRDefault="002F3B06">
      <w:pPr>
        <w:pStyle w:val="CommentText"/>
      </w:pPr>
      <w:r>
        <w:t>What is new?</w:t>
      </w:r>
    </w:p>
    <w:p w14:paraId="0724FB2F" w14:textId="679EBD29" w:rsidR="002F3B06" w:rsidRDefault="002F3B06">
      <w:pPr>
        <w:pStyle w:val="CommentText"/>
      </w:pPr>
      <w:r>
        <w:rPr>
          <w:rStyle w:val="CommentReference"/>
        </w:rPr>
        <w:annotationRef/>
      </w:r>
      <w:r>
        <w:t>If we have anything new to contribute we must say that clearly in the first few paragraphs of the discussion. Being in line with previous findings is not a new contribution!</w:t>
      </w:r>
    </w:p>
  </w:comment>
  <w:comment w:id="25" w:author="Andersen, Soren" w:date="2019-08-01T17:24:00Z" w:initials="AS">
    <w:p w14:paraId="037282A7" w14:textId="77777777" w:rsidR="002F3B06" w:rsidRDefault="002F3B06">
      <w:pPr>
        <w:pStyle w:val="CommentText"/>
      </w:pPr>
      <w:r>
        <w:rPr>
          <w:rStyle w:val="CommentReference"/>
        </w:rPr>
        <w:annotationRef/>
      </w:r>
      <w:r>
        <w:t>This is not a novel finding, it is an established fact that we used to address our questions. We’ve published over 10 papers showing this.</w:t>
      </w:r>
    </w:p>
    <w:p w14:paraId="461FE6C4" w14:textId="759B86C8" w:rsidR="002F3B06" w:rsidRDefault="002F3B06">
      <w:pPr>
        <w:pStyle w:val="CommentText"/>
      </w:pPr>
      <w:r>
        <w:t>It is important to clearly delineate what was to be expected from what we found that is truly new. If you advertise this as a ‘finding’, the response you will get from editors/reviewers is that this is long established and boring.</w:t>
      </w:r>
    </w:p>
  </w:comment>
  <w:comment w:id="26" w:author="Andersen, Soren" w:date="2019-08-01T17:23:00Z" w:initials="AS">
    <w:p w14:paraId="3A9BF5AA" w14:textId="7AF236B4" w:rsidR="002F3B06" w:rsidRDefault="002F3B06">
      <w:pPr>
        <w:pStyle w:val="CommentText"/>
      </w:pPr>
      <w:r>
        <w:rPr>
          <w:rStyle w:val="CommentReference"/>
        </w:rPr>
        <w:annotationRef/>
      </w:r>
      <w:r>
        <w:t>No it is not: your best model does not have an interaction of attention and reward!</w:t>
      </w:r>
    </w:p>
  </w:comment>
  <w:comment w:id="27" w:author="Andersen, Soren" w:date="2019-08-01T17:27:00Z" w:initials="AS">
    <w:p w14:paraId="392995B8" w14:textId="6BA10242" w:rsidR="002F3B06" w:rsidRDefault="002F3B06">
      <w:pPr>
        <w:pStyle w:val="CommentText"/>
      </w:pPr>
      <w:r>
        <w:rPr>
          <w:rStyle w:val="CommentReference"/>
        </w:rPr>
        <w:annotationRef/>
      </w:r>
      <w:r>
        <w:t>Which is not what we find: ‘attentional control’ most closely corresponds to the effect of voluntary selective attention in our study, which remains constant throughout!</w:t>
      </w:r>
    </w:p>
  </w:comment>
  <w:comment w:id="28" w:author="Andersen, Soren" w:date="2019-08-01T17:35:00Z" w:initials="AS">
    <w:p w14:paraId="50846857" w14:textId="4E189EFF" w:rsidR="002F3B06" w:rsidRPr="00DC1C6B" w:rsidRDefault="002F3B06">
      <w:pPr>
        <w:pStyle w:val="CommentText"/>
        <w:rPr>
          <w:lang w:val="de-DE"/>
        </w:rPr>
      </w:pPr>
      <w:r>
        <w:rPr>
          <w:rStyle w:val="CommentReference"/>
        </w:rPr>
        <w:annotationRef/>
      </w:r>
      <w:r w:rsidRPr="00DC1C6B">
        <w:rPr>
          <w:lang w:val="de-DE"/>
        </w:rPr>
        <w:t>Note:</w:t>
      </w:r>
    </w:p>
    <w:p w14:paraId="5D0619CC" w14:textId="046B785F" w:rsidR="002F3B06" w:rsidRPr="00DC1C6B" w:rsidRDefault="002F3B06">
      <w:pPr>
        <w:pStyle w:val="CommentText"/>
        <w:rPr>
          <w:lang w:val="en-GB"/>
        </w:rPr>
      </w:pPr>
      <w:r w:rsidRPr="00DC1C6B">
        <w:rPr>
          <w:lang w:val="en-GB"/>
        </w:rPr>
        <w:t>In Steinhauser and Andersen (2019) we find that performance monitoring</w:t>
      </w:r>
      <w:r>
        <w:rPr>
          <w:lang w:val="en-GB"/>
        </w:rPr>
        <w:t xml:space="preserve"> (cognitive control!)</w:t>
      </w:r>
      <w:r w:rsidRPr="00DC1C6B">
        <w:rPr>
          <w:lang w:val="en-GB"/>
        </w:rPr>
        <w:t xml:space="preserve"> directly affects the magnitude of selective attention. </w:t>
      </w:r>
      <w:r>
        <w:rPr>
          <w:lang w:val="en-GB"/>
        </w:rPr>
        <w:t xml:space="preserve">This is not what we find here: it is a boost to the high reward stimulus irrespective of its attentional status, i.e. like increasing its salience (e.g. contrast). See Andersen, Muller, </w:t>
      </w:r>
      <w:proofErr w:type="spellStart"/>
      <w:r>
        <w:rPr>
          <w:lang w:val="en-GB"/>
        </w:rPr>
        <w:t>Martinovic</w:t>
      </w:r>
      <w:proofErr w:type="spellEnd"/>
      <w:r>
        <w:rPr>
          <w:lang w:val="en-GB"/>
        </w:rPr>
        <w:t xml:space="preserve"> (2012) for such an example.</w:t>
      </w:r>
    </w:p>
  </w:comment>
  <w:comment w:id="29" w:author="Andersen, Soren" w:date="2019-08-01T17:29:00Z" w:initials="AS">
    <w:p w14:paraId="101D3F1F" w14:textId="075BAF03" w:rsidR="002F3B06" w:rsidRDefault="002F3B06">
      <w:pPr>
        <w:pStyle w:val="CommentText"/>
        <w:rPr>
          <w:rStyle w:val="CommentReference"/>
        </w:rPr>
      </w:pPr>
      <w:r>
        <w:rPr>
          <w:rStyle w:val="CommentReference"/>
        </w:rPr>
        <w:annotationRef/>
      </w:r>
      <w:r>
        <w:rPr>
          <w:rStyle w:val="CommentReference"/>
        </w:rPr>
        <w:t>The important thing about hypotheses and predictions are the logic reasons they are based on. Without this basis, it is irrelevant what one predicts or whether one makes a prediction at all (e.g. if I based my predictions on the flip of a coin).</w:t>
      </w:r>
    </w:p>
    <w:p w14:paraId="6355B478" w14:textId="77777777" w:rsidR="002F3B06" w:rsidRDefault="002F3B06">
      <w:pPr>
        <w:pStyle w:val="CommentText"/>
        <w:rPr>
          <w:rStyle w:val="CommentReference"/>
        </w:rPr>
      </w:pPr>
    </w:p>
    <w:p w14:paraId="69F94A24" w14:textId="255BDEF0" w:rsidR="002F3B06" w:rsidRDefault="002F3B06">
      <w:pPr>
        <w:pStyle w:val="CommentText"/>
      </w:pPr>
      <w:r>
        <w:rPr>
          <w:rStyle w:val="CommentReference"/>
        </w:rPr>
        <w:t>So if you refer back to our predictions, say WHY we made those predictions.</w:t>
      </w:r>
    </w:p>
  </w:comment>
  <w:comment w:id="30" w:author="Andersen, Soren" w:date="2019-08-01T17:41:00Z" w:initials="AS">
    <w:p w14:paraId="31BA3249" w14:textId="494C70D0" w:rsidR="002F3B06" w:rsidRDefault="002F3B06">
      <w:pPr>
        <w:pStyle w:val="CommentText"/>
      </w:pPr>
      <w:r>
        <w:rPr>
          <w:rStyle w:val="CommentReference"/>
        </w:rPr>
        <w:annotationRef/>
      </w:r>
      <w:r>
        <w:t>Why is that important?</w:t>
      </w:r>
    </w:p>
  </w:comment>
  <w:comment w:id="31" w:author="Andersen, Soren" w:date="2019-08-01T17:42:00Z" w:initials="AS">
    <w:p w14:paraId="309AEFFF" w14:textId="53EC0173" w:rsidR="002F3B06" w:rsidRDefault="002F3B06">
      <w:pPr>
        <w:pStyle w:val="CommentText"/>
      </w:pPr>
      <w:r>
        <w:t>I disagree, s</w:t>
      </w:r>
      <w:r>
        <w:rPr>
          <w:rStyle w:val="CommentReference"/>
        </w:rPr>
        <w:annotationRef/>
      </w:r>
      <w:r>
        <w:t>ee previous comments</w:t>
      </w:r>
    </w:p>
  </w:comment>
  <w:comment w:id="32" w:author="Ivan Grahek" w:date="2019-07-25T14:52:00Z" w:initials="IG">
    <w:p w14:paraId="2AB196EC" w14:textId="51703981" w:rsidR="002F3B06" w:rsidRDefault="002F3B06">
      <w:pPr>
        <w:pStyle w:val="CommentText"/>
      </w:pPr>
      <w:r>
        <w:rPr>
          <w:rStyle w:val="CommentReference"/>
        </w:rPr>
        <w:annotationRef/>
      </w:r>
      <w:r>
        <w:t>Add REF</w:t>
      </w:r>
    </w:p>
  </w:comment>
  <w:comment w:id="33" w:author="Ivan Grahek" w:date="2019-07-25T14:52:00Z" w:initials="IG">
    <w:p w14:paraId="7CE9021A" w14:textId="17707E1D" w:rsidR="002F3B06" w:rsidRDefault="002F3B06">
      <w:pPr>
        <w:pStyle w:val="CommentText"/>
      </w:pPr>
      <w:r>
        <w:rPr>
          <w:rStyle w:val="CommentReference"/>
        </w:rPr>
        <w:annotationRef/>
      </w:r>
      <w:r>
        <w:t>Add REF</w:t>
      </w:r>
    </w:p>
  </w:comment>
  <w:comment w:id="34" w:author="Ivan Grahek" w:date="2019-02-09T14:15:00Z" w:initials="IG">
    <w:p w14:paraId="0ECD07BE" w14:textId="00E18607" w:rsidR="002F3B06" w:rsidRDefault="002F3B06">
      <w:pPr>
        <w:pStyle w:val="CommentText"/>
      </w:pPr>
      <w:r>
        <w:rPr>
          <w:rStyle w:val="CommentReference"/>
        </w:rPr>
        <w:annotationRef/>
      </w:r>
      <w:r>
        <w:t>Gilles, could you add the funding info here?</w:t>
      </w:r>
    </w:p>
  </w:comment>
  <w:comment w:id="35" w:author="Ivan Grahek" w:date="2019-07-30T18:33:00Z" w:initials="IG">
    <w:p w14:paraId="1B9490AD" w14:textId="77777777" w:rsidR="002F3B06" w:rsidRDefault="002F3B06" w:rsidP="001D78FC">
      <w:pPr>
        <w:spacing w:after="0"/>
      </w:pPr>
      <w:r>
        <w:rPr>
          <w:rStyle w:val="CommentReference"/>
        </w:rPr>
        <w:annotationRef/>
      </w:r>
      <w:r>
        <w:rPr>
          <w:rFonts w:eastAsia="Calibri"/>
        </w:rPr>
        <w:t>Add reference:</w:t>
      </w:r>
    </w:p>
    <w:p w14:paraId="2D7EF63F" w14:textId="77777777" w:rsidR="002F3B06" w:rsidRDefault="002F3B06" w:rsidP="001D78FC">
      <w:pPr>
        <w:spacing w:after="0"/>
      </w:pPr>
    </w:p>
    <w:p w14:paraId="35968390" w14:textId="7AB9879B" w:rsidR="002F3B06" w:rsidRDefault="002F3B06" w:rsidP="001D78FC">
      <w:pPr>
        <w:pStyle w:val="CommentText"/>
      </w:pPr>
      <w:r>
        <w:rPr>
          <w:rFonts w:eastAsia="Calibri"/>
        </w:rPr>
        <w:t xml:space="preserve">Allen, L., Scott, J., Brand, A., </w:t>
      </w:r>
      <w:proofErr w:type="spellStart"/>
      <w:r>
        <w:rPr>
          <w:rFonts w:eastAsia="Calibri"/>
        </w:rPr>
        <w:t>Hlava</w:t>
      </w:r>
      <w:proofErr w:type="spellEnd"/>
      <w:r>
        <w:rPr>
          <w:rFonts w:eastAsia="Calibri"/>
        </w:rPr>
        <w:t>,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55D758" w15:done="0"/>
  <w15:commentEx w15:paraId="717CF7F0" w15:done="0"/>
  <w15:commentEx w15:paraId="416A7C75" w15:done="0"/>
  <w15:commentEx w15:paraId="4A45FDDD" w15:done="0"/>
  <w15:commentEx w15:paraId="52B3E655" w15:done="0"/>
  <w15:commentEx w15:paraId="19D8BA02" w15:done="0"/>
  <w15:commentEx w15:paraId="41ABD6EB" w15:done="0"/>
  <w15:commentEx w15:paraId="0E031AB8" w15:done="0"/>
  <w15:commentEx w15:paraId="521EB89A" w15:done="0"/>
  <w15:commentEx w15:paraId="4D4ECCF7" w15:done="0"/>
  <w15:commentEx w15:paraId="43377837" w15:paraIdParent="4D4ECCF7" w15:done="0"/>
  <w15:commentEx w15:paraId="54F210E9" w15:done="0"/>
  <w15:commentEx w15:paraId="35B0F476" w15:done="0"/>
  <w15:commentEx w15:paraId="09B2846B" w15:done="0"/>
  <w15:commentEx w15:paraId="1E59DF6A" w15:done="0"/>
  <w15:commentEx w15:paraId="6BC2593B" w15:done="0"/>
  <w15:commentEx w15:paraId="2C3AFBC9" w15:done="0"/>
  <w15:commentEx w15:paraId="5B313257" w15:done="0"/>
  <w15:commentEx w15:paraId="0EEA366B" w15:done="0"/>
  <w15:commentEx w15:paraId="4F98BD36" w15:done="0"/>
  <w15:commentEx w15:paraId="78857974" w15:done="0"/>
  <w15:commentEx w15:paraId="0724FB2F" w15:done="0"/>
  <w15:commentEx w15:paraId="461FE6C4" w15:done="0"/>
  <w15:commentEx w15:paraId="3A9BF5AA" w15:done="0"/>
  <w15:commentEx w15:paraId="392995B8" w15:done="0"/>
  <w15:commentEx w15:paraId="5D0619CC" w15:done="0"/>
  <w15:commentEx w15:paraId="69F94A24" w15:done="0"/>
  <w15:commentEx w15:paraId="31BA3249" w15:done="0"/>
  <w15:commentEx w15:paraId="309AEFFF" w15:done="0"/>
  <w15:commentEx w15:paraId="2AB196EC" w15:done="0"/>
  <w15:commentEx w15:paraId="7CE9021A" w15:done="0"/>
  <w15:commentEx w15:paraId="0ECD07BE" w15:done="0"/>
  <w15:commentEx w15:paraId="35968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859910" w14:textId="77777777" w:rsidR="00986657" w:rsidRDefault="00986657" w:rsidP="00AD5698">
      <w:pPr>
        <w:spacing w:after="0" w:line="240" w:lineRule="auto"/>
      </w:pPr>
      <w:r>
        <w:separator/>
      </w:r>
    </w:p>
  </w:endnote>
  <w:endnote w:type="continuationSeparator" w:id="0">
    <w:p w14:paraId="6E31A45B" w14:textId="77777777" w:rsidR="00986657" w:rsidRDefault="00986657" w:rsidP="00AD5698">
      <w:pPr>
        <w:spacing w:after="0" w:line="240" w:lineRule="auto"/>
      </w:pPr>
      <w:r>
        <w:continuationSeparator/>
      </w:r>
    </w:p>
  </w:endnote>
  <w:endnote w:type="continuationNotice" w:id="1">
    <w:p w14:paraId="6CFE6E5D" w14:textId="77777777" w:rsidR="00986657" w:rsidRDefault="009866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2F3B06" w:rsidRDefault="002F3B06"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2F3B06" w:rsidRDefault="002F3B06"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5C4047" w14:textId="77777777" w:rsidR="00986657" w:rsidRDefault="00986657" w:rsidP="00AD5698">
      <w:pPr>
        <w:spacing w:after="0" w:line="240" w:lineRule="auto"/>
      </w:pPr>
      <w:r>
        <w:separator/>
      </w:r>
    </w:p>
  </w:footnote>
  <w:footnote w:type="continuationSeparator" w:id="0">
    <w:p w14:paraId="61686757" w14:textId="77777777" w:rsidR="00986657" w:rsidRDefault="00986657" w:rsidP="00AD5698">
      <w:pPr>
        <w:spacing w:after="0" w:line="240" w:lineRule="auto"/>
      </w:pPr>
      <w:r>
        <w:continuationSeparator/>
      </w:r>
    </w:p>
  </w:footnote>
  <w:footnote w:type="continuationNotice" w:id="1">
    <w:p w14:paraId="37F566A4" w14:textId="77777777" w:rsidR="00986657" w:rsidRDefault="00986657">
      <w:pPr>
        <w:spacing w:after="0" w:line="240" w:lineRule="auto"/>
      </w:pPr>
    </w:p>
  </w:footnote>
  <w:footnote w:id="2">
    <w:p w14:paraId="3FDD8ADB" w14:textId="50176D7D" w:rsidR="002F3B06" w:rsidRDefault="002F3B06">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493F32CA" w:rsidR="002F3B06" w:rsidRPr="002F7D7E" w:rsidRDefault="00E502B8">
    <w:pPr>
      <w:pStyle w:val="Header"/>
    </w:pPr>
    <w:r>
      <w:rPr>
        <w:szCs w:val="24"/>
      </w:rPr>
      <w:t>VOLUNTARY SELECTIVE</w:t>
    </w:r>
    <w:r w:rsidR="002F3B06" w:rsidRPr="002F7D7E">
      <w:rPr>
        <w:szCs w:val="24"/>
      </w:rPr>
      <w:t xml:space="preserve"> ATTENTION AND REWARD</w:t>
    </w:r>
    <w:sdt>
      <w:sdtPr>
        <w:id w:val="-1319488693"/>
        <w:docPartObj>
          <w:docPartGallery w:val="Page Numbers (Top of Page)"/>
          <w:docPartUnique/>
        </w:docPartObj>
      </w:sdtPr>
      <w:sdtEndPr>
        <w:rPr>
          <w:noProof/>
        </w:rPr>
      </w:sdtEndPr>
      <w:sdtContent>
        <w:r w:rsidR="002F3B06" w:rsidRPr="002F7D7E">
          <w:tab/>
        </w:r>
        <w:r w:rsidR="002F3B06" w:rsidRPr="002F7D7E">
          <w:rPr>
            <w:szCs w:val="24"/>
          </w:rPr>
          <w:fldChar w:fldCharType="begin"/>
        </w:r>
        <w:r w:rsidR="002F3B06" w:rsidRPr="002F7D7E">
          <w:rPr>
            <w:szCs w:val="24"/>
          </w:rPr>
          <w:instrText xml:space="preserve"> PAGE   \* MERGEFORMAT </w:instrText>
        </w:r>
        <w:r w:rsidR="002F3B06" w:rsidRPr="002F7D7E">
          <w:rPr>
            <w:szCs w:val="24"/>
          </w:rPr>
          <w:fldChar w:fldCharType="separate"/>
        </w:r>
        <w:r w:rsidR="003E3D47">
          <w:rPr>
            <w:noProof/>
            <w:szCs w:val="24"/>
          </w:rPr>
          <w:t>32</w:t>
        </w:r>
        <w:r w:rsidR="002F3B06"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813E2AA" w:rsidR="002F3B06" w:rsidRDefault="002F3B06" w:rsidP="0050297E">
    <w:pPr>
      <w:pStyle w:val="Header"/>
      <w:ind w:left="360"/>
    </w:pPr>
    <w:r>
      <w:rPr>
        <w:szCs w:val="24"/>
      </w:rPr>
      <w:t xml:space="preserve">Running head: </w:t>
    </w:r>
    <w:r w:rsidR="00E502B8">
      <w:rPr>
        <w:szCs w:val="24"/>
      </w:rPr>
      <w:t>VOLUNTARY SELECTIVE</w:t>
    </w:r>
    <w:r w:rsidR="00E502B8" w:rsidRPr="002F7D7E">
      <w:rPr>
        <w:szCs w:val="24"/>
      </w:rPr>
      <w:t xml:space="preserve"> </w:t>
    </w:r>
    <w:r w:rsidRPr="002F7D7E">
      <w:rPr>
        <w:szCs w:val="24"/>
      </w:rPr>
      <w:t>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C27B3C"/>
    <w:multiLevelType w:val="hybridMultilevel"/>
    <w:tmpl w:val="ED8214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501FDF"/>
    <w:multiLevelType w:val="hybridMultilevel"/>
    <w:tmpl w:val="103405F4"/>
    <w:lvl w:ilvl="0" w:tplc="099C1BF0">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28F22DB"/>
    <w:multiLevelType w:val="hybridMultilevel"/>
    <w:tmpl w:val="19900994"/>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6"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47"/>
  </w:num>
  <w:num w:numId="3">
    <w:abstractNumId w:val="21"/>
  </w:num>
  <w:num w:numId="4">
    <w:abstractNumId w:val="49"/>
  </w:num>
  <w:num w:numId="5">
    <w:abstractNumId w:val="17"/>
  </w:num>
  <w:num w:numId="6">
    <w:abstractNumId w:val="19"/>
  </w:num>
  <w:num w:numId="7">
    <w:abstractNumId w:val="10"/>
  </w:num>
  <w:num w:numId="8">
    <w:abstractNumId w:val="44"/>
  </w:num>
  <w:num w:numId="9">
    <w:abstractNumId w:val="23"/>
  </w:num>
  <w:num w:numId="10">
    <w:abstractNumId w:val="35"/>
  </w:num>
  <w:num w:numId="11">
    <w:abstractNumId w:val="24"/>
  </w:num>
  <w:num w:numId="12">
    <w:abstractNumId w:val="4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6"/>
  </w:num>
  <w:num w:numId="24">
    <w:abstractNumId w:val="14"/>
  </w:num>
  <w:num w:numId="25">
    <w:abstractNumId w:val="30"/>
  </w:num>
  <w:num w:numId="26">
    <w:abstractNumId w:val="13"/>
  </w:num>
  <w:num w:numId="27">
    <w:abstractNumId w:val="32"/>
  </w:num>
  <w:num w:numId="28">
    <w:abstractNumId w:val="12"/>
  </w:num>
  <w:num w:numId="29">
    <w:abstractNumId w:val="31"/>
  </w:num>
  <w:num w:numId="30">
    <w:abstractNumId w:val="42"/>
  </w:num>
  <w:num w:numId="31">
    <w:abstractNumId w:val="26"/>
  </w:num>
  <w:num w:numId="32">
    <w:abstractNumId w:val="34"/>
  </w:num>
  <w:num w:numId="33">
    <w:abstractNumId w:val="48"/>
  </w:num>
  <w:num w:numId="34">
    <w:abstractNumId w:val="28"/>
  </w:num>
  <w:num w:numId="35">
    <w:abstractNumId w:val="16"/>
  </w:num>
  <w:num w:numId="36">
    <w:abstractNumId w:val="37"/>
  </w:num>
  <w:num w:numId="37">
    <w:abstractNumId w:val="43"/>
  </w:num>
  <w:num w:numId="38">
    <w:abstractNumId w:val="39"/>
  </w:num>
  <w:num w:numId="39">
    <w:abstractNumId w:val="22"/>
  </w:num>
  <w:num w:numId="40">
    <w:abstractNumId w:val="46"/>
  </w:num>
  <w:num w:numId="41">
    <w:abstractNumId w:val="20"/>
  </w:num>
  <w:num w:numId="42">
    <w:abstractNumId w:val="11"/>
  </w:num>
  <w:num w:numId="43">
    <w:abstractNumId w:val="15"/>
  </w:num>
  <w:num w:numId="44">
    <w:abstractNumId w:val="45"/>
  </w:num>
  <w:num w:numId="45">
    <w:abstractNumId w:val="25"/>
  </w:num>
  <w:num w:numId="46">
    <w:abstractNumId w:val="38"/>
  </w:num>
  <w:num w:numId="47">
    <w:abstractNumId w:val="41"/>
  </w:num>
  <w:num w:numId="48">
    <w:abstractNumId w:val="18"/>
  </w:num>
  <w:num w:numId="49">
    <w:abstractNumId w:val="33"/>
  </w:num>
  <w:num w:numId="5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A15"/>
    <w:rsid w:val="00153D0E"/>
    <w:rsid w:val="00153D50"/>
    <w:rsid w:val="00153D62"/>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3D8"/>
    <w:rsid w:val="00321CA8"/>
    <w:rsid w:val="00321F61"/>
    <w:rsid w:val="0032224B"/>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11E"/>
    <w:rsid w:val="003A5736"/>
    <w:rsid w:val="003A573C"/>
    <w:rsid w:val="003A614F"/>
    <w:rsid w:val="003A671D"/>
    <w:rsid w:val="003A67ED"/>
    <w:rsid w:val="003A6914"/>
    <w:rsid w:val="003A6E24"/>
    <w:rsid w:val="003A7163"/>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BD8"/>
    <w:rsid w:val="003D3662"/>
    <w:rsid w:val="003D3A93"/>
    <w:rsid w:val="003D3BF5"/>
    <w:rsid w:val="003D3EC2"/>
    <w:rsid w:val="003D5015"/>
    <w:rsid w:val="003D5C58"/>
    <w:rsid w:val="003D6761"/>
    <w:rsid w:val="003E0825"/>
    <w:rsid w:val="003E09F0"/>
    <w:rsid w:val="003E1103"/>
    <w:rsid w:val="003E157C"/>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36"/>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D0B"/>
    <w:rsid w:val="007239B4"/>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2EB5"/>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298"/>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D31"/>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446"/>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47B5"/>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5E5C"/>
    <w:rsid w:val="009A6F98"/>
    <w:rsid w:val="009A7905"/>
    <w:rsid w:val="009B094D"/>
    <w:rsid w:val="009B09C5"/>
    <w:rsid w:val="009B0A5D"/>
    <w:rsid w:val="009B0CC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85D"/>
    <w:rsid w:val="00B26CB8"/>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C59"/>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B17"/>
    <w:rsid w:val="00D5289A"/>
    <w:rsid w:val="00D53A4A"/>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63D3"/>
    <w:rsid w:val="00E46957"/>
    <w:rsid w:val="00E4709B"/>
    <w:rsid w:val="00E47826"/>
    <w:rsid w:val="00E47B77"/>
    <w:rsid w:val="00E502B8"/>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156"/>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130"/>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94A0F"/>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774C6-A22B-4DD9-A507-BA9AECBAD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42</Pages>
  <Words>43119</Words>
  <Characters>245782</Characters>
  <Application>Microsoft Office Word</Application>
  <DocSecurity>0</DocSecurity>
  <Lines>2048</Lines>
  <Paragraphs>576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27</cp:revision>
  <cp:lastPrinted>2019-07-31T08:27:00Z</cp:lastPrinted>
  <dcterms:created xsi:type="dcterms:W3CDTF">2019-08-02T10:37:00Z</dcterms:created>
  <dcterms:modified xsi:type="dcterms:W3CDTF">2019-08-02T14:41:00Z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