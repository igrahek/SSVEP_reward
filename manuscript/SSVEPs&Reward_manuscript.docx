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1C0D6396" w:rsidR="005F3ABC" w:rsidRPr="00444509" w:rsidRDefault="007F5D31" w:rsidP="005F3ABC">
      <w:pPr>
        <w:spacing w:line="480" w:lineRule="auto"/>
        <w:jc w:val="center"/>
        <w:rPr>
          <w:sz w:val="32"/>
          <w:szCs w:val="40"/>
        </w:rPr>
      </w:pPr>
      <w:r w:rsidRPr="00444509">
        <w:rPr>
          <w:sz w:val="32"/>
          <w:szCs w:val="40"/>
        </w:rPr>
        <w:t xml:space="preserve">Reward </w:t>
      </w:r>
      <w:r w:rsidR="00652779">
        <w:rPr>
          <w:sz w:val="32"/>
          <w:szCs w:val="40"/>
        </w:rPr>
        <w:t>enhances</w:t>
      </w:r>
      <w:r w:rsidR="00A908B1" w:rsidRPr="00444509">
        <w:rPr>
          <w:sz w:val="32"/>
          <w:szCs w:val="40"/>
        </w:rPr>
        <w:t xml:space="preserve"> stimulus processing 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22DC17D5" w14:textId="1FEED943" w:rsidR="007C3B94" w:rsidRDefault="00652779" w:rsidP="00E4130A">
      <w:r>
        <w:t xml:space="preserve">Rewards influence the processing of stimuli in the visual cortex, but the mechanisms through which this effect occurs remain unclear. One proposed mechanism is that the presence of potential rewards increases the deployment of voluntary attention. Another option is that rewards increase the saliency of previously neutral stimuli independently of attention. In this study we contrasted </w:t>
      </w:r>
      <w:r w:rsidR="007C3B94">
        <w:t xml:space="preserve">these two theoretical proposals by having participants perform a global motion detection task in which they were instructed on each trial to pay attention to one of the two features which were linked to different reward schedules. We recorded SSVEPs in 39 human subjects of both genders to obtain the measure of simultaneous processing of both features in the visual cortex. This design allowed us to dissociate the effect of voluntary attention from the effect of reward. The results show that the introduction of rewards increases the processing of the feature linked to high rewards independently of voluntary attention. However, this enhancement disappeared when participants were aware that they could not earn any more rewards. These findings show that rewards directly influence sensory processing in the visual cortex, independently of attention, but only when this influence is in accordance with the current goals. The processing in the visual </w:t>
      </w:r>
      <w:r w:rsidR="00DE3052">
        <w:t xml:space="preserve">cortex is rapidly re-adjusted with the change in the goals. This result cannot be readily explained by the existing models of the influence of rewards on cognitive processes such as attention and cognitive control.  </w:t>
      </w:r>
      <w:r w:rsidR="007C3B94">
        <w:t xml:space="preserve"> </w:t>
      </w:r>
    </w:p>
    <w:p w14:paraId="6A2BC9CF" w14:textId="787C8C7C" w:rsidR="0082431E" w:rsidRDefault="007C3B94" w:rsidP="00DE3052">
      <w:r>
        <w:t xml:space="preserve"> </w:t>
      </w:r>
    </w:p>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19006139" w14:textId="15AAB567" w:rsidR="0054295E" w:rsidRDefault="0054295E" w:rsidP="00CC580C">
      <w:pPr>
        <w:pStyle w:val="Heading1"/>
        <w:spacing w:before="0" w:after="240"/>
      </w:pPr>
      <w:r>
        <w:lastRenderedPageBreak/>
        <w:t>Introduction</w:t>
      </w:r>
    </w:p>
    <w:p w14:paraId="2B6C7F65" w14:textId="3A64D6A4" w:rsidR="005C4136" w:rsidRDefault="005C4136" w:rsidP="005C4136">
      <w:pPr>
        <w:spacing w:line="480" w:lineRule="auto"/>
        <w:ind w:firstLine="720"/>
        <w:jc w:val="both"/>
      </w:pPr>
      <w:commentRangeStart w:id="0"/>
      <w:r>
        <w:t>Selective attention is crucial for adaptive behavior as it facilitates processing of relevant and suppression of irrelevant stimuli in our environment</w:t>
      </w:r>
      <w:commentRangeEnd w:id="0"/>
      <w:r w:rsidR="00A33A4D">
        <w:rPr>
          <w:rStyle w:val="CommentReference"/>
        </w:rPr>
        <w:commentReference w:id="0"/>
      </w:r>
      <w:r>
        <w:t xml:space="preserve"> </w:t>
      </w:r>
      <w:r>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t xml:space="preserve"> Recent research has </w:t>
      </w:r>
      <w:r w:rsidR="00B762D6">
        <w:t>indicated</w:t>
      </w:r>
      <w:r>
        <w:t xml:space="preserve">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t xml:space="preserve"> by the combination of </w:t>
      </w:r>
      <w:r w:rsidR="00A9219A">
        <w:t xml:space="preserve">both </w:t>
      </w:r>
      <w:r>
        <w:t xml:space="preserve">voluntary allocation of attention and reward history of stimuli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fldChar w:fldCharType="separate"/>
      </w:r>
      <w:r w:rsidRPr="001D387B">
        <w:rPr>
          <w:noProof/>
        </w:rPr>
        <w:t>(Awh, Belopolsky, &amp; Theeuwes, 2012)</w:t>
      </w:r>
      <w:r>
        <w:fldChar w:fldCharType="end"/>
      </w:r>
      <w:r>
        <w:t xml:space="preserve">. For example, while we are searching for keys (goal-relevant target) our attention can be captured by a cake (goal-irrelevant distractor). These two </w:t>
      </w:r>
      <w:r w:rsidR="00A9219A">
        <w:t>ways in which rewards influence selective</w:t>
      </w:r>
      <w:r>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targets and distractors related to different reward histories.  </w:t>
      </w:r>
    </w:p>
    <w:p w14:paraId="7C600AFF" w14:textId="7B8010BF" w:rsidR="005C4136" w:rsidRDefault="005C4136" w:rsidP="005C4136">
      <w:pPr>
        <w:spacing w:line="480" w:lineRule="auto"/>
        <w:ind w:firstLine="720"/>
        <w:jc w:val="both"/>
      </w:pPr>
      <w:r>
        <w:t xml:space="preserve">Voluntary selective attention (as well as other cognitive control processes) is 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xml:space="preserve">. A number of fMRI and EEG studies have demonstrated that these reward-based enhancements in preparation for upcoming </w:t>
      </w:r>
      <w:r w:rsidR="00B762D6">
        <w:t>target stimuli</w:t>
      </w:r>
      <w:r>
        <w:t xml:space="preserve"> are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fldChar w:fldCharType="begin" w:fldLock="1"/>
      </w:r>
      <w:r>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fldChar w:fldCharType="separate"/>
      </w:r>
      <w:r w:rsidRPr="0013477A">
        <w:rPr>
          <w:noProof/>
        </w:rPr>
        <w:t xml:space="preserve">(Etzel, Cole, Zacks, Kay, &amp; Braver, 2016; Wisniewski, Reverberi, Momennejad, Kahnt, &amp; Haynes, </w:t>
      </w:r>
      <w:r w:rsidRPr="0013477A">
        <w:rPr>
          <w:noProof/>
        </w:rPr>
        <w:lastRenderedPageBreak/>
        <w:t>2015)</w:t>
      </w:r>
      <w:r>
        <w:fldChar w:fldCharType="end"/>
      </w:r>
      <w:r w:rsidRPr="00FF474F">
        <w:t xml:space="preserve">. </w:t>
      </w:r>
      <w:r>
        <w:t xml:space="preserve">Although these studies suggest that reward influences attentional control via modulations in the </w:t>
      </w:r>
      <w:proofErr w:type="spellStart"/>
      <w:r>
        <w:t>frontoparietal</w:t>
      </w:r>
      <w:proofErr w:type="spellEnd"/>
      <w:r>
        <w:t xml:space="preserve"> network, it remains largely unclear how such modulations translate into the processing i</w:t>
      </w:r>
      <w:r w:rsidR="009A222B">
        <w:t>n the visual cortex. Crucially</w:t>
      </w:r>
      <w:r>
        <w:t xml:space="preserve">, it is not known how reward-based enhancement of voluntary selective attention influences the processing of targets and distractors. </w:t>
      </w:r>
    </w:p>
    <w:p w14:paraId="0B92D984" w14:textId="38BC9304" w:rsidR="005C4136" w:rsidRDefault="005C4136" w:rsidP="005C4136">
      <w:pPr>
        <w:spacing w:line="480" w:lineRule="auto"/>
        <w:ind w:firstLine="720"/>
        <w:jc w:val="both"/>
      </w:pPr>
      <w:r>
        <w:t xml:space="preserve">Another set of studies has focused on the processing of targets and distractors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w:t>
      </w:r>
      <w:proofErr w:type="spellStart"/>
      <w:r>
        <w:t>multivoxel</w:t>
      </w:r>
      <w:proofErr w:type="spellEnd"/>
      <w:r>
        <w:t xml:space="preserve"> pattern analysis and decoding technique, these authors found a gain</w:t>
      </w:r>
      <w:r w:rsidR="00F418CE">
        <w:t xml:space="preserve"> increase</w:t>
      </w:r>
      <w:r>
        <w:t xml:space="preserve"> in object-</w:t>
      </w:r>
      <w:r>
        <w:lastRenderedPageBreak/>
        <w:t>selective visual cortex for stimuli paired with rewards, while those not associated with this incentive were suppressed.</w:t>
      </w:r>
    </w:p>
    <w:p w14:paraId="6D9532D2" w14:textId="3B70BB5F" w:rsidR="003343CE" w:rsidRDefault="005C4136" w:rsidP="005C4136">
      <w:pPr>
        <w:spacing w:line="480" w:lineRule="auto"/>
        <w:ind w:firstLine="720"/>
        <w:jc w:val="both"/>
      </w:pPr>
      <w:commentRangeStart w:id="1"/>
      <w:r>
        <w:t xml:space="preserve">While it is clear that rewards can influence both voluntary deployment of attention, as well as </w:t>
      </w:r>
      <w:r w:rsidR="003343CE">
        <w:t xml:space="preserve">stimulus processing and attentional </w:t>
      </w:r>
      <w:r>
        <w:t xml:space="preserve">capture </w:t>
      </w:r>
      <w:r w:rsidR="003343CE">
        <w:t xml:space="preserve">based </w:t>
      </w:r>
      <w:r>
        <w:t>on previous reward history</w:t>
      </w:r>
      <w:commentRangeEnd w:id="1"/>
      <w:r w:rsidR="005509AF">
        <w:rPr>
          <w:rStyle w:val="CommentReference"/>
        </w:rPr>
        <w:commentReference w:id="1"/>
      </w:r>
      <w:r>
        <w:t xml:space="preserve">, it remains unknown how these two mechanisms interact and what is the contribution of each of them to the effects of reward on visual selective attention. Theoretical models focused on the role of motivation in cognitive control, including the control of attention, </w:t>
      </w:r>
      <w:r w:rsidR="003343CE">
        <w:t>postulate</w:t>
      </w:r>
      <w:r>
        <w:t xml:space="preserve"> that the allocation of selective attention is based on rewards associated with such allocation</w:t>
      </w:r>
      <w:r w:rsidR="003343CE">
        <w:t xml:space="preserve"> – more attention will be allocated when the reward prospect is increased</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Models focused on the role of reward history on attention predict that attention </w:t>
      </w:r>
      <w:r w:rsidR="003343CE">
        <w:t>can be</w:t>
      </w:r>
      <w:r>
        <w:t xml:space="preserve"> captured independently of such top-down influences and driven by the stimulus’ reward history. These models postulate the processing of stimuli related to high rewards is facilitated, while the processing of other stimuli is suppressed </w:t>
      </w:r>
      <w:r>
        <w:fldChar w:fldCharType="begin" w:fldLock="1"/>
      </w:r>
      <w: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w:instrText>
      </w:r>
      <w:r w:rsidRPr="005C4136">
        <w:rPr>
          <w:lang w:val="nl-BE"/>
        </w:rPr>
        <w:instrText>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 Roelfsema, van Ooyen, &amp; Watanabe, 2010)","plainTextFormattedCitation":"(B.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B46819">
        <w:rPr>
          <w:lang w:val="nl-BE"/>
        </w:rPr>
        <w:t xml:space="preserve">. </w:t>
      </w:r>
      <w:r>
        <w:t xml:space="preserve">Importantly, the effects of reward and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p>
    <w:p w14:paraId="321A41B3" w14:textId="474C88E6"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investigate their interaction.</w:t>
      </w:r>
      <w:r w:rsidR="000F1EDB">
        <w:t xml:space="preserve"> If reward boosts the saliency of stimuli independently of selective attention, then processing of </w:t>
      </w:r>
      <w:r w:rsidR="0082431E">
        <w:t xml:space="preserve">high </w:t>
      </w:r>
      <w:r w:rsidR="000F1EDB">
        <w:t xml:space="preserve">rewarded stimuli should be enhanced equally irrespective of whether they are currently task-relevant (attended) or not (unattended). </w:t>
      </w:r>
      <w:r w:rsidR="0082431E" w:rsidRPr="0082431E">
        <w:t xml:space="preserve">If </w:t>
      </w:r>
      <w:r w:rsidR="000F1EDB" w:rsidRPr="0082431E">
        <w:t>reward enhances voluntary attentional selection,</w:t>
      </w:r>
      <w:r w:rsidR="0082431E" w:rsidRPr="0082431E">
        <w:t xml:space="preserve"> the process</w:t>
      </w:r>
      <w:r w:rsidR="0082431E">
        <w:t xml:space="preserve">ing of high rewarded stimuli should be enhanced when they are attended and the processing of the low rewarded stimuli should be suppressed when they are not attended. </w:t>
      </w:r>
      <w:r>
        <w:t xml:space="preserve">Specifically, we tested whether the reward-related </w:t>
      </w:r>
      <w:r>
        <w:lastRenderedPageBreak/>
        <w:t xml:space="preserve">behavioral improvements in attention relate to the improved processing of the target stimuli, suppressed processing of the distractors, or both in situation in which targets and distractors are paired with either high or low rewards respectively. 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t xml:space="preserve">random dot </w:t>
      </w:r>
      <w:proofErr w:type="spellStart"/>
      <w:r>
        <w:t>kinematograms</w:t>
      </w:r>
      <w:proofErr w:type="spellEnd"/>
      <w:r>
        <w:t xml:space="preserve"> (RDK)</w:t>
      </w:r>
      <w:r w:rsidR="00C25DA5">
        <w:t>, one drawn in blue and one in red,</w:t>
      </w:r>
      <w:r>
        <w:t xml:space="preserve"> were presented concurrently at two different frequencies, and participants were cued on a trial by trial basis to attend to one of them. Thus, these two RDKs served as target (attended) and distractor (unattended),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targets and distractors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345741A0" w14:textId="202E5269" w:rsidR="005C4136" w:rsidRDefault="005C4136" w:rsidP="005C4136">
      <w:pPr>
        <w:spacing w:line="480" w:lineRule="auto"/>
        <w:ind w:firstLine="720"/>
        <w:jc w:val="both"/>
      </w:pPr>
      <w:r>
        <w:lastRenderedPageBreak/>
        <w:t xml:space="preserve">We tested several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F418CE">
        <w:rPr>
          <w:noProof/>
          <w:lang w:val="da-DK"/>
        </w:rPr>
        <w:t>(Brown &amp; Alexander, 2017; Holroyd &amp; McClure, 2015; Shenhav et al., 2013; Verguts et al., 2015)</w:t>
      </w:r>
      <w:r>
        <w:fldChar w:fldCharType="end"/>
      </w:r>
      <w:r w:rsidRPr="00F418CE">
        <w:rPr>
          <w:lang w:val="da-DK"/>
        </w:rPr>
        <w:t xml:space="preserve"> and attention </w:t>
      </w:r>
      <w:r w:rsidRPr="00797DA5">
        <w:fldChar w:fldCharType="begin" w:fldLock="1"/>
      </w:r>
      <w:r w:rsidRPr="00F418CE">
        <w:rPr>
          <w:lang w:val="da-DK"/>
        </w:rP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w:instrText>
      </w:r>
      <w:r w:rsidRPr="00797DA5">
        <w:instrText>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w:instrText>
      </w:r>
      <w:r w:rsidRPr="007D6479">
        <w:rPr>
          <w:lang w:val="nl-BE"/>
        </w:rPr>
        <w:instrText>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 Roelfsema, van Ooyen, &amp; Watanabe, 2010)","plainTextFormattedCitation":"(B.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7D6479">
        <w:rPr>
          <w:noProof/>
          <w:lang w:val="nl-BE"/>
        </w:rPr>
        <w:t>(Anderson, 2016; Awh et al., 2012; Chelazzi et al., 2013; Failing &amp; Theeuwes, 2017; Roelfsema, van Ooyen, &amp; Watanabe, 2010)</w:t>
      </w:r>
      <w:r w:rsidRPr="00797DA5">
        <w:fldChar w:fldCharType="end"/>
      </w:r>
      <w:r w:rsidRPr="007D6479">
        <w:rPr>
          <w:lang w:val="nl-BE"/>
        </w:rPr>
        <w:t xml:space="preserve"> </w:t>
      </w:r>
      <w:proofErr w:type="spellStart"/>
      <w:r w:rsidRPr="007D6479">
        <w:rPr>
          <w:lang w:val="nl-BE"/>
        </w:rPr>
        <w:t>respectively</w:t>
      </w:r>
      <w:proofErr w:type="spellEnd"/>
      <w:r w:rsidRPr="007D6479">
        <w:rPr>
          <w:lang w:val="nl-BE"/>
        </w:rPr>
        <w:t xml:space="preserve">. </w:t>
      </w:r>
      <w:r w:rsidRPr="00797DA5">
        <w:t>First</w:t>
      </w:r>
      <w:r w:rsidR="00797DA5">
        <w:t>,</w:t>
      </w:r>
      <w:r w:rsidRPr="00797DA5">
        <w:t xml:space="preserve"> both gr</w:t>
      </w:r>
      <w:r>
        <w:t xml:space="preserve">oups of theoretical models predict that the behavioral performance will be improved and that the stimulus processing (SSVEP amplitudes) will be enhanced when rewards are introduced, and especially so for the stimuli related to high rewards. Second, the attention models predict that the processing of the high reward stimuli will be facilitated, while the visual processing of the low reward stimuli will be suppressed, while cognitive control models don’t make clear predictions about the activity in the visual cortex. Further, the attention models predict that the high reward stimuli will receive enhanced processing even when this conflicts with voluntary attention. Third, these models diverge in their predictions about the phase in which rewards are no longer present. Cognitive control models predict that the allocation of attention should go back to baseline levels, while the reward-attention models predict that there will be a longer lasting effect of reward history, even when rewards are no longer present.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02A7BF3"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w:t>
      </w:r>
      <w:r w:rsidR="006D368E">
        <w:lastRenderedPageBreak/>
        <w:t xml:space="preserve">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F84FD1D"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commentRangeStart w:id="2"/>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w:t>
      </w:r>
      <w:commentRangeEnd w:id="2"/>
      <w:r w:rsidR="00E63D13">
        <w:rPr>
          <w:rStyle w:val="CommentReference"/>
        </w:rPr>
        <w:commentReference w:id="2"/>
      </w:r>
      <w:r w:rsidR="00C27F47">
        <w:t xml:space="preserve">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proofErr w:type="spellStart"/>
      <w:r w:rsidR="00130340">
        <w:t>uncued</w:t>
      </w:r>
      <w:proofErr w:type="spellEnd"/>
      <w:r w:rsidR="00130340">
        <w:t xml:space="preserve"> RDK</w:t>
      </w:r>
      <w:r w:rsidR="00595B7D">
        <w:t>. Response</w:t>
      </w:r>
      <w:r w:rsidR="00130340">
        <w:t xml:space="preserve">s occurring between 200 ms and 1500 ms after coherent motion onset of the cued or </w:t>
      </w:r>
      <w:proofErr w:type="spellStart"/>
      <w:r w:rsidR="00130340">
        <w:t>uncued</w:t>
      </w:r>
      <w:proofErr w:type="spellEnd"/>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C335CE3"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w:t>
      </w:r>
      <w:r>
        <w:lastRenderedPageBreak/>
        <w:t xml:space="preserve">completed 12 blocks </w:t>
      </w:r>
      <w:r w:rsidR="00B252B7">
        <w:t xml:space="preserve">(each consisting out of </w:t>
      </w:r>
      <w:r w:rsidR="00F36DE7">
        <w:t>50 trials</w:t>
      </w:r>
      <w:r w:rsidR="00B252B7">
        <w:t>)</w:t>
      </w:r>
      <w:r w:rsidR="00F36DE7">
        <w:t xml:space="preserve"> </w:t>
      </w:r>
      <w:r>
        <w:t>divided into 3 phases</w:t>
      </w:r>
      <w:r w:rsidR="00DB4776">
        <w:t xml:space="preserve"> (</w:t>
      </w:r>
      <w:commentRangeStart w:id="3"/>
      <w:commentRangeStart w:id="4"/>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commentRangeEnd w:id="3"/>
      <w:r w:rsidR="00E63D13">
        <w:rPr>
          <w:rStyle w:val="CommentReference"/>
        </w:rPr>
        <w:commentReference w:id="3"/>
      </w:r>
      <w:commentRangeEnd w:id="4"/>
      <w:r w:rsidR="00323581">
        <w:rPr>
          <w:rStyle w:val="CommentReference"/>
        </w:rPr>
        <w:commentReference w:id="4"/>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AA6D1F">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3D4077" w:rsidRPr="00094925" w:rsidRDefault="003D4077"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3D4077" w:rsidRPr="00094925" w:rsidRDefault="003D4077"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094925">
                          <w:rPr>
                            <w:sz w:val="20"/>
                          </w:rPr>
                          <w:t>the</w:t>
                        </w:r>
                        <w:proofErr w:type="spellEnd"/>
                        <w:r w:rsidRPr="00094925">
                          <w:rPr>
                            <w:sz w:val="20"/>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0E88CF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b</w:t>
      </w:r>
      <w:r w:rsidR="000279E5" w:rsidRPr="000279E5">
        <w:rPr>
          <w:szCs w:val="24"/>
          <w:highlight w:val="yellow"/>
        </w:rPr>
        <w:t xml:space="preserve">links </w:t>
      </w:r>
      <w:r w:rsidR="00D95647">
        <w:rPr>
          <w:szCs w:val="24"/>
          <w:highlight w:val="yellow"/>
        </w:rPr>
        <w:t>or</w:t>
      </w:r>
      <w:r w:rsidR="00D95647" w:rsidRPr="000279E5">
        <w:rPr>
          <w:szCs w:val="24"/>
          <w:highlight w:val="yellow"/>
        </w:rPr>
        <w:t xml:space="preserve"> </w:t>
      </w:r>
      <w:r w:rsidR="000279E5" w:rsidRPr="000279E5">
        <w:rPr>
          <w:szCs w:val="24"/>
          <w:highlight w:val="yellow"/>
        </w:rPr>
        <w:t xml:space="preserve">horizontal eye-movements </w:t>
      </w:r>
      <w:r w:rsidR="00D95647">
        <w:rPr>
          <w:szCs w:val="24"/>
          <w:highlight w:val="yellow"/>
        </w:rPr>
        <w:t>exceeding @XYZ microvolt</w:t>
      </w:r>
      <w:r w:rsidR="000279E5" w:rsidRPr="000279E5">
        <w:rPr>
          <w:szCs w:val="24"/>
          <w:highlight w:val="yellow"/>
        </w:rPr>
        <w:t xml:space="preserve">. </w:t>
      </w:r>
      <w:commentRangeStart w:id="5"/>
      <w:commentRangeStart w:id="6"/>
      <w:commentRangeStart w:id="7"/>
      <w:commentRangeStart w:id="8"/>
      <w:del w:id="9"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5"/>
        <w:r w:rsidR="003E30CF" w:rsidRPr="000279E5" w:rsidDel="004864F0">
          <w:rPr>
            <w:rStyle w:val="CommentReference"/>
            <w:highlight w:val="yellow"/>
          </w:rPr>
          <w:commentReference w:id="5"/>
        </w:r>
        <w:commentRangeEnd w:id="6"/>
        <w:r w:rsidR="000279E5" w:rsidRPr="000279E5" w:rsidDel="004864F0">
          <w:rPr>
            <w:rStyle w:val="CommentReference"/>
            <w:highlight w:val="yellow"/>
          </w:rPr>
          <w:commentReference w:id="6"/>
        </w:r>
      </w:del>
      <w:commentRangeEnd w:id="7"/>
      <w:r w:rsidR="00D95647">
        <w:rPr>
          <w:rStyle w:val="CommentReference"/>
        </w:rPr>
        <w:commentReference w:id="7"/>
      </w:r>
      <w:commentRangeEnd w:id="8"/>
      <w:r w:rsidR="00CE5155">
        <w:rPr>
          <w:rStyle w:val="CommentReference"/>
        </w:rPr>
        <w:commentReference w:id="8"/>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1F028DE"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w:t>
      </w:r>
      <w:r w:rsidR="000202DB">
        <w:rPr>
          <w:rFonts w:eastAsia="Times New Roman"/>
          <w:szCs w:val="24"/>
        </w:rPr>
        <w:lastRenderedPageBreak/>
        <w:t xml:space="preserve">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F6194D">
        <w:rPr>
          <w:rFonts w:eastAsia="Times New Roman"/>
          <w:szCs w:val="24"/>
        </w:rPr>
        <w:t xml:space="preserve">The </w:t>
      </w:r>
      <w:r w:rsidR="000202DB">
        <w:rPr>
          <w:rFonts w:eastAsia="Times New Roman"/>
          <w:szCs w:val="24"/>
        </w:rPr>
        <w:t xml:space="preserve">SSVEP </w:t>
      </w:r>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w:t>
      </w:r>
      <w:r>
        <w:lastRenderedPageBreak/>
        <w:t xml:space="preserve">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lastRenderedPageBreak/>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04B0269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w:t>
      </w:r>
      <w:r w:rsidR="004864F0">
        <w:t>a negligible</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0"/>
      </w:r>
      <w:r w:rsidR="004864F0">
        <w:rPr>
          <w:rStyle w:val="CommentReference"/>
        </w:rPr>
        <w:commentReference w:id="11"/>
      </w:r>
      <w:r w:rsidR="00BB7F05">
        <w:rPr>
          <w:rStyle w:val="CommentReference"/>
        </w:rPr>
        <w:commentReference w:id="12"/>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3"/>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8749860" w:rsidR="003D4077" w:rsidRDefault="003D4077"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00323581" w:rsidRPr="00323581">
                                <w:rPr>
                                  <w:iCs/>
                                  <w:sz w:val="20"/>
                                </w:rPr>
                                <w:t>d</w:t>
                              </w:r>
                              <w:r w:rsidR="00323581" w:rsidRPr="00323581">
                                <w:t>′</w:t>
                              </w:r>
                              <w:r w:rsidR="00323581"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8749860" w:rsidR="003D4077" w:rsidRDefault="003D4077"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00323581" w:rsidRPr="00323581">
                          <w:rPr>
                            <w:iCs/>
                            <w:sz w:val="20"/>
                          </w:rPr>
                          <w:t>d</w:t>
                        </w:r>
                        <w:r w:rsidR="00323581" w:rsidRPr="00323581">
                          <w:t>′</w:t>
                        </w:r>
                        <w:r w:rsidR="00323581"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3"/>
      <w:r w:rsidR="00065FE9">
        <w:rPr>
          <w:rStyle w:val="CommentReference"/>
        </w:rPr>
        <w:commentReference w:id="13"/>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368C3C8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3D4077" w:rsidRDefault="003D4077"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sidR="008312CF">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3D4077" w:rsidRDefault="003D4077"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sidR="008312CF">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C52981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29D2848F"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associations jointly guide visual processing. </w:t>
      </w:r>
      <w:r w:rsidR="0022375B">
        <w:t>W</w:t>
      </w:r>
      <w:r w:rsidR="00B218F4">
        <w:t xml:space="preserve">e compared the </w:t>
      </w:r>
      <w:r w:rsidR="002170E5">
        <w:t>processing of target and distractor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2170E5">
        <w:t>increased sensory processing of these stimuli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6766E6">
        <w:t>a</w:t>
      </w:r>
      <w:r w:rsidR="00004DEF">
        <w:t xml:space="preserve"> target and </w:t>
      </w:r>
      <w:r w:rsidR="006766E6">
        <w:t>a</w:t>
      </w:r>
      <w:r w:rsidR="00004DEF">
        <w:t xml:space="preserve"> distractor</w:t>
      </w:r>
      <w:r w:rsidR="002170E5">
        <w:t>, thus indicating that rewards influenced visual</w:t>
      </w:r>
      <w:r w:rsidR="00607C26">
        <w:t xml:space="preserve"> processing separately from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targets</w:t>
      </w:r>
      <w:r w:rsidR="00004DEF">
        <w:t xml:space="preserve">. </w:t>
      </w:r>
      <w:commentRangeStart w:id="14"/>
      <w:r w:rsidR="00EE31D1">
        <w:t xml:space="preserve">These findings support </w:t>
      </w:r>
      <w:r w:rsidR="00B608F3">
        <w:t xml:space="preserve">some of </w:t>
      </w:r>
      <w:r w:rsidR="00EE31D1">
        <w:t xml:space="preserve">the predictions of the models of cognitive control and motivation, </w:t>
      </w:r>
      <w:r w:rsidR="00607C26">
        <w:t>but</w:t>
      </w:r>
      <w:r w:rsidR="00B608F3">
        <w:t xml:space="preserve"> go further by </w:t>
      </w:r>
      <w:r w:rsidR="00607C26">
        <w:t>demonstrating</w:t>
      </w:r>
      <w:r w:rsidR="00B608F3">
        <w:t xml:space="preserve"> how these top-down signals affect the processing in the visual cortex</w:t>
      </w:r>
      <w:r w:rsidR="00EE31D1">
        <w:t xml:space="preserve">. Further, these results support the prediction of the models focused on reward and attention by showing that reward associations can act counter to </w:t>
      </w:r>
      <w:r w:rsidR="00607C26">
        <w:t>voluntary attention</w:t>
      </w:r>
      <w:r w:rsidR="00B608F3">
        <w:t xml:space="preserve">, and that they do so by </w:t>
      </w:r>
      <w:r w:rsidR="00607C26">
        <w:t>facilitating the</w:t>
      </w:r>
      <w:r w:rsidR="00B608F3">
        <w:t xml:space="preserve"> processing of high reward stimuli</w:t>
      </w:r>
      <w:r w:rsidR="00EE31D1">
        <w:t xml:space="preserve">. However, </w:t>
      </w:r>
      <w:r w:rsidR="00607C26">
        <w:t xml:space="preserve">while </w:t>
      </w:r>
      <w:r w:rsidR="00DC3B16">
        <w:t>the behavioral results show the r</w:t>
      </w:r>
      <w:r w:rsidR="00922A46">
        <w:t>eward history effect, the SSVEP findings</w:t>
      </w:r>
      <w:r w:rsidR="00DC3B16">
        <w:t xml:space="preserve"> do not provide support for the </w:t>
      </w:r>
      <w:r w:rsidR="00EE31D1">
        <w:t>prolonged effect of reward history on visual processing.</w:t>
      </w:r>
      <w:commentRangeEnd w:id="14"/>
      <w:r w:rsidR="00E45F82">
        <w:rPr>
          <w:rStyle w:val="CommentReference"/>
        </w:rPr>
        <w:commentReference w:id="14"/>
      </w:r>
      <w:r w:rsidR="00EE31D1">
        <w:t xml:space="preserve">  </w:t>
      </w:r>
    </w:p>
    <w:p w14:paraId="5752545D" w14:textId="77D96F0B" w:rsidR="00E02A17" w:rsidRDefault="004C2EDF" w:rsidP="00E02A17">
      <w:pPr>
        <w:spacing w:line="480" w:lineRule="auto"/>
        <w:ind w:firstLine="720"/>
        <w:jc w:val="both"/>
      </w:pPr>
      <w:r>
        <w:lastRenderedPageBreak/>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Crucially, this effect was the same no matter whether the high reward stim</w:t>
      </w:r>
      <w:r w:rsidR="00EF222F">
        <w:t>ulus acted as the target or as</w:t>
      </w:r>
      <w:r w:rsidR="007D6479">
        <w:t xml:space="preserve"> the distractor. Thus this effect did not modulate the effect of voluntary selective attention reflected in the increased processing of the target compared to distractor 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extend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 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these top-down signals should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very similar to the way in which the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w:t>
      </w:r>
      <w:r w:rsidR="00F71481">
        <w:lastRenderedPageBreak/>
        <w:t xml:space="preserve">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would indicate a possible dissociation between the effects of reward and other cognitive control effect</w:t>
      </w:r>
      <w:r w:rsidR="00922A46">
        <w:t xml:space="preserve">s on selective attention, </w:t>
      </w:r>
      <w:r w:rsidR="0085682D">
        <w:t xml:space="preserve">especially because the effects of reward on sensory processing in this study are similar to the effects of changes in physical saliency of stimuli obtained with the same paradigm </w:t>
      </w:r>
      <w:r w:rsidR="0085682D">
        <w:fldChar w:fldCharType="begin" w:fldLock="1"/>
      </w:r>
      <w:r w:rsidR="0085682D">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2012)"},"properties":{"noteIndex":0},"schema":"https://github.com/citation-style-language/schema/raw/master/csl-citation.json"}</w:instrText>
      </w:r>
      <w:r w:rsidR="0085682D">
        <w:fldChar w:fldCharType="separate"/>
      </w:r>
      <w:r w:rsidR="0085682D">
        <w:rPr>
          <w:noProof/>
        </w:rPr>
        <w:t>(</w:t>
      </w:r>
      <w:r w:rsidR="0085682D" w:rsidRPr="0085682D">
        <w:rPr>
          <w:noProof/>
        </w:rPr>
        <w:t>Andersen et al., 2012)</w:t>
      </w:r>
      <w:r w:rsidR="0085682D">
        <w:fldChar w:fldCharType="end"/>
      </w:r>
      <w:r w:rsidR="0085682D">
        <w:t xml:space="preserve">. Such dissociations between the cognitive control and reward effects are an important question which should be further addressed </w:t>
      </w:r>
      <w:r w:rsidR="00F71481">
        <w:t xml:space="preserve">both theoretically and empirically. </w:t>
      </w:r>
      <w:r w:rsidR="00E02A17">
        <w:t xml:space="preserve">Finally, in this study we have been able to independently assess the influence of voluntary attention and reward on sensory processing in the visual cortex. This enabled us to directly compare the magnitudes of the two effects on visual processing. While both of these factors displayed an effect on visual processing, it is important to note that the effect of voluntary attention on visual processing (30% increase for the target vs. the distractor stimuli) was an order of magnitude stronger than the effect of reward (3% increase from baseline to training for the high reward stimuli). Thus even though reward associations can influence processing in opposition to voluntary attention, their effect is relatively small.  </w:t>
      </w:r>
    </w:p>
    <w:p w14:paraId="27E17E33" w14:textId="4D89FFC5"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reward compared to low reward</w:t>
      </w:r>
      <w:r w:rsidRPr="00BA3727">
        <w:t xml:space="preserve">. This finding follows the reward-history effects reported in several paradigms (Anderson, 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 xml:space="preserve">(Anderson, 2016; Awh et al., 2012; Chelazzi et al., 2013; Failing &amp; </w:t>
      </w:r>
      <w:r w:rsidR="0007452D" w:rsidRPr="009A443D">
        <w:rPr>
          <w:noProof/>
        </w:rPr>
        <w:lastRenderedPageBreak/>
        <w:t>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disappear once the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w:t>
      </w:r>
      <w:del w:id="15" w:author="Andersen, Soren" w:date="2019-08-12T17:44:00Z">
        <w:r w:rsidR="0007452D" w:rsidDel="00E45F82">
          <w:delText xml:space="preserve">the </w:delText>
        </w:r>
      </w:del>
      <w:r w:rsidR="0007452D">
        <w:t>visual processing can be adapted in a much more flexible way than predicted by the models focused on the reward-history effects on attention. Of note</w:t>
      </w:r>
      <w:commentRangeStart w:id="16"/>
      <w:r w:rsidR="0007452D">
        <w:t xml:space="preserve">, it is possible that our SSVEP </w:t>
      </w:r>
      <w:r w:rsidRPr="00BA3727">
        <w:t>measure captures the more sustained aspect of attention, while the effects of reward-history on the visual processing rely on more transient attentional capture</w:t>
      </w:r>
      <w:commentRangeEnd w:id="16"/>
      <w:r w:rsidR="00E45F82">
        <w:rPr>
          <w:rStyle w:val="CommentReference"/>
        </w:rPr>
        <w:commentReference w:id="16"/>
      </w:r>
      <w:r w:rsidRPr="00BA3727">
        <w:t xml:space="preserve"> (Donohue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w:t>
      </w:r>
      <w:r w:rsidR="00922A46">
        <w:t>not necessarily driven purely by gains in sensory processing</w:t>
      </w:r>
      <w:r w:rsidRPr="00BA3727">
        <w:t xml:space="preserve">. One interesting possibility which should be explored in further studies is that rewards initially improve performance by </w:t>
      </w:r>
      <w:commentRangeStart w:id="17"/>
      <w:r w:rsidRPr="00BA3727">
        <w:t>enhancing attentional mechanisms</w:t>
      </w:r>
      <w:commentRangeEnd w:id="17"/>
      <w:r w:rsidR="000B61F5">
        <w:rPr>
          <w:rStyle w:val="CommentReference"/>
        </w:rPr>
        <w:commentReference w:id="17"/>
      </w:r>
      <w:r w:rsidRPr="00BA3727">
        <w:t xml:space="preserve">, but later rely on more direct stimulus-response mappings. </w:t>
      </w:r>
      <w:r w:rsidR="00E02A17" w:rsidRPr="00BA3727">
        <w:t>Finally, it is important to note that our study was not primarily designed to assess the reward-history effects. Although the number of trials in the training phase is approximately similar to those in studies demonstrating reward history effects</w:t>
      </w:r>
      <w:commentRangeStart w:id="18"/>
      <w:r w:rsidR="00E02A17" w:rsidRPr="00BA3727">
        <w:t>, we used the same task in the training and test phase, which</w:t>
      </w:r>
      <w:r w:rsidR="00E02A17">
        <w:t xml:space="preserve"> is not common for such studies</w:t>
      </w:r>
      <w:commentRangeEnd w:id="18"/>
      <w:r w:rsidR="000B61F5">
        <w:rPr>
          <w:rStyle w:val="CommentReference"/>
        </w:rPr>
        <w:commentReference w:id="18"/>
      </w:r>
      <w:r w:rsidR="00E02A17" w:rsidRPr="00BA3727">
        <w:t xml:space="preserve">. In addition, our paradigm involves a cue on every trial inducing a direct goal which is not the case with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64EC6989" w:rsidR="00426BFE" w:rsidRPr="00436F16"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w:t>
      </w:r>
      <w:r>
        <w:lastRenderedPageBreak/>
        <w:t xml:space="preserve">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Contrary to this, in this study we have not found evidence for this proposal. Suppression was </w:t>
      </w:r>
      <w:r w:rsidR="00F21900">
        <w:t>neither observed</w:t>
      </w:r>
      <w:r>
        <w:t xml:space="preserve"> when the low value color was the target, nor when it was the distractor.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63C3831E" w14:textId="74CBEF96" w:rsidR="00136E70" w:rsidRDefault="00E922F9" w:rsidP="00B87274">
      <w:pPr>
        <w:spacing w:line="480" w:lineRule="auto"/>
        <w:ind w:firstLine="720"/>
        <w:jc w:val="both"/>
      </w:pPr>
      <w:r>
        <w:lastRenderedPageBreak/>
        <w:t xml:space="preserve">In </w:t>
      </w:r>
      <w:r w:rsidR="00E02A17">
        <w:t xml:space="preserve">conclusion, in this study we directly assessed how voluntary attention and reward jointly guide attention. </w:t>
      </w:r>
      <w:r>
        <w:t>Our results provide</w:t>
      </w:r>
      <w:r w:rsidR="00B87274">
        <w:t xml:space="preserve"> a novel insight into the flexible dynamics of </w:t>
      </w:r>
      <w:r w:rsidR="00E02A17">
        <w:t>visual processing based on these two factors. They provide support for the models suggesting that visual processing is adapted based on the available rewards, but also support the models positing that reward associations act independently of volunt</w:t>
      </w:r>
      <w:bookmarkStart w:id="19" w:name="_GoBack"/>
      <w:bookmarkEnd w:id="19"/>
      <w:r w:rsidR="00E02A17">
        <w:t xml:space="preserve">ary attention. </w:t>
      </w:r>
      <w:r w:rsidR="00B87274">
        <w:t xml:space="preserve"> </w:t>
      </w:r>
      <w:r w:rsidR="00CB7E8A">
        <w:t xml:space="preserve">Finally, this study demonstrates the value of using the SSVEPs to investigate </w:t>
      </w:r>
      <w:r w:rsidR="00E02A17">
        <w:t>dissociable influences of attention and reward on sensory processing in the visual cortex.</w:t>
      </w:r>
      <w:r w:rsidR="00672825">
        <w:t xml:space="preserve">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lastRenderedPageBreak/>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lastRenderedPageBreak/>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xml:space="preserve">; 95% </w:t>
      </w:r>
      <w:r w:rsidR="008E2D11">
        <w:lastRenderedPageBreak/>
        <w:t>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30B06858" w:rsidR="003D4077" w:rsidRPr="0013660A" w:rsidRDefault="003D407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sidR="00323581">
                                <w:rPr>
                                  <w:sz w:val="20"/>
                                </w:rPr>
                                <w:t>Sensitivity (d</w:t>
                              </w:r>
                              <w:r w:rsidR="00323581">
                                <w:t>′</w:t>
                              </w:r>
                              <w:r w:rsidR="00323581">
                                <w:rPr>
                                  <w:rStyle w:val="CommentReference"/>
                                </w:rPr>
                                <w:annotationRef/>
                              </w:r>
                              <w:r>
                                <w:rPr>
                                  <w:sz w:val="20"/>
                                </w:rPr>
                                <w:t xml:space="preserv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3D4077" w:rsidRDefault="003D4077"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30B06858" w:rsidR="003D4077" w:rsidRPr="0013660A" w:rsidRDefault="003D407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sidR="00323581">
                          <w:rPr>
                            <w:sz w:val="20"/>
                          </w:rPr>
                          <w:t>Sensitivity (d</w:t>
                        </w:r>
                        <w:r w:rsidR="00323581">
                          <w:t>′</w:t>
                        </w:r>
                        <w:r w:rsidR="00323581">
                          <w:rPr>
                            <w:rStyle w:val="CommentReference"/>
                          </w:rPr>
                          <w:annotationRef/>
                        </w:r>
                        <w:r>
                          <w:rPr>
                            <w:sz w:val="20"/>
                          </w:rPr>
                          <w:t xml:space="preserv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3D4077" w:rsidRDefault="003D4077"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38F30F98" w:rsidR="00ED76F0" w:rsidRPr="007F6AA7" w:rsidRDefault="00ED76F0" w:rsidP="00ED76F0">
            <w:r>
              <w:t>Sensitivity (</w:t>
            </w:r>
            <w:r w:rsidR="00BA5161">
              <w:t>d</w:t>
            </w:r>
            <w:r w:rsidR="00412DE2">
              <w:t>′</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20"/>
      <w:r w:rsidR="007E09BA">
        <w:t>psych</w:t>
      </w:r>
      <w:commentRangeEnd w:id="20"/>
      <w:r w:rsidR="007E09BA">
        <w:rPr>
          <w:rStyle w:val="CommentReference"/>
        </w:rPr>
        <w:commentReference w:id="20"/>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1"/>
      <w:r w:rsidR="007E09BA">
        <w:t>here</w:t>
      </w:r>
      <w:commentRangeEnd w:id="21"/>
      <w:r w:rsidR="007E09BA">
        <w:rPr>
          <w:rStyle w:val="CommentReference"/>
        </w:rPr>
        <w:commentReference w:id="21"/>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4F99B98D" w:rsidR="00CC0973" w:rsidRDefault="00CC0973" w:rsidP="00BC3FB6">
      <w:pPr>
        <w:pStyle w:val="Heading1"/>
        <w:spacing w:before="0" w:after="240"/>
      </w:pPr>
      <w:r w:rsidRPr="00D92BFE">
        <w:lastRenderedPageBreak/>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22"/>
      <w:r w:rsidRPr="008F5A26">
        <w:rPr>
          <w:rFonts w:eastAsia="Times New Roman"/>
          <w:szCs w:val="24"/>
        </w:rPr>
        <w:t>manuscript</w:t>
      </w:r>
      <w:commentRangeEnd w:id="22"/>
      <w:r w:rsidR="001D78FC">
        <w:rPr>
          <w:rStyle w:val="CommentReference"/>
        </w:rPr>
        <w:commentReference w:id="22"/>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2932E7E6" w14:textId="1078257C" w:rsidR="0085682D" w:rsidRPr="00F418CE" w:rsidRDefault="009214B6" w:rsidP="0085682D">
      <w:pPr>
        <w:widowControl w:val="0"/>
        <w:autoSpaceDE w:val="0"/>
        <w:autoSpaceDN w:val="0"/>
        <w:adjustRightInd w:val="0"/>
        <w:spacing w:after="0" w:line="480" w:lineRule="auto"/>
        <w:ind w:left="480" w:hanging="480"/>
        <w:rPr>
          <w:noProof/>
          <w:szCs w:val="24"/>
          <w:lang w:val="da-DK"/>
        </w:rPr>
      </w:pPr>
      <w:r>
        <w:rPr>
          <w:b/>
        </w:rPr>
        <w:fldChar w:fldCharType="begin" w:fldLock="1"/>
      </w:r>
      <w:r w:rsidRPr="00D0341A">
        <w:rPr>
          <w:b/>
        </w:rPr>
        <w:instrText xml:space="preserve">ADDIN Mendeley Bibliography CSL_BIBLIOGRAPHY </w:instrText>
      </w:r>
      <w:r>
        <w:rPr>
          <w:b/>
        </w:rPr>
        <w:fldChar w:fldCharType="separate"/>
      </w:r>
      <w:r w:rsidR="0085682D" w:rsidRPr="0085682D">
        <w:rPr>
          <w:noProof/>
          <w:szCs w:val="24"/>
        </w:rPr>
        <w:t xml:space="preserve">Allen, L., Scott, J., Brand, A., Hlava, M., &amp; Altman, M. (2014). Publishing: Credit where credit is due. </w:t>
      </w:r>
      <w:r w:rsidR="0085682D" w:rsidRPr="00F418CE">
        <w:rPr>
          <w:i/>
          <w:iCs/>
          <w:noProof/>
          <w:szCs w:val="24"/>
          <w:lang w:val="da-DK"/>
        </w:rPr>
        <w:t>Nature</w:t>
      </w:r>
      <w:r w:rsidR="0085682D" w:rsidRPr="00F418CE">
        <w:rPr>
          <w:noProof/>
          <w:szCs w:val="24"/>
          <w:lang w:val="da-DK"/>
        </w:rPr>
        <w:t xml:space="preserve">, </w:t>
      </w:r>
      <w:r w:rsidR="0085682D" w:rsidRPr="00F418CE">
        <w:rPr>
          <w:i/>
          <w:iCs/>
          <w:noProof/>
          <w:szCs w:val="24"/>
          <w:lang w:val="da-DK"/>
        </w:rPr>
        <w:t>508</w:t>
      </w:r>
      <w:r w:rsidR="0085682D" w:rsidRPr="00F418CE">
        <w:rPr>
          <w:noProof/>
          <w:szCs w:val="24"/>
          <w:lang w:val="da-DK"/>
        </w:rPr>
        <w:t>(7496), 312–313. https://doi.org/10.1038/508312a</w:t>
      </w:r>
    </w:p>
    <w:p w14:paraId="20F71D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a-DK"/>
        </w:rPr>
        <w:t xml:space="preserve">Andersen, S. K., Muller, M. M., &amp; Hillyard, S. A. (2009). </w:t>
      </w:r>
      <w:r w:rsidRPr="0085682D">
        <w:rPr>
          <w:noProof/>
          <w:szCs w:val="24"/>
        </w:rPr>
        <w:t xml:space="preserve">Color-selective attention need not be mediated by spatial attention. </w:t>
      </w:r>
      <w:r w:rsidRPr="0085682D">
        <w:rPr>
          <w:i/>
          <w:iCs/>
          <w:noProof/>
          <w:szCs w:val="24"/>
        </w:rPr>
        <w:t>Journal of Vision</w:t>
      </w:r>
      <w:r w:rsidRPr="0085682D">
        <w:rPr>
          <w:noProof/>
          <w:szCs w:val="24"/>
        </w:rPr>
        <w:t xml:space="preserve">, </w:t>
      </w:r>
      <w:r w:rsidRPr="0085682D">
        <w:rPr>
          <w:i/>
          <w:iCs/>
          <w:noProof/>
          <w:szCs w:val="24"/>
        </w:rPr>
        <w:t>9</w:t>
      </w:r>
      <w:r w:rsidRPr="0085682D">
        <w:rPr>
          <w:noProof/>
          <w:szCs w:val="24"/>
        </w:rPr>
        <w:t>(6), 2–2. https://doi.org/10.1167/9.6.2</w:t>
      </w:r>
    </w:p>
    <w:p w14:paraId="432BD60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Muller, M. M., &amp; Martinovic, J. (2012). Bottom-Up Biases in Feature-Selective Attention. </w:t>
      </w:r>
      <w:r w:rsidRPr="0085682D">
        <w:rPr>
          <w:i/>
          <w:iCs/>
          <w:noProof/>
          <w:szCs w:val="24"/>
        </w:rPr>
        <w:t>Journal of Neuroscience</w:t>
      </w:r>
      <w:r w:rsidRPr="0085682D">
        <w:rPr>
          <w:noProof/>
          <w:szCs w:val="24"/>
        </w:rPr>
        <w:t xml:space="preserve">, </w:t>
      </w:r>
      <w:r w:rsidRPr="0085682D">
        <w:rPr>
          <w:i/>
          <w:iCs/>
          <w:noProof/>
          <w:szCs w:val="24"/>
        </w:rPr>
        <w:t>32</w:t>
      </w:r>
      <w:r w:rsidRPr="0085682D">
        <w:rPr>
          <w:noProof/>
          <w:szCs w:val="24"/>
        </w:rPr>
        <w:t>(47), 16953–16958. https://doi.org/10.1523/JNEUROSCI.1767-12.2012</w:t>
      </w:r>
    </w:p>
    <w:p w14:paraId="03BEE0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Andersen, S K, &amp; Müller, M. M. (2010). Behavioral performance follows the time course of neural facilitation and suppression during cued shifts of feature-selective attention. </w:t>
      </w:r>
      <w:r w:rsidRPr="0085682D">
        <w:rPr>
          <w:i/>
          <w:iCs/>
          <w:noProof/>
          <w:szCs w:val="24"/>
        </w:rPr>
        <w:t>Proceedings of the National Academy of Sciences of the United States of America</w:t>
      </w:r>
      <w:r w:rsidRPr="0085682D">
        <w:rPr>
          <w:noProof/>
          <w:szCs w:val="24"/>
        </w:rPr>
        <w:t xml:space="preserve">, </w:t>
      </w:r>
      <w:r w:rsidRPr="0085682D">
        <w:rPr>
          <w:i/>
          <w:iCs/>
          <w:noProof/>
          <w:szCs w:val="24"/>
        </w:rPr>
        <w:t>107</w:t>
      </w:r>
      <w:r w:rsidRPr="0085682D">
        <w:rPr>
          <w:noProof/>
          <w:szCs w:val="24"/>
        </w:rPr>
        <w:t>(31), 13878–13882. https://doi.org/10.1073/pnas.1002436107</w:t>
      </w:r>
    </w:p>
    <w:p w14:paraId="4CB94D6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Andersen, Søren K., Hillyard, S. A., &amp; Müller, M. M. (2008). </w:t>
      </w:r>
      <w:r w:rsidRPr="0085682D">
        <w:rPr>
          <w:noProof/>
          <w:szCs w:val="24"/>
        </w:rPr>
        <w:t xml:space="preserve">Attention Facilitates Multiple Stimulus Features in Parallel in Human Visual Cortex. </w:t>
      </w:r>
      <w:r w:rsidRPr="0085682D">
        <w:rPr>
          <w:i/>
          <w:iCs/>
          <w:noProof/>
          <w:szCs w:val="24"/>
        </w:rPr>
        <w:t>Current Biology</w:t>
      </w:r>
      <w:r w:rsidRPr="0085682D">
        <w:rPr>
          <w:noProof/>
          <w:szCs w:val="24"/>
        </w:rPr>
        <w:t xml:space="preserve">, </w:t>
      </w:r>
      <w:r w:rsidRPr="0085682D">
        <w:rPr>
          <w:i/>
          <w:iCs/>
          <w:noProof/>
          <w:szCs w:val="24"/>
        </w:rPr>
        <w:t>18</w:t>
      </w:r>
      <w:r w:rsidRPr="0085682D">
        <w:rPr>
          <w:noProof/>
          <w:szCs w:val="24"/>
        </w:rPr>
        <w:t>(13), 1006–1009. https://doi.org/10.1016/j.cub.2008.06.030</w:t>
      </w:r>
    </w:p>
    <w:p w14:paraId="7BDC1E0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(2016). The attention habit: How reward learning shapes attentional selection. </w:t>
      </w:r>
      <w:r w:rsidRPr="0085682D">
        <w:rPr>
          <w:i/>
          <w:iCs/>
          <w:noProof/>
          <w:szCs w:val="24"/>
        </w:rPr>
        <w:t>Annals of the New York Academy of Sciences</w:t>
      </w:r>
      <w:r w:rsidRPr="0085682D">
        <w:rPr>
          <w:noProof/>
          <w:szCs w:val="24"/>
        </w:rPr>
        <w:t xml:space="preserve">, </w:t>
      </w:r>
      <w:r w:rsidRPr="0085682D">
        <w:rPr>
          <w:i/>
          <w:iCs/>
          <w:noProof/>
          <w:szCs w:val="24"/>
        </w:rPr>
        <w:t>1369</w:t>
      </w:r>
      <w:r w:rsidRPr="0085682D">
        <w:rPr>
          <w:noProof/>
          <w:szCs w:val="24"/>
        </w:rPr>
        <w:t>(1), 24–39. https://doi.org/10.1111/nyas.12957</w:t>
      </w:r>
    </w:p>
    <w:p w14:paraId="4678945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Anderson, B. a, Laurent, P. a, &amp; Yantis, S. (2011). Value-driven attentional capture. </w:t>
      </w:r>
      <w:r w:rsidRPr="0085682D">
        <w:rPr>
          <w:i/>
          <w:iCs/>
          <w:noProof/>
          <w:szCs w:val="24"/>
        </w:rPr>
        <w:t>Proceedings of the National Academy of Sciences</w:t>
      </w:r>
      <w:r w:rsidRPr="0085682D">
        <w:rPr>
          <w:noProof/>
          <w:szCs w:val="24"/>
        </w:rPr>
        <w:t xml:space="preserve">, </w:t>
      </w:r>
      <w:r w:rsidRPr="0085682D">
        <w:rPr>
          <w:i/>
          <w:iCs/>
          <w:noProof/>
          <w:szCs w:val="24"/>
        </w:rPr>
        <w:t>108</w:t>
      </w:r>
      <w:r w:rsidRPr="0085682D">
        <w:rPr>
          <w:noProof/>
          <w:szCs w:val="24"/>
        </w:rPr>
        <w:t>(25), 10367–10371. https://doi.org/10.1073/pnas.1104047108</w:t>
      </w:r>
    </w:p>
    <w:p w14:paraId="1ADF7E1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Awh, E., Belopolsky, A. V., &amp; Theeuwes, J. (2012). Top-down versus bottom-up attentional control: A failed theoretical dichotomy. </w:t>
      </w:r>
      <w:r w:rsidRPr="0085682D">
        <w:rPr>
          <w:i/>
          <w:iCs/>
          <w:noProof/>
          <w:szCs w:val="24"/>
        </w:rPr>
        <w:t>Trends in Cognitive Sciences</w:t>
      </w:r>
      <w:r w:rsidRPr="0085682D">
        <w:rPr>
          <w:noProof/>
          <w:szCs w:val="24"/>
        </w:rPr>
        <w:t xml:space="preserve">, </w:t>
      </w:r>
      <w:r w:rsidRPr="0085682D">
        <w:rPr>
          <w:i/>
          <w:iCs/>
          <w:noProof/>
          <w:szCs w:val="24"/>
        </w:rPr>
        <w:t>16</w:t>
      </w:r>
      <w:r w:rsidRPr="0085682D">
        <w:rPr>
          <w:noProof/>
          <w:szCs w:val="24"/>
        </w:rPr>
        <w:t>(8), 437–443. https://doi.org/10.1016/j.tics.2012.06.010</w:t>
      </w:r>
    </w:p>
    <w:p w14:paraId="0AF4D9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 xml:space="preserve">Botvinick, M. M., &amp; Braver, T. S. (2015). Motivation and Cognitive Control : From Behavior to Neural Mechanism. </w:t>
      </w:r>
      <w:r w:rsidRPr="0085682D">
        <w:rPr>
          <w:i/>
          <w:iCs/>
          <w:noProof/>
          <w:szCs w:val="24"/>
        </w:rPr>
        <w:t>Annual Review of Psychology</w:t>
      </w:r>
      <w:r w:rsidRPr="0085682D">
        <w:rPr>
          <w:noProof/>
          <w:szCs w:val="24"/>
        </w:rPr>
        <w:t>, (September 2014), 1–31. https://doi.org/10.1146/annurev-psych-010814-015044</w:t>
      </w:r>
    </w:p>
    <w:p w14:paraId="6E47DBB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Brown, J. W., &amp; Alexander, W. H. (2017). Foraging Value, Risk Avoidance, and Multiple Control Signals: How the Anterior Cingulate Cortex Controls Value-based Decision-making. </w:t>
      </w:r>
      <w:r w:rsidRPr="0085682D">
        <w:rPr>
          <w:i/>
          <w:iCs/>
          <w:noProof/>
          <w:szCs w:val="24"/>
        </w:rPr>
        <w:t>Journal of Cognitive Neuroscience</w:t>
      </w:r>
      <w:r w:rsidRPr="0085682D">
        <w:rPr>
          <w:noProof/>
          <w:szCs w:val="24"/>
        </w:rPr>
        <w:t xml:space="preserve">, </w:t>
      </w:r>
      <w:r w:rsidRPr="0085682D">
        <w:rPr>
          <w:i/>
          <w:iCs/>
          <w:noProof/>
          <w:szCs w:val="24"/>
        </w:rPr>
        <w:t>29</w:t>
      </w:r>
      <w:r w:rsidRPr="0085682D">
        <w:rPr>
          <w:noProof/>
          <w:szCs w:val="24"/>
        </w:rPr>
        <w:t>(10), 1656–1673. https://doi.org/10.1162/jocn_a_01140</w:t>
      </w:r>
    </w:p>
    <w:p w14:paraId="55C5A0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Bürkner, P.-C. (2016). brms: An R package for Bayesian multilevel models using Stan. </w:t>
      </w:r>
      <w:r w:rsidRPr="0085682D">
        <w:rPr>
          <w:i/>
          <w:iCs/>
          <w:noProof/>
          <w:szCs w:val="24"/>
        </w:rPr>
        <w:t>Journal of Statistical Software</w:t>
      </w:r>
      <w:r w:rsidRPr="0085682D">
        <w:rPr>
          <w:noProof/>
          <w:szCs w:val="24"/>
        </w:rPr>
        <w:t xml:space="preserve">, </w:t>
      </w:r>
      <w:r w:rsidRPr="0085682D">
        <w:rPr>
          <w:i/>
          <w:iCs/>
          <w:noProof/>
          <w:szCs w:val="24"/>
        </w:rPr>
        <w:t>80</w:t>
      </w:r>
      <w:r w:rsidRPr="0085682D">
        <w:rPr>
          <w:noProof/>
          <w:szCs w:val="24"/>
        </w:rPr>
        <w:t>(1), 1–28.</w:t>
      </w:r>
    </w:p>
    <w:p w14:paraId="19BA7D16"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Bürkner, P.-C. (2017). Advanced Bayesian Multilevel Modeling with the R Package brms. </w:t>
      </w:r>
      <w:r w:rsidRPr="00F418CE">
        <w:rPr>
          <w:i/>
          <w:iCs/>
          <w:noProof/>
          <w:szCs w:val="24"/>
          <w:lang w:val="de-DE"/>
        </w:rPr>
        <w:t>ArXiv:1705.11123</w:t>
      </w:r>
      <w:r w:rsidRPr="00F418CE">
        <w:rPr>
          <w:noProof/>
          <w:szCs w:val="24"/>
          <w:lang w:val="de-DE"/>
        </w:rPr>
        <w:t>.</w:t>
      </w:r>
    </w:p>
    <w:p w14:paraId="225D6D3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Carpenter, B., Gelman, A., Hoffman, M., Lee, D., Goodrich, B., Betancourt, M., … </w:t>
      </w:r>
      <w:r w:rsidRPr="0085682D">
        <w:rPr>
          <w:noProof/>
          <w:szCs w:val="24"/>
        </w:rPr>
        <w:t xml:space="preserve">Riddell, A. (2016). Stan: A probabilistic programming language. </w:t>
      </w:r>
      <w:r w:rsidRPr="0085682D">
        <w:rPr>
          <w:i/>
          <w:iCs/>
          <w:noProof/>
          <w:szCs w:val="24"/>
        </w:rPr>
        <w:t>Journal of Statistical Software</w:t>
      </w:r>
      <w:r w:rsidRPr="0085682D">
        <w:rPr>
          <w:noProof/>
          <w:szCs w:val="24"/>
        </w:rPr>
        <w:t xml:space="preserve">, </w:t>
      </w:r>
      <w:r w:rsidRPr="0085682D">
        <w:rPr>
          <w:i/>
          <w:iCs/>
          <w:noProof/>
          <w:szCs w:val="24"/>
        </w:rPr>
        <w:t>2</w:t>
      </w:r>
      <w:r w:rsidRPr="0085682D">
        <w:rPr>
          <w:noProof/>
          <w:szCs w:val="24"/>
        </w:rPr>
        <w:t>(20), 1–37.</w:t>
      </w:r>
    </w:p>
    <w:p w14:paraId="7532AD1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Chatrian, G. E., Lettich, E., &amp; Nelson, P. L. (1985). Ten percent electrode system for topographic studies of spontaneous and evoked EEG activities. </w:t>
      </w:r>
      <w:r w:rsidRPr="0085682D">
        <w:rPr>
          <w:i/>
          <w:iCs/>
          <w:noProof/>
          <w:szCs w:val="24"/>
        </w:rPr>
        <w:t>American Journal of EEG Technology</w:t>
      </w:r>
      <w:r w:rsidRPr="0085682D">
        <w:rPr>
          <w:noProof/>
          <w:szCs w:val="24"/>
        </w:rPr>
        <w:t xml:space="preserve">, </w:t>
      </w:r>
      <w:r w:rsidRPr="0085682D">
        <w:rPr>
          <w:i/>
          <w:iCs/>
          <w:noProof/>
          <w:szCs w:val="24"/>
        </w:rPr>
        <w:t>25</w:t>
      </w:r>
      <w:r w:rsidRPr="0085682D">
        <w:rPr>
          <w:noProof/>
          <w:szCs w:val="24"/>
        </w:rPr>
        <w:t>(2).</w:t>
      </w:r>
    </w:p>
    <w:p w14:paraId="34283A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Chelazzi, L., Perlato, A., Santandrea, E., &amp; Della Libera, C. (2013). Rewards teach visual selective attention. </w:t>
      </w:r>
      <w:r w:rsidRPr="0085682D">
        <w:rPr>
          <w:i/>
          <w:iCs/>
          <w:noProof/>
          <w:szCs w:val="24"/>
        </w:rPr>
        <w:t>Vision Research</w:t>
      </w:r>
      <w:r w:rsidRPr="0085682D">
        <w:rPr>
          <w:noProof/>
          <w:szCs w:val="24"/>
        </w:rPr>
        <w:t xml:space="preserve">, </w:t>
      </w:r>
      <w:r w:rsidRPr="0085682D">
        <w:rPr>
          <w:i/>
          <w:iCs/>
          <w:noProof/>
          <w:szCs w:val="24"/>
        </w:rPr>
        <w:t>85</w:t>
      </w:r>
      <w:r w:rsidRPr="0085682D">
        <w:rPr>
          <w:noProof/>
          <w:szCs w:val="24"/>
        </w:rPr>
        <w:t>, 58–62. https://doi.org/10.1016/j.visres.2012.12.005</w:t>
      </w:r>
    </w:p>
    <w:p w14:paraId="064DC2B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Chun, M. M., Golomb, J. D., &amp; Turk-Browne, N. B. (2011). A Taxonomy of External and Internal Attention. </w:t>
      </w:r>
      <w:r w:rsidRPr="0085682D">
        <w:rPr>
          <w:i/>
          <w:iCs/>
          <w:noProof/>
          <w:szCs w:val="24"/>
        </w:rPr>
        <w:t>Annual Review of Psychology</w:t>
      </w:r>
      <w:r w:rsidRPr="0085682D">
        <w:rPr>
          <w:noProof/>
          <w:szCs w:val="24"/>
        </w:rPr>
        <w:t xml:space="preserve">, </w:t>
      </w:r>
      <w:r w:rsidRPr="0085682D">
        <w:rPr>
          <w:i/>
          <w:iCs/>
          <w:noProof/>
          <w:szCs w:val="24"/>
        </w:rPr>
        <w:t>62</w:t>
      </w:r>
      <w:r w:rsidRPr="0085682D">
        <w:rPr>
          <w:noProof/>
          <w:szCs w:val="24"/>
        </w:rPr>
        <w:t>(1), 73–101. https://doi.org/10.1146/annurev.psych.093008.100427</w:t>
      </w:r>
    </w:p>
    <w:p w14:paraId="7033E0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Corbetta, M., &amp; Shulman, G. L. (2002). Control of Goal-Directed and Stimulus-Driven Attention in the Brain. </w:t>
      </w:r>
      <w:r w:rsidRPr="0085682D">
        <w:rPr>
          <w:i/>
          <w:iCs/>
          <w:noProof/>
          <w:szCs w:val="24"/>
        </w:rPr>
        <w:t>Nature Reviews Neuroscience</w:t>
      </w:r>
      <w:r w:rsidRPr="0085682D">
        <w:rPr>
          <w:noProof/>
          <w:szCs w:val="24"/>
        </w:rPr>
        <w:t xml:space="preserve">, </w:t>
      </w:r>
      <w:r w:rsidRPr="0085682D">
        <w:rPr>
          <w:i/>
          <w:iCs/>
          <w:noProof/>
          <w:szCs w:val="24"/>
        </w:rPr>
        <w:t>3</w:t>
      </w:r>
      <w:r w:rsidRPr="0085682D">
        <w:rPr>
          <w:noProof/>
          <w:szCs w:val="24"/>
        </w:rPr>
        <w:t>(3), 215–229. https://doi.org/10.1038/nrn755</w:t>
      </w:r>
    </w:p>
    <w:p w14:paraId="1148433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lastRenderedPageBreak/>
        <w:t>Craddock, M. (2018). craddm/eegUtils: eegUtils (Version v0.2.0). Zenodo.</w:t>
      </w:r>
    </w:p>
    <w:p w14:paraId="1C4705C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Della Libera, C., &amp; Chelazzi, L. (2009). Learning to attend and to ignore is a matter of gains and losses. </w:t>
      </w:r>
      <w:r w:rsidRPr="0085682D">
        <w:rPr>
          <w:i/>
          <w:iCs/>
          <w:noProof/>
          <w:szCs w:val="24"/>
        </w:rPr>
        <w:t>Psychological Science</w:t>
      </w:r>
      <w:r w:rsidRPr="0085682D">
        <w:rPr>
          <w:noProof/>
          <w:szCs w:val="24"/>
        </w:rPr>
        <w:t xml:space="preserve">, </w:t>
      </w:r>
      <w:r w:rsidRPr="0085682D">
        <w:rPr>
          <w:i/>
          <w:iCs/>
          <w:noProof/>
          <w:szCs w:val="24"/>
        </w:rPr>
        <w:t>20</w:t>
      </w:r>
      <w:r w:rsidRPr="0085682D">
        <w:rPr>
          <w:noProof/>
          <w:szCs w:val="24"/>
        </w:rPr>
        <w:t>(6), 778–784. https://doi.org/10.1111/j.1467-9280.2009.02360.x</w:t>
      </w:r>
    </w:p>
    <w:p w14:paraId="6BB5354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Delorme, A., &amp; Makeig, S. (2004). EEGLAB: an open sorce toolbox for analysis of single-trail EEG dynamics including independent component anlaysis. </w:t>
      </w:r>
      <w:r w:rsidRPr="0085682D">
        <w:rPr>
          <w:i/>
          <w:iCs/>
          <w:noProof/>
          <w:szCs w:val="24"/>
        </w:rPr>
        <w:t>Journal of Neuroscience Methods</w:t>
      </w:r>
      <w:r w:rsidRPr="0085682D">
        <w:rPr>
          <w:noProof/>
          <w:szCs w:val="24"/>
        </w:rPr>
        <w:t xml:space="preserve">, </w:t>
      </w:r>
      <w:r w:rsidRPr="0085682D">
        <w:rPr>
          <w:i/>
          <w:iCs/>
          <w:noProof/>
          <w:szCs w:val="24"/>
        </w:rPr>
        <w:t>134</w:t>
      </w:r>
      <w:r w:rsidRPr="0085682D">
        <w:rPr>
          <w:noProof/>
          <w:szCs w:val="24"/>
        </w:rPr>
        <w:t>, 9–21. https://doi.org/10.1016/j.jneumeth.2003.10.009</w:t>
      </w:r>
    </w:p>
    <w:p w14:paraId="21C9AF0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Desimone, R., &amp; Duncan, J. (1995). Neural Mechanisms of Selective Visual. </w:t>
      </w:r>
      <w:r w:rsidRPr="0085682D">
        <w:rPr>
          <w:i/>
          <w:iCs/>
          <w:noProof/>
          <w:szCs w:val="24"/>
        </w:rPr>
        <w:t>Annual Review of Neuroscience</w:t>
      </w:r>
      <w:r w:rsidRPr="0085682D">
        <w:rPr>
          <w:noProof/>
          <w:szCs w:val="24"/>
        </w:rPr>
        <w:t xml:space="preserve">, </w:t>
      </w:r>
      <w:r w:rsidRPr="0085682D">
        <w:rPr>
          <w:i/>
          <w:iCs/>
          <w:noProof/>
          <w:szCs w:val="24"/>
        </w:rPr>
        <w:t>18</w:t>
      </w:r>
      <w:r w:rsidRPr="0085682D">
        <w:rPr>
          <w:noProof/>
          <w:szCs w:val="24"/>
        </w:rPr>
        <w:t>(1), 193–222. https://doi.org/10.1146/annurev.ne.18.030195.001205</w:t>
      </w:r>
    </w:p>
    <w:p w14:paraId="514D397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Donohue, S. E., Hopf, J.-M., Bartsch, M. V., Schoenfeld, M. A., Heinze, H.-J., &amp; Woldorff, M. G. (2016). The Rapid Capture of Attention by Rewarded Objects. </w:t>
      </w:r>
      <w:r w:rsidRPr="0085682D">
        <w:rPr>
          <w:i/>
          <w:iCs/>
          <w:noProof/>
          <w:szCs w:val="24"/>
        </w:rPr>
        <w:t>Journal of Cognitive Neuroscience</w:t>
      </w:r>
      <w:r w:rsidRPr="0085682D">
        <w:rPr>
          <w:noProof/>
          <w:szCs w:val="24"/>
        </w:rPr>
        <w:t xml:space="preserve">, </w:t>
      </w:r>
      <w:r w:rsidRPr="0085682D">
        <w:rPr>
          <w:i/>
          <w:iCs/>
          <w:noProof/>
          <w:szCs w:val="24"/>
        </w:rPr>
        <w:t>28</w:t>
      </w:r>
      <w:r w:rsidRPr="0085682D">
        <w:rPr>
          <w:noProof/>
          <w:szCs w:val="24"/>
        </w:rPr>
        <w:t>(4), 529–541. https://doi.org/10.1162/jocn_a_00917</w:t>
      </w:r>
    </w:p>
    <w:p w14:paraId="1AA3AAA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Etzel, J. A., Cole, M. W., Zacks, J. M., Kay, K. N., &amp; Braver, T. S. (2016). Reward Motivation Enhances Task Coding in Frontoparietal Cortex. </w:t>
      </w:r>
      <w:r w:rsidRPr="0085682D">
        <w:rPr>
          <w:i/>
          <w:iCs/>
          <w:noProof/>
          <w:szCs w:val="24"/>
        </w:rPr>
        <w:t>Cerebral Cortex</w:t>
      </w:r>
      <w:r w:rsidRPr="0085682D">
        <w:rPr>
          <w:noProof/>
          <w:szCs w:val="24"/>
        </w:rPr>
        <w:t xml:space="preserve">, </w:t>
      </w:r>
      <w:r w:rsidRPr="0085682D">
        <w:rPr>
          <w:i/>
          <w:iCs/>
          <w:noProof/>
          <w:szCs w:val="24"/>
        </w:rPr>
        <w:t>26</w:t>
      </w:r>
      <w:r w:rsidRPr="0085682D">
        <w:rPr>
          <w:noProof/>
          <w:szCs w:val="24"/>
        </w:rPr>
        <w:t>(4), 1647–1659. https://doi.org/10.1093/cercor/bhu327</w:t>
      </w:r>
    </w:p>
    <w:p w14:paraId="13D7C4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F., &amp; Theeuwes, J. (2014). Exogenous visual orienting by reward. </w:t>
      </w:r>
      <w:r w:rsidRPr="0085682D">
        <w:rPr>
          <w:i/>
          <w:iCs/>
          <w:noProof/>
          <w:szCs w:val="24"/>
        </w:rPr>
        <w:t>Journal of Vision</w:t>
      </w:r>
      <w:r w:rsidRPr="0085682D">
        <w:rPr>
          <w:noProof/>
          <w:szCs w:val="24"/>
        </w:rPr>
        <w:t xml:space="preserve">, </w:t>
      </w:r>
      <w:r w:rsidRPr="0085682D">
        <w:rPr>
          <w:i/>
          <w:iCs/>
          <w:noProof/>
          <w:szCs w:val="24"/>
        </w:rPr>
        <w:t>14</w:t>
      </w:r>
      <w:r w:rsidRPr="0085682D">
        <w:rPr>
          <w:noProof/>
          <w:szCs w:val="24"/>
        </w:rPr>
        <w:t>(2014), 1–9. https://doi.org/10.1167/14.5.6.doi</w:t>
      </w:r>
    </w:p>
    <w:p w14:paraId="5799726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Failing, M., &amp; Theeuwes, J. (2017). Selection history: How reward modulates selectivity of visual attention. </w:t>
      </w:r>
      <w:r w:rsidRPr="0085682D">
        <w:rPr>
          <w:i/>
          <w:iCs/>
          <w:noProof/>
          <w:szCs w:val="24"/>
        </w:rPr>
        <w:t>Psychonomic Bulletin and Review</w:t>
      </w:r>
      <w:r w:rsidRPr="0085682D">
        <w:rPr>
          <w:noProof/>
          <w:szCs w:val="24"/>
        </w:rPr>
        <w:t>, 1–25. https://doi.org/10.3758/s13423-017-1380-y</w:t>
      </w:r>
    </w:p>
    <w:p w14:paraId="34C6E3D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Franken, I. H. A., Muris, P., &amp; Rassin, E. (2005). Psychometric properties of the Dutch BIS/BAS scales. </w:t>
      </w:r>
      <w:r w:rsidRPr="0085682D">
        <w:rPr>
          <w:i/>
          <w:iCs/>
          <w:noProof/>
          <w:szCs w:val="24"/>
        </w:rPr>
        <w:t>Journal of Psychopathology and Behavioral Assessment</w:t>
      </w:r>
      <w:r w:rsidRPr="0085682D">
        <w:rPr>
          <w:noProof/>
          <w:szCs w:val="24"/>
        </w:rPr>
        <w:t xml:space="preserve">, </w:t>
      </w:r>
      <w:r w:rsidRPr="0085682D">
        <w:rPr>
          <w:i/>
          <w:iCs/>
          <w:noProof/>
          <w:szCs w:val="24"/>
        </w:rPr>
        <w:t>27</w:t>
      </w:r>
      <w:r w:rsidRPr="0085682D">
        <w:rPr>
          <w:noProof/>
          <w:szCs w:val="24"/>
        </w:rPr>
        <w:t>(1), 25–30. https://doi.org/10.1007/s10862-005-3262-2</w:t>
      </w:r>
    </w:p>
    <w:p w14:paraId="4D1E68D8"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Garnier, S. (2018). viridis: Default Color Maps from ‘matplotlib.’ </w:t>
      </w:r>
      <w:r w:rsidRPr="00F418CE">
        <w:rPr>
          <w:noProof/>
          <w:szCs w:val="24"/>
          <w:lang w:val="de-DE"/>
        </w:rPr>
        <w:t>R package version 0.3.</w:t>
      </w:r>
    </w:p>
    <w:p w14:paraId="22A90ED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lastRenderedPageBreak/>
        <w:t xml:space="preserve">Gelman, A., Goodrich, B., Gabry, J., &amp; Ali, I. (2017). </w:t>
      </w:r>
      <w:r w:rsidRPr="0085682D">
        <w:rPr>
          <w:noProof/>
          <w:szCs w:val="24"/>
        </w:rPr>
        <w:t xml:space="preserve">R-squared for Bayesian regression models. </w:t>
      </w:r>
      <w:r w:rsidRPr="0085682D">
        <w:rPr>
          <w:i/>
          <w:iCs/>
          <w:noProof/>
          <w:szCs w:val="24"/>
        </w:rPr>
        <w:t>Unpublished via Http://Www. Stat. Columbia. Edu/~ Gelman/Research/Unpublished.</w:t>
      </w:r>
      <w:r w:rsidRPr="0085682D">
        <w:rPr>
          <w:noProof/>
          <w:szCs w:val="24"/>
        </w:rPr>
        <w:t xml:space="preserve"> Retrieved from http://www.stat.columbia.edu/~gelman/research/unpublished/bayes_R2.pdf</w:t>
      </w:r>
    </w:p>
    <w:p w14:paraId="4AAB4F4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Gelman, A., &amp; Rubin, D. B. (1992). </w:t>
      </w:r>
      <w:r w:rsidRPr="0085682D">
        <w:rPr>
          <w:noProof/>
          <w:szCs w:val="24"/>
        </w:rPr>
        <w:t xml:space="preserve">Inference from Iterative Simulation Using Multiple Sequences. </w:t>
      </w:r>
      <w:r w:rsidRPr="0085682D">
        <w:rPr>
          <w:i/>
          <w:iCs/>
          <w:noProof/>
          <w:szCs w:val="24"/>
        </w:rPr>
        <w:t>Statistical Science</w:t>
      </w:r>
      <w:r w:rsidRPr="0085682D">
        <w:rPr>
          <w:noProof/>
          <w:szCs w:val="24"/>
        </w:rPr>
        <w:t xml:space="preserve">, </w:t>
      </w:r>
      <w:r w:rsidRPr="0085682D">
        <w:rPr>
          <w:i/>
          <w:iCs/>
          <w:noProof/>
          <w:szCs w:val="24"/>
        </w:rPr>
        <w:t>7</w:t>
      </w:r>
      <w:r w:rsidRPr="0085682D">
        <w:rPr>
          <w:noProof/>
          <w:szCs w:val="24"/>
        </w:rPr>
        <w:t>(4), 457–472. https://doi.org/10.1214/ss/1177011136</w:t>
      </w:r>
    </w:p>
    <w:p w14:paraId="290D5CB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Hautus, M. J. (1995). Corrections for extreme proportions and their biasing effects on estimated values of d′. </w:t>
      </w:r>
      <w:r w:rsidRPr="0085682D">
        <w:rPr>
          <w:i/>
          <w:iCs/>
          <w:noProof/>
          <w:szCs w:val="24"/>
        </w:rPr>
        <w:t>Behavior Research Methods, Instruments, &amp; Computers</w:t>
      </w:r>
      <w:r w:rsidRPr="0085682D">
        <w:rPr>
          <w:noProof/>
          <w:szCs w:val="24"/>
        </w:rPr>
        <w:t xml:space="preserve">, </w:t>
      </w:r>
      <w:r w:rsidRPr="0085682D">
        <w:rPr>
          <w:i/>
          <w:iCs/>
          <w:noProof/>
          <w:szCs w:val="24"/>
        </w:rPr>
        <w:t>27</w:t>
      </w:r>
      <w:r w:rsidRPr="0085682D">
        <w:rPr>
          <w:noProof/>
          <w:szCs w:val="24"/>
        </w:rPr>
        <w:t>(1), 46–51. https://doi.org/10.3758/BF03203619</w:t>
      </w:r>
    </w:p>
    <w:p w14:paraId="00A9BC7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Chelazzi, L., &amp; Theeuwes, J. (2010). Reward Changes Salience in Human Vision via the Anterior Cingulate. </w:t>
      </w:r>
      <w:r w:rsidRPr="0085682D">
        <w:rPr>
          <w:i/>
          <w:iCs/>
          <w:noProof/>
          <w:szCs w:val="24"/>
        </w:rPr>
        <w:t>Journal of Neuroscience</w:t>
      </w:r>
      <w:r w:rsidRPr="0085682D">
        <w:rPr>
          <w:noProof/>
          <w:szCs w:val="24"/>
        </w:rPr>
        <w:t xml:space="preserve">, </w:t>
      </w:r>
      <w:r w:rsidRPr="0085682D">
        <w:rPr>
          <w:i/>
          <w:iCs/>
          <w:noProof/>
          <w:szCs w:val="24"/>
        </w:rPr>
        <w:t>30</w:t>
      </w:r>
      <w:r w:rsidRPr="0085682D">
        <w:rPr>
          <w:noProof/>
          <w:szCs w:val="24"/>
        </w:rPr>
        <w:t>(33), 11096–11103. https://doi.org/10.1523/JNEUROSCI.1026-10.2010</w:t>
      </w:r>
    </w:p>
    <w:p w14:paraId="0AB08DC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Hickey, C., &amp; Peelen, M. V. (2015). Neural mechanisms of incentive salience in naturalistic human vision. </w:t>
      </w:r>
      <w:r w:rsidRPr="0085682D">
        <w:rPr>
          <w:i/>
          <w:iCs/>
          <w:noProof/>
          <w:szCs w:val="24"/>
        </w:rPr>
        <w:t>Neuron</w:t>
      </w:r>
      <w:r w:rsidRPr="0085682D">
        <w:rPr>
          <w:noProof/>
          <w:szCs w:val="24"/>
        </w:rPr>
        <w:t xml:space="preserve">, </w:t>
      </w:r>
      <w:r w:rsidRPr="0085682D">
        <w:rPr>
          <w:i/>
          <w:iCs/>
          <w:noProof/>
          <w:szCs w:val="24"/>
        </w:rPr>
        <w:t>85</w:t>
      </w:r>
      <w:r w:rsidRPr="0085682D">
        <w:rPr>
          <w:noProof/>
          <w:szCs w:val="24"/>
        </w:rPr>
        <w:t>(3), 512–518. https://doi.org/10.1016/j.neuron.2014.12.049</w:t>
      </w:r>
    </w:p>
    <w:p w14:paraId="323BF5F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Holroyd, C. B., &amp; McClure, S. M. (2015). Hierarchical control over effortful behavior by rodent medial frontal cortex: A computational model. </w:t>
      </w:r>
      <w:r w:rsidRPr="0085682D">
        <w:rPr>
          <w:i/>
          <w:iCs/>
          <w:noProof/>
          <w:szCs w:val="24"/>
        </w:rPr>
        <w:t>Psychological Review</w:t>
      </w:r>
      <w:r w:rsidRPr="0085682D">
        <w:rPr>
          <w:noProof/>
          <w:szCs w:val="24"/>
        </w:rPr>
        <w:t xml:space="preserve">, </w:t>
      </w:r>
      <w:r w:rsidRPr="0085682D">
        <w:rPr>
          <w:i/>
          <w:iCs/>
          <w:noProof/>
          <w:szCs w:val="24"/>
        </w:rPr>
        <w:t>122</w:t>
      </w:r>
      <w:r w:rsidRPr="0085682D">
        <w:rPr>
          <w:noProof/>
          <w:szCs w:val="24"/>
        </w:rPr>
        <w:t>(1), 54–83. https://doi.org/10.1037/a0038339</w:t>
      </w:r>
    </w:p>
    <w:p w14:paraId="4158E96D"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Hope, R. M. (2013). Rmisc: Ryan miscellaneous. </w:t>
      </w:r>
      <w:r w:rsidRPr="00F418CE">
        <w:rPr>
          <w:noProof/>
          <w:szCs w:val="24"/>
          <w:lang w:val="de-DE"/>
        </w:rPr>
        <w:t>R package version, 1(5).</w:t>
      </w:r>
    </w:p>
    <w:p w14:paraId="0AFFDC1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Kashiwase, Y., Matsumiya, K., Kuriki, I., &amp; Shioiri, S. (2012). </w:t>
      </w:r>
      <w:r w:rsidRPr="0085682D">
        <w:rPr>
          <w:noProof/>
          <w:szCs w:val="24"/>
        </w:rPr>
        <w:t xml:space="preserve">Time courses of attentional modulation in neural amplification and synchronization measured with steady-state visual-evoked potentials. </w:t>
      </w:r>
      <w:r w:rsidRPr="0085682D">
        <w:rPr>
          <w:i/>
          <w:iCs/>
          <w:noProof/>
          <w:szCs w:val="24"/>
        </w:rPr>
        <w:t>Journal of Cognitive Neuroscience</w:t>
      </w:r>
      <w:r w:rsidRPr="0085682D">
        <w:rPr>
          <w:noProof/>
          <w:szCs w:val="24"/>
        </w:rPr>
        <w:t xml:space="preserve">, </w:t>
      </w:r>
      <w:r w:rsidRPr="0085682D">
        <w:rPr>
          <w:i/>
          <w:iCs/>
          <w:noProof/>
          <w:szCs w:val="24"/>
        </w:rPr>
        <w:t>24</w:t>
      </w:r>
      <w:r w:rsidRPr="0085682D">
        <w:rPr>
          <w:noProof/>
          <w:szCs w:val="24"/>
        </w:rPr>
        <w:t>(8), 1779–1793. https://doi.org/10.1162/jocn_a_00212</w:t>
      </w:r>
    </w:p>
    <w:p w14:paraId="14AC411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 M, &amp; Woldorff, M. G. (2017). Cognitive control and reward. In T. Egner (Ed.), </w:t>
      </w:r>
      <w:r w:rsidRPr="0085682D">
        <w:rPr>
          <w:i/>
          <w:iCs/>
          <w:noProof/>
          <w:szCs w:val="24"/>
        </w:rPr>
        <w:t>Wiley Handbook of Cognitive Control</w:t>
      </w:r>
      <w:r w:rsidRPr="0085682D">
        <w:rPr>
          <w:noProof/>
          <w:szCs w:val="24"/>
        </w:rPr>
        <w:t xml:space="preserve"> (pp. 422–439). Wiley-Blackwell.</w:t>
      </w:r>
    </w:p>
    <w:p w14:paraId="2F48FEA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Krebs, Ruth M., Boehler, C. N., Roberts, K. C., Song, A. W., &amp; Woldorff, M. G. (2012). The </w:t>
      </w:r>
      <w:r w:rsidRPr="0085682D">
        <w:rPr>
          <w:noProof/>
          <w:szCs w:val="24"/>
        </w:rPr>
        <w:lastRenderedPageBreak/>
        <w:t xml:space="preserve">involvement of the dopaminergic midbrain and cortico-striatal-thalamic circuits in the integration of reward prospect and attentional task demands. </w:t>
      </w:r>
      <w:r w:rsidRPr="0085682D">
        <w:rPr>
          <w:i/>
          <w:iCs/>
          <w:noProof/>
          <w:szCs w:val="24"/>
        </w:rPr>
        <w:t>Cerebral Cortex</w:t>
      </w:r>
      <w:r w:rsidRPr="0085682D">
        <w:rPr>
          <w:noProof/>
          <w:szCs w:val="24"/>
        </w:rPr>
        <w:t xml:space="preserve">, </w:t>
      </w:r>
      <w:r w:rsidRPr="0085682D">
        <w:rPr>
          <w:i/>
          <w:iCs/>
          <w:noProof/>
          <w:szCs w:val="24"/>
        </w:rPr>
        <w:t>22</w:t>
      </w:r>
      <w:r w:rsidRPr="0085682D">
        <w:rPr>
          <w:noProof/>
          <w:szCs w:val="24"/>
        </w:rPr>
        <w:t>(3), 607–615. https://doi.org/10.1093/cercor/bhr134</w:t>
      </w:r>
    </w:p>
    <w:p w14:paraId="1E5EC9A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Kruschke, J. K., &amp; Meredith, M. (2017). BEST: Bayesian Estimation Supersedes the t-Test.</w:t>
      </w:r>
    </w:p>
    <w:p w14:paraId="3569E15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Kruschke, John K. (2014). </w:t>
      </w:r>
      <w:r w:rsidRPr="0085682D">
        <w:rPr>
          <w:i/>
          <w:iCs/>
          <w:noProof/>
          <w:szCs w:val="24"/>
        </w:rPr>
        <w:t>Doing Bayesian data analysis: A tutorial with R, JAGS, and Stan, second edition</w:t>
      </w:r>
      <w:r w:rsidRPr="0085682D">
        <w:rPr>
          <w:noProof/>
          <w:szCs w:val="24"/>
        </w:rPr>
        <w:t xml:space="preserve">. </w:t>
      </w:r>
      <w:r w:rsidRPr="0085682D">
        <w:rPr>
          <w:i/>
          <w:iCs/>
          <w:noProof/>
          <w:szCs w:val="24"/>
        </w:rPr>
        <w:t>Doing Bayesian Data Analysis: A Tutorial with R, JAGS, and Stan, Second Edition</w:t>
      </w:r>
      <w:r w:rsidRPr="0085682D">
        <w:rPr>
          <w:noProof/>
          <w:szCs w:val="24"/>
        </w:rPr>
        <w:t xml:space="preserve"> (2nd ed.). Elsevier Inc. https://doi.org/10.1016/B978-0-12-405888-0.09999-2</w:t>
      </w:r>
    </w:p>
    <w:p w14:paraId="39F73EE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Luque, D., Beesley, T., Morris, R. W., Jack, B. N., Griffiths, O., Whitford, T. J., &amp; Le Pelley, M. E. (2017). Goal-Directed and Habit-Like Modulations of Stimulus Processing during Reinforcement Learning. </w:t>
      </w:r>
      <w:r w:rsidRPr="0085682D">
        <w:rPr>
          <w:i/>
          <w:iCs/>
          <w:noProof/>
          <w:szCs w:val="24"/>
        </w:rPr>
        <w:t>The Journal of Neuroscience</w:t>
      </w:r>
      <w:r w:rsidRPr="0085682D">
        <w:rPr>
          <w:noProof/>
          <w:szCs w:val="24"/>
        </w:rPr>
        <w:t xml:space="preserve">, </w:t>
      </w:r>
      <w:r w:rsidRPr="0085682D">
        <w:rPr>
          <w:i/>
          <w:iCs/>
          <w:noProof/>
          <w:szCs w:val="24"/>
        </w:rPr>
        <w:t>37</w:t>
      </w:r>
      <w:r w:rsidRPr="0085682D">
        <w:rPr>
          <w:noProof/>
          <w:szCs w:val="24"/>
        </w:rPr>
        <w:t>(11), 3009–3017. https://doi.org/10.1523/jneurosci.3205-16.2017</w:t>
      </w:r>
    </w:p>
    <w:p w14:paraId="5D35958F"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MacLean, M. H., &amp; Giesbrecht, B. (2015). Neural evidence reveals the rapid effects of reward history on selective attention. </w:t>
      </w:r>
      <w:r w:rsidRPr="0085682D">
        <w:rPr>
          <w:i/>
          <w:iCs/>
          <w:noProof/>
          <w:szCs w:val="24"/>
        </w:rPr>
        <w:t>Brain Research</w:t>
      </w:r>
      <w:r w:rsidRPr="0085682D">
        <w:rPr>
          <w:noProof/>
          <w:szCs w:val="24"/>
        </w:rPr>
        <w:t xml:space="preserve">, </w:t>
      </w:r>
      <w:r w:rsidRPr="0085682D">
        <w:rPr>
          <w:i/>
          <w:iCs/>
          <w:noProof/>
          <w:szCs w:val="24"/>
        </w:rPr>
        <w:t>1606</w:t>
      </w:r>
      <w:r w:rsidRPr="0085682D">
        <w:rPr>
          <w:noProof/>
          <w:szCs w:val="24"/>
        </w:rPr>
        <w:t>, 86–94. https://doi.org/10.1016/j.brainres.2015.02.016</w:t>
      </w:r>
    </w:p>
    <w:p w14:paraId="6BB78722"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Macmillan, N. A., &amp; Creelman, C. D. (2004). </w:t>
      </w:r>
      <w:r w:rsidRPr="0085682D">
        <w:rPr>
          <w:i/>
          <w:iCs/>
          <w:noProof/>
          <w:szCs w:val="24"/>
        </w:rPr>
        <w:t>Detection theory: A user’s guide</w:t>
      </w:r>
      <w:r w:rsidRPr="0085682D">
        <w:rPr>
          <w:noProof/>
          <w:szCs w:val="24"/>
        </w:rPr>
        <w:t>. Psychology press.</w:t>
      </w:r>
    </w:p>
    <w:p w14:paraId="7AC80AA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Maunsell, J. H. R. (2004). Neuronal representations of cognitive state: Reward or attention? </w:t>
      </w:r>
      <w:r w:rsidRPr="0085682D">
        <w:rPr>
          <w:i/>
          <w:iCs/>
          <w:noProof/>
          <w:szCs w:val="24"/>
        </w:rPr>
        <w:t>Trends in Cognitive Sciences</w:t>
      </w:r>
      <w:r w:rsidRPr="0085682D">
        <w:rPr>
          <w:noProof/>
          <w:szCs w:val="24"/>
        </w:rPr>
        <w:t xml:space="preserve">, </w:t>
      </w:r>
      <w:r w:rsidRPr="0085682D">
        <w:rPr>
          <w:i/>
          <w:iCs/>
          <w:noProof/>
          <w:szCs w:val="24"/>
        </w:rPr>
        <w:t>8</w:t>
      </w:r>
      <w:r w:rsidRPr="0085682D">
        <w:rPr>
          <w:noProof/>
          <w:szCs w:val="24"/>
        </w:rPr>
        <w:t>(6), 261–265. https://doi.org/10.1016/j.tics.2004.04.003</w:t>
      </w:r>
    </w:p>
    <w:p w14:paraId="674E7B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McElreath, R. (2016). </w:t>
      </w:r>
      <w:r w:rsidRPr="0085682D">
        <w:rPr>
          <w:i/>
          <w:iCs/>
          <w:noProof/>
          <w:szCs w:val="24"/>
        </w:rPr>
        <w:t>Statistical Rethinking: A Bayesian Course with Examples in R and Stan</w:t>
      </w:r>
      <w:r w:rsidRPr="0085682D">
        <w:rPr>
          <w:noProof/>
          <w:szCs w:val="24"/>
        </w:rPr>
        <w:t>. Chapman Hall - CRC.</w:t>
      </w:r>
    </w:p>
    <w:p w14:paraId="48DBD99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Muller, M. M., Andersen, S., Trujillo, N. J., Valdes-Sosa, P., Malinowski, P., &amp; Hillyard, S. A. (2006). Feature-selective attention enhances color signals in early visual areas of the human brain. </w:t>
      </w:r>
      <w:r w:rsidRPr="0085682D">
        <w:rPr>
          <w:i/>
          <w:iCs/>
          <w:noProof/>
          <w:szCs w:val="24"/>
        </w:rPr>
        <w:t>Proceedings of the National Academy of Sciences</w:t>
      </w:r>
      <w:r w:rsidRPr="0085682D">
        <w:rPr>
          <w:noProof/>
          <w:szCs w:val="24"/>
        </w:rPr>
        <w:t xml:space="preserve">, </w:t>
      </w:r>
      <w:r w:rsidRPr="0085682D">
        <w:rPr>
          <w:i/>
          <w:iCs/>
          <w:noProof/>
          <w:szCs w:val="24"/>
        </w:rPr>
        <w:t>103</w:t>
      </w:r>
      <w:r w:rsidRPr="0085682D">
        <w:rPr>
          <w:noProof/>
          <w:szCs w:val="24"/>
        </w:rPr>
        <w:t>(38), 14250–14254. https://doi.org/10.1073/pnas.0606668103</w:t>
      </w:r>
    </w:p>
    <w:p w14:paraId="353823D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lastRenderedPageBreak/>
        <w:t xml:space="preserve">Müller, M. M., Teder-Sälejärvi, W., &amp; Hillyard, S. A. (1998). </w:t>
      </w:r>
      <w:r w:rsidRPr="0085682D">
        <w:rPr>
          <w:noProof/>
          <w:szCs w:val="24"/>
        </w:rPr>
        <w:t xml:space="preserve">The time course of cortical facilitation during cued shifts of spatial attention. </w:t>
      </w:r>
      <w:r w:rsidRPr="0085682D">
        <w:rPr>
          <w:i/>
          <w:iCs/>
          <w:noProof/>
          <w:szCs w:val="24"/>
        </w:rPr>
        <w:t>Nature Neuroscience</w:t>
      </w:r>
      <w:r w:rsidRPr="0085682D">
        <w:rPr>
          <w:noProof/>
          <w:szCs w:val="24"/>
        </w:rPr>
        <w:t xml:space="preserve">, </w:t>
      </w:r>
      <w:r w:rsidRPr="0085682D">
        <w:rPr>
          <w:i/>
          <w:iCs/>
          <w:noProof/>
          <w:szCs w:val="24"/>
        </w:rPr>
        <w:t>1</w:t>
      </w:r>
      <w:r w:rsidRPr="0085682D">
        <w:rPr>
          <w:noProof/>
          <w:szCs w:val="24"/>
        </w:rPr>
        <w:t>(7), 631–634.</w:t>
      </w:r>
    </w:p>
    <w:p w14:paraId="45C2E33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Musslick, S., Shenhav, A., Botvinick, M. M., &amp; Cohen, J. D. (2015). A computational model of control allocation based on the Expected Value of Control. </w:t>
      </w:r>
      <w:r w:rsidRPr="0085682D">
        <w:rPr>
          <w:i/>
          <w:iCs/>
          <w:noProof/>
          <w:szCs w:val="24"/>
        </w:rPr>
        <w:t>Reinforcement Learning and Decision Making Conference</w:t>
      </w:r>
      <w:r w:rsidRPr="0085682D">
        <w:rPr>
          <w:noProof/>
          <w:szCs w:val="24"/>
        </w:rPr>
        <w:t xml:space="preserve">, </w:t>
      </w:r>
      <w:r w:rsidRPr="0085682D">
        <w:rPr>
          <w:i/>
          <w:iCs/>
          <w:noProof/>
          <w:szCs w:val="24"/>
        </w:rPr>
        <w:t>59</w:t>
      </w:r>
      <w:r w:rsidRPr="0085682D">
        <w:rPr>
          <w:noProof/>
          <w:szCs w:val="24"/>
        </w:rPr>
        <w:t>(1978), 2014.</w:t>
      </w:r>
    </w:p>
    <w:p w14:paraId="60938A1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Nalborczyk, L., &amp; Bürkner, P.-C. (2019). An Introduction to Bayesian Multilevel Models Using brms: A Case Study of Gender Effects on Vowel Variability in Standard Indonesian. </w:t>
      </w:r>
      <w:r w:rsidRPr="0085682D">
        <w:rPr>
          <w:i/>
          <w:iCs/>
          <w:noProof/>
          <w:szCs w:val="24"/>
        </w:rPr>
        <w:t>Journal of Speech, Language, and Hearing Research</w:t>
      </w:r>
      <w:r w:rsidRPr="0085682D">
        <w:rPr>
          <w:noProof/>
          <w:szCs w:val="24"/>
        </w:rPr>
        <w:t>.</w:t>
      </w:r>
    </w:p>
    <w:p w14:paraId="1725C81C"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Nolan, H., Whelan, R., &amp; Reilly, R. B. (2010). FASTER: Fully Automated Statistical Thresholding for EEG artifact Rejection. </w:t>
      </w:r>
      <w:r w:rsidRPr="0085682D">
        <w:rPr>
          <w:i/>
          <w:iCs/>
          <w:noProof/>
          <w:szCs w:val="24"/>
        </w:rPr>
        <w:t>Journal of Neuroscience Methods</w:t>
      </w:r>
      <w:r w:rsidRPr="0085682D">
        <w:rPr>
          <w:noProof/>
          <w:szCs w:val="24"/>
        </w:rPr>
        <w:t xml:space="preserve">, </w:t>
      </w:r>
      <w:r w:rsidRPr="0085682D">
        <w:rPr>
          <w:i/>
          <w:iCs/>
          <w:noProof/>
          <w:szCs w:val="24"/>
        </w:rPr>
        <w:t>192</w:t>
      </w:r>
      <w:r w:rsidRPr="0085682D">
        <w:rPr>
          <w:noProof/>
          <w:szCs w:val="24"/>
        </w:rPr>
        <w:t>(1), 152–162. https://doi.org/10.1016/j.jneumeth.2010.07.015</w:t>
      </w:r>
    </w:p>
    <w:p w14:paraId="1F7AAAA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Padmala, S., &amp; Pessoa, L. (2011). Reward reduces conflict by enhancing attentional control and biasing visual cortical processing. </w:t>
      </w:r>
      <w:r w:rsidRPr="0085682D">
        <w:rPr>
          <w:i/>
          <w:iCs/>
          <w:noProof/>
          <w:szCs w:val="24"/>
        </w:rPr>
        <w:t>Journal of Cognitive Neuroscience</w:t>
      </w:r>
      <w:r w:rsidRPr="0085682D">
        <w:rPr>
          <w:noProof/>
          <w:szCs w:val="24"/>
        </w:rPr>
        <w:t xml:space="preserve">, </w:t>
      </w:r>
      <w:r w:rsidRPr="0085682D">
        <w:rPr>
          <w:i/>
          <w:iCs/>
          <w:noProof/>
          <w:szCs w:val="24"/>
        </w:rPr>
        <w:t>23</w:t>
      </w:r>
      <w:r w:rsidRPr="0085682D">
        <w:rPr>
          <w:noProof/>
          <w:szCs w:val="24"/>
        </w:rPr>
        <w:t>(11), 3419–3432. https://doi.org/10.1162/jocn_a_00011</w:t>
      </w:r>
    </w:p>
    <w:p w14:paraId="3FF158E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Pallier, C. (2002). Computing discriminability and bias with the R software. Retrieved July 25, 2019, from http://www.pallier.org/pdfs/aprime.pdf</w:t>
      </w:r>
    </w:p>
    <w:p w14:paraId="28ED65E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Perrin, F., Pernier, J., Bertrand, O., &amp; Echallier, J. F. (1989). Spherical splines for scalp potential and current density mapping. </w:t>
      </w:r>
      <w:r w:rsidRPr="0085682D">
        <w:rPr>
          <w:i/>
          <w:iCs/>
          <w:noProof/>
          <w:szCs w:val="24"/>
        </w:rPr>
        <w:t>Electroencephalography and Clinical Neurophysiology</w:t>
      </w:r>
      <w:r w:rsidRPr="0085682D">
        <w:rPr>
          <w:noProof/>
          <w:szCs w:val="24"/>
        </w:rPr>
        <w:t xml:space="preserve">, </w:t>
      </w:r>
      <w:r w:rsidRPr="0085682D">
        <w:rPr>
          <w:i/>
          <w:iCs/>
          <w:noProof/>
          <w:szCs w:val="24"/>
        </w:rPr>
        <w:t>72</w:t>
      </w:r>
      <w:r w:rsidRPr="0085682D">
        <w:rPr>
          <w:noProof/>
          <w:szCs w:val="24"/>
        </w:rPr>
        <w:t>(2), 184–187. https://doi.org/10.1016/0013-4694(89)90180-6</w:t>
      </w:r>
    </w:p>
    <w:p w14:paraId="366AEE50"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(2015). Multiple influences of reward on perception and attention. </w:t>
      </w:r>
      <w:r w:rsidRPr="0085682D">
        <w:rPr>
          <w:i/>
          <w:iCs/>
          <w:noProof/>
          <w:szCs w:val="24"/>
        </w:rPr>
        <w:t>Visual Cognition</w:t>
      </w:r>
      <w:r w:rsidRPr="0085682D">
        <w:rPr>
          <w:noProof/>
          <w:szCs w:val="24"/>
        </w:rPr>
        <w:t xml:space="preserve">, </w:t>
      </w:r>
      <w:r w:rsidRPr="0085682D">
        <w:rPr>
          <w:i/>
          <w:iCs/>
          <w:noProof/>
          <w:szCs w:val="24"/>
        </w:rPr>
        <w:t>23</w:t>
      </w:r>
      <w:r w:rsidRPr="0085682D">
        <w:rPr>
          <w:noProof/>
          <w:szCs w:val="24"/>
        </w:rPr>
        <w:t>(1–2), 272–290. https://doi.org/10.1080/13506285.2014.974729</w:t>
      </w:r>
    </w:p>
    <w:p w14:paraId="3F45510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Pessoa, L., &amp; Engelmann, J. B. (2010). Embedding reward signals into perception and cognition. </w:t>
      </w:r>
      <w:r w:rsidRPr="0085682D">
        <w:rPr>
          <w:i/>
          <w:iCs/>
          <w:noProof/>
          <w:szCs w:val="24"/>
        </w:rPr>
        <w:t>Frontiers in Neuroscience</w:t>
      </w:r>
      <w:r w:rsidRPr="0085682D">
        <w:rPr>
          <w:noProof/>
          <w:szCs w:val="24"/>
        </w:rPr>
        <w:t xml:space="preserve">, </w:t>
      </w:r>
      <w:r w:rsidRPr="0085682D">
        <w:rPr>
          <w:i/>
          <w:iCs/>
          <w:noProof/>
          <w:szCs w:val="24"/>
        </w:rPr>
        <w:t>4</w:t>
      </w:r>
      <w:r w:rsidRPr="0085682D">
        <w:rPr>
          <w:noProof/>
          <w:szCs w:val="24"/>
        </w:rPr>
        <w:t>(September), 1–8. https://doi.org/10.3389/fnins.2010.00017</w:t>
      </w:r>
    </w:p>
    <w:p w14:paraId="6142247A"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Phillips, N. (2016). Yarrr: A companion to the e-book YaRrr!: The Pirate’s Guide to R. R </w:t>
      </w:r>
      <w:r w:rsidRPr="0085682D">
        <w:rPr>
          <w:noProof/>
          <w:szCs w:val="24"/>
        </w:rPr>
        <w:lastRenderedPageBreak/>
        <w:t>package version 0.1.</w:t>
      </w:r>
    </w:p>
    <w:p w14:paraId="417E393B"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 I. (1980). Orienting of attention. </w:t>
      </w:r>
      <w:r w:rsidRPr="0085682D">
        <w:rPr>
          <w:i/>
          <w:iCs/>
          <w:noProof/>
          <w:szCs w:val="24"/>
        </w:rPr>
        <w:t>The 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22666F44"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Posner, MI I. (1980). Orienting of attention. </w:t>
      </w:r>
      <w:r w:rsidRPr="0085682D">
        <w:rPr>
          <w:i/>
          <w:iCs/>
          <w:noProof/>
          <w:szCs w:val="24"/>
        </w:rPr>
        <w:t>Quarterly Journal of Experimental Psychology</w:t>
      </w:r>
      <w:r w:rsidRPr="0085682D">
        <w:rPr>
          <w:noProof/>
          <w:szCs w:val="24"/>
        </w:rPr>
        <w:t xml:space="preserve">, </w:t>
      </w:r>
      <w:r w:rsidRPr="0085682D">
        <w:rPr>
          <w:i/>
          <w:iCs/>
          <w:noProof/>
          <w:szCs w:val="24"/>
        </w:rPr>
        <w:t>32</w:t>
      </w:r>
      <w:r w:rsidRPr="0085682D">
        <w:rPr>
          <w:noProof/>
          <w:szCs w:val="24"/>
        </w:rPr>
        <w:t>(1), 3–25. https://doi.org/10.1080/00335558008248231</w:t>
      </w:r>
    </w:p>
    <w:p w14:paraId="4EC74D95"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Qi, S., Zeng, Q., Ding, C., &amp; Li, H. (2013). </w:t>
      </w:r>
      <w:r w:rsidRPr="0085682D">
        <w:rPr>
          <w:noProof/>
          <w:szCs w:val="24"/>
        </w:rPr>
        <w:t xml:space="preserve">Neural correlates of reward-driven attentional capture in visual search. </w:t>
      </w:r>
      <w:r w:rsidRPr="0085682D">
        <w:rPr>
          <w:i/>
          <w:iCs/>
          <w:noProof/>
          <w:szCs w:val="24"/>
        </w:rPr>
        <w:t>Brain Research</w:t>
      </w:r>
      <w:r w:rsidRPr="0085682D">
        <w:rPr>
          <w:noProof/>
          <w:szCs w:val="24"/>
        </w:rPr>
        <w:t xml:space="preserve">, </w:t>
      </w:r>
      <w:r w:rsidRPr="0085682D">
        <w:rPr>
          <w:i/>
          <w:iCs/>
          <w:noProof/>
          <w:szCs w:val="24"/>
        </w:rPr>
        <w:t>1532</w:t>
      </w:r>
      <w:r w:rsidRPr="0085682D">
        <w:rPr>
          <w:noProof/>
          <w:szCs w:val="24"/>
        </w:rPr>
        <w:t>, 32–43. https://doi.org/10.1016/j.brainres.2013.07.044</w:t>
      </w:r>
    </w:p>
    <w:p w14:paraId="4EF82AB7"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 Core Team. (2017). R: A Language and Environment for Statistical Computing. R Foundation for Statistical Computing.</w:t>
      </w:r>
    </w:p>
    <w:p w14:paraId="218B834D"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Rinker, T., &amp; Kurkiewicz, D. (n.d.). pacman: Package Management for R.</w:t>
      </w:r>
    </w:p>
    <w:p w14:paraId="0038EC21"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CE5155">
        <w:rPr>
          <w:noProof/>
          <w:szCs w:val="24"/>
          <w:lang w:val="nl-BE"/>
          <w:rPrChange w:id="23" w:author="Ivan Grahek" w:date="2019-08-13T20:32:00Z">
            <w:rPr>
              <w:noProof/>
              <w:szCs w:val="24"/>
            </w:rPr>
          </w:rPrChange>
        </w:rPr>
        <w:t xml:space="preserve">Roelfsema, P. R., van Ooyen, A., &amp; Watanabe, T. (2010). </w:t>
      </w:r>
      <w:r w:rsidRPr="0085682D">
        <w:rPr>
          <w:noProof/>
          <w:szCs w:val="24"/>
        </w:rPr>
        <w:t xml:space="preserve">Perceptual learning rules based on reinforcers and attention. </w:t>
      </w:r>
      <w:r w:rsidRPr="0085682D">
        <w:rPr>
          <w:i/>
          <w:iCs/>
          <w:noProof/>
          <w:szCs w:val="24"/>
        </w:rPr>
        <w:t>Trends in Cognitive Sciences</w:t>
      </w:r>
      <w:r w:rsidRPr="0085682D">
        <w:rPr>
          <w:noProof/>
          <w:szCs w:val="24"/>
        </w:rPr>
        <w:t xml:space="preserve">, </w:t>
      </w:r>
      <w:r w:rsidRPr="0085682D">
        <w:rPr>
          <w:i/>
          <w:iCs/>
          <w:noProof/>
          <w:szCs w:val="24"/>
        </w:rPr>
        <w:t>14</w:t>
      </w:r>
      <w:r w:rsidRPr="0085682D">
        <w:rPr>
          <w:noProof/>
          <w:szCs w:val="24"/>
        </w:rPr>
        <w:t>(2), 64–71. https://doi.org/10.1016/j.tics.2009.11.005</w:t>
      </w:r>
    </w:p>
    <w:p w14:paraId="22C76896"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RStudio Team. (2015). Integrated Development for R. RStudio, Inc.</w:t>
      </w:r>
    </w:p>
    <w:p w14:paraId="5703F79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Schevernels, H., Krebs, R. M., Santens, P., Woldorff, M. G., &amp; Boehler, C. N. (2014). </w:t>
      </w:r>
      <w:r w:rsidRPr="0085682D">
        <w:rPr>
          <w:noProof/>
          <w:szCs w:val="24"/>
        </w:rPr>
        <w:t xml:space="preserve">Task preparation processes related to reward prediction precede those related to task-difficulty expectation. </w:t>
      </w:r>
      <w:r w:rsidRPr="0085682D">
        <w:rPr>
          <w:i/>
          <w:iCs/>
          <w:noProof/>
          <w:szCs w:val="24"/>
        </w:rPr>
        <w:t>NeuroImage</w:t>
      </w:r>
      <w:r w:rsidRPr="0085682D">
        <w:rPr>
          <w:noProof/>
          <w:szCs w:val="24"/>
        </w:rPr>
        <w:t xml:space="preserve">, </w:t>
      </w:r>
      <w:r w:rsidRPr="0085682D">
        <w:rPr>
          <w:i/>
          <w:iCs/>
          <w:noProof/>
          <w:szCs w:val="24"/>
        </w:rPr>
        <w:t>84</w:t>
      </w:r>
      <w:r w:rsidRPr="0085682D">
        <w:rPr>
          <w:noProof/>
          <w:szCs w:val="24"/>
        </w:rPr>
        <w:t>, 639–647. https://doi.org/10.1016/j.neuroimage.2013.09.039</w:t>
      </w:r>
    </w:p>
    <w:p w14:paraId="4E3F484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Serences, J. T. (2008). Value-Based Modulations in Human Visual Cortex. </w:t>
      </w:r>
      <w:r w:rsidRPr="0085682D">
        <w:rPr>
          <w:i/>
          <w:iCs/>
          <w:noProof/>
          <w:szCs w:val="24"/>
        </w:rPr>
        <w:t>Neuron</w:t>
      </w:r>
      <w:r w:rsidRPr="0085682D">
        <w:rPr>
          <w:noProof/>
          <w:szCs w:val="24"/>
        </w:rPr>
        <w:t xml:space="preserve">, </w:t>
      </w:r>
      <w:r w:rsidRPr="0085682D">
        <w:rPr>
          <w:i/>
          <w:iCs/>
          <w:noProof/>
          <w:szCs w:val="24"/>
        </w:rPr>
        <w:t>60</w:t>
      </w:r>
      <w:r w:rsidRPr="0085682D">
        <w:rPr>
          <w:noProof/>
          <w:szCs w:val="24"/>
        </w:rPr>
        <w:t>(6), 1169–1181. https://doi.org/10.1016/j.neuron.2008.10.051</w:t>
      </w:r>
    </w:p>
    <w:p w14:paraId="6CC5C55B"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Shenhav, A., Botvinick, M., &amp; Cohen, J. (2013). The expected value of control: An integrative theory of anterior cingulate cortex function. </w:t>
      </w:r>
      <w:r w:rsidRPr="00F418CE">
        <w:rPr>
          <w:i/>
          <w:iCs/>
          <w:noProof/>
          <w:szCs w:val="24"/>
          <w:lang w:val="de-DE"/>
        </w:rPr>
        <w:t>Neuron</w:t>
      </w:r>
      <w:r w:rsidRPr="00F418CE">
        <w:rPr>
          <w:noProof/>
          <w:szCs w:val="24"/>
          <w:lang w:val="de-DE"/>
        </w:rPr>
        <w:t xml:space="preserve">, </w:t>
      </w:r>
      <w:r w:rsidRPr="00F418CE">
        <w:rPr>
          <w:i/>
          <w:iCs/>
          <w:noProof/>
          <w:szCs w:val="24"/>
          <w:lang w:val="de-DE"/>
        </w:rPr>
        <w:t>79</w:t>
      </w:r>
      <w:r w:rsidRPr="00F418CE">
        <w:rPr>
          <w:noProof/>
          <w:szCs w:val="24"/>
          <w:lang w:val="de-DE"/>
        </w:rPr>
        <w:t>(2), 217–240. https://doi.org/10.1016/j.neuron.2013.07.007</w:t>
      </w:r>
    </w:p>
    <w:p w14:paraId="7A3118E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Steinhauser, M., &amp; Andersen, S. K. (2019). </w:t>
      </w:r>
      <w:r w:rsidRPr="0085682D">
        <w:rPr>
          <w:noProof/>
          <w:szCs w:val="24"/>
        </w:rPr>
        <w:t xml:space="preserve">Rapid adaptive adjustments of selective attention </w:t>
      </w:r>
      <w:r w:rsidRPr="0085682D">
        <w:rPr>
          <w:noProof/>
          <w:szCs w:val="24"/>
        </w:rPr>
        <w:lastRenderedPageBreak/>
        <w:t xml:space="preserve">following errors revealed by the time course of steady-state visual evoked potentials. </w:t>
      </w:r>
      <w:r w:rsidRPr="0085682D">
        <w:rPr>
          <w:i/>
          <w:iCs/>
          <w:noProof/>
          <w:szCs w:val="24"/>
        </w:rPr>
        <w:t>NeuroImage</w:t>
      </w:r>
      <w:r w:rsidRPr="0085682D">
        <w:rPr>
          <w:noProof/>
          <w:szCs w:val="24"/>
        </w:rPr>
        <w:t xml:space="preserve">, </w:t>
      </w:r>
      <w:r w:rsidRPr="0085682D">
        <w:rPr>
          <w:i/>
          <w:iCs/>
          <w:noProof/>
          <w:szCs w:val="24"/>
        </w:rPr>
        <w:t>186</w:t>
      </w:r>
      <w:r w:rsidRPr="0085682D">
        <w:rPr>
          <w:noProof/>
          <w:szCs w:val="24"/>
        </w:rPr>
        <w:t>(July 2018), 83–92. https://doi.org/10.1016/j.neuroimage.2018.10.059</w:t>
      </w:r>
    </w:p>
    <w:p w14:paraId="48958F5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682D">
        <w:rPr>
          <w:i/>
          <w:iCs/>
          <w:noProof/>
          <w:szCs w:val="24"/>
        </w:rPr>
        <w:t>BioRxiv</w:t>
      </w:r>
      <w:r w:rsidRPr="0085682D">
        <w:rPr>
          <w:noProof/>
          <w:szCs w:val="24"/>
        </w:rPr>
        <w:t>, 622589. https://doi.org/10.1101/622589</w:t>
      </w:r>
    </w:p>
    <w:p w14:paraId="2CA9D234" w14:textId="77777777" w:rsidR="0085682D" w:rsidRPr="00F418CE" w:rsidRDefault="0085682D" w:rsidP="0085682D">
      <w:pPr>
        <w:widowControl w:val="0"/>
        <w:autoSpaceDE w:val="0"/>
        <w:autoSpaceDN w:val="0"/>
        <w:adjustRightInd w:val="0"/>
        <w:spacing w:after="0" w:line="480" w:lineRule="auto"/>
        <w:ind w:left="480" w:hanging="480"/>
        <w:rPr>
          <w:noProof/>
          <w:szCs w:val="24"/>
          <w:lang w:val="de-DE"/>
        </w:rPr>
      </w:pPr>
      <w:r w:rsidRPr="0085682D">
        <w:rPr>
          <w:noProof/>
          <w:szCs w:val="24"/>
        </w:rPr>
        <w:t xml:space="preserve">Theeuwes, J. (2010). Top-down and bottom-up control of visual selection. </w:t>
      </w:r>
      <w:r w:rsidRPr="00F418CE">
        <w:rPr>
          <w:i/>
          <w:iCs/>
          <w:noProof/>
          <w:szCs w:val="24"/>
          <w:lang w:val="de-DE"/>
        </w:rPr>
        <w:t>Acta Psychologica</w:t>
      </w:r>
      <w:r w:rsidRPr="00F418CE">
        <w:rPr>
          <w:noProof/>
          <w:szCs w:val="24"/>
          <w:lang w:val="de-DE"/>
        </w:rPr>
        <w:t xml:space="preserve">, </w:t>
      </w:r>
      <w:r w:rsidRPr="00F418CE">
        <w:rPr>
          <w:i/>
          <w:iCs/>
          <w:noProof/>
          <w:szCs w:val="24"/>
          <w:lang w:val="de-DE"/>
        </w:rPr>
        <w:t>135</w:t>
      </w:r>
      <w:r w:rsidRPr="00F418CE">
        <w:rPr>
          <w:noProof/>
          <w:szCs w:val="24"/>
          <w:lang w:val="de-DE"/>
        </w:rPr>
        <w:t>(2), 77–99. https://doi.org/10.1016/j.actpsy.2010.02.006</w:t>
      </w:r>
    </w:p>
    <w:p w14:paraId="09F1F28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e-DE"/>
        </w:rPr>
        <w:t xml:space="preserve">Van der Does, A. J. W. (2002). </w:t>
      </w:r>
      <w:r w:rsidRPr="00CE5155">
        <w:rPr>
          <w:i/>
          <w:iCs/>
          <w:noProof/>
          <w:szCs w:val="24"/>
          <w:lang w:val="nl-BE"/>
          <w:rPrChange w:id="24" w:author="Ivan Grahek" w:date="2019-08-13T20:32:00Z">
            <w:rPr>
              <w:i/>
              <w:iCs/>
              <w:noProof/>
              <w:szCs w:val="24"/>
            </w:rPr>
          </w:rPrChange>
        </w:rPr>
        <w:t xml:space="preserve">Handleiding bij de Nederlandse versie van beck depression inventory—second edition (BDI-II-NL). </w:t>
      </w:r>
      <w:r w:rsidRPr="0085682D">
        <w:rPr>
          <w:i/>
          <w:iCs/>
          <w:noProof/>
          <w:szCs w:val="24"/>
        </w:rPr>
        <w:t>[The Dutch version of the Beck depression inventory].</w:t>
      </w:r>
      <w:r w:rsidRPr="0085682D">
        <w:rPr>
          <w:noProof/>
          <w:szCs w:val="24"/>
        </w:rPr>
        <w:t xml:space="preserve"> Amsterdam: Harcourt.</w:t>
      </w:r>
    </w:p>
    <w:p w14:paraId="21F2E703"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Verguts, T., Vassena, E., &amp; Silvetti, M. (2015). Adaptive effort investment in cognitive and physical tasks: a neurocomputational model. </w:t>
      </w:r>
      <w:r w:rsidRPr="0085682D">
        <w:rPr>
          <w:i/>
          <w:iCs/>
          <w:noProof/>
          <w:szCs w:val="24"/>
        </w:rPr>
        <w:t>Frontiers in Behavioral Neuroscience</w:t>
      </w:r>
      <w:r w:rsidRPr="0085682D">
        <w:rPr>
          <w:noProof/>
          <w:szCs w:val="24"/>
        </w:rPr>
        <w:t xml:space="preserve">, </w:t>
      </w:r>
      <w:r w:rsidRPr="0085682D">
        <w:rPr>
          <w:i/>
          <w:iCs/>
          <w:noProof/>
          <w:szCs w:val="24"/>
        </w:rPr>
        <w:t>9</w:t>
      </w:r>
      <w:r w:rsidRPr="0085682D">
        <w:rPr>
          <w:noProof/>
          <w:szCs w:val="24"/>
        </w:rPr>
        <w:t>(March). https://doi.org/10.3389/fnbeh.2015.00057</w:t>
      </w:r>
    </w:p>
    <w:p w14:paraId="7E95251E"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 xml:space="preserve">Watanabe, S. (2010). Asymptotic Equivalence of Bayes Cross Validation and Widely Applicable Information Criterion in Singular Learning Theory, </w:t>
      </w:r>
      <w:r w:rsidRPr="0085682D">
        <w:rPr>
          <w:i/>
          <w:iCs/>
          <w:noProof/>
          <w:szCs w:val="24"/>
        </w:rPr>
        <w:t>11</w:t>
      </w:r>
      <w:r w:rsidRPr="0085682D">
        <w:rPr>
          <w:noProof/>
          <w:szCs w:val="24"/>
        </w:rPr>
        <w:t>, 3571–3594. Retrieved from http://arxiv.org/abs/1004.2316</w:t>
      </w:r>
    </w:p>
    <w:p w14:paraId="3ABDF798"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85682D">
        <w:rPr>
          <w:noProof/>
          <w:szCs w:val="24"/>
        </w:rPr>
        <w:t>Wickham, H. (2017). Tidyverse: Easily install and load ’tidyverse’ packages. R package version, 1(1).</w:t>
      </w:r>
    </w:p>
    <w:p w14:paraId="24D05A43" w14:textId="77777777" w:rsidR="0085682D" w:rsidRPr="00F418CE" w:rsidRDefault="0085682D" w:rsidP="0085682D">
      <w:pPr>
        <w:widowControl w:val="0"/>
        <w:autoSpaceDE w:val="0"/>
        <w:autoSpaceDN w:val="0"/>
        <w:adjustRightInd w:val="0"/>
        <w:spacing w:after="0" w:line="480" w:lineRule="auto"/>
        <w:ind w:left="480" w:hanging="480"/>
        <w:rPr>
          <w:noProof/>
          <w:szCs w:val="24"/>
          <w:lang w:val="da-DK"/>
        </w:rPr>
      </w:pPr>
      <w:r w:rsidRPr="0085682D">
        <w:rPr>
          <w:noProof/>
          <w:szCs w:val="24"/>
        </w:rPr>
        <w:t xml:space="preserve">Wilke, C. O. (2016). cowplot: streamlined plot theme and plot annotations for ‘ggplot2.’ </w:t>
      </w:r>
      <w:r w:rsidRPr="00F418CE">
        <w:rPr>
          <w:noProof/>
          <w:szCs w:val="24"/>
          <w:lang w:val="da-DK"/>
        </w:rPr>
        <w:t>CRAN Repos.</w:t>
      </w:r>
    </w:p>
    <w:p w14:paraId="68238039" w14:textId="77777777" w:rsidR="0085682D" w:rsidRPr="0085682D" w:rsidRDefault="0085682D" w:rsidP="0085682D">
      <w:pPr>
        <w:widowControl w:val="0"/>
        <w:autoSpaceDE w:val="0"/>
        <w:autoSpaceDN w:val="0"/>
        <w:adjustRightInd w:val="0"/>
        <w:spacing w:after="0" w:line="480" w:lineRule="auto"/>
        <w:ind w:left="480" w:hanging="480"/>
        <w:rPr>
          <w:noProof/>
          <w:szCs w:val="24"/>
        </w:rPr>
      </w:pPr>
      <w:r w:rsidRPr="00F418CE">
        <w:rPr>
          <w:noProof/>
          <w:szCs w:val="24"/>
          <w:lang w:val="da-DK"/>
        </w:rPr>
        <w:t xml:space="preserve">Wisniewski, D., Reverberi, C., Momennejad, I., Kahnt, T., &amp; Haynes, J.-D. (2015). </w:t>
      </w:r>
      <w:r w:rsidRPr="0085682D">
        <w:rPr>
          <w:noProof/>
          <w:szCs w:val="24"/>
        </w:rPr>
        <w:t xml:space="preserve">The Role of the Parietal Cortex in the Representation of Task-Reward Associations. </w:t>
      </w:r>
      <w:r w:rsidRPr="0085682D">
        <w:rPr>
          <w:i/>
          <w:iCs/>
          <w:noProof/>
          <w:szCs w:val="24"/>
        </w:rPr>
        <w:t>Journal of Neuroscience</w:t>
      </w:r>
      <w:r w:rsidRPr="0085682D">
        <w:rPr>
          <w:noProof/>
          <w:szCs w:val="24"/>
        </w:rPr>
        <w:t xml:space="preserve">, </w:t>
      </w:r>
      <w:r w:rsidRPr="0085682D">
        <w:rPr>
          <w:i/>
          <w:iCs/>
          <w:noProof/>
          <w:szCs w:val="24"/>
        </w:rPr>
        <w:t>35</w:t>
      </w:r>
      <w:r w:rsidRPr="0085682D">
        <w:rPr>
          <w:noProof/>
          <w:szCs w:val="24"/>
        </w:rPr>
        <w:t>(36), 12355–12365. https://doi.org/10.1523/jneurosci.4882-14.2015</w:t>
      </w:r>
    </w:p>
    <w:p w14:paraId="34FAFA47" w14:textId="77777777" w:rsidR="0085682D" w:rsidRPr="0085682D" w:rsidRDefault="0085682D" w:rsidP="0085682D">
      <w:pPr>
        <w:widowControl w:val="0"/>
        <w:autoSpaceDE w:val="0"/>
        <w:autoSpaceDN w:val="0"/>
        <w:adjustRightInd w:val="0"/>
        <w:spacing w:after="0" w:line="480" w:lineRule="auto"/>
        <w:ind w:left="480" w:hanging="480"/>
        <w:rPr>
          <w:noProof/>
        </w:rPr>
      </w:pPr>
      <w:r w:rsidRPr="0085682D">
        <w:rPr>
          <w:noProof/>
          <w:szCs w:val="24"/>
        </w:rPr>
        <w:lastRenderedPageBreak/>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19"/>
      <w:headerReference w:type="first" r:id="rId20"/>
      <w:footerReference w:type="first" r:id="rId21"/>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8-12T12:45:00Z" w:initials="AS">
    <w:p w14:paraId="540D0E29" w14:textId="22E944AB" w:rsidR="003D4077" w:rsidRDefault="003D4077">
      <w:pPr>
        <w:pStyle w:val="CommentText"/>
      </w:pPr>
      <w:r>
        <w:rPr>
          <w:rStyle w:val="CommentReference"/>
        </w:rPr>
        <w:annotationRef/>
      </w:r>
      <w:r>
        <w:t>Wouldn’t it be better to say something general about reward in the first sentence?</w:t>
      </w:r>
    </w:p>
    <w:p w14:paraId="43D18B48" w14:textId="77777777" w:rsidR="003D4077" w:rsidRDefault="003D4077">
      <w:pPr>
        <w:pStyle w:val="CommentText"/>
      </w:pPr>
    </w:p>
    <w:p w14:paraId="0E697264" w14:textId="6CA1C132" w:rsidR="003D4077" w:rsidRDefault="003D4077">
      <w:pPr>
        <w:pStyle w:val="CommentText"/>
      </w:pPr>
      <w:r>
        <w:t>After all, only one of the two alternative accounts of how reward affects stimulus processing is via voluntary selective attention.</w:t>
      </w:r>
    </w:p>
  </w:comment>
  <w:comment w:id="1" w:author="Andersen, Soren" w:date="2019-08-12T13:05:00Z" w:initials="AS">
    <w:p w14:paraId="4493B728" w14:textId="775E1FA5" w:rsidR="003D4077" w:rsidRDefault="003D4077">
      <w:pPr>
        <w:pStyle w:val="CommentText"/>
      </w:pPr>
      <w:r>
        <w:rPr>
          <w:rStyle w:val="CommentReference"/>
        </w:rPr>
        <w:annotationRef/>
      </w:r>
      <w:r>
        <w:t>Voluntary selective attention affects stimulus processing. The question is whether changes in stimulus processing occur through mediation by selective voluntary attention or more directly, by enhancing saliency.</w:t>
      </w:r>
    </w:p>
  </w:comment>
  <w:comment w:id="2" w:author="Andersen, Soren" w:date="2019-08-12T14:56:00Z" w:initials="AS">
    <w:p w14:paraId="76666663" w14:textId="7593B78C" w:rsidR="003D4077" w:rsidRDefault="003D4077">
      <w:pPr>
        <w:pStyle w:val="CommentText"/>
      </w:pPr>
      <w:r>
        <w:rPr>
          <w:rStyle w:val="CommentReference"/>
        </w:rPr>
        <w:annotationRef/>
      </w:r>
      <w:r>
        <w:t>My usual terminology is to name the RDKs ‘attended’ or ‘unattended’ based on the cue and the coherent motion events occurring within them as the ‘targets’ or ‘distractors’, respectively (see email).</w:t>
      </w:r>
    </w:p>
  </w:comment>
  <w:comment w:id="3" w:author="Andersen, Soren" w:date="2019-08-12T15:06:00Z" w:initials="AS">
    <w:p w14:paraId="1BA299E5" w14:textId="0E6FD229" w:rsidR="003D4077" w:rsidRDefault="003D4077">
      <w:pPr>
        <w:pStyle w:val="CommentText"/>
      </w:pPr>
      <w:r>
        <w:rPr>
          <w:rStyle w:val="CommentReference"/>
        </w:rPr>
        <w:annotationRef/>
      </w:r>
      <w:r>
        <w:t>Are these labels consistently used in the reward literature? I would find ‘reward’ or ‘acquisition’ instead of ‘training’, and ‘extinction’ instead of ‘test’ more intuitive (and in line with classical conditioning).</w:t>
      </w:r>
    </w:p>
    <w:p w14:paraId="72DE1EFF" w14:textId="77777777" w:rsidR="003D4077" w:rsidRDefault="003D4077">
      <w:pPr>
        <w:pStyle w:val="CommentText"/>
      </w:pPr>
    </w:p>
    <w:p w14:paraId="502DC1D3" w14:textId="6EE3258A" w:rsidR="003D4077" w:rsidRDefault="003D4077">
      <w:pPr>
        <w:pStyle w:val="CommentText"/>
      </w:pPr>
      <w:r>
        <w:t>Especially, we often refer to the initial practice sessions in experiments as training.</w:t>
      </w:r>
    </w:p>
  </w:comment>
  <w:comment w:id="4" w:author="Ivan Grahek" w:date="2019-08-25T13:03:00Z" w:initials="IG">
    <w:p w14:paraId="7D71ED86" w14:textId="229AF302" w:rsidR="00323581" w:rsidRDefault="00323581">
      <w:pPr>
        <w:pStyle w:val="CommentText"/>
      </w:pPr>
      <w:r>
        <w:rPr>
          <w:rStyle w:val="CommentReference"/>
        </w:rPr>
        <w:annotationRef/>
      </w:r>
      <w:r>
        <w:t xml:space="preserve">I thought about the terminology here a lot. The problem is that extinction in the classical learning literature commonly refers to the period of the experiment in which the reward effect cannot be observed anymore, not the period when the rewards are no longer available. </w:t>
      </w:r>
    </w:p>
    <w:p w14:paraId="2D6967DF" w14:textId="3E43705E" w:rsidR="00323581" w:rsidRDefault="00323581">
      <w:pPr>
        <w:pStyle w:val="CommentText"/>
      </w:pPr>
    </w:p>
    <w:p w14:paraId="3C3A9A12" w14:textId="73A3F974" w:rsidR="00323581" w:rsidRDefault="00323581">
      <w:pPr>
        <w:pStyle w:val="CommentText"/>
      </w:pPr>
      <w:r>
        <w:t>Training and test phases are commonly used in the experiments looking at the influence of previous reward association on attention. For example, the reviews which I cite here (</w:t>
      </w:r>
      <w:proofErr w:type="spellStart"/>
      <w:r>
        <w:t>Chellazzi</w:t>
      </w:r>
      <w:proofErr w:type="spellEnd"/>
      <w:r>
        <w:t xml:space="preserve"> et al., 2013 and Failing &amp; </w:t>
      </w:r>
      <w:proofErr w:type="spellStart"/>
      <w:r>
        <w:t>Theeuwes</w:t>
      </w:r>
      <w:proofErr w:type="spellEnd"/>
      <w:r>
        <w:t>, 2018) use this terminology, in part, I think, to avoid the issue with the term extinction.</w:t>
      </w:r>
    </w:p>
    <w:p w14:paraId="74A5DB63" w14:textId="3AC272A1" w:rsidR="00323581" w:rsidRDefault="00323581">
      <w:pPr>
        <w:pStyle w:val="CommentText"/>
      </w:pPr>
    </w:p>
    <w:p w14:paraId="50B4556A" w14:textId="3787FDC6" w:rsidR="00323581" w:rsidRDefault="00323581">
      <w:pPr>
        <w:pStyle w:val="CommentText"/>
      </w:pPr>
      <w:r>
        <w:t xml:space="preserve">Baseline – reward – test could work, but I prefer to stick to the terminology used in the attention-reward world. </w:t>
      </w:r>
    </w:p>
    <w:p w14:paraId="771F72A9" w14:textId="0B2CD6BD" w:rsidR="00323581" w:rsidRDefault="00323581">
      <w:pPr>
        <w:pStyle w:val="CommentText"/>
      </w:pPr>
    </w:p>
    <w:p w14:paraId="5236C9AE" w14:textId="54A0E7D0" w:rsidR="00323581" w:rsidRDefault="00323581">
      <w:pPr>
        <w:pStyle w:val="CommentText"/>
      </w:pPr>
      <w:r>
        <w:t xml:space="preserve">Reviewers will also point out if they feel that this terminology is inappropriate. </w:t>
      </w:r>
    </w:p>
  </w:comment>
  <w:comment w:id="5" w:author="Andersen, Soren" w:date="2019-07-31T16:59:00Z" w:initials="AS">
    <w:p w14:paraId="52B3E655" w14:textId="0498C4BE" w:rsidR="003D4077" w:rsidRDefault="003D4077">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6" w:author="Ivan Grahek" w:date="2019-08-02T17:20:00Z" w:initials="IG">
    <w:p w14:paraId="0366890E" w14:textId="3AA8AB7F" w:rsidR="003D4077" w:rsidRDefault="003D4077">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w:t>
      </w:r>
      <w:proofErr w:type="spellStart"/>
      <w:r>
        <w:t>fucntions</w:t>
      </w:r>
      <w:proofErr w:type="spellEnd"/>
      <w:r>
        <w:t xml:space="preserve"> do. Would the sentence above work?</w:t>
      </w:r>
    </w:p>
  </w:comment>
  <w:comment w:id="7" w:author="Andersen, Soren" w:date="2019-08-12T16:07:00Z" w:initials="AS">
    <w:p w14:paraId="67C83B46" w14:textId="6B1AEF6A" w:rsidR="003D4077" w:rsidRDefault="003D4077" w:rsidP="00D95647">
      <w:pPr>
        <w:pStyle w:val="CommentText"/>
      </w:pPr>
      <w:r>
        <w:rPr>
          <w:rStyle w:val="CommentReference"/>
        </w:rPr>
        <w:annotationRef/>
      </w:r>
      <w:r>
        <w:t>Did you specify a threshold parameter in microvolt for the eye-movements? Otherwise, please look up what the hardcoded default threshold is in your function.</w:t>
      </w:r>
    </w:p>
    <w:p w14:paraId="682CAC89" w14:textId="77777777" w:rsidR="003D4077" w:rsidRDefault="003D4077">
      <w:pPr>
        <w:pStyle w:val="CommentText"/>
      </w:pPr>
    </w:p>
    <w:p w14:paraId="14E40459" w14:textId="0A87987C" w:rsidR="003D4077" w:rsidRDefault="003D4077">
      <w:pPr>
        <w:pStyle w:val="CommentText"/>
      </w:pPr>
      <w:r>
        <w:t>I usually reject eye-movements &amp; blinks before any other artifact rejections, but it probably makes a negligible difference.</w:t>
      </w:r>
    </w:p>
  </w:comment>
  <w:comment w:id="8" w:author="Ivan Grahek" w:date="2019-08-13T20:39:00Z" w:initials="IG">
    <w:p w14:paraId="4FE167D6" w14:textId="3C0E3373" w:rsidR="003D4077" w:rsidRDefault="003D4077">
      <w:pPr>
        <w:pStyle w:val="CommentText"/>
      </w:pPr>
      <w:r>
        <w:rPr>
          <w:rStyle w:val="CommentReference"/>
        </w:rPr>
        <w:annotationRef/>
      </w:r>
      <w:r>
        <w:t xml:space="preserve">For the </w:t>
      </w:r>
      <w:proofErr w:type="spellStart"/>
      <w:r w:rsidRPr="00CE5155">
        <w:t>SCADS_RemoveEyeMovements.m</w:t>
      </w:r>
      <w:proofErr w:type="spellEnd"/>
      <w:r>
        <w:t xml:space="preserve"> script the default threshold was used (25). </w:t>
      </w:r>
    </w:p>
    <w:p w14:paraId="07D8A9CF" w14:textId="69A08168" w:rsidR="003D4077" w:rsidRDefault="003D4077">
      <w:pPr>
        <w:pStyle w:val="CommentText"/>
      </w:pPr>
    </w:p>
    <w:p w14:paraId="0C2910D1" w14:textId="55E2DC07" w:rsidR="003D4077" w:rsidRDefault="003D4077">
      <w:pPr>
        <w:pStyle w:val="CommentText"/>
      </w:pPr>
      <w:r>
        <w:t xml:space="preserve">For the </w:t>
      </w:r>
      <w:proofErr w:type="spellStart"/>
      <w:r w:rsidRPr="00CE5155">
        <w:t>SCADS_RemoveBlinks.m</w:t>
      </w:r>
      <w:proofErr w:type="spellEnd"/>
      <w:r>
        <w:t xml:space="preserve"> (attached in the latest e-mail) the defaults were used and the threshold was calculated as pasted below (lines 19-27 in the code). </w:t>
      </w:r>
    </w:p>
    <w:p w14:paraId="7B1FCCFC" w14:textId="33FF2B35" w:rsidR="003D4077" w:rsidRDefault="003D4077">
      <w:pPr>
        <w:pStyle w:val="CommentText"/>
      </w:pPr>
    </w:p>
    <w:p w14:paraId="5F295E07" w14:textId="1A2FE808" w:rsidR="003D4077" w:rsidRDefault="003D4077">
      <w:pPr>
        <w:pStyle w:val="CommentText"/>
      </w:pPr>
      <w:r>
        <w:t>Thus there is a straight forward threshold for the eye-movements, but we would need two sentences two explain the threshold for the blinks. Do you think that this is worth it?</w:t>
      </w:r>
    </w:p>
    <w:p w14:paraId="3AE53FB1" w14:textId="77777777" w:rsidR="003D4077" w:rsidRDefault="003D4077">
      <w:pPr>
        <w:pStyle w:val="CommentText"/>
      </w:pPr>
    </w:p>
    <w:p w14:paraId="1B3949C1" w14:textId="36C3B6E5" w:rsidR="003D4077" w:rsidRDefault="003D4077">
      <w:pPr>
        <w:pStyle w:val="CommentText"/>
      </w:pPr>
    </w:p>
    <w:p w14:paraId="4D78D661" w14:textId="1F29E2A2" w:rsidR="003D4077" w:rsidRPr="00A36DE4" w:rsidRDefault="003D4077" w:rsidP="00A36DE4">
      <w:pPr>
        <w:rPr>
          <w:sz w:val="20"/>
        </w:rPr>
      </w:pPr>
      <w:proofErr w:type="spellStart"/>
      <w:r w:rsidRPr="00A36DE4">
        <w:rPr>
          <w:sz w:val="20"/>
        </w:rPr>
        <w:t>MinWidth</w:t>
      </w:r>
      <w:proofErr w:type="spellEnd"/>
      <w:r w:rsidRPr="00A36DE4">
        <w:rPr>
          <w:sz w:val="20"/>
        </w:rPr>
        <w:t>=20;  % Minimum Width of a blink</w:t>
      </w:r>
    </w:p>
    <w:p w14:paraId="2FC51DA2" w14:textId="3F1A3015" w:rsidR="003D4077" w:rsidRPr="00A36DE4" w:rsidRDefault="003D4077" w:rsidP="00A36DE4">
      <w:pPr>
        <w:rPr>
          <w:sz w:val="20"/>
        </w:rPr>
      </w:pPr>
      <w:r w:rsidRPr="00A36DE4">
        <w:rPr>
          <w:sz w:val="20"/>
        </w:rPr>
        <w:t>Lambda=20; % smaller Lambda = more strict control</w:t>
      </w:r>
    </w:p>
    <w:p w14:paraId="380E93E3" w14:textId="77777777" w:rsidR="003D4077" w:rsidRPr="00A36DE4" w:rsidRDefault="003D4077" w:rsidP="00A36DE4">
      <w:pPr>
        <w:rPr>
          <w:sz w:val="20"/>
        </w:rPr>
      </w:pPr>
      <w:r w:rsidRPr="00A36DE4">
        <w:rPr>
          <w:sz w:val="20"/>
        </w:rPr>
        <w:t>Gamma=round(</w:t>
      </w:r>
      <w:proofErr w:type="spellStart"/>
      <w:r w:rsidRPr="00A36DE4">
        <w:rPr>
          <w:sz w:val="20"/>
        </w:rPr>
        <w:t>MinWidth</w:t>
      </w:r>
      <w:proofErr w:type="spellEnd"/>
      <w:r w:rsidRPr="00A36DE4">
        <w:rPr>
          <w:sz w:val="20"/>
        </w:rPr>
        <w:t>*</w:t>
      </w:r>
      <w:proofErr w:type="spellStart"/>
      <w:r w:rsidRPr="00A36DE4">
        <w:rPr>
          <w:sz w:val="20"/>
        </w:rPr>
        <w:t>EEG.srate</w:t>
      </w:r>
      <w:proofErr w:type="spellEnd"/>
      <w:r w:rsidRPr="00A36DE4">
        <w:rPr>
          <w:sz w:val="20"/>
        </w:rPr>
        <w:t>/1000);</w:t>
      </w:r>
    </w:p>
    <w:p w14:paraId="224C429C" w14:textId="77777777" w:rsidR="003D4077" w:rsidRPr="00A36DE4" w:rsidRDefault="003D4077" w:rsidP="00A36DE4">
      <w:pPr>
        <w:rPr>
          <w:sz w:val="20"/>
        </w:rPr>
      </w:pPr>
      <w:r w:rsidRPr="00A36DE4">
        <w:rPr>
          <w:sz w:val="20"/>
        </w:rPr>
        <w:t>SPRange=eegF_Time2Sp(EEG,TimeRange(1)):eegF_Time2Sp(EEG,TimeRange(2));</w:t>
      </w:r>
    </w:p>
    <w:p w14:paraId="62A417A9" w14:textId="77777777" w:rsidR="003D4077" w:rsidRPr="00A36DE4" w:rsidRDefault="003D4077" w:rsidP="00A36DE4">
      <w:pPr>
        <w:rPr>
          <w:sz w:val="20"/>
        </w:rPr>
      </w:pPr>
      <w:r w:rsidRPr="00A36DE4">
        <w:rPr>
          <w:sz w:val="20"/>
        </w:rPr>
        <w:t>%define threshold</w:t>
      </w:r>
    </w:p>
    <w:p w14:paraId="4C2CA90D" w14:textId="77777777" w:rsidR="003D4077" w:rsidRPr="00A36DE4" w:rsidRDefault="003D4077" w:rsidP="00A36DE4">
      <w:pPr>
        <w:rPr>
          <w:sz w:val="20"/>
        </w:rPr>
      </w:pPr>
      <w:r w:rsidRPr="00A36DE4">
        <w:rPr>
          <w:sz w:val="20"/>
        </w:rPr>
        <w:t>VEOGChannelAmpl=abs(detrend(squeeze(EEG.data(VEOGChannelNr,SPRange,:))));</w:t>
      </w:r>
    </w:p>
    <w:p w14:paraId="685E3ED2" w14:textId="77777777" w:rsidR="003D4077" w:rsidRPr="00A36DE4" w:rsidRDefault="003D4077" w:rsidP="00A36DE4">
      <w:pPr>
        <w:rPr>
          <w:sz w:val="20"/>
        </w:rPr>
      </w:pPr>
      <w:proofErr w:type="spellStart"/>
      <w:r w:rsidRPr="00A36DE4">
        <w:rPr>
          <w:sz w:val="20"/>
        </w:rPr>
        <w:t>VEOGChannelAmpl</w:t>
      </w:r>
      <w:proofErr w:type="spellEnd"/>
      <w:r w:rsidRPr="00A36DE4">
        <w:rPr>
          <w:sz w:val="20"/>
        </w:rPr>
        <w:t>=sort(VEOGChannelAmpl,1,'descend');</w:t>
      </w:r>
    </w:p>
    <w:p w14:paraId="029CFC19" w14:textId="77777777" w:rsidR="003D4077" w:rsidRPr="00A36DE4" w:rsidRDefault="003D4077" w:rsidP="00A36DE4">
      <w:pPr>
        <w:rPr>
          <w:sz w:val="20"/>
        </w:rPr>
      </w:pPr>
      <w:proofErr w:type="spellStart"/>
      <w:r w:rsidRPr="00A36DE4">
        <w:rPr>
          <w:sz w:val="20"/>
        </w:rPr>
        <w:t>Max_VEOGChannelAmpl</w:t>
      </w:r>
      <w:proofErr w:type="spellEnd"/>
      <w:r w:rsidRPr="00A36DE4">
        <w:rPr>
          <w:sz w:val="20"/>
        </w:rPr>
        <w:t>=</w:t>
      </w:r>
      <w:proofErr w:type="spellStart"/>
      <w:r w:rsidRPr="00A36DE4">
        <w:rPr>
          <w:sz w:val="20"/>
        </w:rPr>
        <w:t>VEOGChannelAmpl</w:t>
      </w:r>
      <w:proofErr w:type="spellEnd"/>
      <w:r w:rsidRPr="00A36DE4">
        <w:rPr>
          <w:sz w:val="20"/>
        </w:rPr>
        <w:t>(Gamma,:);</w:t>
      </w:r>
    </w:p>
    <w:p w14:paraId="5B7FFD95" w14:textId="77777777" w:rsidR="003D4077" w:rsidRPr="00A36DE4" w:rsidRDefault="003D4077" w:rsidP="00A36DE4">
      <w:pPr>
        <w:rPr>
          <w:sz w:val="20"/>
        </w:rPr>
      </w:pPr>
      <w:r w:rsidRPr="00A36DE4">
        <w:rPr>
          <w:sz w:val="20"/>
        </w:rPr>
        <w:t>Threshold=median(</w:t>
      </w:r>
      <w:proofErr w:type="spellStart"/>
      <w:r w:rsidRPr="00A36DE4">
        <w:rPr>
          <w:sz w:val="20"/>
        </w:rPr>
        <w:t>Max_VEOGChannelAmpl</w:t>
      </w:r>
      <w:proofErr w:type="spellEnd"/>
      <w:r w:rsidRPr="00A36DE4">
        <w:rPr>
          <w:sz w:val="20"/>
        </w:rPr>
        <w:t>) + Lambda*median(abs(Max_VEOGChannelAmpl-median(Max_VEOGChannelAmpl)));</w:t>
      </w:r>
    </w:p>
    <w:p w14:paraId="0D4C375A" w14:textId="77777777" w:rsidR="003D4077" w:rsidRPr="00A36DE4" w:rsidRDefault="003D4077">
      <w:pPr>
        <w:pStyle w:val="CommentText"/>
        <w:rPr>
          <w:sz w:val="16"/>
        </w:rPr>
      </w:pPr>
    </w:p>
    <w:p w14:paraId="2CE9C2C3" w14:textId="77777777" w:rsidR="003D4077" w:rsidRDefault="003D4077">
      <w:pPr>
        <w:pStyle w:val="CommentText"/>
      </w:pPr>
    </w:p>
    <w:p w14:paraId="4D915DA1" w14:textId="078FA641" w:rsidR="003D4077" w:rsidRDefault="003D4077">
      <w:pPr>
        <w:pStyle w:val="CommentText"/>
      </w:pPr>
      <w:r>
        <w:t xml:space="preserve"> </w:t>
      </w:r>
    </w:p>
  </w:comment>
  <w:comment w:id="10" w:author="Andersen, Soren" w:date="2019-08-01T16:24:00Z" w:initials="AS">
    <w:p w14:paraId="7A337FA2" w14:textId="2167DA2F" w:rsidR="003D4077" w:rsidRDefault="003D4077">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3D4077" w:rsidRDefault="003D4077">
      <w:pPr>
        <w:pStyle w:val="CommentText"/>
      </w:pPr>
    </w:p>
    <w:p w14:paraId="66465E9B" w14:textId="78DCA904" w:rsidR="003D4077" w:rsidRDefault="003D4077">
      <w:pPr>
        <w:pStyle w:val="CommentText"/>
      </w:pPr>
      <w:r>
        <w:t>The labelling on top is redundant with the y-axis for A and B. Perhaps remove these?</w:t>
      </w:r>
    </w:p>
    <w:p w14:paraId="1E59DF6A" w14:textId="03A31AF8" w:rsidR="003D4077" w:rsidRDefault="003D4077">
      <w:pPr>
        <w:pStyle w:val="CommentText"/>
      </w:pPr>
      <w:r>
        <w:t>For C and D, the y-axis could say ‘SSVEP amplitude’ to be clearer.</w:t>
      </w:r>
    </w:p>
  </w:comment>
  <w:comment w:id="11" w:author="Ivan Grahek" w:date="2019-08-10T11:43:00Z" w:initials="IG">
    <w:p w14:paraId="303D7FE9" w14:textId="0529FEEF" w:rsidR="003D4077" w:rsidRDefault="003D4077">
      <w:pPr>
        <w:pStyle w:val="CommentText"/>
      </w:pPr>
      <w:r>
        <w:rPr>
          <w:rStyle w:val="CommentReference"/>
        </w:rPr>
        <w:annotationRef/>
      </w:r>
      <w:r>
        <w:t xml:space="preserve">I have analyzed the results without that outlier and they are very similar. If you agree, I will remove that subject and say that one subject was removed due to excessive SSVEP amplitudes. </w:t>
      </w:r>
    </w:p>
  </w:comment>
  <w:comment w:id="12" w:author="Andersen, Soren" w:date="2019-08-12T17:22:00Z" w:initials="AS">
    <w:p w14:paraId="44A872BB" w14:textId="5F016626" w:rsidR="003D4077" w:rsidRDefault="003D4077">
      <w:pPr>
        <w:pStyle w:val="CommentText"/>
      </w:pPr>
      <w:r>
        <w:rPr>
          <w:rStyle w:val="CommentReference"/>
        </w:rPr>
        <w:annotationRef/>
      </w:r>
      <w:r>
        <w:t>See email about this point.</w:t>
      </w:r>
    </w:p>
  </w:comment>
  <w:comment w:id="13" w:author="Ivan Grahek" w:date="2019-08-02T14:14:00Z" w:initials="IG">
    <w:p w14:paraId="6BC2593B" w14:textId="6263EBEF" w:rsidR="003D4077" w:rsidRDefault="003D4077">
      <w:pPr>
        <w:pStyle w:val="CommentText"/>
      </w:pPr>
      <w:r>
        <w:rPr>
          <w:rStyle w:val="CommentReference"/>
        </w:rPr>
        <w:annotationRef/>
      </w:r>
      <w:r w:rsidR="00323581">
        <w:t>Check that the apostrophe is right for</w:t>
      </w:r>
      <w:r>
        <w:t xml:space="preserve"> d`, Add SSVEP amplitudes on y axes, increase font on all of the figures, remove the labeling on top for A and B</w:t>
      </w:r>
    </w:p>
  </w:comment>
  <w:comment w:id="14" w:author="Andersen, Soren" w:date="2019-08-12T17:42:00Z" w:initials="AS">
    <w:p w14:paraId="3EDB6DF3" w14:textId="5B3BE40D" w:rsidR="003D4077" w:rsidRDefault="003D4077">
      <w:pPr>
        <w:pStyle w:val="CommentText"/>
      </w:pPr>
      <w:r>
        <w:rPr>
          <w:rStyle w:val="CommentReference"/>
        </w:rPr>
        <w:annotationRef/>
      </w:r>
      <w:r>
        <w:t>This part comes too soon. I think we need to first very clearly state what we found and what it means before subsuming it into the prior ideas.  Otherwise, we risk underselling our data.</w:t>
      </w:r>
    </w:p>
  </w:comment>
  <w:comment w:id="16" w:author="Andersen, Soren" w:date="2019-08-12T17:44:00Z" w:initials="AS">
    <w:p w14:paraId="25E57DC1" w14:textId="37B7E138" w:rsidR="003D4077" w:rsidRDefault="003D4077">
      <w:pPr>
        <w:pStyle w:val="CommentText"/>
      </w:pPr>
      <w:r>
        <w:rPr>
          <w:rStyle w:val="CommentReference"/>
        </w:rPr>
        <w:annotationRef/>
      </w:r>
      <w:r>
        <w:t>These may or may not be different things.</w:t>
      </w:r>
    </w:p>
    <w:p w14:paraId="76A2D859" w14:textId="77777777" w:rsidR="003D4077" w:rsidRDefault="003D4077">
      <w:pPr>
        <w:pStyle w:val="CommentText"/>
      </w:pPr>
    </w:p>
    <w:p w14:paraId="2447F99C" w14:textId="6052CF95" w:rsidR="003D4077" w:rsidRDefault="003D4077">
      <w:pPr>
        <w:pStyle w:val="CommentText"/>
      </w:pPr>
      <w:r>
        <w:t>This part may need very careful wording.</w:t>
      </w:r>
    </w:p>
    <w:p w14:paraId="3E4C4743" w14:textId="0DA7FC98" w:rsidR="003D4077" w:rsidRDefault="003D4077">
      <w:pPr>
        <w:pStyle w:val="CommentText"/>
      </w:pPr>
    </w:p>
    <w:p w14:paraId="14580798" w14:textId="2DF60B2B" w:rsidR="003D4077" w:rsidRDefault="003D4077">
      <w:pPr>
        <w:pStyle w:val="CommentText"/>
      </w:pPr>
      <w:r>
        <w:t>Maybe it is a transition from a wider, more general boost of the reward defining feature (color) to the actually rewarded stimulus (the coherent motion target). We could offer that as a speculative interpretation.</w:t>
      </w:r>
    </w:p>
    <w:p w14:paraId="375C1887" w14:textId="77777777" w:rsidR="003D4077" w:rsidRDefault="003D4077">
      <w:pPr>
        <w:pStyle w:val="CommentText"/>
      </w:pPr>
    </w:p>
    <w:p w14:paraId="6D468E9D" w14:textId="49584C67" w:rsidR="003D4077" w:rsidRDefault="003D4077">
      <w:pPr>
        <w:pStyle w:val="CommentText"/>
      </w:pPr>
      <w:r>
        <w:t>Coherent motion target/distractor ERPs are usually noisy in this paradigm, so we’d most likely only see a P3 enhancement, which may not be enough to really support this interpretation (if boosts of earlier components endured, that would be much better evidence).</w:t>
      </w:r>
    </w:p>
  </w:comment>
  <w:comment w:id="17" w:author="Andersen, Soren" w:date="2019-08-12T17:54:00Z" w:initials="AS">
    <w:p w14:paraId="5B77E34F" w14:textId="5230DF8A" w:rsidR="003D4077" w:rsidRDefault="003D4077">
      <w:pPr>
        <w:pStyle w:val="CommentText"/>
      </w:pPr>
      <w:r>
        <w:rPr>
          <w:rStyle w:val="CommentReference"/>
        </w:rPr>
        <w:annotationRef/>
      </w:r>
      <w:r>
        <w:t>Stimulus saliency / sensory gain, no?</w:t>
      </w:r>
    </w:p>
  </w:comment>
  <w:comment w:id="18" w:author="Andersen, Soren" w:date="2019-08-12T17:54:00Z" w:initials="AS">
    <w:p w14:paraId="37FC9EAE" w14:textId="554FDFCA" w:rsidR="003D4077" w:rsidRDefault="003D4077">
      <w:pPr>
        <w:pStyle w:val="CommentText"/>
      </w:pPr>
      <w:r>
        <w:rPr>
          <w:rStyle w:val="CommentReference"/>
        </w:rPr>
        <w:annotationRef/>
      </w:r>
      <w:r>
        <w:t>What is the logical issue with this, e.g. maybe the other studies are doing it wrong?</w:t>
      </w:r>
    </w:p>
  </w:comment>
  <w:comment w:id="20" w:author="Ivan Grahek" w:date="2019-07-25T14:52:00Z" w:initials="IG">
    <w:p w14:paraId="2AB196EC" w14:textId="51703981" w:rsidR="003D4077" w:rsidRDefault="003D4077">
      <w:pPr>
        <w:pStyle w:val="CommentText"/>
      </w:pPr>
      <w:r>
        <w:rPr>
          <w:rStyle w:val="CommentReference"/>
        </w:rPr>
        <w:annotationRef/>
      </w:r>
      <w:r>
        <w:t>Add REF</w:t>
      </w:r>
    </w:p>
  </w:comment>
  <w:comment w:id="21" w:author="Ivan Grahek" w:date="2019-07-25T14:52:00Z" w:initials="IG">
    <w:p w14:paraId="7CE9021A" w14:textId="17707E1D" w:rsidR="003D4077" w:rsidRDefault="003D4077">
      <w:pPr>
        <w:pStyle w:val="CommentText"/>
      </w:pPr>
      <w:r>
        <w:rPr>
          <w:rStyle w:val="CommentReference"/>
        </w:rPr>
        <w:annotationRef/>
      </w:r>
      <w:r>
        <w:t>Add REF</w:t>
      </w:r>
    </w:p>
  </w:comment>
  <w:comment w:id="22" w:author="Ivan Grahek" w:date="2019-07-30T18:33:00Z" w:initials="IG">
    <w:p w14:paraId="1B9490AD" w14:textId="77777777" w:rsidR="003D4077" w:rsidRDefault="003D4077" w:rsidP="001D78FC">
      <w:pPr>
        <w:spacing w:after="0"/>
      </w:pPr>
      <w:r>
        <w:rPr>
          <w:rStyle w:val="CommentReference"/>
        </w:rPr>
        <w:annotationRef/>
      </w:r>
      <w:r>
        <w:rPr>
          <w:rFonts w:eastAsia="Calibri"/>
        </w:rPr>
        <w:t>Add reference:</w:t>
      </w:r>
    </w:p>
    <w:p w14:paraId="2D7EF63F" w14:textId="77777777" w:rsidR="003D4077" w:rsidRDefault="003D4077" w:rsidP="001D78FC">
      <w:pPr>
        <w:spacing w:after="0"/>
      </w:pPr>
    </w:p>
    <w:p w14:paraId="35968390" w14:textId="7AB9879B" w:rsidR="003D4077" w:rsidRDefault="003D4077" w:rsidP="001D78FC">
      <w:pPr>
        <w:pStyle w:val="CommentText"/>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697264" w15:done="0"/>
  <w15:commentEx w15:paraId="4493B728" w15:done="0"/>
  <w15:commentEx w15:paraId="76666663" w15:done="0"/>
  <w15:commentEx w15:paraId="502DC1D3" w15:done="0"/>
  <w15:commentEx w15:paraId="5236C9AE" w15:paraIdParent="502DC1D3" w15:done="0"/>
  <w15:commentEx w15:paraId="52B3E655" w15:done="0"/>
  <w15:commentEx w15:paraId="0366890E" w15:paraIdParent="52B3E655" w15:done="0"/>
  <w15:commentEx w15:paraId="14E40459" w15:paraIdParent="52B3E655" w15:done="0"/>
  <w15:commentEx w15:paraId="4D915DA1" w15:paraIdParent="52B3E655" w15:done="0"/>
  <w15:commentEx w15:paraId="1E59DF6A" w15:done="0"/>
  <w15:commentEx w15:paraId="303D7FE9" w15:paraIdParent="1E59DF6A" w15:done="0"/>
  <w15:commentEx w15:paraId="44A872BB" w15:paraIdParent="1E59DF6A" w15:done="0"/>
  <w15:commentEx w15:paraId="6BC2593B" w15:done="0"/>
  <w15:commentEx w15:paraId="3EDB6DF3" w15:done="0"/>
  <w15:commentEx w15:paraId="6D468E9D" w15:done="0"/>
  <w15:commentEx w15:paraId="5B77E34F" w15:done="0"/>
  <w15:commentEx w15:paraId="37FC9EAE" w15:done="0"/>
  <w15:commentEx w15:paraId="2AB196EC" w15:done="0"/>
  <w15:commentEx w15:paraId="7CE9021A"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F4E7F" w14:textId="77777777" w:rsidR="00D96401" w:rsidRDefault="00D96401" w:rsidP="00AD5698">
      <w:pPr>
        <w:spacing w:after="0" w:line="240" w:lineRule="auto"/>
      </w:pPr>
      <w:r>
        <w:separator/>
      </w:r>
    </w:p>
  </w:endnote>
  <w:endnote w:type="continuationSeparator" w:id="0">
    <w:p w14:paraId="14AB8E1A" w14:textId="77777777" w:rsidR="00D96401" w:rsidRDefault="00D96401" w:rsidP="00AD5698">
      <w:pPr>
        <w:spacing w:after="0" w:line="240" w:lineRule="auto"/>
      </w:pPr>
      <w:r>
        <w:continuationSeparator/>
      </w:r>
    </w:p>
  </w:endnote>
  <w:endnote w:type="continuationNotice" w:id="1">
    <w:p w14:paraId="3A24F2DB" w14:textId="77777777" w:rsidR="00D96401" w:rsidRDefault="00D964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3D4077" w:rsidRDefault="003D4077"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3D4077" w:rsidRDefault="003D4077"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5973D" w14:textId="77777777" w:rsidR="00D96401" w:rsidRDefault="00D96401" w:rsidP="00AD5698">
      <w:pPr>
        <w:spacing w:after="0" w:line="240" w:lineRule="auto"/>
      </w:pPr>
      <w:r>
        <w:separator/>
      </w:r>
    </w:p>
  </w:footnote>
  <w:footnote w:type="continuationSeparator" w:id="0">
    <w:p w14:paraId="1322ACE2" w14:textId="77777777" w:rsidR="00D96401" w:rsidRDefault="00D96401" w:rsidP="00AD5698">
      <w:pPr>
        <w:spacing w:after="0" w:line="240" w:lineRule="auto"/>
      </w:pPr>
      <w:r>
        <w:continuationSeparator/>
      </w:r>
    </w:p>
  </w:footnote>
  <w:footnote w:type="continuationNotice" w:id="1">
    <w:p w14:paraId="589D6EDE" w14:textId="77777777" w:rsidR="00D96401" w:rsidRDefault="00D96401">
      <w:pPr>
        <w:spacing w:after="0" w:line="240" w:lineRule="auto"/>
      </w:pPr>
    </w:p>
  </w:footnote>
  <w:footnote w:id="2">
    <w:p w14:paraId="3FDD8ADB" w14:textId="50176D7D" w:rsidR="003D4077" w:rsidRDefault="003D4077">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CDA69E2" w:rsidR="003D4077" w:rsidRPr="002F7D7E" w:rsidRDefault="003D4077">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F21900">
          <w:rPr>
            <w:noProof/>
            <w:szCs w:val="24"/>
          </w:rPr>
          <w:t>37</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3D4077" w:rsidRDefault="003D4077"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3A4D"/>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6401"/>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C37D3-C3B0-495E-B949-CC333632B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44</Pages>
  <Words>47377</Words>
  <Characters>270051</Characters>
  <Application>Microsoft Office Word</Application>
  <DocSecurity>0</DocSecurity>
  <Lines>2250</Lines>
  <Paragraphs>633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11</cp:revision>
  <cp:lastPrinted>2019-07-31T08:27:00Z</cp:lastPrinted>
  <dcterms:created xsi:type="dcterms:W3CDTF">2019-08-13T07:57:00Z</dcterms:created>
  <dcterms:modified xsi:type="dcterms:W3CDTF">2019-08-25T13:57:00Z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