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3517E125" w14:textId="77777777" w:rsidR="00EE20A8" w:rsidRPr="00180A9B" w:rsidRDefault="00EE20A8" w:rsidP="00EE20A8">
      <w:pPr>
        <w:spacing w:line="480" w:lineRule="auto"/>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 or low-rewarded feature is present. In this study, we investigated the influence of reward presence and probability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 participants were instructed to attend one of the colors and detect coherent movements. After the first block (baseline), participants were informed that they could earn rewards (acquisition), and that the two colors were paired with high or low probability of earning a reward. In the third block (extinction) participants could not earn any rewards. Participants were faster and more accurate in the training and test blocks compared to baseline. No effect of reward probability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probabilities.</w:t>
      </w:r>
    </w:p>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2CB7FB9E" w14:textId="6C1DFA99" w:rsidR="00EE20A8" w:rsidRDefault="00EE20A8" w:rsidP="00D229B8">
      <w:pPr>
        <w:spacing w:line="480" w:lineRule="auto"/>
        <w:ind w:firstLine="720"/>
      </w:pPr>
      <w:r>
        <w:t xml:space="preserve">We are limited in the amount of information that we can process. Selective attention is crucial in choosing which stimuli will be processed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Long standing theories of attention postulate that stimuli are selected based on their physical salience (bottom-up)</w:t>
      </w:r>
      <w:r w:rsidR="004E4BDB">
        <w:t xml:space="preserve">, or </w:t>
      </w:r>
      <w:r w:rsidR="004E4BDB">
        <w:t>based on our current goals (top-down)</w:t>
      </w:r>
      <w:r w:rsidR="004E4BDB">
        <w:t xml:space="preserve">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(Corbetta &amp; Shulman, 2002; Posner, 1980; Theeuwes, 2010)</w:t>
      </w:r>
      <w:r>
        <w:fldChar w:fldCharType="end"/>
      </w:r>
      <w:r>
        <w:t xml:space="preserve">. </w:t>
      </w:r>
      <w:r w:rsidR="004E4BDB">
        <w:t xml:space="preserve">Salient stimuli such as sudden flashes of light or loud noises capture our attention in a bottom-up, involuntary fashion. </w:t>
      </w:r>
      <w:r w:rsidR="00B06880">
        <w:t>Cognitive control is thought to be a set of processes that allocate attentional resources</w:t>
      </w:r>
      <w:r w:rsidR="00436A97">
        <w:t xml:space="preserve"> in a top-down manner and</w:t>
      </w:r>
      <w:r w:rsidR="00B06880">
        <w:t xml:space="preserve"> in line with the current goals </w:t>
      </w:r>
      <w:r w:rsidR="004E4BDB">
        <w:t xml:space="preserve">of an individual </w:t>
      </w:r>
      <w:r w:rsidR="00B06880">
        <w:fldChar w:fldCharType="begin" w:fldLock="1"/>
      </w:r>
      <w:r w:rsidR="00B06880">
        <w: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instrText>
      </w:r>
      <w:r w:rsidR="00B06880">
        <w:fldChar w:fldCharType="separate"/>
      </w:r>
      <w:r w:rsidR="00B06880" w:rsidRPr="00B06880">
        <w:rPr>
          <w:noProof/>
        </w:rPr>
        <w:t>(Botvinick &amp; Cohen, 2014; Friedman &amp; Miyake, 2017)</w:t>
      </w:r>
      <w:r w:rsidR="00B06880">
        <w:fldChar w:fldCharType="end"/>
      </w:r>
      <w:r w:rsidR="00B06880">
        <w:t xml:space="preserve">. Cognitive control processes, such as attentional control, task-switching, and response inhibition, are enhanced by rewards </w:t>
      </w:r>
      <w:r w:rsidR="00B06880">
        <w:fldChar w:fldCharType="begin" w:fldLock="1"/>
      </w:r>
      <w:r w:rsidR="00D971C8">
        <w: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instrText>
      </w:r>
      <w:r w:rsidR="00B06880">
        <w:fldChar w:fldCharType="separate"/>
      </w:r>
      <w:r w:rsidR="00B06880" w:rsidRPr="00B06880">
        <w:rPr>
          <w:noProof/>
        </w:rPr>
        <w:t>(Botvinick &amp; Braver, 2015)</w:t>
      </w:r>
      <w:r w:rsidR="00B06880">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r w:rsidR="00D971C8">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2015)","previouslyFormattedCitation":"(Holroyd &amp; McClure, 2015; Shenhav, Botvinick, &amp; Cohen, 2013)"},"properties":{"noteIndex":0},"schema":"https://github.com/citation-style-language/schema/raw/master/csl-citation.json"}</w:instrText>
      </w:r>
      <w:r w:rsidR="00D971C8">
        <w:fldChar w:fldCharType="separate"/>
      </w:r>
      <w:r w:rsidR="00D971C8" w:rsidRPr="00D971C8">
        <w:rPr>
          <w:noProof/>
        </w:rPr>
        <w:t>(Brown &amp; Alexander, 2017; Holroyd &amp; McClure, 2015; Shenhav, Botvinick, &amp; Cohen, 2013; Verguts, Vassena, &amp; Silvetti, 2015)</w:t>
      </w:r>
      <w:r w:rsidR="00D971C8">
        <w:fldChar w:fldCharType="end"/>
      </w:r>
      <w:r w:rsidR="00D971C8">
        <w:t xml:space="preserve">. Despite large differences many of these models postulate that control is allocated in a way that maximizes the potential rewards and minimizes the costs.  However, </w:t>
      </w:r>
      <w:r w:rsidR="004E4BDB">
        <w:t xml:space="preserve">recent </w:t>
      </w:r>
      <w:r w:rsidR="00D971C8">
        <w:t>r</w:t>
      </w:r>
      <w:r>
        <w:t>ese</w:t>
      </w:r>
      <w:r w:rsidR="004E4BDB">
        <w:t>arch on the influence of reward history</w:t>
      </w:r>
      <w:r>
        <w:t xml:space="preserve"> on visual selective attention has provided a potential third mechanism </w:t>
      </w:r>
      <w:r w:rsidR="00D971C8">
        <w:t xml:space="preserve">that guides attention. This mechanism is proposed to be neither top-down nor bottom-up. </w:t>
      </w:r>
    </w:p>
    <w:p w14:paraId="293CA4DB" w14:textId="77777777" w:rsidR="00EE20A8" w:rsidRDefault="00EE20A8" w:rsidP="00EE20A8">
      <w:pPr>
        <w:spacing w:line="480" w:lineRule="auto"/>
      </w:pPr>
      <w:r>
        <w:tab/>
        <w:t xml:space="preserve">The most widely used experimental approach used to demonstrate that reward history can counteract goal-directed attention is the training-test design </w:t>
      </w:r>
      <w:r>
        <w:fldChar w:fldCharType="begin" w:fldLock="1"/>
      </w:r>
      <w:r>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fldChar w:fldCharType="separate"/>
      </w:r>
      <w:r w:rsidRPr="003F0733">
        <w:rPr>
          <w:noProof/>
        </w:rPr>
        <w:t>(</w:t>
      </w:r>
      <w:r>
        <w:rPr>
          <w:noProof/>
        </w:rPr>
        <w:t xml:space="preserve">for reviews see: </w:t>
      </w:r>
      <w:r w:rsidRPr="003F0733">
        <w:rPr>
          <w:noProof/>
        </w:rPr>
        <w:t>Anderson, 2016; Chelazzi, Perlato, Santandrea, &amp; Della Libera, 2013; Failing &amp; Theeuwes, 2017)</w:t>
      </w:r>
      <w:r>
        <w:fldChar w:fldCharType="end"/>
      </w:r>
      <w:r>
        <w:t xml:space="preserve">. During training </w:t>
      </w:r>
      <w:r>
        <w:lastRenderedPageBreak/>
        <w:t xml:space="preserve">(reward phase) participants are doing an attention task in which different features (e.g. colors or shapes) are paired with different reward magnitudes or frequencies.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Using this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Similar results were found in a visual search task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77777777"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(cars, trees, or people in naturalistic images) object-selective visual cortex paired with high 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xml:space="preserve">. Using electroencephalography in a visual search task it was demonstrated that previous rewards facilitate perpetual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They have shown an amplification of early visual processing in extrastriate visual cortex (increased P1 component) </w:t>
      </w:r>
      <w:r>
        <w:lastRenderedPageBreak/>
        <w:t xml:space="preserve">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roofErr w:type="spellStart"/>
      <w:r w:rsidRPr="009470D5">
        <w:rPr>
          <w:highlight w:val="yellow"/>
        </w:rPr>
        <w:t>Serences</w:t>
      </w:r>
      <w:proofErr w:type="spellEnd"/>
      <w:r w:rsidRPr="009470D5">
        <w:rPr>
          <w:highlight w:val="yellow"/>
        </w:rPr>
        <w:t>??? Anderson, Laurent, Yantis, 2014 extrastriate cortex and the Anderson paradigm</w:t>
      </w:r>
    </w:p>
    <w:p w14:paraId="41BDB522" w14:textId="29F11637" w:rsidR="00EE20A8" w:rsidRDefault="00EE20A8" w:rsidP="00EE20A8">
      <w:pPr>
        <w:spacing w:line="480" w:lineRule="auto"/>
        <w:ind w:firstLine="720"/>
      </w:pPr>
      <w:r>
        <w:t>The behavioral and neuroimaging studies such as these have led to the proposal that rewards can teach visual selective attention, and guide it despite the current goals</w:t>
      </w:r>
      <w:r w:rsidR="00D86F4B">
        <w:t>,</w:t>
      </w:r>
      <w:r>
        <w:t xml:space="preserve"> and with no changes in physical salience of the stimuli </w:t>
      </w:r>
      <w:r>
        <w:fldChar w:fldCharType="begin" w:fldLock="1"/>
      </w:r>
      <w:r>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rsidR="00D229B8">
        <w:t>. This idea has generated a</w:t>
      </w:r>
      <w:r>
        <w:t xml:space="preserve"> lot of research and has important implication for both cognitive theory, as well as clinical translations</w:t>
      </w:r>
      <w:r w:rsidR="00D229B8">
        <w:t xml:space="preserve"> </w:t>
      </w:r>
      <w:r w:rsidR="00D229B8">
        <w:fldChar w:fldCharType="begin" w:fldLock="1"/>
      </w:r>
      <w:r w:rsidR="009552B1">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9552B1">
        <w:rPr>
          <w:rFonts w:ascii="Tahoma" w:hAnsi="Tahoma" w:cs="Tahoma"/>
        </w:rPr>
        <w:instrText>﻿</w:instrText>
      </w:r>
      <w:r w:rsidR="009552B1">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w:t>
      </w:r>
      <w:r w:rsidR="00463635">
        <w:rPr>
          <w:noProof/>
        </w:rPr>
        <w:t xml:space="preserve">for example, the value-driven attentional bias is reduced in individuals with depression: </w:t>
      </w:r>
      <w:r w:rsidR="00D229B8" w:rsidRPr="00D229B8">
        <w:rPr>
          <w:noProof/>
        </w:rPr>
        <w:t>Anderson, Chiu, DiBartolo, &amp; Leal, 2017; Anderson, Leal, Hall, Yassa, &amp; Yantis, 2014)</w:t>
      </w:r>
      <w:r w:rsidR="00D229B8">
        <w:fldChar w:fldCharType="end"/>
      </w:r>
      <w:r w:rsidR="00463635">
        <w:t>.</w:t>
      </w:r>
      <w:r>
        <w:t xml:space="preserve"> However, the current studies leave a number of issues unanswered. First, most of the studies, especially the electrophysiological ones, have focused on transient attention: they have investigated the quick processing of the briefly presented stimuli. This approach could favor the fast and automatic effects of reward history on attention. Second, most of the studies on the value-driven attentional bias have used the visual search task and introduced rewards related to the features (in most cases colors) present in the search array. In this way, it is hard to rule out the possibility that spatial and feature-based attention are confounded. Finally, the studies showing the superiority of the reward effects over goal-directed attention have done so in the settings in which the goals of the participants are assumed (i.e. they </w:t>
      </w:r>
      <w:r>
        <w:lastRenderedPageBreak/>
        <w:t>are aware that they cannot earn any more money, so it is assumed that their goal is to pay equal amount of attention to all of the stimuli). However, this idea hasn’t been tested in a more rigorous setting in which participants still have a clear goal that is in collision or in line with the reward-driven effect. Additionally, the attentional capture in the existing paradigms is always inferred: trials with and without the distractor associated with a reward are compared. In contrast, our paradigm enables us to look at the simultaneous processing of both target and distractor associated with different reward schedules.</w:t>
      </w:r>
    </w:p>
    <w:p w14:paraId="25DAC3C0" w14:textId="036D37A5" w:rsidR="00EE20A8" w:rsidRDefault="00EE20A8" w:rsidP="00EE20A8">
      <w:pPr>
        <w:spacing w:line="480" w:lineRule="auto"/>
        <w:ind w:firstLine="720"/>
      </w:pPr>
      <w:r>
        <w:t>In this study we have set out to directly compare the influence of goal-directed attention and value-driven attention and to investigate the simultaneous deployment of attention to the stimuli linked to high or low reward probability. We have used the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t xml:space="preserve">.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 red dots, the amplitude in their frequency is reliably increased, while the amplitude in the frequencies of the other stimuli is decreased </w:t>
      </w:r>
      <w:r>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Using the RDK task, we investigated the simultaneous deployment of attention to two features (red and blue dots) across three phases of the experiment. On each trials participants were 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t>
      </w:r>
      <w:r>
        <w:lastRenderedPageBreak/>
        <w:t>will not be able to earn any more rewards (extinction). This design enabled us to investigate the influence of rewards on attention simultaneously for both features. Further on, it allowed us to compare the goal-directed deployment of attention</w:t>
      </w:r>
      <w:r w:rsidR="004E4BDB">
        <w:t xml:space="preserve"> (e.g., the goal to pay attention to red dots)</w:t>
      </w:r>
      <w:r>
        <w:t xml:space="preserve"> with the value-driven attention in the extinction phase.  </w:t>
      </w:r>
    </w:p>
    <w:p w14:paraId="218ADFAA" w14:textId="7CBFE62B" w:rsidR="00D86F4B" w:rsidRDefault="00D86F4B" w:rsidP="00EE20A8">
      <w:pPr>
        <w:spacing w:line="480" w:lineRule="auto"/>
        <w:ind w:firstLine="720"/>
      </w:pPr>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However, they </w:t>
      </w:r>
      <w:r>
        <w:t>provide diverging predictions</w:t>
      </w:r>
      <w:r w:rsidR="00733744">
        <w:t xml:space="preserve"> about the extinction phase</w:t>
      </w:r>
      <w:r>
        <w:t xml:space="preserve">. Namely, if attention is allocated in order to maximize value,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The paradigm also provided us with an </w:t>
      </w:r>
      <w:r w:rsidR="00733744">
        <w:t xml:space="preserve">electrophysiological measure of the amount of attention that is simultaneously being allocated toward the high and low rewarded feature. </w:t>
      </w:r>
      <w:r w:rsidR="002353A8">
        <w:t xml:space="preserve">This enabled us to more directly test the idea that more attention is paid toward the feature linked to the high probability of earning a </w:t>
      </w:r>
      <w:r w:rsidR="002353A8">
        <w:t>reward.</w:t>
      </w:r>
      <w:bookmarkStart w:id="1" w:name="_GoBack"/>
      <w:bookmarkEnd w:id="1"/>
      <w:r w:rsidR="002353A8">
        <w:t xml:space="preserve">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684903C"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w:t>
      </w:r>
      <w:commentRangeStart w:id="2"/>
      <w:r w:rsidR="00C27F47">
        <w:t>At the beginning of each trial, participants were instructed which of the two RDKs to attend by a verbal audio cue (“red” vs. “blue”).</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commentRangeEnd w:id="2"/>
      <w:r w:rsidR="00E85CA7">
        <w:rPr>
          <w:rStyle w:val="CommentReference"/>
        </w:rPr>
        <w:commentReference w:id="2"/>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 The mapping between color and frequency was counterbalanced across participants</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ins w:id="3" w:author="Andersen, Soren" w:date="2018-10-02T12:40:00Z">
        <w:r w:rsidR="00C27F47">
          <w:t xml:space="preserve"> for </w:t>
        </w:r>
        <w:commentRangeStart w:id="4"/>
        <w:r w:rsidR="00C27F47">
          <w:t>@@@</w:t>
        </w:r>
        <w:proofErr w:type="spellStart"/>
        <w:r w:rsidR="00C27F47">
          <w:t>ms</w:t>
        </w:r>
        <w:commentRangeEnd w:id="4"/>
        <w:r w:rsidR="00C27F47">
          <w:rPr>
            <w:rStyle w:val="CommentReference"/>
          </w:rPr>
          <w:commentReference w:id="4"/>
        </w:r>
      </w:ins>
      <w:r w:rsidR="00595B7D">
        <w:t>.</w:t>
      </w:r>
      <w:proofErr w:type="spellEnd"/>
      <w:r w:rsidR="00595B7D">
        <w:t xml:space="preserve">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proofErr w:type="spellStart"/>
      <w:r w:rsidR="00595B7D" w:rsidRPr="00D63926">
        <w:t>ms</w:t>
      </w:r>
      <w:proofErr w:type="spellEnd"/>
      <w:r w:rsidR="00352BD6">
        <w:t xml:space="preserve"> and no response could be committed before 200 </w:t>
      </w:r>
      <w:proofErr w:type="spellStart"/>
      <w:r w:rsidR="00352BD6">
        <w:t>ms</w:t>
      </w:r>
      <w:r w:rsidR="00595B7D">
        <w:t>.</w:t>
      </w:r>
      <w:proofErr w:type="spellEnd"/>
      <w:r w:rsidR="00595B7D">
        <w:t xml:space="preserve"> </w:t>
      </w:r>
      <w:r w:rsidR="00D204BA">
        <w:t>Correct responses were followed by a tone (</w:t>
      </w:r>
      <w:r w:rsidR="00D63926">
        <w:t>1</w:t>
      </w:r>
      <w:r w:rsidR="00704050">
        <w:t xml:space="preserve">,000 </w:t>
      </w:r>
      <w:proofErr w:type="spellStart"/>
      <w:r w:rsidR="00704050">
        <w:t>ms</w:t>
      </w:r>
      <w:proofErr w:type="spellEnd"/>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704050">
        <w:t xml:space="preserve">1,000 </w:t>
      </w:r>
      <w:proofErr w:type="spellStart"/>
      <w:r w:rsidR="00704050">
        <w:t>ms</w:t>
      </w:r>
      <w:proofErr w:type="spellEnd"/>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65A073CE" w:rsidR="00695F22" w:rsidRPr="00352BD6" w:rsidRDefault="008D6BE0" w:rsidP="00CA0030">
      <w:pPr>
        <w:spacing w:line="480" w:lineRule="auto"/>
        <w:ind w:firstLine="720"/>
        <w:jc w:val="both"/>
        <w:rPr>
          <w:lang w:val="da-DK"/>
        </w:rPr>
      </w:pPr>
      <w:commentRangeStart w:id="5"/>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divided into 3 phases.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w:t>
      </w:r>
      <w:commentRangeEnd w:id="5"/>
      <w:r w:rsidR="00F6055F">
        <w:rPr>
          <w:rStyle w:val="CommentReference"/>
        </w:rPr>
        <w:commentReference w:id="5"/>
      </w:r>
      <w:r w:rsidR="00EE5948">
        <w:t>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commentRangeStart w:id="6"/>
      <w:r w:rsidRPr="00695F22">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commentRangeEnd w:id="6"/>
      <w:r w:rsidR="009922FF">
        <w:rPr>
          <w:rStyle w:val="CommentReference"/>
        </w:rPr>
        <w:commentReference w:id="6"/>
      </w:r>
    </w:p>
    <w:p w14:paraId="1B0C36CA" w14:textId="012F5CAD" w:rsidR="00BA0ADE" w:rsidRDefault="00BA0ADE" w:rsidP="00CA0030">
      <w:pPr>
        <w:pStyle w:val="Heading2"/>
        <w:spacing w:before="0" w:after="240"/>
      </w:pPr>
      <w:commentRangeStart w:id="7"/>
      <w:r>
        <w:t>EEG recording and pre</w:t>
      </w:r>
      <w:r w:rsidR="00703DB2">
        <w:t>-</w:t>
      </w:r>
      <w:r>
        <w:t>processing</w:t>
      </w:r>
      <w:commentRangeEnd w:id="7"/>
      <w:r w:rsidR="009922FF">
        <w:rPr>
          <w:rStyle w:val="CommentReference"/>
          <w:rFonts w:eastAsiaTheme="minorHAnsi" w:cs="Times New Roman"/>
          <w:b w:val="0"/>
        </w:rPr>
        <w:commentReference w:id="7"/>
      </w:r>
    </w:p>
    <w:p w14:paraId="06203D67" w14:textId="15E55D9F"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8"/>
      <w:r w:rsidR="00C14105">
        <w:rPr>
          <w:szCs w:val="24"/>
        </w:rPr>
        <w:t xml:space="preserve">online </w:t>
      </w:r>
      <w:r w:rsidR="00695F22">
        <w:rPr>
          <w:szCs w:val="24"/>
        </w:rPr>
        <w:t>low</w:t>
      </w:r>
      <w:r w:rsidR="00C14105">
        <w:rPr>
          <w:szCs w:val="24"/>
        </w:rPr>
        <w:t>-pass filtered at 100 Hz</w:t>
      </w:r>
      <w:commentRangeEnd w:id="8"/>
      <w:r w:rsidR="00F6055F">
        <w:rPr>
          <w:rStyle w:val="CommentReference"/>
        </w:rPr>
        <w:commentReference w:id="8"/>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F6055F">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2D611BBD"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w:t>
      </w:r>
      <w:proofErr w:type="spellStart"/>
      <w:r w:rsidRPr="00D92BFE">
        <w:rPr>
          <w:rFonts w:eastAsia="Times New Roman"/>
          <w:szCs w:val="24"/>
        </w:rPr>
        <w:t>ms</w:t>
      </w:r>
      <w:proofErr w:type="spellEnd"/>
      <w:r w:rsidRPr="00D92BFE">
        <w:rPr>
          <w:rFonts w:eastAsia="Times New Roman"/>
          <w:szCs w:val="24"/>
        </w:rPr>
        <w:t xml:space="preserve"> (to exclude the typically strong phasic visual evoked response to picture onset) to </w:t>
      </w:r>
      <w:r>
        <w:rPr>
          <w:rFonts w:eastAsia="Times New Roman"/>
          <w:szCs w:val="24"/>
        </w:rPr>
        <w:t>3,25</w:t>
      </w:r>
      <w:r w:rsidRPr="00D92BFE">
        <w:rPr>
          <w:rFonts w:eastAsia="Times New Roman"/>
          <w:szCs w:val="24"/>
        </w:rPr>
        <w:t xml:space="preserve">0 </w:t>
      </w:r>
      <w:proofErr w:type="spellStart"/>
      <w:r w:rsidRPr="00D92BFE">
        <w:rPr>
          <w:rFonts w:eastAsia="Times New Roman"/>
          <w:szCs w:val="24"/>
        </w:rPr>
        <w:t>ms</w:t>
      </w:r>
      <w:proofErr w:type="spellEnd"/>
      <w:r w:rsidRPr="00D92BFE">
        <w:rPr>
          <w:rFonts w:eastAsia="Times New Roman"/>
          <w:szCs w:val="24"/>
        </w:rPr>
        <w:t xml:space="preserve">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As shown in </w:t>
      </w:r>
      <w:r w:rsidRPr="00D92BFE">
        <w:rPr>
          <w:rFonts w:eastAsia="Times New Roman"/>
          <w:i/>
          <w:szCs w:val="24"/>
        </w:rPr>
        <w:t>Figure 2</w:t>
      </w:r>
      <w:r w:rsidRPr="00D92BFE">
        <w:rPr>
          <w:rFonts w:eastAsia="Times New Roman"/>
          <w:szCs w:val="24"/>
        </w:rPr>
        <w:t xml:space="preserve">, activity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 xml:space="preserve">). 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6E24B4AF" w:rsidR="00691FE2" w:rsidRDefault="000E5106" w:rsidP="004F6F4C">
      <w:commentRangeStart w:id="10"/>
      <w:r>
        <w:rPr>
          <w:noProof/>
        </w:rPr>
        <w:drawing>
          <wp:inline distT="0" distB="0" distL="0" distR="0" wp14:anchorId="3B251290" wp14:editId="324210AA">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10"/>
      <w:r w:rsidR="00F6194D">
        <w:rPr>
          <w:rStyle w:val="CommentReference"/>
        </w:rPr>
        <w:commentReference w:id="10"/>
      </w:r>
    </w:p>
    <w:p w14:paraId="450083B4" w14:textId="78A2E2F0" w:rsidR="00691FE2" w:rsidRPr="00F36223" w:rsidRDefault="0004428E" w:rsidP="004269CE">
      <w:pPr>
        <w:jc w:val="both"/>
        <w:rPr>
          <w:sz w:val="20"/>
          <w:szCs w:val="20"/>
        </w:rPr>
      </w:pPr>
      <w:commentRangeStart w:id="11"/>
      <w:r w:rsidRPr="00F36223">
        <w:rPr>
          <w:b/>
          <w:sz w:val="20"/>
          <w:szCs w:val="20"/>
        </w:rPr>
        <w:t>Figure</w:t>
      </w:r>
      <w:r w:rsidR="00326703">
        <w:rPr>
          <w:b/>
          <w:sz w:val="20"/>
          <w:szCs w:val="20"/>
        </w:rPr>
        <w:t xml:space="preserve"> </w:t>
      </w:r>
      <w:r w:rsidR="008D6F6F">
        <w:rPr>
          <w:b/>
          <w:sz w:val="20"/>
          <w:szCs w:val="20"/>
        </w:rPr>
        <w:t>2</w:t>
      </w:r>
      <w:commentRangeEnd w:id="11"/>
      <w:r w:rsidR="008D6F6F">
        <w:rPr>
          <w:rStyle w:val="CommentReference"/>
        </w:rPr>
        <w:commentReference w:id="11"/>
      </w:r>
      <w:r w:rsidRPr="00F36223">
        <w:rPr>
          <w:b/>
          <w:sz w:val="20"/>
          <w:szCs w:val="20"/>
        </w:rPr>
        <w:t>.</w:t>
      </w:r>
      <w:r w:rsidRPr="00F36223">
        <w:rPr>
          <w:sz w:val="20"/>
          <w:szCs w:val="20"/>
        </w:rPr>
        <w:t xml:space="preserve"> Grand average FFT-amplitude spectra derived from EEG signals at each participant's best four-electrode </w:t>
      </w:r>
      <w:commentRangeStart w:id="12"/>
      <w:r w:rsidRPr="00F36223">
        <w:rPr>
          <w:sz w:val="20"/>
          <w:szCs w:val="20"/>
        </w:rPr>
        <w:t xml:space="preserve">cluster for the </w:t>
      </w:r>
      <w:r w:rsidR="004E327F">
        <w:rPr>
          <w:sz w:val="20"/>
          <w:szCs w:val="20"/>
        </w:rPr>
        <w:t>10 and 1</w:t>
      </w:r>
      <w:r w:rsidRPr="00F36223">
        <w:rPr>
          <w:sz w:val="20"/>
          <w:szCs w:val="20"/>
        </w:rPr>
        <w:t xml:space="preserve">2 Hz </w:t>
      </w:r>
      <w:commentRangeEnd w:id="12"/>
      <w:r w:rsidR="000C4CE7">
        <w:rPr>
          <w:rStyle w:val="CommentReference"/>
        </w:rPr>
        <w:commentReference w:id="12"/>
      </w:r>
      <w:proofErr w:type="spellStart"/>
      <w:r w:rsidRPr="00F36223">
        <w:rPr>
          <w:sz w:val="20"/>
          <w:szCs w:val="20"/>
        </w:rPr>
        <w:t>signal</w:t>
      </w:r>
      <w:commentRangeStart w:id="13"/>
      <w:r w:rsidR="004E327F">
        <w:rPr>
          <w:sz w:val="20"/>
          <w:szCs w:val="20"/>
        </w:rPr>
        <w:t>.</w:t>
      </w:r>
      <w:commentRangeEnd w:id="13"/>
      <w:r w:rsidR="005530E3">
        <w:rPr>
          <w:rStyle w:val="CommentReference"/>
        </w:rPr>
        <w:commentReference w:id="13"/>
      </w:r>
      <w:r w:rsidR="00790508">
        <w:rPr>
          <w:sz w:val="20"/>
          <w:szCs w:val="20"/>
        </w:rPr>
        <w:t>Data</w:t>
      </w:r>
      <w:proofErr w:type="spellEnd"/>
      <w:r w:rsidR="00790508">
        <w:rPr>
          <w:sz w:val="20"/>
          <w:szCs w:val="20"/>
        </w:rPr>
        <w:t xml:space="preserve"> in the figure are filtered with 1Hz high-pass filter for visualization purposes.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14"/>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14"/>
      <w:r w:rsidR="00CA5037">
        <w:rPr>
          <w:rStyle w:val="CommentReference"/>
        </w:rPr>
        <w:commentReference w:id="14"/>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5"/>
            <w:r>
              <w:t>Table 1</w:t>
            </w:r>
            <w:commentRangeEnd w:id="15"/>
            <w:r w:rsidR="009D3D50">
              <w:rPr>
                <w:rStyle w:val="CommentReference"/>
              </w:rPr>
              <w:commentReference w:id="1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 xml:space="preserve">0 </w:t>
            </w:r>
            <w:commentRangeStart w:id="16"/>
            <w:r>
              <w:rPr>
                <w:color w:val="000000"/>
              </w:rPr>
              <w:t>[</w:t>
            </w:r>
            <w:r w:rsidRPr="00FF1479">
              <w:rPr>
                <w:color w:val="000000"/>
              </w:rPr>
              <w:t>0.32</w:t>
            </w:r>
            <w:r>
              <w:rPr>
                <w:color w:val="000000"/>
              </w:rPr>
              <w:t>,</w:t>
            </w:r>
            <w:r w:rsidRPr="00FF1479">
              <w:rPr>
                <w:color w:val="000000"/>
              </w:rPr>
              <w:t xml:space="preserve"> 0.7</w:t>
            </w:r>
            <w:r>
              <w:rPr>
                <w:color w:val="000000"/>
              </w:rPr>
              <w:t>0</w:t>
            </w:r>
            <w:r w:rsidRPr="00FF1479">
              <w:rPr>
                <w:color w:val="000000"/>
              </w:rPr>
              <w:t>]</w:t>
            </w:r>
            <w:commentRangeEnd w:id="16"/>
            <w:r w:rsidR="00CA5037">
              <w:rPr>
                <w:rStyle w:val="CommentReference"/>
              </w:rPr>
              <w:commentReference w:id="16"/>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7"/>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7"/>
      <w:r w:rsidR="006772E6">
        <w:rPr>
          <w:rStyle w:val="CommentReference"/>
        </w:rPr>
        <w:commentReference w:id="17"/>
      </w:r>
    </w:p>
    <w:p w14:paraId="6D93541F" w14:textId="3FB0071B" w:rsidR="009F2266" w:rsidRPr="00EF140D" w:rsidRDefault="00765B6B" w:rsidP="004269CE">
      <w:pPr>
        <w:jc w:val="both"/>
        <w:rPr>
          <w:b/>
          <w:sz w:val="20"/>
        </w:rPr>
      </w:pPr>
      <w:commentRangeStart w:id="18"/>
      <w:r>
        <w:rPr>
          <w:b/>
          <w:sz w:val="20"/>
        </w:rPr>
        <w:t xml:space="preserve">Figure </w:t>
      </w:r>
      <w:r w:rsidR="00825530">
        <w:rPr>
          <w:b/>
          <w:sz w:val="20"/>
        </w:rPr>
        <w:t>3</w:t>
      </w:r>
      <w:commentRangeEnd w:id="18"/>
      <w:r w:rsidR="006F62F4">
        <w:rPr>
          <w:rStyle w:val="CommentReference"/>
        </w:rPr>
        <w:commentReference w:id="18"/>
      </w:r>
      <w:r w:rsidR="00FF793F" w:rsidRPr="00FF793F">
        <w:rPr>
          <w:b/>
          <w:sz w:val="20"/>
        </w:rPr>
        <w:t xml:space="preserve">. </w:t>
      </w:r>
      <w:r w:rsidR="00EF140D">
        <w:rPr>
          <w:sz w:val="20"/>
        </w:rPr>
        <w:t>D</w:t>
      </w:r>
      <w:commentRangeStart w:id="19"/>
      <w:r w:rsidR="00EF140D">
        <w:rPr>
          <w:sz w:val="20"/>
        </w:rPr>
        <w:t>istributio</w:t>
      </w:r>
      <w:commentRangeEnd w:id="19"/>
      <w:r w:rsidR="000C4CE7">
        <w:rPr>
          <w:rStyle w:val="CommentReference"/>
        </w:rPr>
        <w:commentReference w:id="19"/>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20"/>
      <w:r>
        <w:t>Hit rates</w:t>
      </w:r>
      <w:commentRangeEnd w:id="20"/>
      <w:r w:rsidR="00777EAE">
        <w:rPr>
          <w:rStyle w:val="CommentReference"/>
          <w:rFonts w:eastAsiaTheme="minorHAnsi" w:cs="Times New Roman"/>
          <w:b w:val="0"/>
        </w:rPr>
        <w:commentReference w:id="20"/>
      </w:r>
      <w:del w:id="21"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22"/>
            <w:r>
              <w:t>Table 2</w:t>
            </w:r>
            <w:commentRangeEnd w:id="22"/>
            <w:r w:rsidR="009334AA">
              <w:rPr>
                <w:rStyle w:val="CommentReference"/>
              </w:rPr>
              <w:commentReference w:id="22"/>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D895159" w:rsidR="00FF793F" w:rsidRDefault="00765B6B" w:rsidP="004269CE">
      <w:pPr>
        <w:jc w:val="both"/>
        <w:rPr>
          <w:sz w:val="20"/>
        </w:rPr>
      </w:pPr>
      <w:r>
        <w:rPr>
          <w:b/>
          <w:sz w:val="20"/>
        </w:rPr>
        <w:t xml:space="preserve">Figure </w:t>
      </w:r>
      <w:r w:rsidR="00825530">
        <w:rPr>
          <w:b/>
          <w:sz w:val="20"/>
        </w:rPr>
        <w:t>4</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56E94503" w:rsidR="006531B0" w:rsidRDefault="00565524" w:rsidP="007B463E">
      <w:pPr>
        <w:pStyle w:val="Heading2"/>
        <w:spacing w:before="0" w:after="240"/>
      </w:pPr>
      <w:r>
        <w:t xml:space="preserve">SSVEP </w:t>
      </w:r>
      <w:r w:rsidR="00BE710C">
        <w:t>amplitudes</w:t>
      </w:r>
    </w:p>
    <w:p w14:paraId="6D432CAC" w14:textId="08D10A72"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commentRangeStart w:id="23"/>
            <w:r w:rsidRPr="00E91E20">
              <w:t>0.89 [0.58</w:t>
            </w:r>
            <w:r>
              <w:t>,</w:t>
            </w:r>
            <w:r w:rsidRPr="00E91E20">
              <w:t xml:space="preserve"> 1.32]</w:t>
            </w:r>
            <w:commentRangeEnd w:id="23"/>
            <w:r w:rsidR="00605391">
              <w:rPr>
                <w:rStyle w:val="CommentReference"/>
              </w:rPr>
              <w:commentReference w:id="23"/>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2"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3"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commentRangeStart w:id="24"/>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commentRangeEnd w:id="24"/>
      <w:r w:rsidR="00B833B6">
        <w:rPr>
          <w:rStyle w:val="CommentReference"/>
        </w:rPr>
        <w:commentReference w:id="24"/>
      </w:r>
    </w:p>
    <w:p w14:paraId="384F4B44" w14:textId="77777777" w:rsidR="007B463E" w:rsidRPr="007B463E" w:rsidRDefault="007B463E" w:rsidP="007B463E">
      <w:pPr>
        <w:jc w:val="both"/>
        <w:rPr>
          <w:b/>
          <w:sz w:val="20"/>
        </w:rPr>
      </w:pPr>
    </w:p>
    <w:p w14:paraId="69D6C98F" w14:textId="655A865B" w:rsidR="004269C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tbl>
      <w:tblPr>
        <w:tblStyle w:val="APA6"/>
        <w:tblpPr w:leftFromText="181" w:rightFromText="181" w:vertAnchor="text" w:tblpXSpec="center" w:tblpY="1"/>
        <w:tblOverlap w:val="never"/>
        <w:tblW w:w="9498" w:type="dxa"/>
        <w:tblLook w:val="04A0" w:firstRow="1" w:lastRow="0" w:firstColumn="1" w:lastColumn="0" w:noHBand="0" w:noVBand="1"/>
      </w:tblPr>
      <w:tblGrid>
        <w:gridCol w:w="2132"/>
        <w:gridCol w:w="2265"/>
        <w:gridCol w:w="2263"/>
        <w:gridCol w:w="2838"/>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6CD4205" w:rsidR="007B4D6B" w:rsidRDefault="007B4D6B" w:rsidP="00352BD6">
            <w:pPr>
              <w:spacing w:line="360" w:lineRule="auto"/>
              <w:rPr>
                <w:i/>
              </w:rPr>
            </w:pPr>
            <w:r>
              <w:rPr>
                <w:i/>
              </w:rPr>
              <w:t xml:space="preserve">Means and 95% HDIs of the posterior distributions of the </w:t>
            </w:r>
            <w:r w:rsidR="00352BD6">
              <w:rPr>
                <w:i/>
              </w:rPr>
              <w:t>SSVEP</w:t>
            </w:r>
            <w:r>
              <w:rPr>
                <w:i/>
              </w:rPr>
              <w:t xml:space="preserve"> amplitudes for each condition</w:t>
            </w:r>
            <w:r w:rsidR="007063D5">
              <w:rPr>
                <w:i/>
              </w:rPr>
              <w:t>.</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7264142B" w:rsidR="007B4D6B" w:rsidRPr="00297068" w:rsidRDefault="007B4D6B" w:rsidP="0011021B">
            <w:r>
              <w:t>Amplitudes (</w:t>
            </w:r>
            <w:proofErr w:type="spellStart"/>
            <w:r w:rsidR="0011021B">
              <w:t>a.u</w:t>
            </w:r>
            <w:proofErr w:type="spellEnd"/>
            <w:r w:rsidR="0011021B">
              <w:t>.</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4882F463" w:rsidR="007B4D6B" w:rsidRPr="00C57028" w:rsidRDefault="007B4D6B" w:rsidP="00C11E13">
            <w:r w:rsidRPr="00DB4107">
              <w:t>0.95 [0.84</w:t>
            </w:r>
            <w:r>
              <w:t>,</w:t>
            </w:r>
            <w:r w:rsidRPr="00DB4107">
              <w:t xml:space="preserve"> 1.06]</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6"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7"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commentRangeStart w:id="25"/>
      <w:r>
        <w:t>The poste</w:t>
      </w:r>
      <w:r w:rsidR="005B7BA6">
        <w:t>rior</w:t>
      </w:r>
      <w:commentRangeEnd w:id="25"/>
      <w:r w:rsidR="00565524">
        <w:rPr>
          <w:rStyle w:val="CommentReference"/>
        </w:rPr>
        <w:commentReference w:id="25"/>
      </w:r>
      <w:r w:rsidR="005B7BA6">
        <w:t xml:space="preserve">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commentRangeStart w:id="26"/>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commentRangeEnd w:id="26"/>
      <w:r w:rsidR="007B31B2">
        <w:rPr>
          <w:rStyle w:val="CommentReference"/>
        </w:rPr>
        <w:commentReference w:id="26"/>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20F5944F" w14:textId="77777777" w:rsidR="00EE20A8" w:rsidRDefault="00EE20A8" w:rsidP="00EE20A8">
      <w:pPr>
        <w:spacing w:line="480" w:lineRule="auto"/>
      </w:pPr>
      <w:r>
        <w:t>We show that:</w:t>
      </w:r>
    </w:p>
    <w:p w14:paraId="0847591E" w14:textId="77777777" w:rsidR="00EE20A8" w:rsidRDefault="00EE20A8" w:rsidP="00EE20A8">
      <w:pPr>
        <w:spacing w:line="480" w:lineRule="auto"/>
      </w:pPr>
      <w:r>
        <w:t>1) Introduction of rewards affects feature-based attention both behaviorally and in SSVEPs</w:t>
      </w:r>
    </w:p>
    <w:p w14:paraId="34329324" w14:textId="77777777" w:rsidR="00EE20A8" w:rsidRDefault="00EE20A8" w:rsidP="00EE20A8">
      <w:pPr>
        <w:spacing w:line="480" w:lineRule="auto"/>
      </w:pPr>
      <w:r>
        <w:t>2) Leads to lower levels of attention for the low rewarded stimuli, while high rewarded stimuli stay at the same level</w:t>
      </w:r>
    </w:p>
    <w:p w14:paraId="0777D33D" w14:textId="7DA3B6FB" w:rsidR="00FA0C17" w:rsidRDefault="00EE20A8" w:rsidP="00EE20A8">
      <w:pPr>
        <w:spacing w:line="480" w:lineRule="auto"/>
      </w:pPr>
      <w:r>
        <w:t>3) The lingering effect of reward is present in the absence of rewards, even though our measure of feature-based attention goes back to baseline</w:t>
      </w: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27"/>
      <w:r w:rsidR="006158A2">
        <w:t>through baseline and acquisition</w:t>
      </w:r>
      <w:commentRangeEnd w:id="27"/>
      <w:r w:rsidR="00056144">
        <w:rPr>
          <w:rStyle w:val="CommentReference"/>
        </w:rPr>
        <w:commentReference w:id="27"/>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0"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1"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28"/>
      <w:r w:rsidR="008C49F8">
        <w:t xml:space="preserve"> the </w:t>
      </w:r>
      <w:commentRangeEnd w:id="28"/>
      <w:r w:rsidR="00A57C80">
        <w:rPr>
          <w:rStyle w:val="CommentReference"/>
        </w:rPr>
        <w:commentReference w:id="28"/>
      </w:r>
      <w:commentRangeStart w:id="29"/>
      <w:r w:rsidR="008C49F8">
        <w:t>accuracy data</w:t>
      </w:r>
      <w:commentRangeEnd w:id="29"/>
      <w:r w:rsidR="006D2608">
        <w:rPr>
          <w:rStyle w:val="CommentReference"/>
        </w:rPr>
        <w:commentReference w:id="29"/>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4"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5"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30"/>
      <w:r>
        <w:t>. Splitting the number of trials in each phase into two would significantly affect our signal-to-noise ratio</w:t>
      </w:r>
      <w:commentRangeEnd w:id="30"/>
      <w:r w:rsidR="00A57C80">
        <w:rPr>
          <w:rStyle w:val="CommentReference"/>
        </w:rPr>
        <w:commentReference w:id="30"/>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lastRenderedPageBreak/>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6" w:history="1">
        <w:r w:rsidR="000A774E" w:rsidRPr="006C644D">
          <w:rPr>
            <w:rStyle w:val="Hyperlink"/>
            <w:rFonts w:eastAsia="Times New Roman"/>
            <w:szCs w:val="24"/>
            <w:highlight w:val="yellow"/>
          </w:rPr>
          <w:t>https://osf.io/xxxxx/</w:t>
        </w:r>
      </w:hyperlink>
      <w:hyperlink r:id="rId37"/>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t>References</w:t>
      </w:r>
    </w:p>
    <w:p w14:paraId="01C381B5" w14:textId="03CB28FA" w:rsidR="00D971C8" w:rsidRPr="00D971C8" w:rsidRDefault="009214B6" w:rsidP="00D971C8">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D971C8" w:rsidRPr="00D971C8">
        <w:rPr>
          <w:noProof/>
          <w:szCs w:val="24"/>
        </w:rPr>
        <w:t xml:space="preserve">Andersen, S. K., &amp; Müller, M. M. (2010). Behavioral performance follows the time course of neural facilitation and suppression during cued shifts of feature-selective attention. </w:t>
      </w:r>
      <w:r w:rsidR="00D971C8" w:rsidRPr="00D971C8">
        <w:rPr>
          <w:i/>
          <w:iCs/>
          <w:noProof/>
          <w:szCs w:val="24"/>
        </w:rPr>
        <w:t>Proceedings of the National Academy of Sciences of the United States of America</w:t>
      </w:r>
      <w:r w:rsidR="00D971C8" w:rsidRPr="00D971C8">
        <w:rPr>
          <w:noProof/>
          <w:szCs w:val="24"/>
        </w:rPr>
        <w:t xml:space="preserve">, </w:t>
      </w:r>
      <w:r w:rsidR="00D971C8" w:rsidRPr="00D971C8">
        <w:rPr>
          <w:i/>
          <w:iCs/>
          <w:noProof/>
          <w:szCs w:val="24"/>
        </w:rPr>
        <w:t>107</w:t>
      </w:r>
      <w:r w:rsidR="00D971C8" w:rsidRPr="00D971C8">
        <w:rPr>
          <w:noProof/>
          <w:szCs w:val="24"/>
        </w:rPr>
        <w:t>(31), 13878–13882. https://doi.org/10.1073/pnas.1002436107</w:t>
      </w:r>
    </w:p>
    <w:p w14:paraId="44539D3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Anderson, B. A. (2016). The attention habit: How reward learning shapes attentional selection. </w:t>
      </w:r>
      <w:r w:rsidRPr="00D971C8">
        <w:rPr>
          <w:i/>
          <w:iCs/>
          <w:noProof/>
          <w:szCs w:val="24"/>
        </w:rPr>
        <w:t>Annals of the New York Academy of Sciences</w:t>
      </w:r>
      <w:r w:rsidRPr="00D971C8">
        <w:rPr>
          <w:noProof/>
          <w:szCs w:val="24"/>
        </w:rPr>
        <w:t xml:space="preserve">, </w:t>
      </w:r>
      <w:r w:rsidRPr="00D971C8">
        <w:rPr>
          <w:i/>
          <w:iCs/>
          <w:noProof/>
          <w:szCs w:val="24"/>
        </w:rPr>
        <w:t>1369</w:t>
      </w:r>
      <w:r w:rsidRPr="00D971C8">
        <w:rPr>
          <w:noProof/>
          <w:szCs w:val="24"/>
        </w:rPr>
        <w:t>(1), 24–39. https://doi.org/10.1111/nyas.12957</w:t>
      </w:r>
    </w:p>
    <w:p w14:paraId="56C279F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Anderson, B. A., Chiu, M., DiBartolo, M. M., &amp; Leal, S. L. (2017). On t</w:t>
      </w:r>
      <w:r w:rsidRPr="00D971C8">
        <w:rPr>
          <w:rFonts w:ascii="Tahoma" w:hAnsi="Tahoma" w:cs="Tahoma"/>
          <w:noProof/>
          <w:szCs w:val="24"/>
        </w:rPr>
        <w:t>﻿</w:t>
      </w:r>
      <w:r w:rsidRPr="00D971C8">
        <w:rPr>
          <w:noProof/>
          <w:szCs w:val="24"/>
        </w:rPr>
        <w:t xml:space="preserve">he distinction between value-driven attention and selection history: Evidence from individuals with depressive symptoms. </w:t>
      </w:r>
      <w:r w:rsidRPr="00D971C8">
        <w:rPr>
          <w:i/>
          <w:iCs/>
          <w:noProof/>
          <w:szCs w:val="24"/>
        </w:rPr>
        <w:t>Psychonomic Bulletin &amp; Review</w:t>
      </w:r>
      <w:r w:rsidRPr="00D971C8">
        <w:rPr>
          <w:noProof/>
          <w:szCs w:val="24"/>
        </w:rPr>
        <w:t>, (February). https://doi.org/10.3758/s13423-017-1240-9</w:t>
      </w:r>
    </w:p>
    <w:p w14:paraId="7DCD80F8"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Anderson, B. A., Leal, S. L., Hall, M. G., Yassa, M. A., &amp; Yantis, S. (2014). The attribution of value-based attentional priority in individuals with depressive symptoms. </w:t>
      </w:r>
      <w:r w:rsidRPr="00D971C8">
        <w:rPr>
          <w:i/>
          <w:iCs/>
          <w:noProof/>
          <w:szCs w:val="24"/>
        </w:rPr>
        <w:t>Cognitive, Affective &amp; Behavioral Neuroscience</w:t>
      </w:r>
      <w:r w:rsidRPr="00D971C8">
        <w:rPr>
          <w:noProof/>
          <w:szCs w:val="24"/>
        </w:rPr>
        <w:t xml:space="preserve">, </w:t>
      </w:r>
      <w:r w:rsidRPr="00D971C8">
        <w:rPr>
          <w:i/>
          <w:iCs/>
          <w:noProof/>
          <w:szCs w:val="24"/>
        </w:rPr>
        <w:t>14</w:t>
      </w:r>
      <w:r w:rsidRPr="00D971C8">
        <w:rPr>
          <w:noProof/>
          <w:szCs w:val="24"/>
        </w:rPr>
        <w:t>(4), 1221–1227. https://doi.org/10.3758/s13415-014-0301-z</w:t>
      </w:r>
    </w:p>
    <w:p w14:paraId="4FD9A98C"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Anderson, B. A., &amp; Yantis, S. (2013). Persistence of value-driven attentional capture. </w:t>
      </w:r>
      <w:r w:rsidRPr="00D971C8">
        <w:rPr>
          <w:i/>
          <w:iCs/>
          <w:noProof/>
          <w:szCs w:val="24"/>
        </w:rPr>
        <w:t>Journal of Experimental Psychology: Human Perception and Performance</w:t>
      </w:r>
      <w:r w:rsidRPr="00D971C8">
        <w:rPr>
          <w:noProof/>
          <w:szCs w:val="24"/>
        </w:rPr>
        <w:t xml:space="preserve">, </w:t>
      </w:r>
      <w:r w:rsidRPr="00D971C8">
        <w:rPr>
          <w:i/>
          <w:iCs/>
          <w:noProof/>
          <w:szCs w:val="24"/>
        </w:rPr>
        <w:t>39</w:t>
      </w:r>
      <w:r w:rsidRPr="00D971C8">
        <w:rPr>
          <w:noProof/>
          <w:szCs w:val="24"/>
        </w:rPr>
        <w:t>(1), 6–9. https://doi.org/10.1037/a0030860</w:t>
      </w:r>
    </w:p>
    <w:p w14:paraId="6C4A38A6"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Anderson, B. a, Laurent, P. a, &amp; Yantis, S. (2011). Value-driven attentional capture. </w:t>
      </w:r>
      <w:r w:rsidRPr="00D971C8">
        <w:rPr>
          <w:i/>
          <w:iCs/>
          <w:noProof/>
          <w:szCs w:val="24"/>
        </w:rPr>
        <w:t>Proceedings of the National Academy of Sciences</w:t>
      </w:r>
      <w:r w:rsidRPr="00D971C8">
        <w:rPr>
          <w:noProof/>
          <w:szCs w:val="24"/>
        </w:rPr>
        <w:t xml:space="preserve">, </w:t>
      </w:r>
      <w:r w:rsidRPr="00D971C8">
        <w:rPr>
          <w:i/>
          <w:iCs/>
          <w:noProof/>
          <w:szCs w:val="24"/>
        </w:rPr>
        <w:t>108</w:t>
      </w:r>
      <w:r w:rsidRPr="00D971C8">
        <w:rPr>
          <w:noProof/>
          <w:szCs w:val="24"/>
        </w:rPr>
        <w:t>(25), 10367–10371. https://doi.org/10.1073/pnas.1104047108</w:t>
      </w:r>
    </w:p>
    <w:p w14:paraId="766C1B82"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Awh, E., Belopolsky, A. V., &amp; Theeuwes, J. (2012). Top-down versus bottom-up attentional control: A failed theoretical dichotomy. </w:t>
      </w:r>
      <w:r w:rsidRPr="00D971C8">
        <w:rPr>
          <w:i/>
          <w:iCs/>
          <w:noProof/>
          <w:szCs w:val="24"/>
        </w:rPr>
        <w:t>Trends in Cognitive Sciences</w:t>
      </w:r>
      <w:r w:rsidRPr="00D971C8">
        <w:rPr>
          <w:noProof/>
          <w:szCs w:val="24"/>
        </w:rPr>
        <w:t xml:space="preserve">, </w:t>
      </w:r>
      <w:r w:rsidRPr="00D971C8">
        <w:rPr>
          <w:i/>
          <w:iCs/>
          <w:noProof/>
          <w:szCs w:val="24"/>
        </w:rPr>
        <w:t>16</w:t>
      </w:r>
      <w:r w:rsidRPr="00D971C8">
        <w:rPr>
          <w:noProof/>
          <w:szCs w:val="24"/>
        </w:rPr>
        <w:t>(8), 437–443. https://doi.org/10.1016/j.tics.2012.06.010</w:t>
      </w:r>
    </w:p>
    <w:p w14:paraId="2C6836F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Botvinick, M. M., &amp; Braver, T. (2015). Motivation and Cognitive Control: From Behavior to Neural Mechanism. </w:t>
      </w:r>
      <w:r w:rsidRPr="00D971C8">
        <w:rPr>
          <w:i/>
          <w:iCs/>
          <w:noProof/>
          <w:szCs w:val="24"/>
        </w:rPr>
        <w:t>Annual Review of Psychology</w:t>
      </w:r>
      <w:r w:rsidRPr="00D971C8">
        <w:rPr>
          <w:noProof/>
          <w:szCs w:val="24"/>
        </w:rPr>
        <w:t xml:space="preserve">, </w:t>
      </w:r>
      <w:r w:rsidRPr="00D971C8">
        <w:rPr>
          <w:i/>
          <w:iCs/>
          <w:noProof/>
          <w:szCs w:val="24"/>
        </w:rPr>
        <w:t>66</w:t>
      </w:r>
      <w:r w:rsidRPr="00D971C8">
        <w:rPr>
          <w:noProof/>
          <w:szCs w:val="24"/>
        </w:rPr>
        <w:t>, 83–113. https://doi.org/10.1146/annurev-psych-010814-015044</w:t>
      </w:r>
    </w:p>
    <w:p w14:paraId="3510D15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Botvinick, M. M., &amp; Cohen, J. D. (2014). The Computational and Neural Basis of Cognitive Control : Charted Territory and New Frontiers, </w:t>
      </w:r>
      <w:r w:rsidRPr="00D971C8">
        <w:rPr>
          <w:i/>
          <w:iCs/>
          <w:noProof/>
          <w:szCs w:val="24"/>
        </w:rPr>
        <w:t>38</w:t>
      </w:r>
      <w:r w:rsidRPr="00D971C8">
        <w:rPr>
          <w:noProof/>
          <w:szCs w:val="24"/>
        </w:rPr>
        <w:t>, 1249–1285. https://doi.org/10.1111/cogs.12126</w:t>
      </w:r>
    </w:p>
    <w:p w14:paraId="613B878A"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Brown, J. W., &amp; Alexander, W. H. (2017). Foraging Value, Risk Avoidance, and Multiple Control Signals: How the Anterior Cingulate Cortex Controls Value-based Decision-making. </w:t>
      </w:r>
      <w:r w:rsidRPr="00D971C8">
        <w:rPr>
          <w:i/>
          <w:iCs/>
          <w:noProof/>
          <w:szCs w:val="24"/>
        </w:rPr>
        <w:t>Journal of Cognitive Neuroscience</w:t>
      </w:r>
      <w:r w:rsidRPr="00D971C8">
        <w:rPr>
          <w:noProof/>
          <w:szCs w:val="24"/>
        </w:rPr>
        <w:t xml:space="preserve">, </w:t>
      </w:r>
      <w:r w:rsidRPr="00D971C8">
        <w:rPr>
          <w:i/>
          <w:iCs/>
          <w:noProof/>
          <w:szCs w:val="24"/>
        </w:rPr>
        <w:t>29</w:t>
      </w:r>
      <w:r w:rsidRPr="00D971C8">
        <w:rPr>
          <w:noProof/>
          <w:szCs w:val="24"/>
        </w:rPr>
        <w:t>(10), 1656–1673. https://doi.org/10.1162/jocn_a_01140</w:t>
      </w:r>
    </w:p>
    <w:p w14:paraId="43CB94EC"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Bürkner, P.-C. (2016). brms: An R package for Bayesian multilevel models using Stan. </w:t>
      </w:r>
      <w:r w:rsidRPr="00D971C8">
        <w:rPr>
          <w:i/>
          <w:iCs/>
          <w:noProof/>
          <w:szCs w:val="24"/>
        </w:rPr>
        <w:t>Journal of Statistical Software</w:t>
      </w:r>
      <w:r w:rsidRPr="00D971C8">
        <w:rPr>
          <w:noProof/>
          <w:szCs w:val="24"/>
        </w:rPr>
        <w:t xml:space="preserve">, </w:t>
      </w:r>
      <w:r w:rsidRPr="00D971C8">
        <w:rPr>
          <w:i/>
          <w:iCs/>
          <w:noProof/>
          <w:szCs w:val="24"/>
        </w:rPr>
        <w:t>80</w:t>
      </w:r>
      <w:r w:rsidRPr="00D971C8">
        <w:rPr>
          <w:noProof/>
          <w:szCs w:val="24"/>
        </w:rPr>
        <w:t>(1), 1–28.</w:t>
      </w:r>
    </w:p>
    <w:p w14:paraId="741CE8C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Carpenter, B., Gelman, A., Hoffman, M., Lee, D., Goodrich, B., Betancourt, M., … Riddell, A. (2016). Stan: A probabilistic programming language. </w:t>
      </w:r>
      <w:r w:rsidRPr="00D971C8">
        <w:rPr>
          <w:i/>
          <w:iCs/>
          <w:noProof/>
          <w:szCs w:val="24"/>
        </w:rPr>
        <w:t>Journal of Statistical Software</w:t>
      </w:r>
      <w:r w:rsidRPr="00D971C8">
        <w:rPr>
          <w:noProof/>
          <w:szCs w:val="24"/>
        </w:rPr>
        <w:t xml:space="preserve">, </w:t>
      </w:r>
      <w:r w:rsidRPr="00D971C8">
        <w:rPr>
          <w:i/>
          <w:iCs/>
          <w:noProof/>
          <w:szCs w:val="24"/>
        </w:rPr>
        <w:t>2</w:t>
      </w:r>
      <w:r w:rsidRPr="00D971C8">
        <w:rPr>
          <w:noProof/>
          <w:szCs w:val="24"/>
        </w:rPr>
        <w:t>(20), 1–37.</w:t>
      </w:r>
    </w:p>
    <w:p w14:paraId="141A888A"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Chatrian, G. E., Lettich, E., &amp; Nelson, P. L. (1985). Ten percent electrode system for topographic studies of spontaneous and evoked EEG activities. </w:t>
      </w:r>
      <w:r w:rsidRPr="00D971C8">
        <w:rPr>
          <w:i/>
          <w:iCs/>
          <w:noProof/>
          <w:szCs w:val="24"/>
        </w:rPr>
        <w:t>American Journal of EEG Technology</w:t>
      </w:r>
      <w:r w:rsidRPr="00D971C8">
        <w:rPr>
          <w:noProof/>
          <w:szCs w:val="24"/>
        </w:rPr>
        <w:t xml:space="preserve">, </w:t>
      </w:r>
      <w:r w:rsidRPr="00D971C8">
        <w:rPr>
          <w:i/>
          <w:iCs/>
          <w:noProof/>
          <w:szCs w:val="24"/>
        </w:rPr>
        <w:t>25</w:t>
      </w:r>
      <w:r w:rsidRPr="00D971C8">
        <w:rPr>
          <w:noProof/>
          <w:szCs w:val="24"/>
        </w:rPr>
        <w:t>(2).</w:t>
      </w:r>
    </w:p>
    <w:p w14:paraId="58F4C7CF"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Chelazzi, L., Perlato, A., Santandrea, E., &amp; Della Libera, C. (2013). Rewards teach visual selective attention. </w:t>
      </w:r>
      <w:r w:rsidRPr="00D971C8">
        <w:rPr>
          <w:i/>
          <w:iCs/>
          <w:noProof/>
          <w:szCs w:val="24"/>
        </w:rPr>
        <w:t>Vision Research</w:t>
      </w:r>
      <w:r w:rsidRPr="00D971C8">
        <w:rPr>
          <w:noProof/>
          <w:szCs w:val="24"/>
        </w:rPr>
        <w:t xml:space="preserve">, </w:t>
      </w:r>
      <w:r w:rsidRPr="00D971C8">
        <w:rPr>
          <w:i/>
          <w:iCs/>
          <w:noProof/>
          <w:szCs w:val="24"/>
        </w:rPr>
        <w:t>85</w:t>
      </w:r>
      <w:r w:rsidRPr="00D971C8">
        <w:rPr>
          <w:noProof/>
          <w:szCs w:val="24"/>
        </w:rPr>
        <w:t>, 58–62. https://doi.org/10.1016/j.visres.2012.12.005</w:t>
      </w:r>
    </w:p>
    <w:p w14:paraId="41A23A7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Chun, M. M., Golomb, J. D., &amp; Turk-Browne, N. B. (2011). A Taxonomy of External and Internal Attention. </w:t>
      </w:r>
      <w:r w:rsidRPr="00D971C8">
        <w:rPr>
          <w:i/>
          <w:iCs/>
          <w:noProof/>
          <w:szCs w:val="24"/>
        </w:rPr>
        <w:t>Annual Review of Psychology</w:t>
      </w:r>
      <w:r w:rsidRPr="00D971C8">
        <w:rPr>
          <w:noProof/>
          <w:szCs w:val="24"/>
        </w:rPr>
        <w:t xml:space="preserve">, </w:t>
      </w:r>
      <w:r w:rsidRPr="00D971C8">
        <w:rPr>
          <w:i/>
          <w:iCs/>
          <w:noProof/>
          <w:szCs w:val="24"/>
        </w:rPr>
        <w:t>62</w:t>
      </w:r>
      <w:r w:rsidRPr="00D971C8">
        <w:rPr>
          <w:noProof/>
          <w:szCs w:val="24"/>
        </w:rPr>
        <w:t>(1), 73–101. https://doi.org/10.1146/annurev.psych.093008.100427</w:t>
      </w:r>
    </w:p>
    <w:p w14:paraId="07A916FC"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Corbetta, M., &amp; Shulman, G. L. (2002). Control of Goal-Directed and Stimulus-Driven Attention in the Brain. </w:t>
      </w:r>
      <w:r w:rsidRPr="00D971C8">
        <w:rPr>
          <w:i/>
          <w:iCs/>
          <w:noProof/>
          <w:szCs w:val="24"/>
        </w:rPr>
        <w:t>Nature Reviews Neuroscience</w:t>
      </w:r>
      <w:r w:rsidRPr="00D971C8">
        <w:rPr>
          <w:noProof/>
          <w:szCs w:val="24"/>
        </w:rPr>
        <w:t xml:space="preserve">, </w:t>
      </w:r>
      <w:r w:rsidRPr="00D971C8">
        <w:rPr>
          <w:i/>
          <w:iCs/>
          <w:noProof/>
          <w:szCs w:val="24"/>
        </w:rPr>
        <w:t>3</w:t>
      </w:r>
      <w:r w:rsidRPr="00D971C8">
        <w:rPr>
          <w:noProof/>
          <w:szCs w:val="24"/>
        </w:rPr>
        <w:t>(3), 215–229. https://doi.org/10.1038/nrn755</w:t>
      </w:r>
    </w:p>
    <w:p w14:paraId="7CE386C7"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Craddock, M. (2018). craddm/eegUtils: eegUtils (Version v0.2.0). Zenodo.</w:t>
      </w:r>
    </w:p>
    <w:p w14:paraId="3FB67A34"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Della Libera, C., &amp; Chelazzi, L. (2009). Learning to attend and to ignore is a matter of gains and losses. </w:t>
      </w:r>
      <w:r w:rsidRPr="00D971C8">
        <w:rPr>
          <w:i/>
          <w:iCs/>
          <w:noProof/>
          <w:szCs w:val="24"/>
        </w:rPr>
        <w:t>Psychological Science</w:t>
      </w:r>
      <w:r w:rsidRPr="00D971C8">
        <w:rPr>
          <w:noProof/>
          <w:szCs w:val="24"/>
        </w:rPr>
        <w:t xml:space="preserve">, </w:t>
      </w:r>
      <w:r w:rsidRPr="00D971C8">
        <w:rPr>
          <w:i/>
          <w:iCs/>
          <w:noProof/>
          <w:szCs w:val="24"/>
        </w:rPr>
        <w:t>20</w:t>
      </w:r>
      <w:r w:rsidRPr="00D971C8">
        <w:rPr>
          <w:noProof/>
          <w:szCs w:val="24"/>
        </w:rPr>
        <w:t>(6), 778–784. https://doi.org/10.1111/j.1467-9280.2009.02360.x</w:t>
      </w:r>
    </w:p>
    <w:p w14:paraId="567AE4BF"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Delorme, A., &amp; Makeig, S. (2004). EEGLAB: an open sorce toolbox for analysis of single-trail EEG dynamics including independent component anlaysis. </w:t>
      </w:r>
      <w:r w:rsidRPr="00D971C8">
        <w:rPr>
          <w:i/>
          <w:iCs/>
          <w:noProof/>
          <w:szCs w:val="24"/>
        </w:rPr>
        <w:t>Journal of Neuroscience Methods</w:t>
      </w:r>
      <w:r w:rsidRPr="00D971C8">
        <w:rPr>
          <w:noProof/>
          <w:szCs w:val="24"/>
        </w:rPr>
        <w:t xml:space="preserve">, </w:t>
      </w:r>
      <w:r w:rsidRPr="00D971C8">
        <w:rPr>
          <w:i/>
          <w:iCs/>
          <w:noProof/>
          <w:szCs w:val="24"/>
        </w:rPr>
        <w:t>134</w:t>
      </w:r>
      <w:r w:rsidRPr="00D971C8">
        <w:rPr>
          <w:noProof/>
          <w:szCs w:val="24"/>
        </w:rPr>
        <w:t>, 9–21. https://doi.org/10.1016/j.jneumeth.2003.10.009</w:t>
      </w:r>
    </w:p>
    <w:p w14:paraId="43A654A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Desimone, R., &amp; Duncan, J. (1995). Neural Mechanisms of Selective Visual. </w:t>
      </w:r>
      <w:r w:rsidRPr="00D971C8">
        <w:rPr>
          <w:i/>
          <w:iCs/>
          <w:noProof/>
          <w:szCs w:val="24"/>
        </w:rPr>
        <w:t>Annual Review of Neuroscience</w:t>
      </w:r>
      <w:r w:rsidRPr="00D971C8">
        <w:rPr>
          <w:noProof/>
          <w:szCs w:val="24"/>
        </w:rPr>
        <w:t xml:space="preserve">, </w:t>
      </w:r>
      <w:r w:rsidRPr="00D971C8">
        <w:rPr>
          <w:i/>
          <w:iCs/>
          <w:noProof/>
          <w:szCs w:val="24"/>
        </w:rPr>
        <w:t>18</w:t>
      </w:r>
      <w:r w:rsidRPr="00D971C8">
        <w:rPr>
          <w:noProof/>
          <w:szCs w:val="24"/>
        </w:rPr>
        <w:t>(1), 193–222. https://doi.org/10.1146/annurev.ne.18.030195.001205</w:t>
      </w:r>
    </w:p>
    <w:p w14:paraId="5F0A0EF0"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Donohue, S. E., Hopf, J.-M., Bartsch, M. V., Schoenfeld, M. A., Heinze, H.-J., &amp; Woldorff, M. G. (2016). The Rapid Capture of Attention by Rewarded Objects. </w:t>
      </w:r>
      <w:r w:rsidRPr="00D971C8">
        <w:rPr>
          <w:i/>
          <w:iCs/>
          <w:noProof/>
          <w:szCs w:val="24"/>
        </w:rPr>
        <w:t>Journal of Cognitive Neuroscience</w:t>
      </w:r>
      <w:r w:rsidRPr="00D971C8">
        <w:rPr>
          <w:noProof/>
          <w:szCs w:val="24"/>
        </w:rPr>
        <w:t xml:space="preserve">, </w:t>
      </w:r>
      <w:r w:rsidRPr="00D971C8">
        <w:rPr>
          <w:i/>
          <w:iCs/>
          <w:noProof/>
          <w:szCs w:val="24"/>
        </w:rPr>
        <w:t>28</w:t>
      </w:r>
      <w:r w:rsidRPr="00D971C8">
        <w:rPr>
          <w:noProof/>
          <w:szCs w:val="24"/>
        </w:rPr>
        <w:t>(4), 529–541. https://doi.org/10.1162/jocn_a_00917</w:t>
      </w:r>
    </w:p>
    <w:p w14:paraId="1FEBF497"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Failing, M. F., &amp; Theeuwes, J. (2014). Exogenous visual orienting by reward. </w:t>
      </w:r>
      <w:r w:rsidRPr="00D971C8">
        <w:rPr>
          <w:i/>
          <w:iCs/>
          <w:noProof/>
          <w:szCs w:val="24"/>
        </w:rPr>
        <w:t>Journal of Vision</w:t>
      </w:r>
      <w:r w:rsidRPr="00D971C8">
        <w:rPr>
          <w:noProof/>
          <w:szCs w:val="24"/>
        </w:rPr>
        <w:t xml:space="preserve">, </w:t>
      </w:r>
      <w:r w:rsidRPr="00D971C8">
        <w:rPr>
          <w:i/>
          <w:iCs/>
          <w:noProof/>
          <w:szCs w:val="24"/>
        </w:rPr>
        <w:t>14</w:t>
      </w:r>
      <w:r w:rsidRPr="00D971C8">
        <w:rPr>
          <w:noProof/>
          <w:szCs w:val="24"/>
        </w:rPr>
        <w:t>(2014), 1–9. https://doi.org/10.1167/14.5.6.doi</w:t>
      </w:r>
    </w:p>
    <w:p w14:paraId="3A1311CF"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Failing, M., &amp; Theeuwes, J. (2017). Selection history: How reward modulates selectivity of visual attention. </w:t>
      </w:r>
      <w:r w:rsidRPr="00D971C8">
        <w:rPr>
          <w:i/>
          <w:iCs/>
          <w:noProof/>
          <w:szCs w:val="24"/>
        </w:rPr>
        <w:t>Psychonomic Bulletin and Review</w:t>
      </w:r>
      <w:r w:rsidRPr="00D971C8">
        <w:rPr>
          <w:noProof/>
          <w:szCs w:val="24"/>
        </w:rPr>
        <w:t>, 1–25. https://doi.org/10.3758/s13423-017-1380-y</w:t>
      </w:r>
    </w:p>
    <w:p w14:paraId="089EFA9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Franken, I. H. A., Muris, P., &amp; Rassin, E. (2005). Psychometric properties of the Dutch BIS/BAS scales. </w:t>
      </w:r>
      <w:r w:rsidRPr="00D971C8">
        <w:rPr>
          <w:i/>
          <w:iCs/>
          <w:noProof/>
          <w:szCs w:val="24"/>
        </w:rPr>
        <w:t>Journal of Psychopathology and Behavioral Assessment</w:t>
      </w:r>
      <w:r w:rsidRPr="00D971C8">
        <w:rPr>
          <w:noProof/>
          <w:szCs w:val="24"/>
        </w:rPr>
        <w:t xml:space="preserve">, </w:t>
      </w:r>
      <w:r w:rsidRPr="00D971C8">
        <w:rPr>
          <w:i/>
          <w:iCs/>
          <w:noProof/>
          <w:szCs w:val="24"/>
        </w:rPr>
        <w:t>27</w:t>
      </w:r>
      <w:r w:rsidRPr="00D971C8">
        <w:rPr>
          <w:noProof/>
          <w:szCs w:val="24"/>
        </w:rPr>
        <w:t>(1), 25–30. https://doi.org/10.1007/s10862-005-3262-2</w:t>
      </w:r>
    </w:p>
    <w:p w14:paraId="55FFEB70"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Friedman, N. P., &amp; Miyake, A. (2017). Unity and diversity of executive functions: Individual differences as a window on cognitive structure. </w:t>
      </w:r>
      <w:r w:rsidRPr="00D971C8">
        <w:rPr>
          <w:i/>
          <w:iCs/>
          <w:noProof/>
          <w:szCs w:val="24"/>
        </w:rPr>
        <w:t>Cortex</w:t>
      </w:r>
      <w:r w:rsidRPr="00D971C8">
        <w:rPr>
          <w:noProof/>
          <w:szCs w:val="24"/>
        </w:rPr>
        <w:t xml:space="preserve">, </w:t>
      </w:r>
      <w:r w:rsidRPr="00D971C8">
        <w:rPr>
          <w:i/>
          <w:iCs/>
          <w:noProof/>
          <w:szCs w:val="24"/>
        </w:rPr>
        <w:t>86</w:t>
      </w:r>
      <w:r w:rsidRPr="00D971C8">
        <w:rPr>
          <w:noProof/>
          <w:szCs w:val="24"/>
        </w:rPr>
        <w:t>, 186–204. https://doi.org/10.1016/j.cortex.2016.04.023</w:t>
      </w:r>
    </w:p>
    <w:p w14:paraId="55F8023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Garnier, S. (2018). viridis: Default Color Maps from ‘matplotlib.’ R package version 0.3.</w:t>
      </w:r>
    </w:p>
    <w:p w14:paraId="2679488E"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Gelman, A., Goodrich, B., Gabry, J., &amp; Ali, I. (2017). R-squared for Bayesian regression models. </w:t>
      </w:r>
      <w:r w:rsidRPr="00D971C8">
        <w:rPr>
          <w:i/>
          <w:iCs/>
          <w:noProof/>
          <w:szCs w:val="24"/>
        </w:rPr>
        <w:t>Unpublished via Http://Www. Stat. Columbia. Edu/~ Gelman/Research/Unpublished.</w:t>
      </w:r>
      <w:r w:rsidRPr="00D971C8">
        <w:rPr>
          <w:noProof/>
          <w:szCs w:val="24"/>
        </w:rPr>
        <w:t xml:space="preserve"> Retrieved from http://www.stat.columbia.edu/~gelman/research/unpublished/bayes_R2.pdf</w:t>
      </w:r>
    </w:p>
    <w:p w14:paraId="15E123E4"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Gelman, A., &amp; Rubin, D. B. (1992). Inference from Iterative Simulation Using Multiple Sequences. </w:t>
      </w:r>
      <w:r w:rsidRPr="00D971C8">
        <w:rPr>
          <w:i/>
          <w:iCs/>
          <w:noProof/>
          <w:szCs w:val="24"/>
        </w:rPr>
        <w:t>Statistical Science</w:t>
      </w:r>
      <w:r w:rsidRPr="00D971C8">
        <w:rPr>
          <w:noProof/>
          <w:szCs w:val="24"/>
        </w:rPr>
        <w:t xml:space="preserve">, </w:t>
      </w:r>
      <w:r w:rsidRPr="00D971C8">
        <w:rPr>
          <w:i/>
          <w:iCs/>
          <w:noProof/>
          <w:szCs w:val="24"/>
        </w:rPr>
        <w:t>7</w:t>
      </w:r>
      <w:r w:rsidRPr="00D971C8">
        <w:rPr>
          <w:noProof/>
          <w:szCs w:val="24"/>
        </w:rPr>
        <w:t>(4), 457–472. https://doi.org/10.1214/ss/1177011136</w:t>
      </w:r>
    </w:p>
    <w:p w14:paraId="792A8D0F"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Hickey, C., Chelazzi, L., &amp; Theeuwes, J. (2010). Reward Changes Salience in Human Vision via the Anterior Cingulate. </w:t>
      </w:r>
      <w:r w:rsidRPr="00D971C8">
        <w:rPr>
          <w:i/>
          <w:iCs/>
          <w:noProof/>
          <w:szCs w:val="24"/>
        </w:rPr>
        <w:t>Journal of Neuroscience</w:t>
      </w:r>
      <w:r w:rsidRPr="00D971C8">
        <w:rPr>
          <w:noProof/>
          <w:szCs w:val="24"/>
        </w:rPr>
        <w:t xml:space="preserve">, </w:t>
      </w:r>
      <w:r w:rsidRPr="00D971C8">
        <w:rPr>
          <w:i/>
          <w:iCs/>
          <w:noProof/>
          <w:szCs w:val="24"/>
        </w:rPr>
        <w:t>30</w:t>
      </w:r>
      <w:r w:rsidRPr="00D971C8">
        <w:rPr>
          <w:noProof/>
          <w:szCs w:val="24"/>
        </w:rPr>
        <w:t>(33), 11096–11103. https://doi.org/10.1523/JNEUROSCI.1026-10.2010</w:t>
      </w:r>
    </w:p>
    <w:p w14:paraId="7072713B"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Hickey, C., &amp; Peelen, M. V. (2015). Neural mechanisms of incentive salience in naturalistic human vision. </w:t>
      </w:r>
      <w:r w:rsidRPr="00D971C8">
        <w:rPr>
          <w:i/>
          <w:iCs/>
          <w:noProof/>
          <w:szCs w:val="24"/>
        </w:rPr>
        <w:t>Neuron</w:t>
      </w:r>
      <w:r w:rsidRPr="00D971C8">
        <w:rPr>
          <w:noProof/>
          <w:szCs w:val="24"/>
        </w:rPr>
        <w:t xml:space="preserve">, </w:t>
      </w:r>
      <w:r w:rsidRPr="00D971C8">
        <w:rPr>
          <w:i/>
          <w:iCs/>
          <w:noProof/>
          <w:szCs w:val="24"/>
        </w:rPr>
        <w:t>85</w:t>
      </w:r>
      <w:r w:rsidRPr="00D971C8">
        <w:rPr>
          <w:noProof/>
          <w:szCs w:val="24"/>
        </w:rPr>
        <w:t>(3), 512–518. https://doi.org/10.1016/j.neuron.2014.12.049</w:t>
      </w:r>
    </w:p>
    <w:p w14:paraId="716EDD24"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Holroyd, C. B., &amp; McClure, S. M. (2015). Hierarchical control over effortful behavior by rodent medial frontal cortex: A computational model. </w:t>
      </w:r>
      <w:r w:rsidRPr="00D971C8">
        <w:rPr>
          <w:i/>
          <w:iCs/>
          <w:noProof/>
          <w:szCs w:val="24"/>
        </w:rPr>
        <w:t>Psychological Review</w:t>
      </w:r>
      <w:r w:rsidRPr="00D971C8">
        <w:rPr>
          <w:noProof/>
          <w:szCs w:val="24"/>
        </w:rPr>
        <w:t xml:space="preserve">, </w:t>
      </w:r>
      <w:r w:rsidRPr="00D971C8">
        <w:rPr>
          <w:i/>
          <w:iCs/>
          <w:noProof/>
          <w:szCs w:val="24"/>
        </w:rPr>
        <w:t>122</w:t>
      </w:r>
      <w:r w:rsidRPr="00D971C8">
        <w:rPr>
          <w:noProof/>
          <w:szCs w:val="24"/>
        </w:rPr>
        <w:t>(1), 54–83. https://doi.org/10.1037/a0038339</w:t>
      </w:r>
    </w:p>
    <w:p w14:paraId="45269FE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Hope, R. M. (2013). Rmisc: Ryan miscellaneous. R package version, 1(5).</w:t>
      </w:r>
    </w:p>
    <w:p w14:paraId="75D0EABB"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Junghöfer, M., Elbert, T., Tucker, D. O. N. M., &amp; Rockstroh, B. (2000). Statistical control of artifacts in dense array EEG 0 MEG studies. </w:t>
      </w:r>
      <w:r w:rsidRPr="00D971C8">
        <w:rPr>
          <w:i/>
          <w:iCs/>
          <w:noProof/>
          <w:szCs w:val="24"/>
        </w:rPr>
        <w:t>Wiley Online Library</w:t>
      </w:r>
      <w:r w:rsidRPr="00D971C8">
        <w:rPr>
          <w:noProof/>
          <w:szCs w:val="24"/>
        </w:rPr>
        <w:t>, 523–532. Retrieved from http://onlinelibrary.wiley.com/doi/10.1111/1469-8986.3740523/full</w:t>
      </w:r>
    </w:p>
    <w:p w14:paraId="6ACA0044"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Kruschke, J. K. (2014). </w:t>
      </w:r>
      <w:r w:rsidRPr="00D971C8">
        <w:rPr>
          <w:i/>
          <w:iCs/>
          <w:noProof/>
          <w:szCs w:val="24"/>
        </w:rPr>
        <w:t>Doing Bayesian data analysis: A tutorial with R, JAGS, and Stan, second edition</w:t>
      </w:r>
      <w:r w:rsidRPr="00D971C8">
        <w:rPr>
          <w:noProof/>
          <w:szCs w:val="24"/>
        </w:rPr>
        <w:t xml:space="preserve">. </w:t>
      </w:r>
      <w:r w:rsidRPr="00D971C8">
        <w:rPr>
          <w:i/>
          <w:iCs/>
          <w:noProof/>
          <w:szCs w:val="24"/>
        </w:rPr>
        <w:t>Doing Bayesian Data Analysis: A Tutorial with R, JAGS, and Stan, Second Edition</w:t>
      </w:r>
      <w:r w:rsidRPr="00D971C8">
        <w:rPr>
          <w:noProof/>
          <w:szCs w:val="24"/>
        </w:rPr>
        <w:t xml:space="preserve"> (2nd ed.). Elsevier Inc. https://doi.org/10.1016/B978-0-12-405888-0.09999-2</w:t>
      </w:r>
    </w:p>
    <w:p w14:paraId="6279261D"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Kruschke, J. K., &amp; Meredith, M. (2017). BEST: Bayesian Estimation Supersedes the t-Test.</w:t>
      </w:r>
    </w:p>
    <w:p w14:paraId="5CB818A6"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MacLean, M. H., &amp; Giesbrecht, B. (2015). Neural evidence reveals the rapid effects of reward history on selective attention. </w:t>
      </w:r>
      <w:r w:rsidRPr="00D971C8">
        <w:rPr>
          <w:i/>
          <w:iCs/>
          <w:noProof/>
          <w:szCs w:val="24"/>
        </w:rPr>
        <w:t>Brain Research</w:t>
      </w:r>
      <w:r w:rsidRPr="00D971C8">
        <w:rPr>
          <w:noProof/>
          <w:szCs w:val="24"/>
        </w:rPr>
        <w:t xml:space="preserve">, </w:t>
      </w:r>
      <w:r w:rsidRPr="00D971C8">
        <w:rPr>
          <w:i/>
          <w:iCs/>
          <w:noProof/>
          <w:szCs w:val="24"/>
        </w:rPr>
        <w:t>1606</w:t>
      </w:r>
      <w:r w:rsidRPr="00D971C8">
        <w:rPr>
          <w:noProof/>
          <w:szCs w:val="24"/>
        </w:rPr>
        <w:t>, 86–94. https://doi.org/10.1016/j.brainres.2015.02.016</w:t>
      </w:r>
    </w:p>
    <w:p w14:paraId="1D968AA6"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McElreath, R. (2016). </w:t>
      </w:r>
      <w:r w:rsidRPr="00D971C8">
        <w:rPr>
          <w:i/>
          <w:iCs/>
          <w:noProof/>
          <w:szCs w:val="24"/>
        </w:rPr>
        <w:t>Statistical Rethinking: A Bayesian Course with Examples in R and Stan</w:t>
      </w:r>
      <w:r w:rsidRPr="00D971C8">
        <w:rPr>
          <w:noProof/>
          <w:szCs w:val="24"/>
        </w:rPr>
        <w:t>. Chapman Hall - CRC.</w:t>
      </w:r>
    </w:p>
    <w:p w14:paraId="3351BCD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Nolan, H., Whelan, R., &amp; Reilly, R. B. (2010). FASTER: Fully Automated Statistical Thresholding for EEG artifact Rejection. </w:t>
      </w:r>
      <w:r w:rsidRPr="00D971C8">
        <w:rPr>
          <w:i/>
          <w:iCs/>
          <w:noProof/>
          <w:szCs w:val="24"/>
        </w:rPr>
        <w:t>Journal of Neuroscience Methods</w:t>
      </w:r>
      <w:r w:rsidRPr="00D971C8">
        <w:rPr>
          <w:noProof/>
          <w:szCs w:val="24"/>
        </w:rPr>
        <w:t xml:space="preserve">, </w:t>
      </w:r>
      <w:r w:rsidRPr="00D971C8">
        <w:rPr>
          <w:i/>
          <w:iCs/>
          <w:noProof/>
          <w:szCs w:val="24"/>
        </w:rPr>
        <w:t>192</w:t>
      </w:r>
      <w:r w:rsidRPr="00D971C8">
        <w:rPr>
          <w:noProof/>
          <w:szCs w:val="24"/>
        </w:rPr>
        <w:t>(1), 152–162. https://doi.org/10.1016/j.jneumeth.2010.07.015</w:t>
      </w:r>
    </w:p>
    <w:p w14:paraId="61C5BF2B"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Norcia, A. M., Appelbaum, L. G., Ales, J. M., Cottereau, B. R., &amp; Rossion, B. (2015). The steady-state visual evoked potential in vision research : A review. </w:t>
      </w:r>
      <w:r w:rsidRPr="00D971C8">
        <w:rPr>
          <w:i/>
          <w:iCs/>
          <w:noProof/>
          <w:szCs w:val="24"/>
        </w:rPr>
        <w:t>Journal of Vision</w:t>
      </w:r>
      <w:r w:rsidRPr="00D971C8">
        <w:rPr>
          <w:noProof/>
          <w:szCs w:val="24"/>
        </w:rPr>
        <w:t xml:space="preserve">, </w:t>
      </w:r>
      <w:r w:rsidRPr="00D971C8">
        <w:rPr>
          <w:i/>
          <w:iCs/>
          <w:noProof/>
          <w:szCs w:val="24"/>
        </w:rPr>
        <w:t>15</w:t>
      </w:r>
      <w:r w:rsidRPr="00D971C8">
        <w:rPr>
          <w:noProof/>
          <w:szCs w:val="24"/>
        </w:rPr>
        <w:t>(6), 1–46. https://doi.org/10.1167/15.6.4.doi</w:t>
      </w:r>
    </w:p>
    <w:p w14:paraId="7A43D0A0"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Pearson, D., Donkin, C., Tran, S. C., Most, S. B., &amp; Le Pelley, M. E. (2015). Cognitive control and counterproductive oculomotor capture by reward-related stimuli. </w:t>
      </w:r>
      <w:r w:rsidRPr="00D971C8">
        <w:rPr>
          <w:i/>
          <w:iCs/>
          <w:noProof/>
          <w:szCs w:val="24"/>
        </w:rPr>
        <w:t>Visual Cognition</w:t>
      </w:r>
      <w:r w:rsidRPr="00D971C8">
        <w:rPr>
          <w:noProof/>
          <w:szCs w:val="24"/>
        </w:rPr>
        <w:t xml:space="preserve">, </w:t>
      </w:r>
      <w:r w:rsidRPr="00D971C8">
        <w:rPr>
          <w:i/>
          <w:iCs/>
          <w:noProof/>
          <w:szCs w:val="24"/>
        </w:rPr>
        <w:t>6285</w:t>
      </w:r>
      <w:r w:rsidRPr="00D971C8">
        <w:rPr>
          <w:noProof/>
          <w:szCs w:val="24"/>
        </w:rPr>
        <w:t>(May 2015), 1–26. https://doi.org/10.1080/13506285.2014.994252</w:t>
      </w:r>
    </w:p>
    <w:p w14:paraId="16A77B92"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Perrin, F., Pernier, J., Bertrand, O., &amp; Echallier, J. F. (1989). Spherical splines for scalp potential and current density mapping. </w:t>
      </w:r>
      <w:r w:rsidRPr="00D971C8">
        <w:rPr>
          <w:i/>
          <w:iCs/>
          <w:noProof/>
          <w:szCs w:val="24"/>
        </w:rPr>
        <w:t>Electroencephalography and Clinical Neurophysiology</w:t>
      </w:r>
      <w:r w:rsidRPr="00D971C8">
        <w:rPr>
          <w:noProof/>
          <w:szCs w:val="24"/>
        </w:rPr>
        <w:t xml:space="preserve">, </w:t>
      </w:r>
      <w:r w:rsidRPr="00D971C8">
        <w:rPr>
          <w:i/>
          <w:iCs/>
          <w:noProof/>
          <w:szCs w:val="24"/>
        </w:rPr>
        <w:t>72</w:t>
      </w:r>
      <w:r w:rsidRPr="00D971C8">
        <w:rPr>
          <w:noProof/>
          <w:szCs w:val="24"/>
        </w:rPr>
        <w:t>(2), 184–187. https://doi.org/10.1016/0013-4694(89)90180-6</w:t>
      </w:r>
    </w:p>
    <w:p w14:paraId="323C43D1"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Phillips, N. (2016). Yarrr: A companion to the e-book YaRrr!: The Pirate’s Guide to R. R package version 0.1.</w:t>
      </w:r>
    </w:p>
    <w:p w14:paraId="4D02701B"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Posner, M. I. (1980). Orienting of attention. </w:t>
      </w:r>
      <w:r w:rsidRPr="00D971C8">
        <w:rPr>
          <w:i/>
          <w:iCs/>
          <w:noProof/>
          <w:szCs w:val="24"/>
        </w:rPr>
        <w:t>The Quarterly Journal of Experimental Psychology</w:t>
      </w:r>
      <w:r w:rsidRPr="00D971C8">
        <w:rPr>
          <w:noProof/>
          <w:szCs w:val="24"/>
        </w:rPr>
        <w:t xml:space="preserve">, </w:t>
      </w:r>
      <w:r w:rsidRPr="00D971C8">
        <w:rPr>
          <w:i/>
          <w:iCs/>
          <w:noProof/>
          <w:szCs w:val="24"/>
        </w:rPr>
        <w:t>32</w:t>
      </w:r>
      <w:r w:rsidRPr="00D971C8">
        <w:rPr>
          <w:noProof/>
          <w:szCs w:val="24"/>
        </w:rPr>
        <w:t>(1), 3–25. https://doi.org/10.1080/00335558008248231</w:t>
      </w:r>
    </w:p>
    <w:p w14:paraId="7193AB13"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R Core Team. (2017). R: A Language and Environment for Statistical Computing. R Foundation for Statistical Computing.</w:t>
      </w:r>
    </w:p>
    <w:p w14:paraId="4916EDFD"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Rinker, T., &amp; Kurkiewicz, D. (n.d.). pacman: Package Management for R.</w:t>
      </w:r>
    </w:p>
    <w:p w14:paraId="0FB4E6F1"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RStudio Team. (2015). Integrated Development for R. RStudio, Inc.</w:t>
      </w:r>
    </w:p>
    <w:p w14:paraId="2A0C71D6"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Shenhav, A., Botvinick, M., &amp; Cohen, J. (2013). The expected value of control: An integrative theory of anterior cingulate cortex function. </w:t>
      </w:r>
      <w:r w:rsidRPr="00D971C8">
        <w:rPr>
          <w:i/>
          <w:iCs/>
          <w:noProof/>
          <w:szCs w:val="24"/>
        </w:rPr>
        <w:t>Neuron</w:t>
      </w:r>
      <w:r w:rsidRPr="00D971C8">
        <w:rPr>
          <w:noProof/>
          <w:szCs w:val="24"/>
        </w:rPr>
        <w:t xml:space="preserve">, </w:t>
      </w:r>
      <w:r w:rsidRPr="00D971C8">
        <w:rPr>
          <w:i/>
          <w:iCs/>
          <w:noProof/>
          <w:szCs w:val="24"/>
        </w:rPr>
        <w:t>79</w:t>
      </w:r>
      <w:r w:rsidRPr="00D971C8">
        <w:rPr>
          <w:noProof/>
          <w:szCs w:val="24"/>
        </w:rPr>
        <w:t>(2), 217–240. https://doi.org/10.1016/j.neuron.2013.07.007</w:t>
      </w:r>
    </w:p>
    <w:p w14:paraId="3A77E0C1"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Theeuwes, J. (2010). Top-down and bottom-up control of visual selection. </w:t>
      </w:r>
      <w:r w:rsidRPr="00D971C8">
        <w:rPr>
          <w:i/>
          <w:iCs/>
          <w:noProof/>
          <w:szCs w:val="24"/>
        </w:rPr>
        <w:t>Acta Psychologica</w:t>
      </w:r>
      <w:r w:rsidRPr="00D971C8">
        <w:rPr>
          <w:noProof/>
          <w:szCs w:val="24"/>
        </w:rPr>
        <w:t xml:space="preserve">, </w:t>
      </w:r>
      <w:r w:rsidRPr="00D971C8">
        <w:rPr>
          <w:i/>
          <w:iCs/>
          <w:noProof/>
          <w:szCs w:val="24"/>
        </w:rPr>
        <w:t>135</w:t>
      </w:r>
      <w:r w:rsidRPr="00D971C8">
        <w:rPr>
          <w:noProof/>
          <w:szCs w:val="24"/>
        </w:rPr>
        <w:t>(2), 77–99. https://doi.org/10.1016/j.actpsy.2010.02.006</w:t>
      </w:r>
    </w:p>
    <w:p w14:paraId="23F626EE"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Van der Does, A. J. W. (2002). </w:t>
      </w:r>
      <w:r w:rsidRPr="00D971C8">
        <w:rPr>
          <w:i/>
          <w:iCs/>
          <w:noProof/>
          <w:szCs w:val="24"/>
        </w:rPr>
        <w:t>Handleiding bij de Nederlandse versie van beck depression inventory—second edition (BDI-II-NL). [The Dutch version of the Beck depression inventory].</w:t>
      </w:r>
      <w:r w:rsidRPr="00D971C8">
        <w:rPr>
          <w:noProof/>
          <w:szCs w:val="24"/>
        </w:rPr>
        <w:t xml:space="preserve"> Amsterdam: Harcourt.</w:t>
      </w:r>
    </w:p>
    <w:p w14:paraId="354031A2"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Verguts, T., Vassena, E., &amp; Silvetti, M. (2015). Adaptive effort investment in cognitive and physical tasks: a neurocomputational model. </w:t>
      </w:r>
      <w:r w:rsidRPr="00D971C8">
        <w:rPr>
          <w:i/>
          <w:iCs/>
          <w:noProof/>
          <w:szCs w:val="24"/>
        </w:rPr>
        <w:t>Frontiers in Behavioral Neuroscience</w:t>
      </w:r>
      <w:r w:rsidRPr="00D971C8">
        <w:rPr>
          <w:noProof/>
          <w:szCs w:val="24"/>
        </w:rPr>
        <w:t xml:space="preserve">, </w:t>
      </w:r>
      <w:r w:rsidRPr="00D971C8">
        <w:rPr>
          <w:i/>
          <w:iCs/>
          <w:noProof/>
          <w:szCs w:val="24"/>
        </w:rPr>
        <w:t>9</w:t>
      </w:r>
      <w:r w:rsidRPr="00D971C8">
        <w:rPr>
          <w:noProof/>
          <w:szCs w:val="24"/>
        </w:rPr>
        <w:t>(March). https://doi.org/10.3389/fnbeh.2015.00057</w:t>
      </w:r>
    </w:p>
    <w:p w14:paraId="7ABCDE07"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 xml:space="preserve">Watanabe, S. (2010). Asymptotic Equivalence of Bayes Cross Validation and Widely Applicable Information Criterion in Singular Learning Theory, </w:t>
      </w:r>
      <w:r w:rsidRPr="00D971C8">
        <w:rPr>
          <w:i/>
          <w:iCs/>
          <w:noProof/>
          <w:szCs w:val="24"/>
        </w:rPr>
        <w:t>11</w:t>
      </w:r>
      <w:r w:rsidRPr="00D971C8">
        <w:rPr>
          <w:noProof/>
          <w:szCs w:val="24"/>
        </w:rPr>
        <w:t>, 3571–3594. Retrieved from http://arxiv.org/abs/1004.2316</w:t>
      </w:r>
    </w:p>
    <w:p w14:paraId="3A9EAC01"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Wickham, H. (2017). Tidyverse: Easily install and load ’tidyverse’ packages. R package version, 1(1).</w:t>
      </w:r>
    </w:p>
    <w:p w14:paraId="743966C5" w14:textId="77777777" w:rsidR="00D971C8" w:rsidRPr="00D971C8" w:rsidRDefault="00D971C8" w:rsidP="00D971C8">
      <w:pPr>
        <w:widowControl w:val="0"/>
        <w:autoSpaceDE w:val="0"/>
        <w:autoSpaceDN w:val="0"/>
        <w:adjustRightInd w:val="0"/>
        <w:spacing w:after="0" w:line="480" w:lineRule="auto"/>
        <w:ind w:left="480" w:hanging="480"/>
        <w:rPr>
          <w:noProof/>
          <w:szCs w:val="24"/>
        </w:rPr>
      </w:pPr>
      <w:r w:rsidRPr="00D971C8">
        <w:rPr>
          <w:noProof/>
          <w:szCs w:val="24"/>
        </w:rPr>
        <w:t>Wilke, C. O. (2016). cowplot: streamlined plot theme and plot annotations for ‘ggplot2.’ CRAN Repos.</w:t>
      </w:r>
    </w:p>
    <w:p w14:paraId="59288D8C" w14:textId="77777777" w:rsidR="00D971C8" w:rsidRPr="00D971C8" w:rsidRDefault="00D971C8" w:rsidP="00D971C8">
      <w:pPr>
        <w:widowControl w:val="0"/>
        <w:autoSpaceDE w:val="0"/>
        <w:autoSpaceDN w:val="0"/>
        <w:adjustRightInd w:val="0"/>
        <w:spacing w:after="0" w:line="480" w:lineRule="auto"/>
        <w:ind w:left="480" w:hanging="480"/>
        <w:rPr>
          <w:noProof/>
        </w:rPr>
      </w:pPr>
      <w:r w:rsidRPr="00D971C8">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8"/>
      <w:headerReference w:type="first" r:id="rId39"/>
      <w:footerReference w:type="first" r:id="rId4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D229B8" w:rsidRDefault="00D229B8">
      <w:pPr>
        <w:pStyle w:val="CommentText"/>
      </w:pPr>
      <w:r>
        <w:rPr>
          <w:rStyle w:val="CommentReference"/>
        </w:rPr>
        <w:annotationRef/>
      </w:r>
      <w:r>
        <w:rPr>
          <w:rStyle w:val="CommentReference"/>
        </w:rPr>
        <w:t>Perhaps go for a more declarative title a la ‘Reward does X‘</w:t>
      </w:r>
    </w:p>
  </w:comment>
  <w:comment w:id="2" w:author="Andersen, Soren" w:date="2018-10-02T12:57:00Z" w:initials="AS">
    <w:p w14:paraId="1B2CE2AD" w14:textId="3CDDFE0F" w:rsidR="00D229B8" w:rsidRDefault="00D229B8">
      <w:pPr>
        <w:pStyle w:val="CommentText"/>
      </w:pPr>
      <w:r>
        <w:rPr>
          <w:rStyle w:val="CommentReference"/>
        </w:rPr>
        <w:annotationRef/>
      </w:r>
      <w:r>
        <w:t>Add information on durations</w:t>
      </w:r>
    </w:p>
  </w:comment>
  <w:comment w:id="4" w:author="Andersen, Soren" w:date="2018-10-02T12:40:00Z" w:initials="AS">
    <w:p w14:paraId="465DB460" w14:textId="72B5E74A" w:rsidR="00D229B8" w:rsidRDefault="00D229B8">
      <w:pPr>
        <w:pStyle w:val="CommentText"/>
      </w:pPr>
      <w:r>
        <w:rPr>
          <w:rStyle w:val="CommentReference"/>
        </w:rPr>
        <w:annotationRef/>
      </w:r>
      <w:r>
        <w:t>Need to look this up</w:t>
      </w:r>
    </w:p>
  </w:comment>
  <w:comment w:id="5" w:author="Andersen, Soren" w:date="2018-10-02T14:58:00Z" w:initials="AS">
    <w:p w14:paraId="042A5695" w14:textId="5921EE4F" w:rsidR="00D229B8" w:rsidRDefault="00D229B8">
      <w:pPr>
        <w:pStyle w:val="CommentText"/>
      </w:pPr>
      <w:r>
        <w:rPr>
          <w:rStyle w:val="CommentReference"/>
        </w:rPr>
        <w:annotationRef/>
      </w:r>
      <w:r>
        <w:t>Report total number of trials / trial per condition somewhere here.</w:t>
      </w:r>
    </w:p>
    <w:p w14:paraId="03D6236D" w14:textId="77777777" w:rsidR="00D229B8" w:rsidRDefault="00D229B8">
      <w:pPr>
        <w:pStyle w:val="CommentText"/>
      </w:pPr>
    </w:p>
    <w:p w14:paraId="4919AC84" w14:textId="1B63BBAE" w:rsidR="00D229B8" w:rsidRDefault="00D229B8">
      <w:pPr>
        <w:pStyle w:val="CommentText"/>
      </w:pPr>
      <w:r>
        <w:t>Need to say that the rewarded color was between subjects (are there 20 subjects for each?)</w:t>
      </w:r>
    </w:p>
  </w:comment>
  <w:comment w:id="6" w:author="Ivan Grahek" w:date="2019-01-29T11:47:00Z" w:initials="IG">
    <w:p w14:paraId="29928D2A" w14:textId="6A5329D5" w:rsidR="00D229B8" w:rsidRDefault="00D229B8">
      <w:pPr>
        <w:pStyle w:val="CommentText"/>
      </w:pPr>
      <w:r>
        <w:rPr>
          <w:rStyle w:val="CommentReference"/>
        </w:rPr>
        <w:annotationRef/>
      </w:r>
      <w:r>
        <w:t>Shorter and just a reference?</w:t>
      </w:r>
    </w:p>
  </w:comment>
  <w:comment w:id="7" w:author="Ivan Grahek" w:date="2019-01-29T11:47:00Z" w:initials="IG">
    <w:p w14:paraId="765E1F62" w14:textId="4F964DD9" w:rsidR="00D229B8" w:rsidRDefault="00D229B8">
      <w:pPr>
        <w:pStyle w:val="CommentText"/>
      </w:pPr>
      <w:r>
        <w:rPr>
          <w:rStyle w:val="CommentReference"/>
        </w:rPr>
        <w:annotationRef/>
      </w:r>
      <w:r>
        <w:t>Add a part on pre-processing the behavior and include how the hit rates and false alarms were calculated.</w:t>
      </w:r>
    </w:p>
  </w:comment>
  <w:comment w:id="8" w:author="Andersen, Soren" w:date="2018-10-02T14:52:00Z" w:initials="AS">
    <w:p w14:paraId="4423BF35" w14:textId="305B39B8" w:rsidR="00D229B8" w:rsidRDefault="00D229B8">
      <w:pPr>
        <w:pStyle w:val="CommentText"/>
        <w:rPr>
          <w:rStyle w:val="CommentReference"/>
        </w:rPr>
      </w:pPr>
      <w:r>
        <w:rPr>
          <w:rStyle w:val="CommentReference"/>
        </w:rPr>
        <w:annotationRef/>
      </w:r>
      <w:r>
        <w:rPr>
          <w:rStyle w:val="CommentReference"/>
        </w:rPr>
        <w:t xml:space="preserve">Are you recording with </w:t>
      </w:r>
      <w:proofErr w:type="spellStart"/>
      <w:r>
        <w:rPr>
          <w:rStyle w:val="CommentReference"/>
        </w:rPr>
        <w:t>Actiview</w:t>
      </w:r>
      <w:proofErr w:type="spellEnd"/>
      <w:r>
        <w:rPr>
          <w:rStyle w:val="CommentReference"/>
        </w:rPr>
        <w:t>?</w:t>
      </w:r>
    </w:p>
    <w:p w14:paraId="789968ED" w14:textId="07EC028B" w:rsidR="00D229B8" w:rsidRDefault="00D229B8">
      <w:pPr>
        <w:pStyle w:val="CommentText"/>
      </w:pPr>
      <w:r>
        <w:rPr>
          <w:rStyle w:val="CommentReference"/>
        </w:rPr>
        <w:t xml:space="preserve">The online-filtering in </w:t>
      </w:r>
      <w:proofErr w:type="spellStart"/>
      <w:r>
        <w:rPr>
          <w:rStyle w:val="CommentReference"/>
        </w:rPr>
        <w:t>Actiview</w:t>
      </w:r>
      <w:proofErr w:type="spellEnd"/>
      <w:r>
        <w:rPr>
          <w:rStyle w:val="CommentReference"/>
        </w:rPr>
        <w:t xml:space="preserve"> is just for display, the saved data is unaffected by this.</w:t>
      </w:r>
    </w:p>
  </w:comment>
  <w:comment w:id="9" w:author="Andersen, Soren" w:date="2018-10-02T14:59:00Z" w:initials="AS">
    <w:p w14:paraId="05C0353A" w14:textId="1705C3CC" w:rsidR="00D229B8" w:rsidRDefault="00D229B8">
      <w:pPr>
        <w:pStyle w:val="CommentText"/>
      </w:pPr>
      <w:r>
        <w:rPr>
          <w:rStyle w:val="CommentReference"/>
        </w:rPr>
        <w:annotationRef/>
      </w:r>
      <w:r>
        <w:t>I usually do average reference, but this should be ok too.</w:t>
      </w:r>
    </w:p>
  </w:comment>
  <w:comment w:id="10" w:author="Ivan Grahek" w:date="2019-01-15T14:21:00Z" w:initials="IG">
    <w:p w14:paraId="585CA9FF" w14:textId="20E67A4A" w:rsidR="00D229B8" w:rsidRDefault="00D229B8">
      <w:pPr>
        <w:pStyle w:val="CommentText"/>
      </w:pPr>
      <w:r>
        <w:rPr>
          <w:rStyle w:val="CommentReference"/>
        </w:rPr>
        <w:annotationRef/>
      </w:r>
      <w:r>
        <w:t>Move this as the first figure in the EEG results section</w:t>
      </w:r>
    </w:p>
  </w:comment>
  <w:comment w:id="11" w:author="Antonio Schettino" w:date="2018-08-28T10:17:00Z" w:initials="AS">
    <w:p w14:paraId="2EEF1807" w14:textId="2AF9E70C" w:rsidR="00D229B8" w:rsidRDefault="00D229B8">
      <w:pPr>
        <w:pStyle w:val="CommentText"/>
      </w:pPr>
      <w:r>
        <w:rPr>
          <w:rStyle w:val="CommentReference"/>
        </w:rPr>
        <w:annotationRef/>
      </w:r>
      <w:r>
        <w:t>Figure 2, because we would need a previous figure to show a prototypical RDK trial.</w:t>
      </w:r>
    </w:p>
  </w:comment>
  <w:comment w:id="12" w:author="Andersen, Soren" w:date="2018-10-23T22:32:00Z" w:initials="AS">
    <w:p w14:paraId="2BF8A6E3" w14:textId="07B71FEE" w:rsidR="00D229B8" w:rsidRDefault="00D229B8">
      <w:pPr>
        <w:pStyle w:val="CommentText"/>
      </w:pPr>
      <w:r>
        <w:rPr>
          <w:rStyle w:val="CommentReference"/>
        </w:rPr>
        <w:annotationRef/>
      </w:r>
      <w:r>
        <w:t>I usually zero-pad the spectra to 2^14 points. The resulting smooth spectrum allows one better to see the peak amplitude differences.</w:t>
      </w:r>
    </w:p>
    <w:p w14:paraId="22FC3A5F" w14:textId="77777777" w:rsidR="00D229B8" w:rsidRDefault="00D229B8">
      <w:pPr>
        <w:pStyle w:val="CommentText"/>
      </w:pPr>
    </w:p>
    <w:p w14:paraId="2150AED4" w14:textId="192C47BC" w:rsidR="00D229B8" w:rsidRDefault="00D229B8">
      <w:pPr>
        <w:pStyle w:val="CommentText"/>
      </w:pPr>
      <w:r>
        <w:t>Not sure you want this figure here, it is essentially part of the results. Perhaps:</w:t>
      </w:r>
    </w:p>
    <w:p w14:paraId="6D6A1DDE" w14:textId="195B8AA5" w:rsidR="00D229B8" w:rsidRDefault="00D229B8">
      <w:pPr>
        <w:pStyle w:val="CommentText"/>
      </w:pPr>
      <w:r>
        <w:t>Figure 1: task</w:t>
      </w:r>
    </w:p>
    <w:p w14:paraId="375029AC" w14:textId="7D92E047" w:rsidR="00D229B8" w:rsidRDefault="00D229B8">
      <w:pPr>
        <w:pStyle w:val="CommentText"/>
      </w:pPr>
      <w:r>
        <w:t>Figure 2: behavioral data</w:t>
      </w:r>
    </w:p>
    <w:p w14:paraId="67E2A9A4" w14:textId="06B2EC9F" w:rsidR="00D229B8" w:rsidRDefault="00D229B8">
      <w:pPr>
        <w:pStyle w:val="CommentText"/>
      </w:pPr>
      <w:r>
        <w:t>Figure 3: SSVEP data</w:t>
      </w:r>
    </w:p>
  </w:comment>
  <w:comment w:id="13" w:author="Antonio Schettino" w:date="2018-08-28T15:09:00Z" w:initials="AS">
    <w:p w14:paraId="27152FA4" w14:textId="6458A831" w:rsidR="00D229B8" w:rsidRDefault="00D229B8">
      <w:pPr>
        <w:pStyle w:val="CommentText"/>
      </w:pPr>
      <w:r>
        <w:rPr>
          <w:rStyle w:val="CommentReference"/>
        </w:rPr>
        <w:annotationRef/>
      </w:r>
      <w:r>
        <w:t>Here we’ll also have to explain why we are showing color-dependent spectra, because we never mention it anywhere.</w:t>
      </w:r>
    </w:p>
  </w:comment>
  <w:comment w:id="14" w:author="Andersen, Soren" w:date="2018-10-24T17:37:00Z" w:initials="AS">
    <w:p w14:paraId="787ABF9E" w14:textId="208DA0DF" w:rsidR="00D229B8" w:rsidRDefault="00D229B8">
      <w:pPr>
        <w:pStyle w:val="CommentText"/>
      </w:pPr>
      <w:r>
        <w:rPr>
          <w:rStyle w:val="CommentReference"/>
        </w:rPr>
        <w:annotationRef/>
      </w:r>
      <w:r>
        <w:t>What happened to false alarms?</w:t>
      </w:r>
    </w:p>
  </w:comment>
  <w:comment w:id="15" w:author="Antonio Schettino" w:date="2018-08-28T11:02:00Z" w:initials="AS">
    <w:p w14:paraId="54419ACD" w14:textId="41420AD3" w:rsidR="00D229B8" w:rsidRDefault="00D229B8">
      <w:pPr>
        <w:pStyle w:val="CommentText"/>
      </w:pPr>
      <w:r>
        <w:rPr>
          <w:rStyle w:val="CommentReference"/>
        </w:rPr>
        <w:annotationRef/>
      </w:r>
      <w:r>
        <w:t>This info in table 2, with posterior distributions</w:t>
      </w:r>
    </w:p>
  </w:comment>
  <w:comment w:id="16" w:author="Andersen, Soren" w:date="2018-10-24T17:31:00Z" w:initials="AS">
    <w:p w14:paraId="5C23CF3D" w14:textId="1BED44F2" w:rsidR="00D229B8" w:rsidRDefault="00D229B8">
      <w:pPr>
        <w:pStyle w:val="CommentText"/>
      </w:pPr>
      <w:r>
        <w:t>These intervals are huge. I guess most of this is between subjects variance, which is of little interest here. Also, this must be the variability of the individual measurements rather than something like the SEM, which may be more informative here.</w:t>
      </w:r>
      <w:r>
        <w:rPr>
          <w:rStyle w:val="CommentReference"/>
        </w:rPr>
        <w:annotationRef/>
      </w:r>
    </w:p>
  </w:comment>
  <w:comment w:id="17" w:author="Antonio Schettino" w:date="2018-08-28T10:57:00Z" w:initials="AS">
    <w:p w14:paraId="3AA5569E" w14:textId="5F9B2A26" w:rsidR="00D229B8" w:rsidRDefault="00D229B8">
      <w:pPr>
        <w:pStyle w:val="CommentText"/>
      </w:pPr>
      <w:r>
        <w:rPr>
          <w:rStyle w:val="CommentReference"/>
        </w:rPr>
        <w:annotationRef/>
      </w:r>
      <w:r>
        <w:t>First hit rates, then RTs</w:t>
      </w:r>
    </w:p>
  </w:comment>
  <w:comment w:id="18" w:author="Antonio Schettino" w:date="2018-08-28T10:13:00Z" w:initials="AS">
    <w:p w14:paraId="206208DA" w14:textId="53E59C44" w:rsidR="00D229B8" w:rsidRDefault="00D229B8">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19" w:author="Andersen, Soren" w:date="2018-10-23T22:42:00Z" w:initials="AS">
    <w:p w14:paraId="52C8C512" w14:textId="75BBFFF4" w:rsidR="00D229B8" w:rsidRDefault="00D229B8">
      <w:pPr>
        <w:pStyle w:val="CommentText"/>
      </w:pPr>
      <w:r>
        <w:rPr>
          <w:rStyle w:val="CommentReference"/>
        </w:rPr>
        <w:annotationRef/>
      </w:r>
      <w:r>
        <w:t>Increase font size in figure</w:t>
      </w:r>
    </w:p>
  </w:comment>
  <w:comment w:id="20" w:author="Antonio Schettino" w:date="2018-08-28T11:13:00Z" w:initials="AS">
    <w:p w14:paraId="3BF9122D" w14:textId="5D11808F" w:rsidR="00D229B8" w:rsidRDefault="00D229B8">
      <w:pPr>
        <w:pStyle w:val="CommentText"/>
      </w:pPr>
      <w:r>
        <w:rPr>
          <w:rStyle w:val="CommentReference"/>
        </w:rPr>
        <w:annotationRef/>
      </w:r>
      <w:r>
        <w:t>To add:</w:t>
      </w:r>
    </w:p>
    <w:p w14:paraId="037DD654" w14:textId="66515F40" w:rsidR="00D229B8" w:rsidRDefault="00D229B8">
      <w:pPr>
        <w:pStyle w:val="CommentText"/>
      </w:pPr>
      <w:r>
        <w:t>- the task was difficult, as evidenced by overall low hit rates and small differences between conditions. This means that participants could not improve a lot throughout the experiment</w:t>
      </w:r>
    </w:p>
    <w:p w14:paraId="5AC00D0A" w14:textId="5D0E3C60" w:rsidR="00D229B8" w:rsidRDefault="00D229B8">
      <w:pPr>
        <w:pStyle w:val="CommentText"/>
      </w:pPr>
      <w:r>
        <w:t xml:space="preserve">- 50% is </w:t>
      </w:r>
      <w:r w:rsidRPr="003433CE">
        <w:rPr>
          <w:b/>
        </w:rPr>
        <w:t>not</w:t>
      </w:r>
      <w:r>
        <w:t xml:space="preserve"> chance level in this task</w:t>
      </w:r>
    </w:p>
  </w:comment>
  <w:comment w:id="22" w:author="Antonio Schettino" w:date="2018-08-28T11:02:00Z" w:initials="AS">
    <w:p w14:paraId="1DA62595" w14:textId="2C0E80FE" w:rsidR="00D229B8" w:rsidRDefault="00D229B8">
      <w:pPr>
        <w:pStyle w:val="CommentText"/>
      </w:pPr>
      <w:r>
        <w:rPr>
          <w:rStyle w:val="CommentReference"/>
        </w:rPr>
        <w:annotationRef/>
      </w:r>
      <w:r>
        <w:t>This becomes table 1</w:t>
      </w:r>
    </w:p>
  </w:comment>
  <w:comment w:id="23" w:author="Andersen, Soren" w:date="2018-10-24T17:42:00Z" w:initials="AS">
    <w:p w14:paraId="1AD79BEF" w14:textId="2D8EE28D" w:rsidR="00D229B8" w:rsidRDefault="00D229B8">
      <w:pPr>
        <w:pStyle w:val="CommentText"/>
      </w:pPr>
      <w:r>
        <w:rPr>
          <w:rStyle w:val="CommentReference"/>
        </w:rPr>
        <w:annotationRef/>
      </w:r>
      <w:r>
        <w:t>The baseline difference for unattended is huge: this can’t be correct for a sample of this size!</w:t>
      </w:r>
    </w:p>
    <w:p w14:paraId="5D96125D" w14:textId="77777777" w:rsidR="00D229B8" w:rsidRDefault="00D229B8">
      <w:pPr>
        <w:pStyle w:val="CommentText"/>
      </w:pPr>
    </w:p>
    <w:p w14:paraId="614B5D23" w14:textId="40B612A3" w:rsidR="00D229B8" w:rsidRDefault="00D229B8">
      <w:pPr>
        <w:pStyle w:val="CommentText"/>
      </w:pPr>
      <w:r>
        <w:t>Maybe scale SSVEPs differently, so that the baselines are equated and everything is measured relative to that.</w:t>
      </w:r>
    </w:p>
  </w:comment>
  <w:comment w:id="24" w:author="Andersen, Soren" w:date="2018-10-02T16:34:00Z" w:initials="AS">
    <w:p w14:paraId="0DFAAB23" w14:textId="18B9041A" w:rsidR="00D229B8" w:rsidRDefault="00D229B8">
      <w:pPr>
        <w:pStyle w:val="CommentText"/>
      </w:pPr>
      <w:r>
        <w:rPr>
          <w:rStyle w:val="CommentReference"/>
        </w:rPr>
        <w:annotationRef/>
      </w:r>
      <w:r>
        <w:t xml:space="preserve"> not in microvolt anymore</w:t>
      </w:r>
    </w:p>
    <w:p w14:paraId="0CDF0E6C" w14:textId="77777777" w:rsidR="00D229B8" w:rsidRDefault="00D229B8">
      <w:pPr>
        <w:pStyle w:val="CommentText"/>
      </w:pPr>
    </w:p>
    <w:p w14:paraId="643908D1" w14:textId="1B6B96E1" w:rsidR="00D229B8" w:rsidRDefault="00D229B8">
      <w:pPr>
        <w:pStyle w:val="CommentText"/>
      </w:pPr>
      <w:r>
        <w:t>Would it be possible to zoom in the figure? The differences of interest are very hard to see.</w:t>
      </w:r>
    </w:p>
    <w:p w14:paraId="062F8CEB" w14:textId="693DC14D" w:rsidR="00D229B8" w:rsidRDefault="00D229B8" w:rsidP="00367AA9">
      <w:pPr>
        <w:pStyle w:val="CommentText"/>
      </w:pPr>
      <w:r>
        <w:t>In previous publications, the scale usually varies around 0.7 to 1.3 (…but of course I present within-subjects error bars which are much smaller and contain less information).</w:t>
      </w:r>
    </w:p>
    <w:p w14:paraId="2DB1D85A" w14:textId="13F00B55" w:rsidR="00D229B8" w:rsidRDefault="00D229B8" w:rsidP="00367AA9">
      <w:pPr>
        <w:pStyle w:val="CommentText"/>
      </w:pPr>
      <w:r>
        <w:t>If you had just two conditions A &amp; U, then a value of 2 for A would mean that U=0, i.e. this would be the maximal attention effect, equal to physical removal of the unattended stimulus. So values anywhere close to 0 or 2 are not to be expected und would represent unrealistically large attentional modulation.</w:t>
      </w:r>
    </w:p>
    <w:p w14:paraId="50D2DFF5" w14:textId="77777777" w:rsidR="00D229B8" w:rsidRDefault="00D229B8">
      <w:pPr>
        <w:pStyle w:val="CommentText"/>
      </w:pPr>
    </w:p>
    <w:p w14:paraId="71BD759D" w14:textId="2FB0A50B" w:rsidR="00D229B8" w:rsidRDefault="00D229B8">
      <w:pPr>
        <w:pStyle w:val="CommentText"/>
      </w:pPr>
      <w:r>
        <w:t>Some participants have very high variability in amplitudes. If you rescaled correctly, the mean for each participant should be one, so amplitudes should not stray not far, usually. Do you have very noisy participants in there?</w:t>
      </w:r>
    </w:p>
  </w:comment>
  <w:comment w:id="25" w:author="Andersen, Soren" w:date="2018-10-23T22:55:00Z" w:initials="AS">
    <w:p w14:paraId="581167A6" w14:textId="3B202343" w:rsidR="00D229B8" w:rsidRDefault="00D229B8">
      <w:pPr>
        <w:pStyle w:val="CommentText"/>
      </w:pPr>
      <w:r>
        <w:rPr>
          <w:rStyle w:val="CommentReference"/>
        </w:rPr>
        <w:annotationRef/>
      </w:r>
      <w:r>
        <w:t>Did you try to compute AMIs from SSVEPs?</w:t>
      </w:r>
    </w:p>
    <w:p w14:paraId="5AF58C57" w14:textId="1915DEFE" w:rsidR="00D229B8" w:rsidRDefault="00D229B8">
      <w:pPr>
        <w:pStyle w:val="CommentText"/>
      </w:pPr>
      <w:r>
        <w:t>Would using them lead to the same conclusions?</w:t>
      </w:r>
    </w:p>
  </w:comment>
  <w:comment w:id="26" w:author="Andersen, Soren" w:date="2018-10-23T22:58:00Z" w:initials="AS">
    <w:p w14:paraId="771873A3" w14:textId="64B5CEB8" w:rsidR="00D229B8" w:rsidRDefault="00D229B8">
      <w:pPr>
        <w:pStyle w:val="CommentText"/>
      </w:pPr>
      <w:r>
        <w:rPr>
          <w:rStyle w:val="CommentReference"/>
        </w:rPr>
        <w:annotationRef/>
      </w:r>
      <w:r>
        <w:t>This is weird.</w:t>
      </w:r>
    </w:p>
    <w:p w14:paraId="4C1845B6" w14:textId="77777777" w:rsidR="00D229B8" w:rsidRDefault="00D229B8">
      <w:pPr>
        <w:pStyle w:val="CommentText"/>
      </w:pPr>
    </w:p>
    <w:p w14:paraId="2DC860F5" w14:textId="3536E4E9" w:rsidR="00D229B8" w:rsidRDefault="00D229B8">
      <w:pPr>
        <w:pStyle w:val="CommentText"/>
      </w:pPr>
      <w:r>
        <w:t>I wonder if this could have to do with how SSVEPs are rescaled. Does the same pattern occur in raw amplitudes?</w:t>
      </w:r>
    </w:p>
    <w:p w14:paraId="58E24DBE" w14:textId="7CCD639D" w:rsidR="00D229B8" w:rsidRDefault="00D229B8">
      <w:pPr>
        <w:pStyle w:val="CommentText"/>
      </w:pPr>
      <w:r>
        <w:t>I wonder if the rescaling could accidentally have pushed differences in the later phases into the earlier phase.</w:t>
      </w:r>
    </w:p>
  </w:comment>
  <w:comment w:id="27" w:author="Antonio Schettino" w:date="2018-08-28T12:26:00Z" w:initials="AS">
    <w:p w14:paraId="2F0D1739" w14:textId="3FD3B8D6" w:rsidR="00D229B8" w:rsidRDefault="00D229B8">
      <w:pPr>
        <w:pStyle w:val="CommentText"/>
      </w:pPr>
      <w:r>
        <w:rPr>
          <w:rStyle w:val="CommentReference"/>
        </w:rPr>
        <w:annotationRef/>
      </w:r>
      <w:r>
        <w:t>We should better specify our expectations here:</w:t>
      </w:r>
    </w:p>
    <w:p w14:paraId="3866BCB0" w14:textId="678D4396" w:rsidR="00D229B8" w:rsidRDefault="00D229B8">
      <w:pPr>
        <w:pStyle w:val="CommentText"/>
      </w:pPr>
      <w:r>
        <w:t>- if it’s only training, we should see performance improvement (and faster RTs) of similar magnitude when comparing baseline1 vs baseline2 as well as baseline2 vs acquisition1</w:t>
      </w:r>
    </w:p>
    <w:p w14:paraId="3166D272" w14:textId="5895B007" w:rsidR="00D229B8" w:rsidRDefault="00D229B8">
      <w:pPr>
        <w:pStyle w:val="CommentText"/>
      </w:pPr>
      <w:r>
        <w:t>- if reward really plays a role, performance should improve (and RTs should be faster) when comparing baseline2 vs acquisition1 as opposed to baseline1 vs baseline2</w:t>
      </w:r>
    </w:p>
    <w:p w14:paraId="018EE3CC" w14:textId="61C5C81F" w:rsidR="00D229B8" w:rsidRDefault="00D229B8">
      <w:pPr>
        <w:pStyle w:val="CommentText"/>
      </w:pPr>
    </w:p>
    <w:p w14:paraId="7B9B443F" w14:textId="5D2005D2" w:rsidR="00D229B8" w:rsidRDefault="00D229B8">
      <w:pPr>
        <w:pStyle w:val="CommentText"/>
      </w:pPr>
      <w:r>
        <w:t>Do you agree? Am I missing something?</w:t>
      </w:r>
    </w:p>
  </w:comment>
  <w:comment w:id="28" w:author="Andersen, Soren" w:date="2018-10-24T17:49:00Z" w:initials="AS">
    <w:p w14:paraId="1EEE6BB0" w14:textId="254D3FEE" w:rsidR="00D229B8" w:rsidRDefault="00D229B8">
      <w:pPr>
        <w:pStyle w:val="CommentText"/>
      </w:pPr>
      <w:r>
        <w:rPr>
          <w:rStyle w:val="CommentReference"/>
        </w:rPr>
        <w:annotationRef/>
      </w:r>
      <w:r>
        <w:t>Accuracy is not the same as hit-rate!</w:t>
      </w:r>
    </w:p>
    <w:p w14:paraId="6CDAE9EE" w14:textId="51B7393B" w:rsidR="00D229B8" w:rsidRDefault="00D229B8">
      <w:pPr>
        <w:pStyle w:val="CommentText"/>
      </w:pPr>
      <w:r>
        <w:t>Without the false alarms it is hard to distinguish the nature of the effect.</w:t>
      </w:r>
    </w:p>
  </w:comment>
  <w:comment w:id="29" w:author="Antonio Schettino" w:date="2018-08-28T12:20:00Z" w:initials="AS">
    <w:p w14:paraId="319D8041" w14:textId="62923F89" w:rsidR="00D229B8" w:rsidRDefault="00D229B8">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30" w:author="Andersen, Soren" w:date="2018-10-24T17:51:00Z" w:initials="AS">
    <w:p w14:paraId="62FA8DA4" w14:textId="2C6851BB" w:rsidR="00D229B8" w:rsidRDefault="00D229B8">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1B2CE2AD" w15:done="0"/>
  <w15:commentEx w15:paraId="465DB460" w15:done="0"/>
  <w15:commentEx w15:paraId="4919AC84" w15:done="0"/>
  <w15:commentEx w15:paraId="29928D2A" w15:done="0"/>
  <w15:commentEx w15:paraId="765E1F62" w15:done="0"/>
  <w15:commentEx w15:paraId="789968ED" w15:done="0"/>
  <w15:commentEx w15:paraId="05C0353A" w15:done="0"/>
  <w15:commentEx w15:paraId="585CA9FF" w15:done="0"/>
  <w15:commentEx w15:paraId="2EEF1807" w15:done="0"/>
  <w15:commentEx w15:paraId="67E2A9A4" w15:done="0"/>
  <w15:commentEx w15:paraId="27152FA4" w15:done="0"/>
  <w15:commentEx w15:paraId="787ABF9E" w15:done="0"/>
  <w15:commentEx w15:paraId="54419ACD" w15:done="0"/>
  <w15:commentEx w15:paraId="5C23CF3D" w15:done="0"/>
  <w15:commentEx w15:paraId="3AA5569E" w15:done="0"/>
  <w15:commentEx w15:paraId="206208DA" w15:done="0"/>
  <w15:commentEx w15:paraId="52C8C512" w15:done="0"/>
  <w15:commentEx w15:paraId="5AC00D0A" w15:done="0"/>
  <w15:commentEx w15:paraId="1DA62595" w15:done="0"/>
  <w15:commentEx w15:paraId="614B5D23" w15:done="0"/>
  <w15:commentEx w15:paraId="71BD759D" w15:done="0"/>
  <w15:commentEx w15:paraId="5AF58C57" w15:done="0"/>
  <w15:commentEx w15:paraId="58E24DBE"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5A9F8" w14:textId="77777777" w:rsidR="00874A2A" w:rsidRDefault="00874A2A" w:rsidP="00AD5698">
      <w:pPr>
        <w:spacing w:after="0" w:line="240" w:lineRule="auto"/>
      </w:pPr>
      <w:r>
        <w:separator/>
      </w:r>
    </w:p>
  </w:endnote>
  <w:endnote w:type="continuationSeparator" w:id="0">
    <w:p w14:paraId="5A7390F2" w14:textId="77777777" w:rsidR="00874A2A" w:rsidRDefault="00874A2A"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D229B8" w:rsidRDefault="00D229B8"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D229B8" w:rsidRDefault="00D229B8"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D803D" w14:textId="77777777" w:rsidR="00874A2A" w:rsidRDefault="00874A2A" w:rsidP="00AD5698">
      <w:pPr>
        <w:spacing w:after="0" w:line="240" w:lineRule="auto"/>
      </w:pPr>
      <w:r>
        <w:separator/>
      </w:r>
    </w:p>
  </w:footnote>
  <w:footnote w:type="continuationSeparator" w:id="0">
    <w:p w14:paraId="363C6D76" w14:textId="77777777" w:rsidR="00874A2A" w:rsidRDefault="00874A2A"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6D463A9" w:rsidR="00D229B8" w:rsidRDefault="00D229B8">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2353A8">
          <w:rPr>
            <w:noProof/>
            <w:szCs w:val="24"/>
          </w:rPr>
          <w:t>7</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D229B8" w:rsidRDefault="00D229B8"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356B"/>
    <w:rsid w:val="00273815"/>
    <w:rsid w:val="002739E0"/>
    <w:rsid w:val="002741E1"/>
    <w:rsid w:val="002745F6"/>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osf.io/9dcsm/?view_only=2450bc9b71c8447ca5c81a7a0c89be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sf.io/xxxxx/" TargetMode="External"/><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72F7A-973C-494A-916A-3C668C9C0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Pages>
  <Words>24131</Words>
  <Characters>137551</Characters>
  <Application>Microsoft Office Word</Application>
  <DocSecurity>0</DocSecurity>
  <Lines>1146</Lines>
  <Paragraphs>322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23</cp:revision>
  <cp:lastPrinted>2017-06-14T15:36:00Z</cp:lastPrinted>
  <dcterms:created xsi:type="dcterms:W3CDTF">2018-10-28T22:06:00Z</dcterms:created>
  <dcterms:modified xsi:type="dcterms:W3CDTF">2019-01-29T13:53:00Z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