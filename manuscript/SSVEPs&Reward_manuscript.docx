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t>Introduction</w:t>
      </w:r>
    </w:p>
    <w:p w14:paraId="58A58700" w14:textId="24FD1AE1"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attention","type":"article-journal"},"uris":["http://www.mendeley.com/documents/?uuid=83f24a00-4327-40fe-99b4-3137e0d2c26a"]}],"mendeley":{"formattedCitation":"(Anderson, 2016; Chelazzi, Perlato, Santandrea, &amp; Della Libera, 2013; Failing &amp; Theeuwes, 2017)","plainTextFormattedCitation":"(Anderson, 2016; Chelazzi, Perlato, Santandrea, &amp; Della Libera, 2013; Failing &amp; Theeuwes, 2017)","previouslyFormattedCitation":"(Anderson, 2016; Chelazzi, Perlato, Santandrea, &amp; Della Libera, 2013; Failing &amp; Theeuwes, 2017)"},"properties":{"noteIndex":0},"schema":"https://github.com/citation-style-language/schema/raw/master/csl-citation.json"}</w:instrText>
      </w:r>
      <w:r w:rsidR="00416E61">
        <w:fldChar w:fldCharType="separate"/>
      </w:r>
      <w:r w:rsidR="00416E61" w:rsidRPr="00416E61">
        <w:rPr>
          <w:noProof/>
        </w:rPr>
        <w:t>(Anderson, 2016; Chelazzi, Perlato, Santandrea, &amp; Della Libera, 2013; Failing &amp; Theeuwes, 2017)</w:t>
      </w:r>
      <w:r w:rsidR="00416E61">
        <w:fldChar w:fldCharType="end"/>
      </w:r>
      <w:r w:rsidR="00416E61">
        <w:t>.</w:t>
      </w:r>
      <w:r w:rsidR="0079229A">
        <w:t xml:space="preserve"> </w:t>
      </w:r>
    </w:p>
    <w:p w14:paraId="2325645B" w14:textId="24951AD3"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w:t>
      </w:r>
      <w:r w:rsidR="00416E61">
        <w:fldChar w:fldCharType="begin" w:fldLock="1"/>
      </w:r>
      <w:r w:rsidR="00416E61">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(Krebs &amp; Woldorff, 2017)</w:t>
      </w:r>
      <w:r w:rsidR="00416E61">
        <w:fldChar w:fldCharType="end"/>
      </w:r>
      <w:r w:rsidR="00416E61">
        <w:t>.</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rsidR="00416E61">
        <w:fldChar w:fldCharType="begin" w:fldLock="1"/>
      </w:r>
      <w:r w:rsidR="00416E61">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Boehler, Roberts, Song, &amp; Woldorff, 2012; Pessoa &amp; Engelmann, 2010)","plainTextFormattedCitation":"(Krebs, Boehler, Roberts, Song, &amp; Woldorff, 2012; Pessoa &amp; Engelmann, 2010)","previouslyFormattedCitation":"(Krebs, Boehler, Roberts, Song, &amp; Woldorff, 2012; Pessoa &amp; Engelmann, 2010)"},"properties":{"noteIndex":0},"schema":"https://github.com/citation-style-language/schema/raw/master/csl-citation.json"}</w:instrText>
      </w:r>
      <w:r w:rsidR="00416E61">
        <w:fldChar w:fldCharType="separate"/>
      </w:r>
      <w:r w:rsidR="00416E61" w:rsidRPr="00416E61">
        <w:rPr>
          <w:noProof/>
        </w:rPr>
        <w:t>(Krebs, Boehler, Roberts, Song, &amp; Woldorff, 2012; Pessoa &amp; Engelmann, 2010)</w:t>
      </w:r>
      <w:r w:rsidR="00416E61">
        <w:fldChar w:fldCharType="end"/>
      </w:r>
      <w:r w:rsidRPr="00416E61">
        <w:t xml:space="preserve">. </w:t>
      </w:r>
      <w:r>
        <w:t xml:space="preserve">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w:t>
      </w:r>
      <w:r w:rsidR="00C5145F">
        <w:t xml:space="preserve">event-related potential (ERP) </w:t>
      </w:r>
      <w:r w:rsidR="0067643F">
        <w:t>component</w:t>
      </w:r>
      <w:r w:rsidR="00416E61">
        <w:t xml:space="preserve"> </w:t>
      </w:r>
      <w:r w:rsidR="00416E61">
        <w:fldChar w:fldCharType="begin" w:fldLock="1"/>
      </w:r>
      <w:r w:rsidR="00416E61">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expectation","type":"article-journal","volume":"84"},"uris":["http://www.mendeley.com/documents/?uuid=60eb008f-f785-42f5-9646-cde04a142bda"]},{"id":"ITEM-2","itemData":{"DOI":"10.3758/s13415-014-0281-z","ISSN":"15307026","abstract":"The prospect of gaining money is an incentive widely at play in the real world. Such monetary motivation might have particularly strong influence when the cognitive system is challenged, such as when needing to process conflicting stimulus inputs. Here, we employed manipulations of reward-prospect and attentional-preparation levels in a cued-Stroop stimulus conflict task, along with the high temporal resolution of electrical brain recordings, to provide insight into the mechanisms by which reward-prospect and attention interact and modulate cognitive task performance. In this task, the cue indicated whether or not the participant needed to prepare for an upcoming Stroop stimulus and, if so, whether there was the potential for monetary reward (dependent on performance on that trial). Both cued attention and cued reward-prospect enhanced preparatory neural activity, as reflected by increases in the hallmark attention-related negative-polarity ERP slow wave (contingent negative variation [CNV]) and reductions in oscillatory Alpha activity, which was followed by enhanced processing of the subsequent Stroop stimulus. In addition, similar modulations of preparatory neural activity (larger CNVs and reduced Alpha) predicted shorter versus longer response times (RTs) to the subsequent target stimulus, consistent with such modulations reflecting trial-to-trial variations in attention. Particularly striking were the individual differences in the utilization of reward-prospect information. In particular, the size of the reward effects on the preparatory neural activity correlated across participants with the degree to which reward-prospect both facilitated overall task performance (shorter RTs) and reduced conflict-related behavioral interference. Thus, the prospect of reward appears to recruit at</w:instrText>
      </w:r>
      <w:r w:rsidR="00416E61" w:rsidRPr="00416E61">
        <w:rPr>
          <w:lang w:val="nl-BE"/>
        </w:rPr>
        <w:instrText>tentional preparation circuits to enhance processing of task-relevant target information.","author":[{"dropping-particle":"","family":"Berg","given":"Berry","non-dropping-particle":"Van Den","parse-names":false,"suffix":""},{"dropping-particle":"","family":"Krebs","given":"Ruth M.","non-dropping-particle":"","parse-names":false,"suffix":""},{"dropping-particle":"","family":"Lorist","given":"Monicque M.","non-dropping-particle":"","parse-names":false,"suffix":""},{"dropping-particle":"","family":"Woldorff","given":"Marty G.","non-dropping-particle":"","parse-names":false,"suffix":""}],"container-title":"Cognitive, Affective and Behavioral Neuroscience","id":"ITEM-2","issue":"2","issued":{"date-parts":[["2014"]]},"page":"561-577","title":"Utilization of reward-prospect enhances preparatory attention and reduces stimulus conflict","type":"article-journal","volume":"14"},"uris":["http://www.mendeley.com/documents/?uuid=b1ed0fe0-43be-46da-8e0f-f105bbe682e7"]}],"mendeley":{"formattedCitation":"(Schevernels, Krebs, Santens, Woldorff, &amp; Boehler, 2014; Van Den Berg, Krebs, Lorist, &amp; Woldorff, 2014)","plainTextFormattedCitation":"(Schevernels, Krebs, Santens, Woldorff, &amp; Boehler, 2014; Van Den Berg, Krebs, Lorist, &amp; Woldorff, 2014)","previouslyFormattedCitation":"(Schevernels, Krebs, Santens, Woldorff, &amp; Boehler, 2014; Van Den Berg, Krebs, Lorist, &amp; Woldorff, 2014)"},"properties":{"noteIndex":0},"schema":"https://github.com/citation-style-language/schema/raw/master/csl-citation.json"}</w:instrText>
      </w:r>
      <w:r w:rsidR="00416E61">
        <w:fldChar w:fldCharType="separate"/>
      </w:r>
      <w:r w:rsidR="00416E61" w:rsidRPr="00416E61">
        <w:rPr>
          <w:noProof/>
          <w:lang w:val="nl-BE"/>
        </w:rPr>
        <w:t>(Schevernels, Krebs, Santens, Woldorff, &amp; Boehler, 2014; Van Den Berg, Krebs, Lorist, &amp; Woldorff, 2014)</w:t>
      </w:r>
      <w:r w:rsidR="00416E61">
        <w:fldChar w:fldCharType="end"/>
      </w:r>
      <w:r w:rsidRPr="00416E61">
        <w:rPr>
          <w:lang w:val="nl-BE"/>
        </w:rPr>
        <w:t>.</w:t>
      </w:r>
      <w:r w:rsidR="0067643F" w:rsidRPr="00416E61">
        <w:rPr>
          <w:lang w:val="nl-BE"/>
        </w:rPr>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4C7ADCFD"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w:t>
      </w:r>
      <w:r w:rsidR="00C5145F">
        <w:t xml:space="preserve">cortical </w:t>
      </w:r>
      <w:r w:rsidR="00C113A9">
        <w:t xml:space="preserve">processing </w:t>
      </w:r>
      <w:r w:rsidR="00416E61">
        <w:fldChar w:fldCharType="begin" w:fldLock="1"/>
      </w:r>
      <w:r w:rsidR="009F1C3D">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C.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very early stages of visual processing. </w:t>
      </w:r>
    </w:p>
    <w:p w14:paraId="418D8D8A" w14:textId="0D2C024E"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attention","type":"article-journal"},"uris":["http://www.mendeley.com/documents/?uuid=83f24a00-4327-40fe-99b4-3137e0d2c26a"]}],"mendeley":{"formattedCitation":"(Anderson, 2016; Awh et al., 2012; Chelazzi et al., 2013; Failing &amp; Theeuwes, 2017)","manualFormatting":"(Anderson, 2016; Awh et al., 2012; Chelazzi et al., 2013; Failing &amp; Theeuwes, 2017)","plainTextFormattedCitation":"(Anderson, 2016; Awh et al., 2012; Chelazzi et al., 2013; Failing &amp; Theeuwes, 2017)","previouslyFormattedCitation":"(Anderson, 2016; Awh et al., 2012; Chelazzi et al., 2013;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commentRangeStart w:id="0"/>
      <w:r w:rsidR="00441BA8">
        <w:t xml:space="preserve">However, we are aware of only one study to date which was able to directly test the facilitation and suppression of stimuli linked to different reward schedules. </w:t>
      </w:r>
      <w:commentRangeEnd w:id="0"/>
      <w:r w:rsidR="00C5145F">
        <w:rPr>
          <w:rStyle w:val="CommentReference"/>
        </w:rPr>
        <w:commentReference w:id="0"/>
      </w:r>
      <w:commentRangeStart w:id="1"/>
      <w:r w:rsidR="00441BA8">
        <w:t xml:space="preserve">In an fMRI Hickey and Peelen </w:t>
      </w:r>
      <w:r w:rsidR="009F1C3D">
        <w:fldChar w:fldCharType="begin" w:fldLock="1"/>
      </w:r>
      <w:r w:rsidR="009F1C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2015)","previouslyFormattedCitation":"(Clayton Hickey &amp; Peelen, 2015)"},"properties":{"noteIndex":0},"schema":"https://github.com/citation-style-language/schema/raw/master/csl-citation.json"}</w:instrText>
      </w:r>
      <w:r w:rsidR="009F1C3D">
        <w:fldChar w:fldCharType="separate"/>
      </w:r>
      <w:r w:rsidR="009F1C3D" w:rsidRPr="009F1C3D">
        <w:rPr>
          <w:noProof/>
        </w:rPr>
        <w:t>(Hickey &amp; Peelen, 2015)</w:t>
      </w:r>
      <w:r w:rsidR="009F1C3D">
        <w:fldChar w:fldCharType="end"/>
      </w:r>
      <w:r w:rsidR="009F1C3D">
        <w:t xml:space="preserve"> </w:t>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commentRangeEnd w:id="1"/>
      <w:r w:rsidR="00672825">
        <w:rPr>
          <w:rStyle w:val="CommentReference"/>
        </w:rPr>
        <w:commentReference w:id="1"/>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commentRangeStart w:id="2"/>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commentRangeEnd w:id="2"/>
      <w:r w:rsidR="00C5145F">
        <w:rPr>
          <w:rStyle w:val="CommentReference"/>
        </w:rPr>
        <w:commentReference w:id="2"/>
      </w:r>
    </w:p>
    <w:p w14:paraId="04BBDBBB" w14:textId="31F2F071"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commentRangeStart w:id="3"/>
      <w:r w:rsidR="004E7B0F">
        <w:t xml:space="preserve">in the training phase individuals </w:t>
      </w:r>
      <w:r w:rsidR="00C3254E">
        <w:t>had</w:t>
      </w:r>
      <w:r w:rsidR="004E7B0F">
        <w:t xml:space="preserve"> a goal </w:t>
      </w:r>
      <w:commentRangeEnd w:id="3"/>
      <w:r w:rsidR="00561A36">
        <w:rPr>
          <w:rStyle w:val="CommentReference"/>
        </w:rPr>
        <w:commentReference w:id="3"/>
      </w:r>
      <w:r w:rsidR="004E7B0F">
        <w:t>(</w:t>
      </w:r>
      <w:r w:rsidR="00C3254E">
        <w:t xml:space="preserve">e.g., </w:t>
      </w:r>
      <w:r w:rsidR="004E7B0F">
        <w:t xml:space="preserve">track red dots) which </w:t>
      </w:r>
      <w:r w:rsidR="00C3254E">
        <w:t>could</w:t>
      </w:r>
      <w:r w:rsidR="00FF25C8">
        <w:t xml:space="preserve"> be </w:t>
      </w:r>
      <w:commentRangeStart w:id="4"/>
      <w:r w:rsidR="00FF25C8">
        <w:t xml:space="preserve">congruent </w:t>
      </w:r>
      <w:r w:rsidR="00C3254E">
        <w:t xml:space="preserve">or incongruent </w:t>
      </w:r>
      <w:r w:rsidR="00FF25C8">
        <w:t>with the re</w:t>
      </w:r>
      <w:r w:rsidR="00C3254E">
        <w:t>ward manipulation</w:t>
      </w:r>
      <w:r w:rsidR="00FF25C8">
        <w:t>.</w:t>
      </w:r>
      <w:commentRangeEnd w:id="4"/>
      <w:r w:rsidR="00C5145F">
        <w:rPr>
          <w:rStyle w:val="CommentReference"/>
        </w:rPr>
        <w:commentReference w:id="4"/>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w:t>
      </w:r>
      <w:commentRangeStart w:id="5"/>
      <w:r w:rsidR="002F7D7E">
        <w:t>influences</w:t>
      </w:r>
      <w:r w:rsidR="00FF25C8">
        <w:t xml:space="preserve"> </w:t>
      </w:r>
      <w:commentRangeEnd w:id="5"/>
      <w:r w:rsidR="00561A36">
        <w:rPr>
          <w:rStyle w:val="CommentReference"/>
        </w:rPr>
        <w:commentReference w:id="5"/>
      </w:r>
      <w:r w:rsidR="00FF25C8">
        <w:t xml:space="preserve">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w:t>
      </w:r>
      <w:r w:rsidR="002F7D7E">
        <w:t>interacts</w:t>
      </w:r>
      <w:r w:rsidR="00FF25C8">
        <w:t xml:space="preserve"> with goal-dire</w:t>
      </w:r>
      <w:r w:rsidR="000E604B">
        <w:t xml:space="preserve">cted attention. </w:t>
      </w:r>
      <w:commentRangeStart w:id="6"/>
      <w:r w:rsidR="000E604B">
        <w:t>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commentRangeEnd w:id="6"/>
      <w:r w:rsidR="00561A36">
        <w:rPr>
          <w:rStyle w:val="CommentReference"/>
        </w:rPr>
        <w:commentReference w:id="6"/>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6766E6" w:rsidRPr="005D695E" w:rsidRDefault="006766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6766E6" w:rsidRPr="005D695E" w:rsidRDefault="006766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7"/>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8"/>
      <w:r>
        <w:t xml:space="preserve">Behavior </w:t>
      </w:r>
      <w:commentRangeEnd w:id="8"/>
      <w:r>
        <w:rPr>
          <w:rStyle w:val="CommentReference"/>
          <w:rFonts w:eastAsiaTheme="minorHAnsi" w:cs="Times New Roman"/>
          <w:b w:val="0"/>
        </w:rPr>
        <w:commentReference w:id="8"/>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9"/>
      <w:r>
        <w:t>EEG recording and pre</w:t>
      </w:r>
      <w:r w:rsidR="00703DB2">
        <w:t>-</w:t>
      </w:r>
      <w:r>
        <w:t>processing</w:t>
      </w:r>
      <w:commentRangeEnd w:id="9"/>
      <w:r w:rsidR="00A44140">
        <w:rPr>
          <w:rStyle w:val="CommentReference"/>
          <w:rFonts w:eastAsiaTheme="minorHAnsi" w:cs="Times New Roman"/>
          <w:b w:val="0"/>
        </w:rPr>
        <w:commentReference w:id="9"/>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0"/>
      <w:r w:rsidR="007A5260">
        <w:t xml:space="preserve">Additional external electrodes were applied to the left and right mastoids, </w:t>
      </w:r>
      <w:commentRangeEnd w:id="10"/>
      <w:r w:rsidR="00314813">
        <w:rPr>
          <w:rStyle w:val="CommentReference"/>
        </w:rPr>
        <w:commentReference w:id="10"/>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1"/>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1"/>
      <w:r w:rsidR="00314813">
        <w:rPr>
          <w:rStyle w:val="CommentReference"/>
        </w:rPr>
        <w:commentReference w:id="11"/>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2"/>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2"/>
      <w:r w:rsidR="004C379C">
        <w:rPr>
          <w:rStyle w:val="CommentReference"/>
        </w:rPr>
        <w:commentReference w:id="12"/>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3"/>
      <w:r w:rsidR="00750379">
        <w:t>10</w:t>
      </w:r>
      <w:r w:rsidR="00462C5A">
        <w:t>,</w:t>
      </w:r>
      <w:r w:rsidR="00750379">
        <w:t>000 iterations (2</w:t>
      </w:r>
      <w:r w:rsidR="00462C5A">
        <w:t>,</w:t>
      </w:r>
      <w:r w:rsidR="00750379">
        <w:t>000 warmup</w:t>
      </w:r>
      <w:commentRangeEnd w:id="13"/>
      <w:r w:rsidR="001123A6">
        <w:rPr>
          <w:rStyle w:val="CommentReference"/>
        </w:rPr>
        <w:commentReference w:id="13"/>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4"/>
      <w:r>
        <w:t>Behavioral results</w:t>
      </w:r>
      <w:commentRangeEnd w:id="14"/>
      <w:r w:rsidR="00917742">
        <w:rPr>
          <w:rStyle w:val="CommentReference"/>
          <w:rFonts w:eastAsiaTheme="minorHAnsi" w:cs="Times New Roman"/>
          <w:b w:val="0"/>
        </w:rPr>
        <w:commentReference w:id="14"/>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5"/>
            <w:r>
              <w:t>Table 1</w:t>
            </w:r>
            <w:commentRangeEnd w:id="15"/>
            <w:r w:rsidR="00917742">
              <w:rPr>
                <w:rStyle w:val="CommentReference"/>
              </w:rPr>
              <w:commentReference w:id="1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6"/>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6"/>
      <w:r w:rsidR="00917742">
        <w:rPr>
          <w:rStyle w:val="CommentReference"/>
        </w:rPr>
        <w:commentReference w:id="16"/>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7"/>
      <w:r>
        <w:t>Hit rates</w:t>
      </w:r>
      <w:del w:id="18" w:author="Antonio Schettino" w:date="2018-08-28T10:15:00Z">
        <w:r w:rsidDel="006F62F4">
          <w:delText xml:space="preserve"> </w:delText>
        </w:r>
      </w:del>
      <w:commentRangeEnd w:id="17"/>
      <w:r w:rsidR="00411041">
        <w:rPr>
          <w:rStyle w:val="CommentReference"/>
          <w:rFonts w:eastAsiaTheme="minorHAnsi" w:cs="Times New Roman"/>
          <w:b w:val="0"/>
        </w:rPr>
        <w:commentReference w:id="17"/>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9"/>
      <w:r w:rsidR="00917742">
        <w:t xml:space="preserve">, it should be noted that this is a signal detection task, so the performance of 50% is not chance level. </w:t>
      </w:r>
      <w:commentRangeEnd w:id="19"/>
      <w:r w:rsidR="0041367D">
        <w:rPr>
          <w:rStyle w:val="CommentReference"/>
        </w:rPr>
        <w:commentReference w:id="19"/>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20"/>
      <w:commentRangeStart w:id="21"/>
      <w:r w:rsidR="00B92561">
        <w:t>more so</w:t>
      </w:r>
      <w:r>
        <w:t xml:space="preserve"> for the low rewarded color</w:t>
      </w:r>
      <w:commentRangeEnd w:id="20"/>
      <w:r w:rsidR="0041367D">
        <w:rPr>
          <w:rStyle w:val="CommentReference"/>
        </w:rPr>
        <w:commentReference w:id="20"/>
      </w:r>
      <w:commentRangeEnd w:id="21"/>
      <w:r w:rsidR="00411041">
        <w:rPr>
          <w:rStyle w:val="CommentReference"/>
        </w:rPr>
        <w:commentReference w:id="21"/>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2"/>
      <w:commentRangeStart w:id="23"/>
      <w:r>
        <w:t>and more so in the condition with higher probability of earning a reward</w:t>
      </w:r>
      <w:commentRangeEnd w:id="22"/>
      <w:r w:rsidR="0041367D">
        <w:rPr>
          <w:rStyle w:val="CommentReference"/>
        </w:rPr>
        <w:commentReference w:id="22"/>
      </w:r>
      <w:commentRangeEnd w:id="23"/>
      <w:r w:rsidR="00411041">
        <w:rPr>
          <w:rStyle w:val="CommentReference"/>
        </w:rPr>
        <w:commentReference w:id="23"/>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4"/>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4"/>
    </w:p>
    <w:p w14:paraId="18F62F57" w14:textId="5574CBDF" w:rsidR="00E1045E" w:rsidRPr="00F36223" w:rsidRDefault="00DF5EDD" w:rsidP="00C03E65">
      <w:pPr>
        <w:spacing w:line="480" w:lineRule="auto"/>
        <w:jc w:val="both"/>
        <w:rPr>
          <w:sz w:val="20"/>
          <w:szCs w:val="20"/>
        </w:rPr>
      </w:pPr>
      <w:r>
        <w:rPr>
          <w:rStyle w:val="CommentReference"/>
        </w:rPr>
        <w:commentReference w:id="24"/>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0BEBE6B3" w:rsidR="005B31EB" w:rsidRDefault="009508C9" w:rsidP="00136E70">
      <w:pPr>
        <w:pStyle w:val="Heading1"/>
        <w:spacing w:before="0" w:after="240"/>
      </w:pPr>
      <w:r>
        <w:t>Discussion</w:t>
      </w:r>
    </w:p>
    <w:p w14:paraId="31E019F1" w14:textId="4E849EF1" w:rsidR="00004DEF" w:rsidRDefault="005B31EB" w:rsidP="005B31EB">
      <w:pPr>
        <w:spacing w:line="480" w:lineRule="auto"/>
        <w:ind w:firstLine="720"/>
        <w:jc w:val="both"/>
      </w:pPr>
      <w:r>
        <w:t xml:space="preserve">In this study we investigated how rewards influence </w:t>
      </w:r>
      <w:r w:rsidR="00004DEF">
        <w:t xml:space="preserve">goal-directed attention. </w:t>
      </w:r>
      <w:r w:rsidR="00B218F4">
        <w:t xml:space="preserve">Specifically, we compared the amount of attention allocated toward targets and distractors when they are linked to different reward probabilities. </w:t>
      </w:r>
      <w:r w:rsidR="006766E6">
        <w:t>Compared to baseline, t</w:t>
      </w:r>
      <w:r w:rsidR="00004DEF">
        <w:t>he introduction of rewards improved the sensitivity (d prime)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6766E6">
        <w:t>ilable the amount of attention, went back to baseline level</w:t>
      </w:r>
      <w:r w:rsidR="00004DEF">
        <w:t xml:space="preserve">, while the behavioral effect of reward probability did not change. These findings have several important implications for the understanding of the relationship between rewards and goal-directed attention. </w:t>
      </w:r>
    </w:p>
    <w:p w14:paraId="4E213C88" w14:textId="56219231" w:rsidR="00C75440" w:rsidRDefault="00C75440" w:rsidP="00C75440">
      <w:pPr>
        <w:spacing w:line="480" w:lineRule="auto"/>
        <w:ind w:firstLine="720"/>
        <w:jc w:val="both"/>
      </w:pPr>
      <w:r>
        <w:t xml:space="preserve">We have directly replicated the finding that the SSVEP amplitudes are strongly influenced by goal-directed attention </w:t>
      </w:r>
      <w:r>
        <w:fldChar w:fldCharType="begin" w:fldLock="1"/>
      </w:r>
      <w:r>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fldChar w:fldCharType="separate"/>
      </w:r>
      <w:r w:rsidRPr="0046723F">
        <w:rPr>
          <w:noProof/>
        </w:rPr>
        <w:t>(Andersen &amp; Müller, 2010; Andersen, Müller, &amp; Hillyard, 2012)</w:t>
      </w:r>
      <w:r>
        <w:fldChar w:fldCharType="end"/>
      </w:r>
      <w:r>
        <w:t xml:space="preserve">. Across all of the phases of the experiment, the SSVEP amplitudes in the frequency of the </w:t>
      </w:r>
      <w:r w:rsidR="00077F5A">
        <w:t>target</w:t>
      </w:r>
      <w:r>
        <w:t xml:space="preserve"> stimuli were robustly higher than the amplitudes in the frequency of the </w:t>
      </w:r>
      <w:r w:rsidR="006766E6">
        <w:t>distractors</w:t>
      </w:r>
      <w:r>
        <w:t xml:space="preserve">. This </w:t>
      </w:r>
      <w:r w:rsidR="00077F5A">
        <w:t>robust</w:t>
      </w:r>
      <w:r>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t xml:space="preserve"> attention. </w:t>
      </w:r>
      <w:commentRangeStart w:id="25"/>
      <w:r>
        <w:t>This result</w:t>
      </w:r>
      <w:r w:rsidR="00A474A9">
        <w:t xml:space="preserve"> is in line with the previous findings using fMRI and ERPs.</w:t>
      </w:r>
      <w:commentRangeEnd w:id="25"/>
      <w:r w:rsidR="006766E6">
        <w:rPr>
          <w:rStyle w:val="CommentReference"/>
        </w:rPr>
        <w:commentReference w:id="25"/>
      </w:r>
      <w:r w:rsidR="00A474A9">
        <w:t xml:space="preserve"> These findings also corroborate the</w:t>
      </w:r>
      <w:r>
        <w:t xml:space="preserve"> </w:t>
      </w:r>
      <w:r w:rsidR="00A474A9">
        <w:t xml:space="preserve">theoretical models which posit motivation as </w:t>
      </w:r>
      <w:r w:rsidR="00A474A9">
        <w:lastRenderedPageBreak/>
        <w:t>being crucial in the control of attention</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w:t>
      </w:r>
    </w:p>
    <w:p w14:paraId="119805CD" w14:textId="0C663C19" w:rsidR="006766E6" w:rsidRDefault="00CF1E39" w:rsidP="00E4130A">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Our results indicate that the enhancement in goal-directed attention comes from the </w:t>
      </w:r>
      <w:r w:rsidR="005E7991">
        <w:t>facilitated processing of s</w:t>
      </w:r>
      <w:r w:rsidR="00794D95">
        <w:t>t</w:t>
      </w:r>
      <w:r w:rsidR="005E7991">
        <w:t xml:space="preserve">imuli linked to high reward probability.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leads to the increase in the processing of reward-related targets in the visual cortex which we observe. Our</w:t>
      </w:r>
      <w:r w:rsidR="003E7E0F">
        <w:t xml:space="preserve"> finding is in line with the results by Hickey and Peelen (2015) who </w:t>
      </w:r>
      <w:r w:rsidR="003E7E0F">
        <w:t>reported</w:t>
      </w:r>
      <w:r w:rsidR="003E7E0F">
        <w:t xml:space="preserve"> evidence for stronger representations of objects linked to high rewards in object-selective visual cortex.</w:t>
      </w:r>
    </w:p>
    <w:p w14:paraId="19CF0CD8" w14:textId="09F405D3" w:rsidR="002C06AF" w:rsidRDefault="003E7E0F" w:rsidP="003E7E0F">
      <w:pPr>
        <w:spacing w:line="480" w:lineRule="auto"/>
        <w:ind w:firstLine="720"/>
        <w:jc w:val="both"/>
      </w:pPr>
      <w:r>
        <w:t xml:space="preserve">Importantly, the facilitated processing of the feature linked to high reward is present both when that feature is a target and a distractor. When the high reward feature is a distractor, the facilitated processing of the feature is in collision with the goal to attend to the other feature. </w:t>
      </w:r>
      <w:r w:rsidR="002C06AF">
        <w:t>This finding is in line with the theories proposing that reward associations can counteract top-down attentional control (Chelazzi et al., 2013; Anderson, 2016; Failing &amp; Theeuwes, 2018).</w:t>
      </w:r>
      <w:r>
        <w:t xml:space="preserve"> However, the faciliciated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bookmarkStart w:id="26" w:name="_GoBack"/>
      <w:bookmarkEnd w:id="26"/>
    </w:p>
    <w:p w14:paraId="0AF7E239" w14:textId="51C803DE"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t>We have not found evidence for the suppression of the stimulus feature linked to low rewards</w:t>
      </w:r>
      <w:r w:rsidR="00794D95">
        <w:t>, neither when it was presented as a target nor when it was presented as a distractor. T</w:t>
      </w:r>
      <w:r>
        <w:t xml:space="preserve">he amount of attention allocated toward this feature remained unchanged throughout the experiment. This finding is different from the results of Hickey and Peelen (2015) </w:t>
      </w:r>
      <w:r>
        <w:lastRenderedPageBreak/>
        <w:t xml:space="preserve">who have 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mediated by </w:t>
      </w:r>
      <w:commentRangeStart w:id="27"/>
      <w:r>
        <w:t>goal-driven attention</w:t>
      </w:r>
      <w:commentRangeEnd w:id="27"/>
      <w:r w:rsidR="00345E28">
        <w:rPr>
          <w:rStyle w:val="CommentReference"/>
        </w:rPr>
        <w:commentReference w:id="27"/>
      </w:r>
      <w:r>
        <w:t xml:space="preserve">. There are several ways to explain this finding. First, it is possible </w:t>
      </w:r>
      <w:r>
        <w:lastRenderedPageBreak/>
        <w:t xml:space="preserve">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w:t>
      </w:r>
      <w:commentRangeStart w:id="28"/>
      <w:r>
        <w:t>However in the study of Tanklevitch (2019</w:t>
      </w:r>
      <w:commentRangeEnd w:id="28"/>
      <w:r w:rsidR="00151DDA">
        <w:rPr>
          <w:rStyle w:val="CommentReference"/>
        </w:rPr>
        <w:commentReference w:id="28"/>
      </w:r>
      <w:r>
        <w:t xml:space="preserve">)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76C76C46"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w:t>
      </w:r>
      <w:r>
        <w:lastRenderedPageBreak/>
        <w:t xml:space="preserve">guiding attention </w:t>
      </w:r>
      <w:r>
        <w:fldChar w:fldCharType="begin" w:fldLock="1"/>
      </w:r>
      <w:r w:rsidR="00416E61">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Failing &amp; Theeuwes, 2017; Pessoa, 2015)","manualFormatting":"(Botvinick &amp; Braver, 2015; Chelazzi et al., 2013; Failing &amp; Theeuwes, 2017; Pessoa, 2015)","plainTextFormattedCitation":"(Botvinick &amp; Braver, 2015; Chelazzi et al., 2013; Failing &amp; Theeuwes, 2017; Pessoa, 2015)","previouslyFormattedCitation":"(Botvinick &amp; Braver, 2015; Chelazzi et al., 2013;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9"/>
      <w:r>
        <w:t xml:space="preserve">deployed in order to maximize the probability of obtaining a reward, but then goes back to the baseline levels once the possibility of earning rewards is gone. </w:t>
      </w:r>
      <w:commentRangeEnd w:id="29"/>
      <w:r w:rsidR="00BA5A51">
        <w:rPr>
          <w:rStyle w:val="CommentReference"/>
        </w:rPr>
        <w:commentReference w:id="29"/>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lastRenderedPageBreak/>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w:lastRenderedPageBreak/>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0"/>
      <w:r w:rsidR="009508C9">
        <w:rPr>
          <w:highlight w:val="yellow"/>
        </w:rPr>
        <w:t xml:space="preserve">Gilles </w:t>
      </w:r>
      <w:commentRangeEnd w:id="30"/>
      <w:r w:rsidR="0047115E">
        <w:rPr>
          <w:rStyle w:val="CommentReference"/>
        </w:rPr>
        <w:commentReference w:id="30"/>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6566F8E" w14:textId="0D0F5E8F" w:rsidR="009F1C3D" w:rsidRPr="009F1C3D" w:rsidRDefault="009214B6" w:rsidP="009F1C3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9F1C3D" w:rsidRPr="009F1C3D">
        <w:rPr>
          <w:noProof/>
          <w:szCs w:val="24"/>
        </w:rPr>
        <w:t xml:space="preserve">Andersen, S. K., &amp; Müller, M. M. (2010). Behavioral performance follows the time course of neural facilitation and suppression during cued shifts of feature-selective attention. </w:t>
      </w:r>
      <w:r w:rsidR="009F1C3D" w:rsidRPr="009F1C3D">
        <w:rPr>
          <w:i/>
          <w:iCs/>
          <w:noProof/>
          <w:szCs w:val="24"/>
        </w:rPr>
        <w:t>Proceedings of the National Academy of Sciences of the United States of America</w:t>
      </w:r>
      <w:r w:rsidR="009F1C3D" w:rsidRPr="009F1C3D">
        <w:rPr>
          <w:noProof/>
          <w:szCs w:val="24"/>
        </w:rPr>
        <w:t xml:space="preserve">, </w:t>
      </w:r>
      <w:r w:rsidR="009F1C3D" w:rsidRPr="009F1C3D">
        <w:rPr>
          <w:i/>
          <w:iCs/>
          <w:noProof/>
          <w:szCs w:val="24"/>
        </w:rPr>
        <w:t>107</w:t>
      </w:r>
      <w:r w:rsidR="009F1C3D" w:rsidRPr="009F1C3D">
        <w:rPr>
          <w:noProof/>
          <w:szCs w:val="24"/>
        </w:rPr>
        <w:t>(31), 13878–13882. https://doi.org/10.1073/pnas.1002436107</w:t>
      </w:r>
    </w:p>
    <w:p w14:paraId="4D027B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Andersen, S. K., Müller, M. M., &amp; Hillyard, S. A. (2012). Tracking the allocation of attention in visual scenes with steady-state evoked potentials. In </w:t>
      </w:r>
      <w:r w:rsidRPr="009F1C3D">
        <w:rPr>
          <w:i/>
          <w:iCs/>
          <w:noProof/>
          <w:szCs w:val="24"/>
        </w:rPr>
        <w:t>Cognitive neuroscience of attention</w:t>
      </w:r>
      <w:r w:rsidRPr="009F1C3D">
        <w:rPr>
          <w:noProof/>
          <w:szCs w:val="24"/>
        </w:rPr>
        <w:t xml:space="preserve"> (pp. 197–216).</w:t>
      </w:r>
    </w:p>
    <w:p w14:paraId="73477F1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Anderson, B. A. (2016). The attention habit: How reward learning shapes attentional selection. </w:t>
      </w:r>
      <w:r w:rsidRPr="009F1C3D">
        <w:rPr>
          <w:i/>
          <w:iCs/>
          <w:noProof/>
          <w:szCs w:val="24"/>
        </w:rPr>
        <w:t>Annals of the New York Academy of Sciences</w:t>
      </w:r>
      <w:r w:rsidRPr="009F1C3D">
        <w:rPr>
          <w:noProof/>
          <w:szCs w:val="24"/>
        </w:rPr>
        <w:t xml:space="preserve">, </w:t>
      </w:r>
      <w:r w:rsidRPr="009F1C3D">
        <w:rPr>
          <w:i/>
          <w:iCs/>
          <w:noProof/>
          <w:szCs w:val="24"/>
        </w:rPr>
        <w:t>1369</w:t>
      </w:r>
      <w:r w:rsidRPr="009F1C3D">
        <w:rPr>
          <w:noProof/>
          <w:szCs w:val="24"/>
        </w:rPr>
        <w:t>(1), 24–39. https://doi.org/10.1111/nyas.12957</w:t>
      </w:r>
    </w:p>
    <w:p w14:paraId="18E4512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Awh, E., Belopolsky, A. V., &amp; Theeuwes, J. (2012). Top-down versus bottom-up attentional control: A failed theoretical dichotomy. </w:t>
      </w:r>
      <w:r w:rsidRPr="009F1C3D">
        <w:rPr>
          <w:i/>
          <w:iCs/>
          <w:noProof/>
          <w:szCs w:val="24"/>
        </w:rPr>
        <w:t>Trends in Cognitive Sciences</w:t>
      </w:r>
      <w:r w:rsidRPr="009F1C3D">
        <w:rPr>
          <w:noProof/>
          <w:szCs w:val="24"/>
        </w:rPr>
        <w:t xml:space="preserve">, </w:t>
      </w:r>
      <w:r w:rsidRPr="009F1C3D">
        <w:rPr>
          <w:i/>
          <w:iCs/>
          <w:noProof/>
          <w:szCs w:val="24"/>
        </w:rPr>
        <w:t>16</w:t>
      </w:r>
      <w:r w:rsidRPr="009F1C3D">
        <w:rPr>
          <w:noProof/>
          <w:szCs w:val="24"/>
        </w:rPr>
        <w:t>(8), 437–443. https://doi.org/10.1016/j.tics.2012.06.010</w:t>
      </w:r>
    </w:p>
    <w:p w14:paraId="0A0B1CD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Botvinick, M. M., &amp; Braver, T. S. (2015). Motivation and Cognitive Control : From Behavior to Neural Mechanism. </w:t>
      </w:r>
      <w:r w:rsidRPr="009F1C3D">
        <w:rPr>
          <w:i/>
          <w:iCs/>
          <w:noProof/>
          <w:szCs w:val="24"/>
        </w:rPr>
        <w:t>Annual Review of Psychology</w:t>
      </w:r>
      <w:r w:rsidRPr="009F1C3D">
        <w:rPr>
          <w:noProof/>
          <w:szCs w:val="24"/>
        </w:rPr>
        <w:t>, (September 2014), 1–31. https://doi.org/10.1146/annurev-psych-010814-015044</w:t>
      </w:r>
    </w:p>
    <w:p w14:paraId="675F2B3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Brown, J. W., &amp; Alexander, W. H. (2017). Foraging Value, Risk Avoidance, and Multiple Control Signals: How the Anterior Cingulate Cortex Controls Value-based Decision-making. </w:t>
      </w:r>
      <w:r w:rsidRPr="009F1C3D">
        <w:rPr>
          <w:i/>
          <w:iCs/>
          <w:noProof/>
          <w:szCs w:val="24"/>
        </w:rPr>
        <w:t>Journal of Cognitive Neuroscience</w:t>
      </w:r>
      <w:r w:rsidRPr="009F1C3D">
        <w:rPr>
          <w:noProof/>
          <w:szCs w:val="24"/>
        </w:rPr>
        <w:t xml:space="preserve">, </w:t>
      </w:r>
      <w:r w:rsidRPr="009F1C3D">
        <w:rPr>
          <w:i/>
          <w:iCs/>
          <w:noProof/>
          <w:szCs w:val="24"/>
        </w:rPr>
        <w:t>29</w:t>
      </w:r>
      <w:r w:rsidRPr="009F1C3D">
        <w:rPr>
          <w:noProof/>
          <w:szCs w:val="24"/>
        </w:rPr>
        <w:t>(10), 1656–1673. https://doi.org/10.1162/jocn_a_01140</w:t>
      </w:r>
    </w:p>
    <w:p w14:paraId="490AC50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(2016). brms: An R package for Bayesian multilevel models using Stan. </w:t>
      </w:r>
      <w:r w:rsidRPr="009F1C3D">
        <w:rPr>
          <w:i/>
          <w:iCs/>
          <w:noProof/>
          <w:szCs w:val="24"/>
        </w:rPr>
        <w:t>Journal of Statistical Software</w:t>
      </w:r>
      <w:r w:rsidRPr="009F1C3D">
        <w:rPr>
          <w:noProof/>
          <w:szCs w:val="24"/>
        </w:rPr>
        <w:t xml:space="preserve">, </w:t>
      </w:r>
      <w:r w:rsidRPr="009F1C3D">
        <w:rPr>
          <w:i/>
          <w:iCs/>
          <w:noProof/>
          <w:szCs w:val="24"/>
        </w:rPr>
        <w:t>80</w:t>
      </w:r>
      <w:r w:rsidRPr="009F1C3D">
        <w:rPr>
          <w:noProof/>
          <w:szCs w:val="24"/>
        </w:rPr>
        <w:t>(1), 1–28.</w:t>
      </w:r>
    </w:p>
    <w:p w14:paraId="3D34D59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(2017). Advanced Bayesian Multilevel Modeling with the R Package brms. </w:t>
      </w:r>
      <w:r w:rsidRPr="009F1C3D">
        <w:rPr>
          <w:i/>
          <w:iCs/>
          <w:noProof/>
          <w:szCs w:val="24"/>
        </w:rPr>
        <w:lastRenderedPageBreak/>
        <w:t>ArXiv:1705.11123</w:t>
      </w:r>
      <w:r w:rsidRPr="009F1C3D">
        <w:rPr>
          <w:noProof/>
          <w:szCs w:val="24"/>
        </w:rPr>
        <w:t>.</w:t>
      </w:r>
    </w:p>
    <w:p w14:paraId="2EF3B37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Carpenter, B., Gelman, A., Hoffman, M., Lee, D., Goodrich, B., Betancourt, M., … Riddell, A. (2016). Stan: A probabilistic programming language. </w:t>
      </w:r>
      <w:r w:rsidRPr="009F1C3D">
        <w:rPr>
          <w:i/>
          <w:iCs/>
          <w:noProof/>
          <w:szCs w:val="24"/>
        </w:rPr>
        <w:t>Journal of Statistical Software</w:t>
      </w:r>
      <w:r w:rsidRPr="009F1C3D">
        <w:rPr>
          <w:noProof/>
          <w:szCs w:val="24"/>
        </w:rPr>
        <w:t xml:space="preserve">, </w:t>
      </w:r>
      <w:r w:rsidRPr="009F1C3D">
        <w:rPr>
          <w:i/>
          <w:iCs/>
          <w:noProof/>
          <w:szCs w:val="24"/>
        </w:rPr>
        <w:t>2</w:t>
      </w:r>
      <w:r w:rsidRPr="009F1C3D">
        <w:rPr>
          <w:noProof/>
          <w:szCs w:val="24"/>
        </w:rPr>
        <w:t>(20), 1–37.</w:t>
      </w:r>
    </w:p>
    <w:p w14:paraId="563998E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Chatrian, G. E., Lettich, E., &amp; Nelson, P. L. (1985). Ten percent electrode system for topographic studies of spontaneous and evoked EEG activities. </w:t>
      </w:r>
      <w:r w:rsidRPr="009F1C3D">
        <w:rPr>
          <w:i/>
          <w:iCs/>
          <w:noProof/>
          <w:szCs w:val="24"/>
        </w:rPr>
        <w:t>American Journal of EEG Technology</w:t>
      </w:r>
      <w:r w:rsidRPr="009F1C3D">
        <w:rPr>
          <w:noProof/>
          <w:szCs w:val="24"/>
        </w:rPr>
        <w:t xml:space="preserve">, </w:t>
      </w:r>
      <w:r w:rsidRPr="009F1C3D">
        <w:rPr>
          <w:i/>
          <w:iCs/>
          <w:noProof/>
          <w:szCs w:val="24"/>
        </w:rPr>
        <w:t>25</w:t>
      </w:r>
      <w:r w:rsidRPr="009F1C3D">
        <w:rPr>
          <w:noProof/>
          <w:szCs w:val="24"/>
        </w:rPr>
        <w:t>(2).</w:t>
      </w:r>
    </w:p>
    <w:p w14:paraId="7AAABAB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Chelazzi, L., Perlato, A., Santandrea, E., &amp; Della Libera, C. (2013). Rewards teach visual selective attention. </w:t>
      </w:r>
      <w:r w:rsidRPr="009F1C3D">
        <w:rPr>
          <w:i/>
          <w:iCs/>
          <w:noProof/>
          <w:szCs w:val="24"/>
        </w:rPr>
        <w:t>Vision Research</w:t>
      </w:r>
      <w:r w:rsidRPr="009F1C3D">
        <w:rPr>
          <w:noProof/>
          <w:szCs w:val="24"/>
        </w:rPr>
        <w:t xml:space="preserve">, </w:t>
      </w:r>
      <w:r w:rsidRPr="009F1C3D">
        <w:rPr>
          <w:i/>
          <w:iCs/>
          <w:noProof/>
          <w:szCs w:val="24"/>
        </w:rPr>
        <w:t>85</w:t>
      </w:r>
      <w:r w:rsidRPr="009F1C3D">
        <w:rPr>
          <w:noProof/>
          <w:szCs w:val="24"/>
        </w:rPr>
        <w:t>, 58–62. https://doi.org/10.1016/j.visres.2012.12.005</w:t>
      </w:r>
    </w:p>
    <w:p w14:paraId="02CADE0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Chun, M. M., Golomb, J. D., &amp; Turk-Browne, N. B. (2011). A Taxonomy of External and Internal Attention. </w:t>
      </w:r>
      <w:r w:rsidRPr="009F1C3D">
        <w:rPr>
          <w:i/>
          <w:iCs/>
          <w:noProof/>
          <w:szCs w:val="24"/>
        </w:rPr>
        <w:t>Annual Review of Psychology</w:t>
      </w:r>
      <w:r w:rsidRPr="009F1C3D">
        <w:rPr>
          <w:noProof/>
          <w:szCs w:val="24"/>
        </w:rPr>
        <w:t xml:space="preserve">, </w:t>
      </w:r>
      <w:r w:rsidRPr="009F1C3D">
        <w:rPr>
          <w:i/>
          <w:iCs/>
          <w:noProof/>
          <w:szCs w:val="24"/>
        </w:rPr>
        <w:t>62</w:t>
      </w:r>
      <w:r w:rsidRPr="009F1C3D">
        <w:rPr>
          <w:noProof/>
          <w:szCs w:val="24"/>
        </w:rPr>
        <w:t>(1), 73–101. https://doi.org/10.1146/annurev.psych.093008.100427</w:t>
      </w:r>
    </w:p>
    <w:p w14:paraId="3BB52FB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Corbetta, M., &amp; Shulman, G. L. (2002). Control of Goal-Directed and Stimulus-Driven Attention in the Brain. </w:t>
      </w:r>
      <w:r w:rsidRPr="009F1C3D">
        <w:rPr>
          <w:i/>
          <w:iCs/>
          <w:noProof/>
          <w:szCs w:val="24"/>
        </w:rPr>
        <w:t>Nature Reviews Neuroscience</w:t>
      </w:r>
      <w:r w:rsidRPr="009F1C3D">
        <w:rPr>
          <w:noProof/>
          <w:szCs w:val="24"/>
        </w:rPr>
        <w:t xml:space="preserve">, </w:t>
      </w:r>
      <w:r w:rsidRPr="009F1C3D">
        <w:rPr>
          <w:i/>
          <w:iCs/>
          <w:noProof/>
          <w:szCs w:val="24"/>
        </w:rPr>
        <w:t>3</w:t>
      </w:r>
      <w:r w:rsidRPr="009F1C3D">
        <w:rPr>
          <w:noProof/>
          <w:szCs w:val="24"/>
        </w:rPr>
        <w:t>(3), 215–229. https://doi.org/10.1038/nrn755</w:t>
      </w:r>
    </w:p>
    <w:p w14:paraId="30F4C35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Craddock, M. (2018). craddm/eegUtils: eegUtils (Version v0.2.0). Zenodo.</w:t>
      </w:r>
    </w:p>
    <w:p w14:paraId="38F6F0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Delorme, A., &amp; Makeig, S. (2004). EEGLAB: an open sorce toolbox for analysis of single-trail EEG dynamics including independent component anlaysis. </w:t>
      </w:r>
      <w:r w:rsidRPr="009F1C3D">
        <w:rPr>
          <w:i/>
          <w:iCs/>
          <w:noProof/>
          <w:szCs w:val="24"/>
        </w:rPr>
        <w:t>Journal of Neuroscience Methods</w:t>
      </w:r>
      <w:r w:rsidRPr="009F1C3D">
        <w:rPr>
          <w:noProof/>
          <w:szCs w:val="24"/>
        </w:rPr>
        <w:t xml:space="preserve">, </w:t>
      </w:r>
      <w:r w:rsidRPr="009F1C3D">
        <w:rPr>
          <w:i/>
          <w:iCs/>
          <w:noProof/>
          <w:szCs w:val="24"/>
        </w:rPr>
        <w:t>134</w:t>
      </w:r>
      <w:r w:rsidRPr="009F1C3D">
        <w:rPr>
          <w:noProof/>
          <w:szCs w:val="24"/>
        </w:rPr>
        <w:t>, 9–21. https://doi.org/10.1016/j.jneumeth.2003.10.009</w:t>
      </w:r>
    </w:p>
    <w:p w14:paraId="7473FBD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Desimone, R., &amp; Duncan, J. (1995). Neural Mechanisms of Selective Visual. </w:t>
      </w:r>
      <w:r w:rsidRPr="009F1C3D">
        <w:rPr>
          <w:i/>
          <w:iCs/>
          <w:noProof/>
          <w:szCs w:val="24"/>
        </w:rPr>
        <w:t>Annual Review of Neuroscience</w:t>
      </w:r>
      <w:r w:rsidRPr="009F1C3D">
        <w:rPr>
          <w:noProof/>
          <w:szCs w:val="24"/>
        </w:rPr>
        <w:t xml:space="preserve">, </w:t>
      </w:r>
      <w:r w:rsidRPr="009F1C3D">
        <w:rPr>
          <w:i/>
          <w:iCs/>
          <w:noProof/>
          <w:szCs w:val="24"/>
        </w:rPr>
        <w:t>18</w:t>
      </w:r>
      <w:r w:rsidRPr="009F1C3D">
        <w:rPr>
          <w:noProof/>
          <w:szCs w:val="24"/>
        </w:rPr>
        <w:t>(1), 193–222. https://doi.org/10.1146/annurev.ne.18.030195.001205</w:t>
      </w:r>
    </w:p>
    <w:p w14:paraId="209155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Donohue, S. E., Hopf, J.-M., Bartsch, M. V., Schoenfeld, M. A., Heinze, H.-J., &amp; Woldorff, M. G. (2016). The Rapid Capture of Attention by Rewarded Objects. </w:t>
      </w:r>
      <w:r w:rsidRPr="009F1C3D">
        <w:rPr>
          <w:i/>
          <w:iCs/>
          <w:noProof/>
          <w:szCs w:val="24"/>
        </w:rPr>
        <w:t>Journal of Cognitive Neuroscience</w:t>
      </w:r>
      <w:r w:rsidRPr="009F1C3D">
        <w:rPr>
          <w:noProof/>
          <w:szCs w:val="24"/>
        </w:rPr>
        <w:t xml:space="preserve">, </w:t>
      </w:r>
      <w:r w:rsidRPr="009F1C3D">
        <w:rPr>
          <w:i/>
          <w:iCs/>
          <w:noProof/>
          <w:szCs w:val="24"/>
        </w:rPr>
        <w:t>28</w:t>
      </w:r>
      <w:r w:rsidRPr="009F1C3D">
        <w:rPr>
          <w:noProof/>
          <w:szCs w:val="24"/>
        </w:rPr>
        <w:t>(4), 529–541. https://doi.org/10.1162/jocn_a_00917</w:t>
      </w:r>
    </w:p>
    <w:p w14:paraId="028BD2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Failing, M., &amp; Theeuwes, J. (2017). Selection history: How reward modulates selectivity of </w:t>
      </w:r>
      <w:r w:rsidRPr="009F1C3D">
        <w:rPr>
          <w:noProof/>
          <w:szCs w:val="24"/>
        </w:rPr>
        <w:lastRenderedPageBreak/>
        <w:t xml:space="preserve">visual attention. </w:t>
      </w:r>
      <w:r w:rsidRPr="009F1C3D">
        <w:rPr>
          <w:i/>
          <w:iCs/>
          <w:noProof/>
          <w:szCs w:val="24"/>
        </w:rPr>
        <w:t>Psychonomic Bulletin and Review</w:t>
      </w:r>
      <w:r w:rsidRPr="009F1C3D">
        <w:rPr>
          <w:noProof/>
          <w:szCs w:val="24"/>
        </w:rPr>
        <w:t>, 1–25. https://doi.org/10.3758/s13423-017-1380-y</w:t>
      </w:r>
    </w:p>
    <w:p w14:paraId="490AB48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Franken, I. H. A., Muris, P., &amp; Rassin, E. (2005). Psychometric properties of the Dutch BIS/BAS scales. </w:t>
      </w:r>
      <w:r w:rsidRPr="009F1C3D">
        <w:rPr>
          <w:i/>
          <w:iCs/>
          <w:noProof/>
          <w:szCs w:val="24"/>
        </w:rPr>
        <w:t>Journal of Psychopathology and Behavioral Assessment</w:t>
      </w:r>
      <w:r w:rsidRPr="009F1C3D">
        <w:rPr>
          <w:noProof/>
          <w:szCs w:val="24"/>
        </w:rPr>
        <w:t xml:space="preserve">, </w:t>
      </w:r>
      <w:r w:rsidRPr="009F1C3D">
        <w:rPr>
          <w:i/>
          <w:iCs/>
          <w:noProof/>
          <w:szCs w:val="24"/>
        </w:rPr>
        <w:t>27</w:t>
      </w:r>
      <w:r w:rsidRPr="009F1C3D">
        <w:rPr>
          <w:noProof/>
          <w:szCs w:val="24"/>
        </w:rPr>
        <w:t>(1), 25–30. https://doi.org/10.1007/s10862-005-3262-2</w:t>
      </w:r>
    </w:p>
    <w:p w14:paraId="3ABD8BDF"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Garnier, S. (2018). viridis: Default Color Maps from ‘matplotlib.’ R package version 0.3.</w:t>
      </w:r>
    </w:p>
    <w:p w14:paraId="14ABC4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Goodrich, B., Gabry, J., &amp; Ali, I. (2017). R-squared for Bayesian regression models. </w:t>
      </w:r>
      <w:r w:rsidRPr="009F1C3D">
        <w:rPr>
          <w:i/>
          <w:iCs/>
          <w:noProof/>
          <w:szCs w:val="24"/>
        </w:rPr>
        <w:t>Unpublished via Http://Www. Stat. Columbia. Edu/~ Gelman/Research/Unpublished.</w:t>
      </w:r>
      <w:r w:rsidRPr="009F1C3D">
        <w:rPr>
          <w:noProof/>
          <w:szCs w:val="24"/>
        </w:rPr>
        <w:t xml:space="preserve"> Retrieved from http://www.stat.columbia.edu/~gelman/research/unpublished/bayes_R2.pdf</w:t>
      </w:r>
    </w:p>
    <w:p w14:paraId="1C90D35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Gelman, A., &amp; Rubin, D. B. (1992). </w:t>
      </w:r>
      <w:r w:rsidRPr="009F1C3D">
        <w:rPr>
          <w:noProof/>
          <w:szCs w:val="24"/>
        </w:rPr>
        <w:t xml:space="preserve">Inference from Iterative Simulation Using Multiple Sequences. </w:t>
      </w:r>
      <w:r w:rsidRPr="009F1C3D">
        <w:rPr>
          <w:i/>
          <w:iCs/>
          <w:noProof/>
          <w:szCs w:val="24"/>
        </w:rPr>
        <w:t>Statistical Science</w:t>
      </w:r>
      <w:r w:rsidRPr="009F1C3D">
        <w:rPr>
          <w:noProof/>
          <w:szCs w:val="24"/>
        </w:rPr>
        <w:t xml:space="preserve">, </w:t>
      </w:r>
      <w:r w:rsidRPr="009F1C3D">
        <w:rPr>
          <w:i/>
          <w:iCs/>
          <w:noProof/>
          <w:szCs w:val="24"/>
        </w:rPr>
        <w:t>7</w:t>
      </w:r>
      <w:r w:rsidRPr="009F1C3D">
        <w:rPr>
          <w:noProof/>
          <w:szCs w:val="24"/>
        </w:rPr>
        <w:t>(4), 457–472. https://doi.org/10.1214/ss/1177011136</w:t>
      </w:r>
    </w:p>
    <w:p w14:paraId="7B08EC9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Chelazzi, L., &amp; Theeuwes, J. (2010). Reward Changes Salience in Human Vision via the Anterior Cingulate. </w:t>
      </w:r>
      <w:r w:rsidRPr="009F1C3D">
        <w:rPr>
          <w:i/>
          <w:iCs/>
          <w:noProof/>
          <w:szCs w:val="24"/>
        </w:rPr>
        <w:t>Journal of Neuroscience</w:t>
      </w:r>
      <w:r w:rsidRPr="009F1C3D">
        <w:rPr>
          <w:noProof/>
          <w:szCs w:val="24"/>
        </w:rPr>
        <w:t xml:space="preserve">, </w:t>
      </w:r>
      <w:r w:rsidRPr="009F1C3D">
        <w:rPr>
          <w:i/>
          <w:iCs/>
          <w:noProof/>
          <w:szCs w:val="24"/>
        </w:rPr>
        <w:t>30</w:t>
      </w:r>
      <w:r w:rsidRPr="009F1C3D">
        <w:rPr>
          <w:noProof/>
          <w:szCs w:val="24"/>
        </w:rPr>
        <w:t>(33), 11096–11103. https://doi.org/10.1523/JNEUROSCI.1026-10.2010</w:t>
      </w:r>
    </w:p>
    <w:p w14:paraId="20699FA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&amp; Peelen, M. V. (2015). Neural mechanisms of incentive salience in naturalistic human vision. </w:t>
      </w:r>
      <w:r w:rsidRPr="009F1C3D">
        <w:rPr>
          <w:i/>
          <w:iCs/>
          <w:noProof/>
          <w:szCs w:val="24"/>
        </w:rPr>
        <w:t>Neuron</w:t>
      </w:r>
      <w:r w:rsidRPr="009F1C3D">
        <w:rPr>
          <w:noProof/>
          <w:szCs w:val="24"/>
        </w:rPr>
        <w:t xml:space="preserve">, </w:t>
      </w:r>
      <w:r w:rsidRPr="009F1C3D">
        <w:rPr>
          <w:i/>
          <w:iCs/>
          <w:noProof/>
          <w:szCs w:val="24"/>
        </w:rPr>
        <w:t>85</w:t>
      </w:r>
      <w:r w:rsidRPr="009F1C3D">
        <w:rPr>
          <w:noProof/>
          <w:szCs w:val="24"/>
        </w:rPr>
        <w:t>(3), 512–518. https://doi.org/10.1016/j.neuron.2014.12.049</w:t>
      </w:r>
    </w:p>
    <w:p w14:paraId="0F1F47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Holroyd, C. B., &amp; McClure, S. M. (2015). Hierarchical control over effortful behavior by rodent medial frontal cortex: A computational model. </w:t>
      </w:r>
      <w:r w:rsidRPr="009F1C3D">
        <w:rPr>
          <w:i/>
          <w:iCs/>
          <w:noProof/>
          <w:szCs w:val="24"/>
        </w:rPr>
        <w:t>Psychological Review</w:t>
      </w:r>
      <w:r w:rsidRPr="009F1C3D">
        <w:rPr>
          <w:noProof/>
          <w:szCs w:val="24"/>
        </w:rPr>
        <w:t xml:space="preserve">, </w:t>
      </w:r>
      <w:r w:rsidRPr="009F1C3D">
        <w:rPr>
          <w:i/>
          <w:iCs/>
          <w:noProof/>
          <w:szCs w:val="24"/>
        </w:rPr>
        <w:t>122</w:t>
      </w:r>
      <w:r w:rsidRPr="009F1C3D">
        <w:rPr>
          <w:noProof/>
          <w:szCs w:val="24"/>
        </w:rPr>
        <w:t>(1), 54–83. https://doi.org/10.1037/a0038339</w:t>
      </w:r>
    </w:p>
    <w:p w14:paraId="3DF9697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Hope, R. M. (2013). Rmisc: Ryan miscellaneous. R package version, 1(5).</w:t>
      </w:r>
    </w:p>
    <w:p w14:paraId="244F492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Junghöfer, M., Elbert, T., Tucker, D. O. N. M., &amp; Rockstroh, B. (2000). Statistical control of artifacts in dense array EEG 0 MEG studies. </w:t>
      </w:r>
      <w:r w:rsidRPr="009F1C3D">
        <w:rPr>
          <w:i/>
          <w:iCs/>
          <w:noProof/>
          <w:szCs w:val="24"/>
        </w:rPr>
        <w:t>Wiley Online Library</w:t>
      </w:r>
      <w:r w:rsidRPr="009F1C3D">
        <w:rPr>
          <w:noProof/>
          <w:szCs w:val="24"/>
        </w:rPr>
        <w:t>, 523–532. Retrieved from http://onlinelibrary.wiley.com/doi/10.1111/1469-8986.3740523/full</w:t>
      </w:r>
    </w:p>
    <w:p w14:paraId="10B637F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Boehler, C. N., Roberts, K. C., Song, A. W., &amp; Woldorff, M. G. (2012). The </w:t>
      </w:r>
      <w:r w:rsidRPr="009F1C3D">
        <w:rPr>
          <w:noProof/>
          <w:szCs w:val="24"/>
        </w:rPr>
        <w:lastRenderedPageBreak/>
        <w:t xml:space="preserve">involvement of the dopaminergic midbrain and cortico-striatal-thalamic circuits in the integration of reward prospect and attentional task demands. </w:t>
      </w:r>
      <w:r w:rsidRPr="009F1C3D">
        <w:rPr>
          <w:i/>
          <w:iCs/>
          <w:noProof/>
          <w:szCs w:val="24"/>
        </w:rPr>
        <w:t>Cerebral Cortex</w:t>
      </w:r>
      <w:r w:rsidRPr="009F1C3D">
        <w:rPr>
          <w:noProof/>
          <w:szCs w:val="24"/>
        </w:rPr>
        <w:t xml:space="preserve">, </w:t>
      </w:r>
      <w:r w:rsidRPr="009F1C3D">
        <w:rPr>
          <w:i/>
          <w:iCs/>
          <w:noProof/>
          <w:szCs w:val="24"/>
        </w:rPr>
        <w:t>22</w:t>
      </w:r>
      <w:r w:rsidRPr="009F1C3D">
        <w:rPr>
          <w:noProof/>
          <w:szCs w:val="24"/>
        </w:rPr>
        <w:t>(3), 607–615. https://doi.org/10.1093/cercor/bhr134</w:t>
      </w:r>
    </w:p>
    <w:p w14:paraId="398E77B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&amp; Woldorff, M. G. (2017). Cognitive control and reward. </w:t>
      </w:r>
      <w:r w:rsidRPr="009F1C3D">
        <w:rPr>
          <w:i/>
          <w:iCs/>
          <w:noProof/>
          <w:szCs w:val="24"/>
        </w:rPr>
        <w:t>The Wiley Handbook of Cognitive Control</w:t>
      </w:r>
      <w:r w:rsidRPr="009F1C3D">
        <w:rPr>
          <w:noProof/>
          <w:szCs w:val="24"/>
        </w:rPr>
        <w:t>, 422–439. https://doi.org/10.1002/9781118920497.ch24</w:t>
      </w:r>
    </w:p>
    <w:p w14:paraId="2993980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Kruschke, J. K., &amp; Meredith, M. (2017). BEST: Bayesian Estimation Supersedes the t-Test.</w:t>
      </w:r>
    </w:p>
    <w:p w14:paraId="1E3BF14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Kruschke, John K. (2014). </w:t>
      </w:r>
      <w:r w:rsidRPr="009F1C3D">
        <w:rPr>
          <w:i/>
          <w:iCs/>
          <w:noProof/>
          <w:szCs w:val="24"/>
        </w:rPr>
        <w:t>Doing Bayesian data analysis: A tutorial with R, JAGS, and Stan, second edition</w:t>
      </w:r>
      <w:r w:rsidRPr="009F1C3D">
        <w:rPr>
          <w:noProof/>
          <w:szCs w:val="24"/>
        </w:rPr>
        <w:t xml:space="preserve">. </w:t>
      </w:r>
      <w:r w:rsidRPr="009F1C3D">
        <w:rPr>
          <w:i/>
          <w:iCs/>
          <w:noProof/>
          <w:szCs w:val="24"/>
        </w:rPr>
        <w:t>Doing Bayesian Data Analysis: A Tutorial with R, JAGS, and Stan, Second Edition</w:t>
      </w:r>
      <w:r w:rsidRPr="009F1C3D">
        <w:rPr>
          <w:noProof/>
          <w:szCs w:val="24"/>
        </w:rPr>
        <w:t xml:space="preserve"> (2nd ed.). Elsevier Inc. https://doi.org/10.1016/B978-0-12-405888-0.09999-2</w:t>
      </w:r>
    </w:p>
    <w:p w14:paraId="7CA3F52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Luque, D., Beesley, T., Morris, R. W., Jack, B. N., Griffiths, O., Whitford, T. J., &amp; Le Pelley, M. E. (2017). Goal-Directed and Habit-Like Modulations of Stimulus Processing during Reinforcement Learning. </w:t>
      </w:r>
      <w:r w:rsidRPr="009F1C3D">
        <w:rPr>
          <w:i/>
          <w:iCs/>
          <w:noProof/>
          <w:szCs w:val="24"/>
        </w:rPr>
        <w:t>The Journal of Neuroscience</w:t>
      </w:r>
      <w:r w:rsidRPr="009F1C3D">
        <w:rPr>
          <w:noProof/>
          <w:szCs w:val="24"/>
        </w:rPr>
        <w:t xml:space="preserve">, </w:t>
      </w:r>
      <w:r w:rsidRPr="009F1C3D">
        <w:rPr>
          <w:i/>
          <w:iCs/>
          <w:noProof/>
          <w:szCs w:val="24"/>
        </w:rPr>
        <w:t>37</w:t>
      </w:r>
      <w:r w:rsidRPr="009F1C3D">
        <w:rPr>
          <w:noProof/>
          <w:szCs w:val="24"/>
        </w:rPr>
        <w:t>(11), 3009–3017. https://doi.org/10.1523/jneurosci.3205-16.2017</w:t>
      </w:r>
    </w:p>
    <w:p w14:paraId="38FFBFA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MacLean, M. H., &amp; Giesbrecht, B. (2015). Neural evidence reveals the rapid effects of reward history on selective attention. </w:t>
      </w:r>
      <w:r w:rsidRPr="009F1C3D">
        <w:rPr>
          <w:i/>
          <w:iCs/>
          <w:noProof/>
          <w:szCs w:val="24"/>
        </w:rPr>
        <w:t>Brain Research</w:t>
      </w:r>
      <w:r w:rsidRPr="009F1C3D">
        <w:rPr>
          <w:noProof/>
          <w:szCs w:val="24"/>
        </w:rPr>
        <w:t xml:space="preserve">, </w:t>
      </w:r>
      <w:r w:rsidRPr="009F1C3D">
        <w:rPr>
          <w:i/>
          <w:iCs/>
          <w:noProof/>
          <w:szCs w:val="24"/>
        </w:rPr>
        <w:t>1606</w:t>
      </w:r>
      <w:r w:rsidRPr="009F1C3D">
        <w:rPr>
          <w:noProof/>
          <w:szCs w:val="24"/>
        </w:rPr>
        <w:t>, 86–94. https://doi.org/10.1016/j.brainres.2015.02.016</w:t>
      </w:r>
    </w:p>
    <w:p w14:paraId="4667C98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McElreath, R. (2016). </w:t>
      </w:r>
      <w:r w:rsidRPr="009F1C3D">
        <w:rPr>
          <w:i/>
          <w:iCs/>
          <w:noProof/>
          <w:szCs w:val="24"/>
        </w:rPr>
        <w:t>Statistical Rethinking: A Bayesian Course with Examples in R and Stan</w:t>
      </w:r>
      <w:r w:rsidRPr="009F1C3D">
        <w:rPr>
          <w:noProof/>
          <w:szCs w:val="24"/>
        </w:rPr>
        <w:t>. Chapman Hall - CRC.</w:t>
      </w:r>
    </w:p>
    <w:p w14:paraId="16AAF67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Nalborczyk, L., &amp; Bürkner, P.-C. (2019). An Introduction to Bayesian Multilevel Models Using brms: A Case Study of Gender Effects on Vowel Variability in Standard Indonesian. </w:t>
      </w:r>
      <w:r w:rsidRPr="009F1C3D">
        <w:rPr>
          <w:i/>
          <w:iCs/>
          <w:noProof/>
          <w:szCs w:val="24"/>
        </w:rPr>
        <w:t>Journal of Speech, Language, and Hearing Research</w:t>
      </w:r>
      <w:r w:rsidRPr="009F1C3D">
        <w:rPr>
          <w:noProof/>
          <w:szCs w:val="24"/>
        </w:rPr>
        <w:t>.</w:t>
      </w:r>
    </w:p>
    <w:p w14:paraId="37BD21F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Nolan, H., Whelan, R., &amp; Reilly, R. B. (2010). FASTER: Fully Automated Statistical Thresholding for EEG artifact Rejection. </w:t>
      </w:r>
      <w:r w:rsidRPr="009F1C3D">
        <w:rPr>
          <w:i/>
          <w:iCs/>
          <w:noProof/>
          <w:szCs w:val="24"/>
        </w:rPr>
        <w:t>Journal of Neuroscience Methods</w:t>
      </w:r>
      <w:r w:rsidRPr="009F1C3D">
        <w:rPr>
          <w:noProof/>
          <w:szCs w:val="24"/>
        </w:rPr>
        <w:t xml:space="preserve">, </w:t>
      </w:r>
      <w:r w:rsidRPr="009F1C3D">
        <w:rPr>
          <w:i/>
          <w:iCs/>
          <w:noProof/>
          <w:szCs w:val="24"/>
        </w:rPr>
        <w:t>192</w:t>
      </w:r>
      <w:r w:rsidRPr="009F1C3D">
        <w:rPr>
          <w:noProof/>
          <w:szCs w:val="24"/>
        </w:rPr>
        <w:t>(1), 152–162. https://doi.org/10.1016/j.jneumeth.2010.07.015</w:t>
      </w:r>
    </w:p>
    <w:p w14:paraId="6DCC130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Norcia, A. M., Appelbaum, L. G., Ales, J. M., Cottereau, B. R., &amp; Rossion, B. (2015). The steady-state visual evoked potential in vision research : A review. </w:t>
      </w:r>
      <w:r w:rsidRPr="009F1C3D">
        <w:rPr>
          <w:i/>
          <w:iCs/>
          <w:noProof/>
          <w:szCs w:val="24"/>
        </w:rPr>
        <w:t>Journal of Vision</w:t>
      </w:r>
      <w:r w:rsidRPr="009F1C3D">
        <w:rPr>
          <w:noProof/>
          <w:szCs w:val="24"/>
        </w:rPr>
        <w:t xml:space="preserve">, </w:t>
      </w:r>
      <w:r w:rsidRPr="009F1C3D">
        <w:rPr>
          <w:i/>
          <w:iCs/>
          <w:noProof/>
          <w:szCs w:val="24"/>
        </w:rPr>
        <w:t>15</w:t>
      </w:r>
      <w:r w:rsidRPr="009F1C3D">
        <w:rPr>
          <w:noProof/>
          <w:szCs w:val="24"/>
        </w:rPr>
        <w:t>(6), 1–46. https://doi.org/10.1167/15.6.4.doi</w:t>
      </w:r>
    </w:p>
    <w:p w14:paraId="49031D1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Perrin, F., Pernier, J., Bertrand, O., &amp; Echallier, J. F. (1989). Spherical splines for scalp potential and current density mapping. </w:t>
      </w:r>
      <w:r w:rsidRPr="009F1C3D">
        <w:rPr>
          <w:i/>
          <w:iCs/>
          <w:noProof/>
          <w:szCs w:val="24"/>
        </w:rPr>
        <w:t>Electroencephalography and Clinical Neurophysiology</w:t>
      </w:r>
      <w:r w:rsidRPr="009F1C3D">
        <w:rPr>
          <w:noProof/>
          <w:szCs w:val="24"/>
        </w:rPr>
        <w:t xml:space="preserve">, </w:t>
      </w:r>
      <w:r w:rsidRPr="009F1C3D">
        <w:rPr>
          <w:i/>
          <w:iCs/>
          <w:noProof/>
          <w:szCs w:val="24"/>
        </w:rPr>
        <w:t>72</w:t>
      </w:r>
      <w:r w:rsidRPr="009F1C3D">
        <w:rPr>
          <w:noProof/>
          <w:szCs w:val="24"/>
        </w:rPr>
        <w:t>(2), 184–187. https://doi.org/10.1016/0013-4694(89)90180-6</w:t>
      </w:r>
    </w:p>
    <w:p w14:paraId="178070C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(2015). Multiple influences of reward on perception and attention. </w:t>
      </w:r>
      <w:r w:rsidRPr="009F1C3D">
        <w:rPr>
          <w:i/>
          <w:iCs/>
          <w:noProof/>
          <w:szCs w:val="24"/>
        </w:rPr>
        <w:t>Visual Cognition</w:t>
      </w:r>
      <w:r w:rsidRPr="009F1C3D">
        <w:rPr>
          <w:noProof/>
          <w:szCs w:val="24"/>
        </w:rPr>
        <w:t xml:space="preserve">, </w:t>
      </w:r>
      <w:r w:rsidRPr="009F1C3D">
        <w:rPr>
          <w:i/>
          <w:iCs/>
          <w:noProof/>
          <w:szCs w:val="24"/>
        </w:rPr>
        <w:t>23</w:t>
      </w:r>
      <w:r w:rsidRPr="009F1C3D">
        <w:rPr>
          <w:noProof/>
          <w:szCs w:val="24"/>
        </w:rPr>
        <w:t>(1–2), 272–290. https://doi.org/10.1080/13506285.2014.974729</w:t>
      </w:r>
    </w:p>
    <w:p w14:paraId="3572245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&amp; Engelmann, J. B. (2010). Embedding reward signals into perception and cognition. </w:t>
      </w:r>
      <w:r w:rsidRPr="009F1C3D">
        <w:rPr>
          <w:i/>
          <w:iCs/>
          <w:noProof/>
          <w:szCs w:val="24"/>
        </w:rPr>
        <w:t>Frontiers in Neuroscience</w:t>
      </w:r>
      <w:r w:rsidRPr="009F1C3D">
        <w:rPr>
          <w:noProof/>
          <w:szCs w:val="24"/>
        </w:rPr>
        <w:t xml:space="preserve">, </w:t>
      </w:r>
      <w:r w:rsidRPr="009F1C3D">
        <w:rPr>
          <w:i/>
          <w:iCs/>
          <w:noProof/>
          <w:szCs w:val="24"/>
        </w:rPr>
        <w:t>4</w:t>
      </w:r>
      <w:r w:rsidRPr="009F1C3D">
        <w:rPr>
          <w:noProof/>
          <w:szCs w:val="24"/>
        </w:rPr>
        <w:t>(September), 1–8. https://doi.org/10.3389/fnins.2010.00017</w:t>
      </w:r>
    </w:p>
    <w:p w14:paraId="76E9902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Phillips, N. (2016). Yarrr: A companion to the e-book YaRrr!: The Pirate’s Guide to R. R package version 0.1.</w:t>
      </w:r>
    </w:p>
    <w:p w14:paraId="794BDA8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Posner, M. I. (1980). Orienting of attention. </w:t>
      </w:r>
      <w:r w:rsidRPr="009F1C3D">
        <w:rPr>
          <w:i/>
          <w:iCs/>
          <w:noProof/>
          <w:szCs w:val="24"/>
        </w:rPr>
        <w:t>The Quarterly Journal of Experimental Psychology</w:t>
      </w:r>
      <w:r w:rsidRPr="009F1C3D">
        <w:rPr>
          <w:noProof/>
          <w:szCs w:val="24"/>
        </w:rPr>
        <w:t xml:space="preserve">, </w:t>
      </w:r>
      <w:r w:rsidRPr="009F1C3D">
        <w:rPr>
          <w:i/>
          <w:iCs/>
          <w:noProof/>
          <w:szCs w:val="24"/>
        </w:rPr>
        <w:t>32</w:t>
      </w:r>
      <w:r w:rsidRPr="009F1C3D">
        <w:rPr>
          <w:noProof/>
          <w:szCs w:val="24"/>
        </w:rPr>
        <w:t>(1), 3–25. https://doi.org/10.1080/00335558008248231</w:t>
      </w:r>
    </w:p>
    <w:p w14:paraId="6E0AFC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Qi, S., Zeng, Q., Ding, C., &amp; Li, H. (2013). </w:t>
      </w:r>
      <w:r w:rsidRPr="009F1C3D">
        <w:rPr>
          <w:noProof/>
          <w:szCs w:val="24"/>
        </w:rPr>
        <w:t xml:space="preserve">Neural correlates of reward-driven attentional capture in visual search. </w:t>
      </w:r>
      <w:r w:rsidRPr="009F1C3D">
        <w:rPr>
          <w:i/>
          <w:iCs/>
          <w:noProof/>
          <w:szCs w:val="24"/>
        </w:rPr>
        <w:t>Brain Research</w:t>
      </w:r>
      <w:r w:rsidRPr="009F1C3D">
        <w:rPr>
          <w:noProof/>
          <w:szCs w:val="24"/>
        </w:rPr>
        <w:t xml:space="preserve">, </w:t>
      </w:r>
      <w:r w:rsidRPr="009F1C3D">
        <w:rPr>
          <w:i/>
          <w:iCs/>
          <w:noProof/>
          <w:szCs w:val="24"/>
        </w:rPr>
        <w:t>1532</w:t>
      </w:r>
      <w:r w:rsidRPr="009F1C3D">
        <w:rPr>
          <w:noProof/>
          <w:szCs w:val="24"/>
        </w:rPr>
        <w:t>, 32–43. https://doi.org/10.1016/j.brainres.2013.07.044</w:t>
      </w:r>
    </w:p>
    <w:p w14:paraId="36879E2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 Core Team. (2017). R: A Language and Environment for Statistical Computing. R Foundation for Statistical Computing.</w:t>
      </w:r>
    </w:p>
    <w:p w14:paraId="0BCA9AB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Rinker, T., &amp; Kurkiewicz, D. (n.d.). pacman: Package Management for R.</w:t>
      </w:r>
    </w:p>
    <w:p w14:paraId="769EAEA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Roelfsema, P. R., van Ooyen, A., &amp; Watanabe, T. (2010). </w:t>
      </w:r>
      <w:r w:rsidRPr="009F1C3D">
        <w:rPr>
          <w:noProof/>
          <w:szCs w:val="24"/>
        </w:rPr>
        <w:t xml:space="preserve">Perceptual learning rules based on reinforcers and attention. </w:t>
      </w:r>
      <w:r w:rsidRPr="009F1C3D">
        <w:rPr>
          <w:i/>
          <w:iCs/>
          <w:noProof/>
          <w:szCs w:val="24"/>
        </w:rPr>
        <w:t>Trends in Cognitive Sciences</w:t>
      </w:r>
      <w:r w:rsidRPr="009F1C3D">
        <w:rPr>
          <w:noProof/>
          <w:szCs w:val="24"/>
        </w:rPr>
        <w:t xml:space="preserve">, </w:t>
      </w:r>
      <w:r w:rsidRPr="009F1C3D">
        <w:rPr>
          <w:i/>
          <w:iCs/>
          <w:noProof/>
          <w:szCs w:val="24"/>
        </w:rPr>
        <w:t>14</w:t>
      </w:r>
      <w:r w:rsidRPr="009F1C3D">
        <w:rPr>
          <w:noProof/>
          <w:szCs w:val="24"/>
        </w:rPr>
        <w:t>(2), 64–71. https://doi.org/10.1016/j.tics.2009.11.005</w:t>
      </w:r>
    </w:p>
    <w:p w14:paraId="409E474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RStudio Team. (2015). Integrated Development for R. RStudio, Inc.</w:t>
      </w:r>
    </w:p>
    <w:p w14:paraId="132070B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lastRenderedPageBreak/>
        <w:t xml:space="preserve">Schevernels, H., Krebs, R. M., Santens, P., Woldorff, M. G., &amp; Boehler, C. N. (2014). </w:t>
      </w:r>
      <w:r w:rsidRPr="009F1C3D">
        <w:rPr>
          <w:noProof/>
          <w:szCs w:val="24"/>
        </w:rPr>
        <w:t xml:space="preserve">Task preparation processes related to reward prediction precede those related to task-difficulty expectation. </w:t>
      </w:r>
      <w:r w:rsidRPr="009F1C3D">
        <w:rPr>
          <w:i/>
          <w:iCs/>
          <w:noProof/>
          <w:szCs w:val="24"/>
        </w:rPr>
        <w:t>NeuroImage</w:t>
      </w:r>
      <w:r w:rsidRPr="009F1C3D">
        <w:rPr>
          <w:noProof/>
          <w:szCs w:val="24"/>
        </w:rPr>
        <w:t xml:space="preserve">, </w:t>
      </w:r>
      <w:r w:rsidRPr="009F1C3D">
        <w:rPr>
          <w:i/>
          <w:iCs/>
          <w:noProof/>
          <w:szCs w:val="24"/>
        </w:rPr>
        <w:t>84</w:t>
      </w:r>
      <w:r w:rsidRPr="009F1C3D">
        <w:rPr>
          <w:noProof/>
          <w:szCs w:val="24"/>
        </w:rPr>
        <w:t>, 639–647. https://doi.org/10.1016/j.neuroimage.2013.09.039</w:t>
      </w:r>
    </w:p>
    <w:p w14:paraId="5E8FF53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Shenhav, A., Botvinick, M., &amp; Cohen, J. (2013). The expected value of control: An integrative theory of anterior cingulate cortex function. </w:t>
      </w:r>
      <w:r w:rsidRPr="009F1C3D">
        <w:rPr>
          <w:i/>
          <w:iCs/>
          <w:noProof/>
          <w:szCs w:val="24"/>
        </w:rPr>
        <w:t>Neuron</w:t>
      </w:r>
      <w:r w:rsidRPr="009F1C3D">
        <w:rPr>
          <w:noProof/>
          <w:szCs w:val="24"/>
        </w:rPr>
        <w:t xml:space="preserve">, </w:t>
      </w:r>
      <w:r w:rsidRPr="009F1C3D">
        <w:rPr>
          <w:i/>
          <w:iCs/>
          <w:noProof/>
          <w:szCs w:val="24"/>
        </w:rPr>
        <w:t>79</w:t>
      </w:r>
      <w:r w:rsidRPr="009F1C3D">
        <w:rPr>
          <w:noProof/>
          <w:szCs w:val="24"/>
        </w:rPr>
        <w:t>(2), 217–240. https://doi.org/10.1016/j.neuron.2013.07.007</w:t>
      </w:r>
    </w:p>
    <w:p w14:paraId="53C015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9F1C3D">
        <w:rPr>
          <w:i/>
          <w:iCs/>
          <w:noProof/>
          <w:szCs w:val="24"/>
        </w:rPr>
        <w:t>BioRxiv</w:t>
      </w:r>
      <w:r w:rsidRPr="009F1C3D">
        <w:rPr>
          <w:noProof/>
          <w:szCs w:val="24"/>
        </w:rPr>
        <w:t>, 622589. https://doi.org/10.1101/622589</w:t>
      </w:r>
    </w:p>
    <w:p w14:paraId="0AF94E65" w14:textId="77777777" w:rsidR="009F1C3D" w:rsidRPr="006766E6" w:rsidRDefault="009F1C3D" w:rsidP="009F1C3D">
      <w:pPr>
        <w:widowControl w:val="0"/>
        <w:autoSpaceDE w:val="0"/>
        <w:autoSpaceDN w:val="0"/>
        <w:adjustRightInd w:val="0"/>
        <w:spacing w:after="0" w:line="480" w:lineRule="auto"/>
        <w:ind w:left="480" w:hanging="480"/>
        <w:rPr>
          <w:noProof/>
          <w:szCs w:val="24"/>
          <w:lang w:val="nl-BE"/>
        </w:rPr>
      </w:pPr>
      <w:r w:rsidRPr="009F1C3D">
        <w:rPr>
          <w:noProof/>
          <w:szCs w:val="24"/>
        </w:rPr>
        <w:t xml:space="preserve">Theeuwes, J. (2010). Top-down and bottom-up control of visual selection. </w:t>
      </w:r>
      <w:r w:rsidRPr="006766E6">
        <w:rPr>
          <w:i/>
          <w:iCs/>
          <w:noProof/>
          <w:szCs w:val="24"/>
          <w:lang w:val="nl-BE"/>
        </w:rPr>
        <w:t>Acta Psychologica</w:t>
      </w:r>
      <w:r w:rsidRPr="006766E6">
        <w:rPr>
          <w:noProof/>
          <w:szCs w:val="24"/>
          <w:lang w:val="nl-BE"/>
        </w:rPr>
        <w:t xml:space="preserve">, </w:t>
      </w:r>
      <w:r w:rsidRPr="006766E6">
        <w:rPr>
          <w:i/>
          <w:iCs/>
          <w:noProof/>
          <w:szCs w:val="24"/>
          <w:lang w:val="nl-BE"/>
        </w:rPr>
        <w:t>135</w:t>
      </w:r>
      <w:r w:rsidRPr="006766E6">
        <w:rPr>
          <w:noProof/>
          <w:szCs w:val="24"/>
          <w:lang w:val="nl-BE"/>
        </w:rPr>
        <w:t>(2), 77–99. https://doi.org/10.1016/j.actpsy.2010.02.006</w:t>
      </w:r>
    </w:p>
    <w:p w14:paraId="1941338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Van Den Berg, B., Krebs, R. M., Lorist, M. M., &amp; Woldorff, M. G. (2014). </w:t>
      </w:r>
      <w:r w:rsidRPr="009F1C3D">
        <w:rPr>
          <w:noProof/>
          <w:szCs w:val="24"/>
        </w:rPr>
        <w:t xml:space="preserve">Utilization of reward-prospect enhances preparatory attention and reduces stimulus conflict. </w:t>
      </w:r>
      <w:r w:rsidRPr="009F1C3D">
        <w:rPr>
          <w:i/>
          <w:iCs/>
          <w:noProof/>
          <w:szCs w:val="24"/>
        </w:rPr>
        <w:t>Cognitive, Affective and Behavioral Neuroscience</w:t>
      </w:r>
      <w:r w:rsidRPr="009F1C3D">
        <w:rPr>
          <w:noProof/>
          <w:szCs w:val="24"/>
        </w:rPr>
        <w:t xml:space="preserve">, </w:t>
      </w:r>
      <w:r w:rsidRPr="009F1C3D">
        <w:rPr>
          <w:i/>
          <w:iCs/>
          <w:noProof/>
          <w:szCs w:val="24"/>
        </w:rPr>
        <w:t>14</w:t>
      </w:r>
      <w:r w:rsidRPr="009F1C3D">
        <w:rPr>
          <w:noProof/>
          <w:szCs w:val="24"/>
        </w:rPr>
        <w:t>(2), 561–577. https://doi.org/10.3758/s13415-014-0281-z</w:t>
      </w:r>
    </w:p>
    <w:p w14:paraId="7561F29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der Does, A. J. W. (2002). </w:t>
      </w:r>
      <w:r w:rsidRPr="006766E6">
        <w:rPr>
          <w:i/>
          <w:iCs/>
          <w:noProof/>
          <w:szCs w:val="24"/>
          <w:lang w:val="nl-BE"/>
        </w:rPr>
        <w:t xml:space="preserve">Handleiding bij de Nederlandse versie van beck depression inventory—second edition (BDI-II-NL). </w:t>
      </w:r>
      <w:r w:rsidRPr="009F1C3D">
        <w:rPr>
          <w:i/>
          <w:iCs/>
          <w:noProof/>
          <w:szCs w:val="24"/>
        </w:rPr>
        <w:t>[The Dutch version of the Beck depression inventory].</w:t>
      </w:r>
      <w:r w:rsidRPr="009F1C3D">
        <w:rPr>
          <w:noProof/>
          <w:szCs w:val="24"/>
        </w:rPr>
        <w:t xml:space="preserve"> Amsterdam: Harcourt.</w:t>
      </w:r>
    </w:p>
    <w:p w14:paraId="49A582E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Verguts, T., Vassena, E., &amp; Silvetti, M. (2015). Adaptive effort investment in cognitive and physical tasks: a neurocomputational model. </w:t>
      </w:r>
      <w:r w:rsidRPr="009F1C3D">
        <w:rPr>
          <w:i/>
          <w:iCs/>
          <w:noProof/>
          <w:szCs w:val="24"/>
        </w:rPr>
        <w:t>Frontiers in Behavioral Neuroscience</w:t>
      </w:r>
      <w:r w:rsidRPr="009F1C3D">
        <w:rPr>
          <w:noProof/>
          <w:szCs w:val="24"/>
        </w:rPr>
        <w:t xml:space="preserve">, </w:t>
      </w:r>
      <w:r w:rsidRPr="009F1C3D">
        <w:rPr>
          <w:i/>
          <w:iCs/>
          <w:noProof/>
          <w:szCs w:val="24"/>
        </w:rPr>
        <w:t>9</w:t>
      </w:r>
      <w:r w:rsidRPr="009F1C3D">
        <w:rPr>
          <w:noProof/>
          <w:szCs w:val="24"/>
        </w:rPr>
        <w:t>(March). https://doi.org/10.3389/fnbeh.2015.00057</w:t>
      </w:r>
    </w:p>
    <w:p w14:paraId="6D9C646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Watanabe, S. (2010). Asymptotic Equivalence of Bayes Cross Validation and Widely Applicable Information Criterion in Singular Learning Theory, </w:t>
      </w:r>
      <w:r w:rsidRPr="009F1C3D">
        <w:rPr>
          <w:i/>
          <w:iCs/>
          <w:noProof/>
          <w:szCs w:val="24"/>
        </w:rPr>
        <w:t>11</w:t>
      </w:r>
      <w:r w:rsidRPr="009F1C3D">
        <w:rPr>
          <w:noProof/>
          <w:szCs w:val="24"/>
        </w:rPr>
        <w:t>, 3571–3594. Retrieved from http://arxiv.org/abs/1004.2316</w:t>
      </w:r>
    </w:p>
    <w:p w14:paraId="23C3FCD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Wickham, H. (2017). Tidyverse: Easily install and load ’tidyverse’ packages. R package version, 1(1).</w:t>
      </w:r>
    </w:p>
    <w:p w14:paraId="30C773B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Wilke, C. O. (2016). cowplot: streamlined plot theme and plot annotations for ‘ggplot2.’ CRAN Repos.</w:t>
      </w:r>
    </w:p>
    <w:p w14:paraId="6EADE786" w14:textId="77777777" w:rsidR="009F1C3D" w:rsidRPr="009F1C3D" w:rsidRDefault="009F1C3D" w:rsidP="009F1C3D">
      <w:pPr>
        <w:widowControl w:val="0"/>
        <w:autoSpaceDE w:val="0"/>
        <w:autoSpaceDN w:val="0"/>
        <w:adjustRightInd w:val="0"/>
        <w:spacing w:after="0" w:line="480" w:lineRule="auto"/>
        <w:ind w:left="480" w:hanging="480"/>
        <w:rPr>
          <w:noProof/>
        </w:rPr>
      </w:pPr>
      <w:r w:rsidRPr="009F1C3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19T16:50:00Z" w:initials="IG">
    <w:p w14:paraId="7D1AB51F" w14:textId="357DA05A" w:rsidR="006766E6" w:rsidRDefault="006766E6">
      <w:pPr>
        <w:pStyle w:val="CommentText"/>
      </w:pPr>
      <w:r>
        <w:rPr>
          <w:rStyle w:val="CommentReference"/>
        </w:rPr>
        <w:annotationRef/>
      </w:r>
      <w:r>
        <w:t xml:space="preserve">However, it is unclear how stimuli of different values simultaneously compete for attentional resources. </w:t>
      </w:r>
    </w:p>
  </w:comment>
  <w:comment w:id="1" w:author="Ivan Grahek" w:date="2019-07-19T11:28:00Z" w:initials="IG">
    <w:p w14:paraId="567443ED" w14:textId="4B86622C" w:rsidR="006766E6" w:rsidRDefault="006766E6">
      <w:pPr>
        <w:pStyle w:val="CommentText"/>
      </w:pPr>
      <w:r>
        <w:rPr>
          <w:rStyle w:val="CommentReference"/>
        </w:rPr>
        <w:annotationRef/>
      </w:r>
      <w:r>
        <w:t>Mention here the problem of disentangling between spatial and feature-based attention and between attention and reward</w:t>
      </w:r>
    </w:p>
  </w:comment>
  <w:comment w:id="2" w:author="Ivan Grahek" w:date="2019-07-19T16:52:00Z" w:initials="IG">
    <w:p w14:paraId="5B0D272C" w14:textId="601B6CCB" w:rsidR="006766E6" w:rsidRDefault="006766E6">
      <w:pPr>
        <w:pStyle w:val="CommentText"/>
      </w:pPr>
      <w:r>
        <w:rPr>
          <w:rStyle w:val="CommentReference"/>
        </w:rPr>
        <w:annotationRef/>
      </w:r>
      <w:r>
        <w:t>This is not necessary, small parts can be incorporated into the paragraph below</w:t>
      </w:r>
    </w:p>
  </w:comment>
  <w:comment w:id="3" w:author="Ivan Grahek" w:date="2019-07-19T16:53:00Z" w:initials="IG">
    <w:p w14:paraId="64FA2FC6" w14:textId="5C0AF4CB" w:rsidR="006766E6" w:rsidRDefault="006766E6">
      <w:pPr>
        <w:pStyle w:val="CommentText"/>
      </w:pPr>
      <w:r>
        <w:rPr>
          <w:rStyle w:val="CommentReference"/>
        </w:rPr>
        <w:annotationRef/>
      </w:r>
      <w:r>
        <w:t xml:space="preserve">Goal is always present, not just in the training phase. Make this clear. </w:t>
      </w:r>
    </w:p>
  </w:comment>
  <w:comment w:id="4" w:author="Ivan Grahek" w:date="2019-07-19T16:52:00Z" w:initials="IG">
    <w:p w14:paraId="0D301B5F" w14:textId="467C3C83" w:rsidR="006766E6" w:rsidRDefault="006766E6">
      <w:pPr>
        <w:pStyle w:val="CommentText"/>
      </w:pPr>
      <w:r>
        <w:rPr>
          <w:rStyle w:val="CommentReference"/>
        </w:rPr>
        <w:annotationRef/>
      </w:r>
      <w:r>
        <w:t>Avoid using congruency</w:t>
      </w:r>
    </w:p>
  </w:comment>
  <w:comment w:id="5" w:author="Ivan Grahek" w:date="2019-07-19T16:53:00Z" w:initials="IG">
    <w:p w14:paraId="6D9EF10C" w14:textId="5ABCD646" w:rsidR="006766E6" w:rsidRDefault="006766E6">
      <w:pPr>
        <w:pStyle w:val="CommentText"/>
      </w:pPr>
      <w:r>
        <w:rPr>
          <w:rStyle w:val="CommentReference"/>
        </w:rPr>
        <w:annotationRef/>
      </w:r>
      <w:r>
        <w:t>Interacts</w:t>
      </w:r>
    </w:p>
  </w:comment>
  <w:comment w:id="6" w:author="Ivan Grahek" w:date="2019-07-19T16:53:00Z" w:initials="IG">
    <w:p w14:paraId="42871535" w14:textId="01CA7D1F" w:rsidR="006766E6" w:rsidRDefault="006766E6">
      <w:pPr>
        <w:pStyle w:val="CommentText"/>
      </w:pPr>
      <w:r>
        <w:rPr>
          <w:rStyle w:val="CommentReference"/>
        </w:rPr>
        <w:annotationRef/>
      </w:r>
      <w:r>
        <w:t>There should be some explicit hypotheses here. For example based on the Hickey work</w:t>
      </w:r>
    </w:p>
  </w:comment>
  <w:comment w:id="7" w:author="Ivan Grahek" w:date="2019-05-03T15:58:00Z" w:initials="IG">
    <w:p w14:paraId="0BA42910" w14:textId="62846AD7" w:rsidR="006766E6" w:rsidRDefault="006766E6">
      <w:pPr>
        <w:pStyle w:val="CommentText"/>
      </w:pPr>
      <w:r>
        <w:rPr>
          <w:rStyle w:val="CommentReference"/>
        </w:rPr>
        <w:annotationRef/>
      </w:r>
      <w:r>
        <w:t xml:space="preserve">@Antonio: do you think that there’s merit in keeping the graph B? </w:t>
      </w:r>
    </w:p>
  </w:comment>
  <w:comment w:id="8" w:author="Ivan Grahek" w:date="2019-01-29T11:47:00Z" w:initials="IG">
    <w:p w14:paraId="5552F5BF" w14:textId="77777777" w:rsidR="006766E6" w:rsidRDefault="006766E6" w:rsidP="002749F6">
      <w:pPr>
        <w:pStyle w:val="CommentText"/>
      </w:pPr>
      <w:r>
        <w:rPr>
          <w:rStyle w:val="CommentReference"/>
        </w:rPr>
        <w:annotationRef/>
      </w:r>
      <w:r>
        <w:t>Add a part on pre-processing the behavior and include how the hit rates and false alarms were calculated.</w:t>
      </w:r>
    </w:p>
  </w:comment>
  <w:comment w:id="9" w:author="Ivan Grahek" w:date="2019-05-03T11:04:00Z" w:initials="IG">
    <w:p w14:paraId="13627C7F" w14:textId="4A2233BC" w:rsidR="006766E6" w:rsidRDefault="006766E6">
      <w:pPr>
        <w:pStyle w:val="CommentText"/>
      </w:pPr>
      <w:r>
        <w:rPr>
          <w:rStyle w:val="CommentReference"/>
        </w:rPr>
        <w:annotationRef/>
      </w:r>
      <w:r>
        <w:t>Change now that we are doing single trials</w:t>
      </w:r>
    </w:p>
  </w:comment>
  <w:comment w:id="10" w:author="Ivan Grahek" w:date="2019-05-02T16:33:00Z" w:initials="IG">
    <w:p w14:paraId="1D5920D4" w14:textId="39509E5F" w:rsidR="006766E6" w:rsidRDefault="006766E6">
      <w:pPr>
        <w:pStyle w:val="CommentText"/>
      </w:pPr>
      <w:r>
        <w:rPr>
          <w:rStyle w:val="CommentReference"/>
        </w:rPr>
        <w:annotationRef/>
      </w:r>
      <w:r>
        <w:t>Do we still need this?</w:t>
      </w:r>
    </w:p>
  </w:comment>
  <w:comment w:id="11" w:author="Ivan Grahek" w:date="2019-05-02T16:33:00Z" w:initials="IG">
    <w:p w14:paraId="46D87FA9" w14:textId="39A28A9E" w:rsidR="006766E6" w:rsidRDefault="006766E6">
      <w:pPr>
        <w:pStyle w:val="CommentText"/>
      </w:pPr>
      <w:r>
        <w:rPr>
          <w:rStyle w:val="CommentReference"/>
        </w:rPr>
        <w:annotationRef/>
      </w:r>
      <w:r>
        <w:t>Change to the average reference</w:t>
      </w:r>
    </w:p>
  </w:comment>
  <w:comment w:id="12" w:author="Ivan Grahek" w:date="2019-03-15T10:17:00Z" w:initials="IG">
    <w:p w14:paraId="2AD44FAB" w14:textId="191B777B" w:rsidR="006766E6" w:rsidRDefault="006766E6">
      <w:pPr>
        <w:pStyle w:val="CommentText"/>
      </w:pPr>
      <w:r>
        <w:rPr>
          <w:rStyle w:val="CommentReference"/>
        </w:rPr>
        <w:annotationRef/>
      </w:r>
      <w:r>
        <w:t>Change if we go for the baseline normalization</w:t>
      </w:r>
    </w:p>
  </w:comment>
  <w:comment w:id="13" w:author="Ivan Grahek" w:date="2019-05-03T17:27:00Z" w:initials="IG">
    <w:p w14:paraId="1DE830FD" w14:textId="2FA108A0" w:rsidR="006766E6" w:rsidRDefault="006766E6">
      <w:pPr>
        <w:pStyle w:val="CommentText"/>
      </w:pPr>
      <w:r>
        <w:rPr>
          <w:rStyle w:val="CommentReference"/>
        </w:rPr>
        <w:annotationRef/>
      </w:r>
      <w:r>
        <w:t>Edit with the final number</w:t>
      </w:r>
    </w:p>
  </w:comment>
  <w:comment w:id="14" w:author="Ivan Grahek" w:date="2019-02-09T14:04:00Z" w:initials="IG">
    <w:p w14:paraId="7EE80669" w14:textId="6B7A0B0E" w:rsidR="006766E6" w:rsidRDefault="006766E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5" w:author="Ivan Grahek" w:date="2019-02-09T14:10:00Z" w:initials="IG">
    <w:p w14:paraId="08DA60F3" w14:textId="6E3A3C95" w:rsidR="006766E6" w:rsidRDefault="006766E6">
      <w:pPr>
        <w:pStyle w:val="CommentText"/>
      </w:pPr>
      <w:r>
        <w:rPr>
          <w:rStyle w:val="CommentReference"/>
        </w:rPr>
        <w:annotationRef/>
      </w:r>
      <w:r>
        <w:t xml:space="preserve">This table could be merged with Table 3 or moved to the supplementary materials. </w:t>
      </w:r>
    </w:p>
  </w:comment>
  <w:comment w:id="16" w:author="Ivan Grahek" w:date="2019-02-09T14:08:00Z" w:initials="IG">
    <w:p w14:paraId="00A9CCF1" w14:textId="7E21FF27" w:rsidR="006766E6" w:rsidRDefault="006766E6">
      <w:pPr>
        <w:pStyle w:val="CommentText"/>
      </w:pPr>
      <w:r>
        <w:rPr>
          <w:rStyle w:val="CommentReference"/>
        </w:rPr>
        <w:annotationRef/>
      </w:r>
      <w:r>
        <w:t xml:space="preserve">The font in all of the graphs will be increased. </w:t>
      </w:r>
    </w:p>
  </w:comment>
  <w:comment w:id="17" w:author="Ivan Grahek" w:date="2019-03-15T10:32:00Z" w:initials="IG">
    <w:p w14:paraId="1A78F42E" w14:textId="20DAED21" w:rsidR="006766E6" w:rsidRDefault="006766E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9" w:author="Gilles Pourtois" w:date="2019-02-12T14:28:00Z" w:initials="GP">
    <w:p w14:paraId="7A6947E0" w14:textId="5A1AD815" w:rsidR="006766E6" w:rsidRDefault="006766E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20" w:author="Gilles Pourtois" w:date="2019-02-12T14:30:00Z" w:initials="GP">
    <w:p w14:paraId="37CDA2BC" w14:textId="52EFB07E" w:rsidR="006766E6" w:rsidRDefault="006766E6">
      <w:pPr>
        <w:pStyle w:val="CommentText"/>
      </w:pPr>
      <w:r>
        <w:rPr>
          <w:rStyle w:val="CommentReference"/>
        </w:rPr>
        <w:annotationRef/>
      </w:r>
      <w:r>
        <w:t>Weird this, right? Isn’t the case that participants should improve more for high-rewarded color?</w:t>
      </w:r>
    </w:p>
  </w:comment>
  <w:comment w:id="21" w:author="Ivan Grahek" w:date="2019-03-15T10:35:00Z" w:initials="IG">
    <w:p w14:paraId="58705832" w14:textId="3E41E23E" w:rsidR="006766E6" w:rsidRDefault="006766E6">
      <w:pPr>
        <w:pStyle w:val="CommentText"/>
      </w:pPr>
      <w:r>
        <w:rPr>
          <w:rStyle w:val="CommentReference"/>
        </w:rPr>
        <w:annotationRef/>
      </w:r>
      <w:r>
        <w:t>Antonio: I wouldn’t over-interpret this finding, the ER is not very high (8.43).</w:t>
      </w:r>
    </w:p>
  </w:comment>
  <w:comment w:id="22" w:author="Gilles Pourtois" w:date="2019-02-12T14:31:00Z" w:initials="GP">
    <w:p w14:paraId="3BE8451B" w14:textId="5536837A" w:rsidR="006766E6" w:rsidRDefault="006766E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3" w:author="Ivan Grahek" w:date="2019-03-15T10:36:00Z" w:initials="IG">
    <w:p w14:paraId="147D1BAD" w14:textId="0C537C15" w:rsidR="006766E6" w:rsidRDefault="006766E6">
      <w:pPr>
        <w:pStyle w:val="CommentText"/>
      </w:pPr>
      <w:r>
        <w:rPr>
          <w:rStyle w:val="CommentReference"/>
        </w:rPr>
        <w:annotationRef/>
      </w:r>
      <w:r>
        <w:t>Antonio: Again, I wouldn’t over-interpret this finding (</w:t>
      </w:r>
      <w:r w:rsidRPr="00F57403">
        <w:t>ER = 7.20</w:t>
      </w:r>
      <w:r>
        <w:t>).</w:t>
      </w:r>
    </w:p>
  </w:comment>
  <w:comment w:id="24" w:author="Ivan Grahek" w:date="2019-05-03T15:41:00Z" w:initials="IG">
    <w:p w14:paraId="1DB20E5C" w14:textId="270F5B4C" w:rsidR="006766E6" w:rsidRDefault="006766E6">
      <w:pPr>
        <w:pStyle w:val="CommentText"/>
      </w:pPr>
      <w:r>
        <w:rPr>
          <w:rStyle w:val="CommentReference"/>
        </w:rPr>
        <w:annotationRef/>
      </w:r>
      <w:r>
        <w:t xml:space="preserve">@Antonio these look amazing!!! Very well done </w:t>
      </w:r>
      <w:r>
        <w:sym w:font="Wingdings" w:char="F04A"/>
      </w:r>
    </w:p>
    <w:p w14:paraId="6EE4BF18" w14:textId="20930A2A" w:rsidR="006766E6" w:rsidRDefault="006766E6">
      <w:pPr>
        <w:pStyle w:val="CommentText"/>
      </w:pPr>
    </w:p>
    <w:p w14:paraId="43F9B7A9" w14:textId="7D26BC07" w:rsidR="006766E6" w:rsidRDefault="006766E6">
      <w:pPr>
        <w:pStyle w:val="CommentText"/>
      </w:pPr>
      <w:r>
        <w:t>Could you do a caption for these?</w:t>
      </w:r>
    </w:p>
    <w:p w14:paraId="2806F354" w14:textId="5E3261C4" w:rsidR="006766E6" w:rsidRDefault="006766E6">
      <w:pPr>
        <w:pStyle w:val="CommentText"/>
      </w:pPr>
    </w:p>
    <w:p w14:paraId="15E08E98" w14:textId="74AB2900" w:rsidR="006766E6" w:rsidRDefault="006766E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6766E6" w:rsidRDefault="006766E6">
      <w:pPr>
        <w:pStyle w:val="CommentText"/>
      </w:pPr>
    </w:p>
    <w:p w14:paraId="7E6A21A2" w14:textId="376BC168" w:rsidR="006766E6" w:rsidRDefault="006766E6">
      <w:pPr>
        <w:pStyle w:val="CommentText"/>
      </w:pPr>
      <w:r>
        <w:t>Finally, there is a figure 2 in the folder with the raw values. Was your idea to include it there as well?</w:t>
      </w:r>
    </w:p>
  </w:comment>
  <w:comment w:id="25" w:author="Ivan Grahek" w:date="2019-07-19T18:13:00Z" w:initials="IG">
    <w:p w14:paraId="1B23CF3B" w14:textId="1253F5B6" w:rsidR="006766E6" w:rsidRDefault="006766E6">
      <w:pPr>
        <w:pStyle w:val="CommentText"/>
      </w:pPr>
      <w:r>
        <w:rPr>
          <w:rStyle w:val="CommentReference"/>
        </w:rPr>
        <w:annotationRef/>
      </w:r>
      <w:r>
        <w:t>Reference these studies, but stress that most of them looked at the anticipatory attention</w:t>
      </w:r>
    </w:p>
  </w:comment>
  <w:comment w:id="27" w:author="Ivan Grahek" w:date="2019-07-19T14:30:00Z" w:initials="IG">
    <w:p w14:paraId="2F53E8AD" w14:textId="27BFDDB8" w:rsidR="006766E6" w:rsidRDefault="006766E6">
      <w:pPr>
        <w:pStyle w:val="CommentText"/>
      </w:pPr>
      <w:r>
        <w:rPr>
          <w:rStyle w:val="CommentReference"/>
        </w:rPr>
        <w:annotationRef/>
      </w:r>
      <w:r>
        <w:t>Say that our measure asseses the activity in V1-V3</w:t>
      </w:r>
    </w:p>
  </w:comment>
  <w:comment w:id="28" w:author="Ivan Grahek" w:date="2019-07-19T14:28:00Z" w:initials="IG">
    <w:p w14:paraId="3B323319" w14:textId="595D2C21" w:rsidR="006766E6" w:rsidRDefault="006766E6">
      <w:pPr>
        <w:pStyle w:val="CommentText"/>
      </w:pPr>
      <w:r>
        <w:rPr>
          <w:rStyle w:val="CommentReference"/>
        </w:rPr>
        <w:annotationRef/>
      </w:r>
      <w:r>
        <w:t>The main point here is that they show the VADC without the modulations in early visual cortical processing</w:t>
      </w:r>
    </w:p>
  </w:comment>
  <w:comment w:id="29" w:author="Gilles Pourtois" w:date="2019-02-12T15:05:00Z" w:initials="GP">
    <w:p w14:paraId="33CFA73D" w14:textId="0976DB69" w:rsidR="006766E6" w:rsidRDefault="006766E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0" w:author="Ivan Grahek" w:date="2019-02-09T14:15:00Z" w:initials="IG">
    <w:p w14:paraId="0ECD07BE" w14:textId="00E18607" w:rsidR="006766E6" w:rsidRDefault="006766E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1AB51F" w15:done="0"/>
  <w15:commentEx w15:paraId="567443ED" w15:done="0"/>
  <w15:commentEx w15:paraId="5B0D272C" w15:done="0"/>
  <w15:commentEx w15:paraId="64FA2FC6" w15:done="0"/>
  <w15:commentEx w15:paraId="0D301B5F" w15:done="0"/>
  <w15:commentEx w15:paraId="6D9EF10C" w15:done="0"/>
  <w15:commentEx w15:paraId="42871535"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1B23CF3B" w15:done="0"/>
  <w15:commentEx w15:paraId="2F53E8AD" w15:done="0"/>
  <w15:commentEx w15:paraId="3B323319"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116C1" w14:textId="77777777" w:rsidR="005910EC" w:rsidRDefault="005910EC" w:rsidP="00AD5698">
      <w:pPr>
        <w:spacing w:after="0" w:line="240" w:lineRule="auto"/>
      </w:pPr>
      <w:r>
        <w:separator/>
      </w:r>
    </w:p>
  </w:endnote>
  <w:endnote w:type="continuationSeparator" w:id="0">
    <w:p w14:paraId="61A6B1C2" w14:textId="77777777" w:rsidR="005910EC" w:rsidRDefault="005910EC"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6766E6" w:rsidRDefault="006766E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6766E6" w:rsidRDefault="006766E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1E8B2" w14:textId="77777777" w:rsidR="005910EC" w:rsidRDefault="005910EC" w:rsidP="00AD5698">
      <w:pPr>
        <w:spacing w:after="0" w:line="240" w:lineRule="auto"/>
      </w:pPr>
      <w:r>
        <w:separator/>
      </w:r>
    </w:p>
  </w:footnote>
  <w:footnote w:type="continuationSeparator" w:id="0">
    <w:p w14:paraId="2B2BE2BA" w14:textId="77777777" w:rsidR="005910EC" w:rsidRDefault="005910EC"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D491B34" w:rsidR="006766E6" w:rsidRPr="002F7D7E" w:rsidRDefault="006766E6">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2E6D56">
          <w:rPr>
            <w:noProof/>
            <w:szCs w:val="24"/>
          </w:rPr>
          <w:t>18</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6766E6" w:rsidRDefault="006766E6"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5D34C-9C10-4403-8431-88278FB1A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28133</Words>
  <Characters>160360</Characters>
  <Application>Microsoft Office Word</Application>
  <DocSecurity>0</DocSecurity>
  <Lines>1336</Lines>
  <Paragraphs>376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188117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4</cp:revision>
  <cp:lastPrinted>2019-07-16T11:53:00Z</cp:lastPrinted>
  <dcterms:created xsi:type="dcterms:W3CDTF">2019-07-19T16:07:00Z</dcterms:created>
  <dcterms:modified xsi:type="dcterms:W3CDTF">2019-07-19T16:29:00Z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