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2BA1FEB8" w:rsidR="0054295E" w:rsidRDefault="0054295E" w:rsidP="00CC580C">
      <w:pPr>
        <w:pStyle w:val="Heading1"/>
        <w:spacing w:before="0" w:after="240"/>
      </w:pPr>
      <w:r>
        <w:lastRenderedPageBreak/>
        <w:t>Introduction</w:t>
      </w:r>
    </w:p>
    <w:p w14:paraId="35D57E93" w14:textId="354B5F99" w:rsidR="004D04DA" w:rsidRDefault="00832444" w:rsidP="00E4130A">
      <w:pPr>
        <w:spacing w:line="480" w:lineRule="auto"/>
        <w:ind w:firstLine="720"/>
        <w:jc w:val="both"/>
      </w:pPr>
      <w:r>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t>R</w:t>
      </w:r>
      <w:r w:rsidR="004D04DA">
        <w:t xml:space="preserve">ecent research on the influence of reward history on visual selective attention has provided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rewards influence attention are not </w:t>
      </w:r>
      <w:r w:rsidR="009F2B50">
        <w:t>fully</w:t>
      </w:r>
      <w:r>
        <w:t xml:space="preserve"> understood. </w:t>
      </w:r>
    </w:p>
    <w:p w14:paraId="12CB901D" w14:textId="1B4C5F28"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Using electroencephalography in a visual search task it was demonstrated that previous rewards facilitate perceptual activity and lead</w:t>
      </w:r>
      <w:r w:rsidR="000374A5">
        <w:t>s</w:t>
      </w:r>
      <w:bookmarkStart w:id="0" w:name="_GoBack"/>
      <w:bookmarkEnd w:id="0"/>
      <w:r w:rsidR="00082D74">
        <w:t xml:space="preserve">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w:t>
      </w:r>
      <w:r w:rsidR="00082D74">
        <w:lastRenderedPageBreak/>
        <w:t xml:space="preserve">the location of either the distractor or a target. A similar modulation of the N2pc component was 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683D0BBE" w:rsidR="00EE20A8" w:rsidRDefault="000801F7" w:rsidP="00E4130A">
      <w:pPr>
        <w:spacing w:line="480" w:lineRule="auto"/>
        <w:ind w:firstLine="720"/>
        <w:jc w:val="both"/>
      </w:pPr>
      <w:r>
        <w:lastRenderedPageBreak/>
        <w:t xml:space="preserve">In this study we </w:t>
      </w:r>
      <w:r w:rsidR="00DB6A95">
        <w:t>sought</w:t>
      </w:r>
      <w:r>
        <w:t xml:space="preserve"> to directly compare the simultaneous processing of features linked to different reward schedules. Furthermore, we compared how goal-directed attention is influenced 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w:t>
      </w:r>
      <w:r>
        <w:lastRenderedPageBreak/>
        <w:t xml:space="preserve">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w:t>
      </w:r>
      <w:r w:rsidR="00704050">
        <w:lastRenderedPageBreak/>
        <w:t xml:space="preserve">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w:t>
      </w:r>
      <w:r w:rsidR="002749F6">
        <w:lastRenderedPageBreak/>
        <w:t xml:space="preserve">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0374A5" w:rsidRPr="005D695E" w:rsidRDefault="000374A5"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0374A5" w:rsidRPr="005D695E" w:rsidRDefault="000374A5"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2"/>
      <w:r>
        <w:t xml:space="preserve">Behavior </w:t>
      </w:r>
      <w:commentRangeEnd w:id="2"/>
      <w:r>
        <w:rPr>
          <w:rStyle w:val="CommentReference"/>
          <w:rFonts w:eastAsiaTheme="minorHAnsi" w:cs="Times New Roman"/>
          <w:b w:val="0"/>
        </w:rPr>
        <w:commentReference w:id="2"/>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3"/>
      <w:r>
        <w:lastRenderedPageBreak/>
        <w:t>EEG recording and pre</w:t>
      </w:r>
      <w:r w:rsidR="00703DB2">
        <w:t>-</w:t>
      </w:r>
      <w:r>
        <w:t>processing</w:t>
      </w:r>
      <w:commentRangeEnd w:id="3"/>
      <w:r w:rsidR="00A44140">
        <w:rPr>
          <w:rStyle w:val="CommentReference"/>
          <w:rFonts w:eastAsiaTheme="minorHAnsi" w:cs="Times New Roman"/>
          <w:b w:val="0"/>
        </w:rPr>
        <w:commentReference w:id="3"/>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4"/>
      <w:r w:rsidR="007A5260">
        <w:t xml:space="preserve">Additional external electrodes were applied to the left and right mastoids, </w:t>
      </w:r>
      <w:commentRangeEnd w:id="4"/>
      <w:r w:rsidR="00314813">
        <w:rPr>
          <w:rStyle w:val="CommentReference"/>
        </w:rPr>
        <w:commentReference w:id="4"/>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5"/>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5"/>
      <w:r w:rsidR="00314813">
        <w:rPr>
          <w:rStyle w:val="CommentReference"/>
        </w:rPr>
        <w:commentReference w:id="5"/>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6"/>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6"/>
      <w:r w:rsidR="004C379C">
        <w:rPr>
          <w:rStyle w:val="CommentReference"/>
        </w:rPr>
        <w:commentReference w:id="6"/>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7"/>
      <w:r w:rsidR="00750379">
        <w:t>10</w:t>
      </w:r>
      <w:r w:rsidR="00462C5A">
        <w:t>,</w:t>
      </w:r>
      <w:r w:rsidR="00750379">
        <w:t>000 iterations (2</w:t>
      </w:r>
      <w:r w:rsidR="00462C5A">
        <w:t>,</w:t>
      </w:r>
      <w:r w:rsidR="00750379">
        <w:t>000 warmup</w:t>
      </w:r>
      <w:commentRangeEnd w:id="7"/>
      <w:r w:rsidR="001123A6">
        <w:rPr>
          <w:rStyle w:val="CommentReference"/>
        </w:rPr>
        <w:commentReference w:id="7"/>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8"/>
      <w:r>
        <w:t>Behavioral results</w:t>
      </w:r>
      <w:commentRangeEnd w:id="8"/>
      <w:r w:rsidR="00917742">
        <w:rPr>
          <w:rStyle w:val="CommentReference"/>
          <w:rFonts w:eastAsiaTheme="minorHAnsi" w:cs="Times New Roman"/>
          <w:b w:val="0"/>
        </w:rPr>
        <w:commentReference w:id="8"/>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9"/>
            <w:r>
              <w:lastRenderedPageBreak/>
              <w:t>Table 1</w:t>
            </w:r>
            <w:commentRangeEnd w:id="9"/>
            <w:r w:rsidR="00917742">
              <w:rPr>
                <w:rStyle w:val="CommentReference"/>
              </w:rPr>
              <w:commentReference w:id="9"/>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0"/>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0"/>
      <w:r w:rsidR="00917742">
        <w:rPr>
          <w:rStyle w:val="CommentReference"/>
        </w:rPr>
        <w:commentReference w:id="10"/>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1"/>
      <w:r>
        <w:t>Hit rates</w:t>
      </w:r>
      <w:del w:id="12" w:author="Antonio Schettino" w:date="2018-08-28T10:15:00Z">
        <w:r w:rsidDel="006F62F4">
          <w:delText xml:space="preserve"> </w:delText>
        </w:r>
      </w:del>
      <w:commentRangeEnd w:id="11"/>
      <w:r w:rsidR="00411041">
        <w:rPr>
          <w:rStyle w:val="CommentReference"/>
          <w:rFonts w:eastAsiaTheme="minorHAnsi" w:cs="Times New Roman"/>
          <w:b w:val="0"/>
        </w:rPr>
        <w:commentReference w:id="11"/>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3"/>
      <w:r w:rsidR="00917742">
        <w:t xml:space="preserve">, it should be noted that this is a signal detection task, so the performance of 50% is not chance level. </w:t>
      </w:r>
      <w:commentRangeEnd w:id="13"/>
      <w:r w:rsidR="0041367D">
        <w:rPr>
          <w:rStyle w:val="CommentReference"/>
        </w:rPr>
        <w:commentReference w:id="13"/>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4"/>
      <w:commentRangeStart w:id="15"/>
      <w:r w:rsidR="00B92561">
        <w:t>more so</w:t>
      </w:r>
      <w:r>
        <w:t xml:space="preserve"> for the low rewarded color</w:t>
      </w:r>
      <w:commentRangeEnd w:id="14"/>
      <w:r w:rsidR="0041367D">
        <w:rPr>
          <w:rStyle w:val="CommentReference"/>
        </w:rPr>
        <w:commentReference w:id="14"/>
      </w:r>
      <w:commentRangeEnd w:id="15"/>
      <w:r w:rsidR="00411041">
        <w:rPr>
          <w:rStyle w:val="CommentReference"/>
        </w:rPr>
        <w:commentReference w:id="15"/>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6"/>
      <w:commentRangeStart w:id="17"/>
      <w:r>
        <w:t>and more so in the condition with higher probability of earning a reward</w:t>
      </w:r>
      <w:commentRangeEnd w:id="16"/>
      <w:r w:rsidR="0041367D">
        <w:rPr>
          <w:rStyle w:val="CommentReference"/>
        </w:rPr>
        <w:commentReference w:id="16"/>
      </w:r>
      <w:commentRangeEnd w:id="17"/>
      <w:r w:rsidR="00411041">
        <w:rPr>
          <w:rStyle w:val="CommentReference"/>
        </w:rPr>
        <w:commentReference w:id="17"/>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18"/>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8"/>
    </w:p>
    <w:p w14:paraId="18F62F57" w14:textId="5574CBDF" w:rsidR="00E1045E" w:rsidRPr="00F36223" w:rsidRDefault="00DF5EDD" w:rsidP="00C03E65">
      <w:pPr>
        <w:spacing w:line="480" w:lineRule="auto"/>
        <w:jc w:val="both"/>
        <w:rPr>
          <w:sz w:val="20"/>
          <w:szCs w:val="20"/>
        </w:rPr>
      </w:pPr>
      <w:r>
        <w:rPr>
          <w:rStyle w:val="CommentReference"/>
        </w:rPr>
        <w:commentReference w:id="18"/>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19"/>
      <w:r w:rsidR="00410220">
        <w:t>This result provides a conceptual replication</w:t>
      </w:r>
      <w:commentRangeEnd w:id="19"/>
      <w:r w:rsidR="0022579B">
        <w:rPr>
          <w:rStyle w:val="CommentReference"/>
        </w:rPr>
        <w:commentReference w:id="19"/>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0"/>
      <w:r w:rsidR="00410220">
        <w:t xml:space="preserve">This replication is significant given the large differences between our task and the previously used tasks. </w:t>
      </w:r>
      <w:commentRangeEnd w:id="20"/>
      <w:r w:rsidR="0039218C">
        <w:rPr>
          <w:rStyle w:val="CommentReference"/>
        </w:rPr>
        <w:commentReference w:id="20"/>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1"/>
      <w:r w:rsidR="00410220">
        <w:t xml:space="preserve">This result thus provides additional support to the robustness of the value-driven attentional effects </w:t>
      </w:r>
      <w:commentRangeEnd w:id="21"/>
      <w:r w:rsidR="0039218C">
        <w:rPr>
          <w:rStyle w:val="CommentReference"/>
        </w:rPr>
        <w:commentReference w:id="21"/>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2" w:author="Gilles Pourtois" w:date="2019-02-12T14:41:00Z">
        <w:r w:rsidR="0039218C">
          <w:t xml:space="preserve">gating </w:t>
        </w:r>
      </w:ins>
      <w:r w:rsidR="0046723F">
        <w:t xml:space="preserve">effect was modulated by </w:t>
      </w:r>
      <w:del w:id="23" w:author="Gilles Pourtois" w:date="2019-02-12T14:41:00Z">
        <w:r w:rsidR="0046723F" w:rsidDel="0039218C">
          <w:delText xml:space="preserve">the introduction of </w:delText>
        </w:r>
      </w:del>
      <w:r w:rsidR="0046723F">
        <w:t>reward</w:t>
      </w:r>
      <w:del w:id="24"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5" w:author="Gilles Pourtois" w:date="2019-02-12T14:42:00Z">
        <w:r w:rsidR="0039218C">
          <w:t>the</w:t>
        </w:r>
      </w:ins>
      <w:del w:id="26"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27"/>
      <w:r w:rsidR="00CD3D93">
        <w:t xml:space="preserve">This result further corroborates models of cognitive control </w:t>
      </w:r>
      <w:commentRangeEnd w:id="27"/>
      <w:r w:rsidR="0039218C">
        <w:rPr>
          <w:rStyle w:val="CommentReference"/>
        </w:rPr>
        <w:commentReference w:id="27"/>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28"/>
      <w:r w:rsidR="0043206E">
        <w:t xml:space="preserve">One of the possible explanations for this result is that it is due to the high difficulty of our task. </w:t>
      </w:r>
      <w:commentRangeEnd w:id="28"/>
      <w:r w:rsidR="0039218C">
        <w:rPr>
          <w:rStyle w:val="CommentReference"/>
        </w:rPr>
        <w:commentReference w:id="28"/>
      </w:r>
      <w:r w:rsidR="0043206E">
        <w:t xml:space="preserve">As can be seen from the behavioral data, on average participants </w:t>
      </w:r>
      <w:del w:id="29" w:author="Gilles Pourtois" w:date="2019-02-12T14:47:00Z">
        <w:r w:rsidR="0043206E" w:rsidDel="0039218C">
          <w:delText>were able to correctly detect only</w:delText>
        </w:r>
      </w:del>
      <w:ins w:id="30" w:author="Gilles Pourtois" w:date="2019-02-12T14:47:00Z">
        <w:r w:rsidR="0039218C">
          <w:t>had</w:t>
        </w:r>
      </w:ins>
      <w:r w:rsidR="0043206E">
        <w:t xml:space="preserve"> 60% </w:t>
      </w:r>
      <w:ins w:id="31" w:author="Gilles Pourtois" w:date="2019-02-12T14:47:00Z">
        <w:r w:rsidR="0039218C">
          <w:t>correct responses</w:t>
        </w:r>
      </w:ins>
      <w:del w:id="32" w:author="Gilles Pourtois" w:date="2019-02-12T14:47:00Z">
        <w:r w:rsidR="0043206E" w:rsidDel="0039218C">
          <w:delText>of dot movements</w:delText>
        </w:r>
      </w:del>
      <w:r w:rsidR="0043206E">
        <w:t xml:space="preserve">. </w:t>
      </w:r>
      <w:commentRangeStart w:id="33"/>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3"/>
      <w:r w:rsidR="0039218C">
        <w:rPr>
          <w:rStyle w:val="CommentReference"/>
        </w:rPr>
        <w:commentReference w:id="33"/>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4"/>
      <w:r w:rsidR="00B754E8">
        <w:t xml:space="preserve">by the value-based </w:t>
      </w:r>
      <w:r>
        <w:t xml:space="preserve">attention </w:t>
      </w:r>
      <w:r w:rsidR="00B754E8">
        <w:t>account, but in line with the prediction made by cognitive control models</w:t>
      </w:r>
      <w:commentRangeEnd w:id="34"/>
      <w:r w:rsidR="00BA5A51">
        <w:rPr>
          <w:rStyle w:val="CommentReference"/>
        </w:rPr>
        <w:commentReference w:id="34"/>
      </w:r>
      <w:r w:rsidR="00B754E8">
        <w:t xml:space="preserve">. </w:t>
      </w:r>
      <w:commentRangeStart w:id="35"/>
      <w:r w:rsidR="00004924">
        <w:t xml:space="preserve">Namely, the value-driven attentional account posits that linking stimuli to high reward probability induces a long lasting attentional bias toward such stimuli. </w:t>
      </w:r>
      <w:commentRangeEnd w:id="35"/>
      <w:r w:rsidR="00BA5A51">
        <w:rPr>
          <w:rStyle w:val="CommentReference"/>
        </w:rPr>
        <w:commentReference w:id="35"/>
      </w:r>
      <w:r w:rsidR="00004924">
        <w:t xml:space="preserve">However, our data suggests the opposite. Attention is flexibly </w:t>
      </w:r>
      <w:commentRangeStart w:id="36"/>
      <w:r w:rsidR="00004924">
        <w:t xml:space="preserve">deployed in order to maximize the probability of obtaining a reward, but then goes back to the baseline levels once the possibility of earning rewards is gone. </w:t>
      </w:r>
      <w:commentRangeEnd w:id="36"/>
      <w:r w:rsidR="00BA5A51">
        <w:rPr>
          <w:rStyle w:val="CommentReference"/>
        </w:rPr>
        <w:commentReference w:id="36"/>
      </w:r>
    </w:p>
    <w:p w14:paraId="5062F622" w14:textId="445FBFDC" w:rsidR="003A042E" w:rsidRDefault="003A042E" w:rsidP="00E4130A">
      <w:pPr>
        <w:spacing w:line="480" w:lineRule="auto"/>
        <w:ind w:firstLine="720"/>
        <w:jc w:val="both"/>
      </w:pPr>
      <w:commentRangeStart w:id="37"/>
      <w:r>
        <w:lastRenderedPageBreak/>
        <w:t xml:space="preserve">These results point to the importance of several factors in the allocation of attention based on goals and reward history. </w:t>
      </w:r>
      <w:commentRangeEnd w:id="37"/>
      <w:r w:rsidR="00BA5A51">
        <w:rPr>
          <w:rStyle w:val="CommentReference"/>
        </w:rPr>
        <w:commentReference w:id="37"/>
      </w:r>
      <w:commentRangeStart w:id="38"/>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38"/>
      <w:r w:rsidR="00BA5A51">
        <w:rPr>
          <w:rStyle w:val="CommentReference"/>
        </w:rPr>
        <w:commentReference w:id="38"/>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39"/>
      <w:r>
        <w:t>O</w:t>
      </w:r>
      <w:r w:rsidR="003A042E">
        <w:t>ur results demonstrate the importance of more rigorous tests of the idea that reward history can counteract goal-</w:t>
      </w:r>
      <w:r w:rsidR="00491D76">
        <w:t xml:space="preserve">driven allocation of attention. </w:t>
      </w:r>
      <w:commentRangeEnd w:id="39"/>
      <w:r w:rsidR="00BA5A51">
        <w:rPr>
          <w:rStyle w:val="CommentReference"/>
        </w:rPr>
        <w:commentReference w:id="39"/>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0"/>
      <w:r w:rsidR="00491D76">
        <w:t>in the task in which participants have a goal on every trial, we did not observe the value-driven attentional bias in our measure of sustained attention</w:t>
      </w:r>
      <w:commentRangeEnd w:id="40"/>
      <w:r w:rsidR="00BA5A51">
        <w:rPr>
          <w:rStyle w:val="CommentReference"/>
        </w:rPr>
        <w:commentReference w:id="40"/>
      </w:r>
      <w:r w:rsidR="00491D76">
        <w:t xml:space="preserve">. We believe that such an experimental setup provides </w:t>
      </w:r>
      <w:commentRangeStart w:id="41"/>
      <w:r w:rsidR="00491D76">
        <w:t xml:space="preserve">a more rigorous way of looking at the competition between the goal-driven and value-driven attention. </w:t>
      </w:r>
      <w:commentRangeEnd w:id="41"/>
      <w:r w:rsidR="00BA5A51">
        <w:rPr>
          <w:rStyle w:val="CommentReference"/>
        </w:rPr>
        <w:commentReference w:id="41"/>
      </w:r>
      <w:r w:rsidR="00491D76">
        <w:t xml:space="preserve">However, it is important to stress </w:t>
      </w:r>
      <w:commentRangeStart w:id="42"/>
      <w:r w:rsidR="00491D76">
        <w:t>that our paradigm</w:t>
      </w:r>
      <w:r w:rsidR="00C153E4">
        <w:t xml:space="preserve"> could favor the goa</w:t>
      </w:r>
      <w:r w:rsidR="00491D76">
        <w:t xml:space="preserve">l-directed effects on attention, while the previous paradigm could have favored the value-driven effects. </w:t>
      </w:r>
      <w:commentRangeEnd w:id="42"/>
      <w:r w:rsidR="000252E3">
        <w:rPr>
          <w:rStyle w:val="CommentReference"/>
        </w:rPr>
        <w:commentReference w:id="42"/>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3"/>
      <w:r w:rsidR="009508C9">
        <w:rPr>
          <w:highlight w:val="yellow"/>
        </w:rPr>
        <w:t xml:space="preserve">Gilles </w:t>
      </w:r>
      <w:commentRangeEnd w:id="43"/>
      <w:r w:rsidR="0047115E">
        <w:rPr>
          <w:rStyle w:val="CommentReference"/>
        </w:rPr>
        <w:commentReference w:id="43"/>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2E3AE3" w:rsidRPr="002E3AE3">
        <w:rPr>
          <w:noProof/>
          <w:szCs w:val="24"/>
        </w:rPr>
        <w:t xml:space="preserve">Andersen, S. K., &amp; Müller, M. M. (2010). 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0374A5" w:rsidRDefault="000374A5">
      <w:pPr>
        <w:pStyle w:val="CommentText"/>
      </w:pPr>
      <w:r>
        <w:rPr>
          <w:rStyle w:val="CommentReference"/>
        </w:rPr>
        <w:annotationRef/>
      </w:r>
      <w:r>
        <w:t xml:space="preserve">@Antonio: do you think that there’s merit in keeping the graph B? </w:t>
      </w:r>
    </w:p>
  </w:comment>
  <w:comment w:id="2" w:author="Ivan Grahek" w:date="2019-01-29T11:47:00Z" w:initials="IG">
    <w:p w14:paraId="5552F5BF" w14:textId="77777777" w:rsidR="000374A5" w:rsidRDefault="000374A5" w:rsidP="002749F6">
      <w:pPr>
        <w:pStyle w:val="CommentText"/>
      </w:pPr>
      <w:r>
        <w:rPr>
          <w:rStyle w:val="CommentReference"/>
        </w:rPr>
        <w:annotationRef/>
      </w:r>
      <w:r>
        <w:t>Add a part on pre-processing the behavior and include how the hit rates and false alarms were calculated.</w:t>
      </w:r>
    </w:p>
  </w:comment>
  <w:comment w:id="3" w:author="Ivan Grahek" w:date="2019-05-03T11:04:00Z" w:initials="IG">
    <w:p w14:paraId="13627C7F" w14:textId="4A2233BC" w:rsidR="000374A5" w:rsidRDefault="000374A5">
      <w:pPr>
        <w:pStyle w:val="CommentText"/>
      </w:pPr>
      <w:r>
        <w:rPr>
          <w:rStyle w:val="CommentReference"/>
        </w:rPr>
        <w:annotationRef/>
      </w:r>
      <w:r>
        <w:t>Change now that we are doing single trials</w:t>
      </w:r>
    </w:p>
  </w:comment>
  <w:comment w:id="4" w:author="Ivan Grahek" w:date="2019-05-02T16:33:00Z" w:initials="IG">
    <w:p w14:paraId="1D5920D4" w14:textId="39509E5F" w:rsidR="000374A5" w:rsidRDefault="000374A5">
      <w:pPr>
        <w:pStyle w:val="CommentText"/>
      </w:pPr>
      <w:r>
        <w:rPr>
          <w:rStyle w:val="CommentReference"/>
        </w:rPr>
        <w:annotationRef/>
      </w:r>
      <w:r>
        <w:t>Do we still need this?</w:t>
      </w:r>
    </w:p>
  </w:comment>
  <w:comment w:id="5" w:author="Ivan Grahek" w:date="2019-05-02T16:33:00Z" w:initials="IG">
    <w:p w14:paraId="46D87FA9" w14:textId="39A28A9E" w:rsidR="000374A5" w:rsidRDefault="000374A5">
      <w:pPr>
        <w:pStyle w:val="CommentText"/>
      </w:pPr>
      <w:r>
        <w:rPr>
          <w:rStyle w:val="CommentReference"/>
        </w:rPr>
        <w:annotationRef/>
      </w:r>
      <w:r>
        <w:t>Change to the average reference</w:t>
      </w:r>
    </w:p>
  </w:comment>
  <w:comment w:id="6" w:author="Ivan Grahek" w:date="2019-03-15T10:17:00Z" w:initials="IG">
    <w:p w14:paraId="2AD44FAB" w14:textId="191B777B" w:rsidR="000374A5" w:rsidRDefault="000374A5">
      <w:pPr>
        <w:pStyle w:val="CommentText"/>
      </w:pPr>
      <w:r>
        <w:rPr>
          <w:rStyle w:val="CommentReference"/>
        </w:rPr>
        <w:annotationRef/>
      </w:r>
      <w:r>
        <w:t>Change if we go for the baseline normalization</w:t>
      </w:r>
    </w:p>
  </w:comment>
  <w:comment w:id="7" w:author="Ivan Grahek" w:date="2019-05-03T17:27:00Z" w:initials="IG">
    <w:p w14:paraId="1DE830FD" w14:textId="2FA108A0" w:rsidR="000374A5" w:rsidRDefault="000374A5">
      <w:pPr>
        <w:pStyle w:val="CommentText"/>
      </w:pPr>
      <w:r>
        <w:rPr>
          <w:rStyle w:val="CommentReference"/>
        </w:rPr>
        <w:annotationRef/>
      </w:r>
      <w:r>
        <w:t>Edit with the final number</w:t>
      </w:r>
    </w:p>
  </w:comment>
  <w:comment w:id="8" w:author="Ivan Grahek" w:date="2019-02-09T14:04:00Z" w:initials="IG">
    <w:p w14:paraId="7EE80669" w14:textId="6B7A0B0E" w:rsidR="000374A5" w:rsidRDefault="000374A5">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9" w:author="Ivan Grahek" w:date="2019-02-09T14:10:00Z" w:initials="IG">
    <w:p w14:paraId="08DA60F3" w14:textId="6E3A3C95" w:rsidR="000374A5" w:rsidRDefault="000374A5">
      <w:pPr>
        <w:pStyle w:val="CommentText"/>
      </w:pPr>
      <w:r>
        <w:rPr>
          <w:rStyle w:val="CommentReference"/>
        </w:rPr>
        <w:annotationRef/>
      </w:r>
      <w:r>
        <w:t xml:space="preserve">This table could be merged with Table 3 or moved to the supplementary materials. </w:t>
      </w:r>
    </w:p>
  </w:comment>
  <w:comment w:id="10" w:author="Ivan Grahek" w:date="2019-02-09T14:08:00Z" w:initials="IG">
    <w:p w14:paraId="00A9CCF1" w14:textId="7E21FF27" w:rsidR="000374A5" w:rsidRDefault="000374A5">
      <w:pPr>
        <w:pStyle w:val="CommentText"/>
      </w:pPr>
      <w:r>
        <w:rPr>
          <w:rStyle w:val="CommentReference"/>
        </w:rPr>
        <w:annotationRef/>
      </w:r>
      <w:r>
        <w:t xml:space="preserve">The font in all of the graphs will be increased. </w:t>
      </w:r>
    </w:p>
  </w:comment>
  <w:comment w:id="11" w:author="Ivan Grahek" w:date="2019-03-15T10:32:00Z" w:initials="IG">
    <w:p w14:paraId="1A78F42E" w14:textId="20DAED21" w:rsidR="000374A5" w:rsidRDefault="000374A5">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3" w:author="Gilles Pourtois" w:date="2019-02-12T14:28:00Z" w:initials="GP">
    <w:p w14:paraId="7A6947E0" w14:textId="5A1AD815" w:rsidR="000374A5" w:rsidRDefault="000374A5">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4" w:author="Gilles Pourtois" w:date="2019-02-12T14:30:00Z" w:initials="GP">
    <w:p w14:paraId="37CDA2BC" w14:textId="52EFB07E" w:rsidR="000374A5" w:rsidRDefault="000374A5">
      <w:pPr>
        <w:pStyle w:val="CommentText"/>
      </w:pPr>
      <w:r>
        <w:rPr>
          <w:rStyle w:val="CommentReference"/>
        </w:rPr>
        <w:annotationRef/>
      </w:r>
      <w:r>
        <w:t>Weird this, right? Isn’t the case that participants should improve more for high-rewarded color?</w:t>
      </w:r>
    </w:p>
  </w:comment>
  <w:comment w:id="15" w:author="Ivan Grahek" w:date="2019-03-15T10:35:00Z" w:initials="IG">
    <w:p w14:paraId="58705832" w14:textId="3E41E23E" w:rsidR="000374A5" w:rsidRDefault="000374A5">
      <w:pPr>
        <w:pStyle w:val="CommentText"/>
      </w:pPr>
      <w:r>
        <w:rPr>
          <w:rStyle w:val="CommentReference"/>
        </w:rPr>
        <w:annotationRef/>
      </w:r>
      <w:r>
        <w:t>Antonio: I wouldn’t over-interpret this finding, the ER is not very high (8.43).</w:t>
      </w:r>
    </w:p>
  </w:comment>
  <w:comment w:id="16" w:author="Gilles Pourtois" w:date="2019-02-12T14:31:00Z" w:initials="GP">
    <w:p w14:paraId="3BE8451B" w14:textId="5536837A" w:rsidR="000374A5" w:rsidRDefault="000374A5">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7" w:author="Ivan Grahek" w:date="2019-03-15T10:36:00Z" w:initials="IG">
    <w:p w14:paraId="147D1BAD" w14:textId="0C537C15" w:rsidR="000374A5" w:rsidRDefault="000374A5">
      <w:pPr>
        <w:pStyle w:val="CommentText"/>
      </w:pPr>
      <w:r>
        <w:rPr>
          <w:rStyle w:val="CommentReference"/>
        </w:rPr>
        <w:annotationRef/>
      </w:r>
      <w:r>
        <w:t>Antonio: Again, I wouldn’t over-interpret this finding (</w:t>
      </w:r>
      <w:r w:rsidRPr="00F57403">
        <w:t>ER = 7.20</w:t>
      </w:r>
      <w:r>
        <w:t>).</w:t>
      </w:r>
    </w:p>
  </w:comment>
  <w:comment w:id="18" w:author="Ivan Grahek" w:date="2019-05-03T15:41:00Z" w:initials="IG">
    <w:p w14:paraId="1DB20E5C" w14:textId="270F5B4C" w:rsidR="000374A5" w:rsidRDefault="000374A5">
      <w:pPr>
        <w:pStyle w:val="CommentText"/>
      </w:pPr>
      <w:r>
        <w:rPr>
          <w:rStyle w:val="CommentReference"/>
        </w:rPr>
        <w:annotationRef/>
      </w:r>
      <w:r>
        <w:t xml:space="preserve">@Antonio these look amazing!!! Very well done </w:t>
      </w:r>
      <w:r>
        <w:sym w:font="Wingdings" w:char="F04A"/>
      </w:r>
    </w:p>
    <w:p w14:paraId="6EE4BF18" w14:textId="20930A2A" w:rsidR="000374A5" w:rsidRDefault="000374A5">
      <w:pPr>
        <w:pStyle w:val="CommentText"/>
      </w:pPr>
    </w:p>
    <w:p w14:paraId="43F9B7A9" w14:textId="7D26BC07" w:rsidR="000374A5" w:rsidRDefault="000374A5">
      <w:pPr>
        <w:pStyle w:val="CommentText"/>
      </w:pPr>
      <w:r>
        <w:t>Could you do a caption for these?</w:t>
      </w:r>
    </w:p>
    <w:p w14:paraId="2806F354" w14:textId="5E3261C4" w:rsidR="000374A5" w:rsidRDefault="000374A5">
      <w:pPr>
        <w:pStyle w:val="CommentText"/>
      </w:pPr>
    </w:p>
    <w:p w14:paraId="15E08E98" w14:textId="74AB2900" w:rsidR="000374A5" w:rsidRDefault="000374A5">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0374A5" w:rsidRDefault="000374A5">
      <w:pPr>
        <w:pStyle w:val="CommentText"/>
      </w:pPr>
    </w:p>
    <w:p w14:paraId="7E6A21A2" w14:textId="376BC168" w:rsidR="000374A5" w:rsidRDefault="000374A5">
      <w:pPr>
        <w:pStyle w:val="CommentText"/>
      </w:pPr>
      <w:r>
        <w:t>Finally, there is a figure 2 in the folder with the raw values. Was your idea to include it there as well?</w:t>
      </w:r>
    </w:p>
  </w:comment>
  <w:comment w:id="19" w:author="Gilles Pourtois" w:date="2019-02-12T14:37:00Z" w:initials="GP">
    <w:p w14:paraId="642D1D86" w14:textId="0FF957A4" w:rsidR="000374A5" w:rsidRDefault="000374A5">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0" w:author="Gilles Pourtois" w:date="2019-02-12T14:40:00Z" w:initials="GP">
    <w:p w14:paraId="5EF914C4" w14:textId="31FEC6D6" w:rsidR="000374A5" w:rsidRDefault="000374A5">
      <w:pPr>
        <w:pStyle w:val="CommentText"/>
      </w:pPr>
      <w:r>
        <w:rPr>
          <w:rStyle w:val="CommentReference"/>
        </w:rPr>
        <w:annotationRef/>
      </w:r>
      <w:r>
        <w:t>I don’t think it is a replication here: here you focus on feature-based attention, and competition between two stimuli both having some value.</w:t>
      </w:r>
    </w:p>
  </w:comment>
  <w:comment w:id="21" w:author="Gilles Pourtois" w:date="2019-02-12T14:40:00Z" w:initials="GP">
    <w:p w14:paraId="6FFED0A0" w14:textId="6556C1AB" w:rsidR="000374A5" w:rsidRDefault="000374A5">
      <w:pPr>
        <w:pStyle w:val="CommentText"/>
      </w:pPr>
      <w:r>
        <w:rPr>
          <w:rStyle w:val="CommentReference"/>
        </w:rPr>
        <w:annotationRef/>
      </w:r>
      <w:r>
        <w:t>Unclear to me if you can draw this conclusion.</w:t>
      </w:r>
    </w:p>
  </w:comment>
  <w:comment w:id="27" w:author="Gilles Pourtois" w:date="2019-02-12T14:42:00Z" w:initials="GP">
    <w:p w14:paraId="686F6E8B" w14:textId="5E2FCD5D" w:rsidR="000374A5" w:rsidRDefault="000374A5">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28" w:author="Gilles Pourtois" w:date="2019-02-12T14:44:00Z" w:initials="GP">
    <w:p w14:paraId="1248484F" w14:textId="77777777" w:rsidR="000374A5" w:rsidRDefault="000374A5">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0374A5" w:rsidRDefault="000374A5">
      <w:pPr>
        <w:pStyle w:val="CommentText"/>
      </w:pPr>
    </w:p>
    <w:p w14:paraId="3D982E49" w14:textId="24A8C315" w:rsidR="000374A5" w:rsidRDefault="000374A5">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0374A5" w:rsidRDefault="000374A5">
      <w:pPr>
        <w:pStyle w:val="CommentText"/>
      </w:pPr>
    </w:p>
    <w:p w14:paraId="619D75CE" w14:textId="163469B5" w:rsidR="000374A5" w:rsidRDefault="000374A5">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3" w:author="Gilles Pourtois" w:date="2019-02-12T14:47:00Z" w:initials="GP">
    <w:p w14:paraId="30E868A1" w14:textId="4E3EDDCA" w:rsidR="000374A5" w:rsidRDefault="000374A5">
      <w:pPr>
        <w:pStyle w:val="CommentText"/>
      </w:pPr>
      <w:r>
        <w:rPr>
          <w:rStyle w:val="CommentReference"/>
        </w:rPr>
        <w:annotationRef/>
      </w:r>
      <w:r>
        <w:t xml:space="preserve">I think it is implausible…and cannot also explain why then you found an effect/change for the low reward stimulus across phases. </w:t>
      </w:r>
    </w:p>
  </w:comment>
  <w:comment w:id="34" w:author="Gilles Pourtois" w:date="2019-02-12T15:02:00Z" w:initials="GP">
    <w:p w14:paraId="73D63071" w14:textId="42B664BD" w:rsidR="000374A5" w:rsidRDefault="000374A5">
      <w:pPr>
        <w:pStyle w:val="CommentText"/>
      </w:pPr>
      <w:r>
        <w:rPr>
          <w:rStyle w:val="CommentReference"/>
        </w:rPr>
        <w:annotationRef/>
      </w:r>
      <w:r>
        <w:t>Not sure about the accuracy of this</w:t>
      </w:r>
    </w:p>
  </w:comment>
  <w:comment w:id="35" w:author="Gilles Pourtois" w:date="2019-02-12T15:02:00Z" w:initials="GP">
    <w:p w14:paraId="200EEA2D" w14:textId="59935F08" w:rsidR="000374A5" w:rsidRDefault="000374A5">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6" w:author="Gilles Pourtois" w:date="2019-02-12T15:05:00Z" w:initials="GP">
    <w:p w14:paraId="33CFA73D" w14:textId="0976DB69" w:rsidR="000374A5" w:rsidRDefault="000374A5">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7" w:author="Gilles Pourtois" w:date="2019-02-12T15:07:00Z" w:initials="GP">
    <w:p w14:paraId="509D5469" w14:textId="2C771A37" w:rsidR="000374A5" w:rsidRDefault="000374A5">
      <w:pPr>
        <w:pStyle w:val="CommentText"/>
      </w:pPr>
      <w:r>
        <w:rPr>
          <w:rStyle w:val="CommentReference"/>
        </w:rPr>
        <w:annotationRef/>
      </w:r>
      <w:r>
        <w:t>Unsure about this again. What you measure here is competition between 2 value-based stimuli, not between goal and value.</w:t>
      </w:r>
    </w:p>
  </w:comment>
  <w:comment w:id="38" w:author="Gilles Pourtois" w:date="2019-02-12T15:08:00Z" w:initials="GP">
    <w:p w14:paraId="3395808D" w14:textId="34EB6B37" w:rsidR="000374A5" w:rsidRDefault="000374A5">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39" w:author="Gilles Pourtois" w:date="2019-02-12T15:10:00Z" w:initials="GP">
    <w:p w14:paraId="3307E5A0" w14:textId="388B2E15" w:rsidR="000374A5" w:rsidRDefault="000374A5">
      <w:pPr>
        <w:pStyle w:val="CommentText"/>
      </w:pPr>
      <w:r>
        <w:rPr>
          <w:rStyle w:val="CommentReference"/>
        </w:rPr>
        <w:annotationRef/>
      </w:r>
      <w:r>
        <w:t xml:space="preserve">Unclear to me which result of your study shows this? </w:t>
      </w:r>
    </w:p>
  </w:comment>
  <w:comment w:id="40" w:author="Gilles Pourtois" w:date="2019-02-12T15:10:00Z" w:initials="GP">
    <w:p w14:paraId="3439B156" w14:textId="59095BD5" w:rsidR="000374A5" w:rsidRDefault="000374A5">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1" w:author="Gilles Pourtois" w:date="2019-02-12T15:11:00Z" w:initials="GP">
    <w:p w14:paraId="73C043A4" w14:textId="30A7E057" w:rsidR="000374A5" w:rsidRDefault="000374A5">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2" w:author="Gilles Pourtois" w:date="2019-02-12T15:13:00Z" w:initials="GP">
    <w:p w14:paraId="29DCCCB8" w14:textId="540C3E26" w:rsidR="000374A5" w:rsidRDefault="000374A5">
      <w:pPr>
        <w:pStyle w:val="CommentText"/>
      </w:pPr>
      <w:r>
        <w:rPr>
          <w:rStyle w:val="CommentReference"/>
        </w:rPr>
        <w:annotationRef/>
      </w:r>
      <w:r>
        <w:t>Unclear to me this</w:t>
      </w:r>
    </w:p>
  </w:comment>
  <w:comment w:id="43" w:author="Ivan Grahek" w:date="2019-02-09T14:15:00Z" w:initials="IG">
    <w:p w14:paraId="0ECD07BE" w14:textId="00E18607" w:rsidR="000374A5" w:rsidRDefault="000374A5">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CA3AA" w14:textId="77777777" w:rsidR="00BE0B69" w:rsidRDefault="00BE0B69" w:rsidP="00AD5698">
      <w:pPr>
        <w:spacing w:after="0" w:line="240" w:lineRule="auto"/>
      </w:pPr>
      <w:r>
        <w:separator/>
      </w:r>
    </w:p>
  </w:endnote>
  <w:endnote w:type="continuationSeparator" w:id="0">
    <w:p w14:paraId="3DA82CF3" w14:textId="77777777" w:rsidR="00BE0B69" w:rsidRDefault="00BE0B69"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374A5" w:rsidRDefault="000374A5"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374A5" w:rsidRDefault="000374A5"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CA182" w14:textId="77777777" w:rsidR="00BE0B69" w:rsidRDefault="00BE0B69" w:rsidP="00AD5698">
      <w:pPr>
        <w:spacing w:after="0" w:line="240" w:lineRule="auto"/>
      </w:pPr>
      <w:r>
        <w:separator/>
      </w:r>
    </w:p>
  </w:footnote>
  <w:footnote w:type="continuationSeparator" w:id="0">
    <w:p w14:paraId="1D9D6594" w14:textId="77777777" w:rsidR="00BE0B69" w:rsidRDefault="00BE0B69"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6892326" w:rsidR="000374A5" w:rsidRDefault="000374A5">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6B62FB">
          <w:rPr>
            <w:noProof/>
            <w:szCs w:val="24"/>
          </w:rPr>
          <w:t>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0374A5" w:rsidRDefault="000374A5"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264C"/>
    <w:rsid w:val="00BD44F9"/>
    <w:rsid w:val="00BD5B66"/>
    <w:rsid w:val="00BD70C7"/>
    <w:rsid w:val="00BD75F7"/>
    <w:rsid w:val="00BD795E"/>
    <w:rsid w:val="00BE0B69"/>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DA8C1-E5B1-4A11-9FAA-AEC86B317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Pages>
  <Words>28422</Words>
  <Characters>162009</Characters>
  <Application>Microsoft Office Word</Application>
  <DocSecurity>0</DocSecurity>
  <Lines>1350</Lines>
  <Paragraphs>380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90</cp:revision>
  <cp:lastPrinted>2019-05-03T09:29:00Z</cp:lastPrinted>
  <dcterms:created xsi:type="dcterms:W3CDTF">2019-02-26T16:44:00Z</dcterms:created>
  <dcterms:modified xsi:type="dcterms:W3CDTF">2019-07-03T11:32:00Z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