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64F62049"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commentRangeStart w:id="0"/>
      <w:r w:rsidR="00234B2A" w:rsidRPr="00CA0030">
        <w:rPr>
          <w:sz w:val="40"/>
          <w:szCs w:val="40"/>
        </w:rPr>
        <w:t>Feature-based Attention and Reward: Insights from Steady-</w:t>
      </w:r>
      <w:r w:rsidR="00666A72">
        <w:rPr>
          <w:sz w:val="40"/>
          <w:szCs w:val="40"/>
        </w:rPr>
        <w:t>S</w:t>
      </w:r>
      <w:r w:rsidR="00234B2A" w:rsidRPr="00CA0030">
        <w:rPr>
          <w:sz w:val="40"/>
          <w:szCs w:val="40"/>
        </w:rPr>
        <w:t>tate Visually Evoked P</w:t>
      </w:r>
      <w:r w:rsidR="0047282E" w:rsidRPr="00CA0030">
        <w:rPr>
          <w:sz w:val="40"/>
          <w:szCs w:val="40"/>
        </w:rPr>
        <w:t>otentials</w:t>
      </w:r>
      <w:commentRangeEnd w:id="0"/>
      <w:r w:rsidR="00A10931">
        <w:rPr>
          <w:rStyle w:val="CommentReference"/>
        </w:rPr>
        <w:commentReference w:id="0"/>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5F4D4BB6" w:rsidR="001065D7" w:rsidRDefault="00F50A4B" w:rsidP="00EE20A8">
      <w:pPr>
        <w:pStyle w:val="Heading1"/>
        <w:spacing w:before="0" w:after="240"/>
      </w:pPr>
      <w:r w:rsidRPr="00F50A4B">
        <w:lastRenderedPageBreak/>
        <w:t>Abstract</w:t>
      </w:r>
    </w:p>
    <w:p w14:paraId="3517E125" w14:textId="77777777" w:rsidR="00EE20A8" w:rsidRPr="00180A9B" w:rsidRDefault="00EE20A8" w:rsidP="00EE20A8">
      <w:pPr>
        <w:spacing w:line="480" w:lineRule="auto"/>
      </w:pPr>
      <w:r>
        <w:t>Selective attention is thought to prioritize object features related to high rewards by increasing their saliency and decreasing the saliency of other features. This mechanism is proposed to be linked to the activity of the visual cortex. Electrophysiological studies have provided support for this account, but have focused on transient attention and neural activity when either high- or low-rewarded feature is present. In this study, we investigated the influence of reward presence and probability on the allocation of sustained feature-based attention using steady-state visual evoked potentials (SSVEPs). SSVEPs represent oscillatory responses of the visual cortex and allow for tracking of simultaneous allocation of attention toward multiple features. We recorded EEG in 40 participants while they completed the Random Dot Kinematogram task. Dots of two colors were tagged with different frequencies. On each trial, participants were instructed to attend one of the colors and detect coherent movements. After the first block (baseline), participants were informed that they could earn rewards (acquisition), and that the two colors were paired with high or low probability of earning a reward. In the third block (extinction) participants could not earn any rewards. Participants were faster and more accurate in the training and test blocks compared to baseline. No effect of reward probability on behavior was found. SSVEP amplitudes were increased for attended compared to unattended color. The amplitudes were decreased in training compared to baseline and test blocks. While the amplitude of the high-reward color remained the same across the blocks, the amplitude of the low-reward color was reduced in the training block. These results provide first evidence that SSVEPs can be used to detect the influence of rewards on feature-based sustained attention. Also, they provide an insight into the dynamics and trade-offs related to processing of features linked to different reward probabilities.</w:t>
      </w:r>
    </w:p>
    <w:p w14:paraId="70251DA2" w14:textId="77777777" w:rsidR="00EE20A8" w:rsidRDefault="00EE20A8" w:rsidP="00EE20A8">
      <w:pPr>
        <w:spacing w:line="480" w:lineRule="auto"/>
      </w:pPr>
      <w:r>
        <w:lastRenderedPageBreak/>
        <w:t xml:space="preserve">Keywords: attention; EEG; feature-based attention; reward; motivation; steady-state visually evoked potentials; frequency tagging  </w:t>
      </w:r>
    </w:p>
    <w:p w14:paraId="697F8BC7" w14:textId="77777777" w:rsidR="00EE20A8" w:rsidRPr="00EE20A8" w:rsidRDefault="00EE20A8" w:rsidP="00EE20A8"/>
    <w:p w14:paraId="60FE0C6C" w14:textId="77777777" w:rsidR="00EE20A8" w:rsidRPr="00EE20A8" w:rsidRDefault="00EE20A8" w:rsidP="00EE20A8">
      <w:pPr>
        <w:spacing w:after="0"/>
      </w:pPr>
    </w:p>
    <w:p w14:paraId="19006139" w14:textId="2BA1FEB8" w:rsidR="0054295E" w:rsidRDefault="0054295E" w:rsidP="0054295E">
      <w:pPr>
        <w:pStyle w:val="Heading1"/>
        <w:spacing w:before="0" w:after="240"/>
      </w:pPr>
      <w:r>
        <w:t>Introduction</w:t>
      </w:r>
    </w:p>
    <w:p w14:paraId="0A100585" w14:textId="77777777" w:rsidR="008130EE" w:rsidRDefault="00F8784F" w:rsidP="00F8784F">
      <w:pPr>
        <w:spacing w:line="480" w:lineRule="auto"/>
        <w:ind w:firstLine="720"/>
      </w:pPr>
      <w:r>
        <w:t>Due to capacity limitations, we can only process a small subset of the information which reaches our senses. This is why selective attention is a crucial process, as it determines which of the incoming stimuli will be further processed</w:t>
      </w:r>
      <w:r w:rsidR="00EE20A8">
        <w:t xml:space="preserve"> </w:t>
      </w:r>
      <w:r w:rsidR="00EE20A8">
        <w:fldChar w:fldCharType="begin" w:fldLock="1"/>
      </w:r>
      <w:r w:rsidR="00EE20A8">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EE20A8">
        <w:fldChar w:fldCharType="separate"/>
      </w:r>
      <w:r w:rsidR="00EE20A8" w:rsidRPr="006A3657">
        <w:rPr>
          <w:noProof/>
        </w:rPr>
        <w:t>(Chun, Golomb, &amp; Turk-Browne, 2011; Desimone &amp; Duncan, 1995)</w:t>
      </w:r>
      <w:r w:rsidR="00EE20A8">
        <w:fldChar w:fldCharType="end"/>
      </w:r>
      <w:r w:rsidR="00EE20A8">
        <w:t xml:space="preserve">. </w:t>
      </w:r>
      <w:r>
        <w:t>T</w:t>
      </w:r>
      <w:r w:rsidR="00EE20A8">
        <w:t>heories of attention postulate that stimuli are selected based on their physical salience (bottom-up)</w:t>
      </w:r>
      <w:r w:rsidR="004E4BDB">
        <w:t xml:space="preserve">, or based on current goals (top-down) </w:t>
      </w:r>
      <w:r w:rsidR="00EE20A8">
        <w:fldChar w:fldCharType="begin" w:fldLock="1"/>
      </w:r>
      <w:r w:rsidR="00EE20A8">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EE20A8">
        <w:fldChar w:fldCharType="separate"/>
      </w:r>
      <w:r w:rsidR="00EE20A8" w:rsidRPr="006A3657">
        <w:rPr>
          <w:noProof/>
        </w:rPr>
        <w:t>(Corbetta &amp; Shulman, 2002; Posner, 1980; Theeuwes, 2010)</w:t>
      </w:r>
      <w:r w:rsidR="00EE20A8">
        <w:fldChar w:fldCharType="end"/>
      </w:r>
      <w:r w:rsidR="00EE20A8">
        <w:t xml:space="preserve">. </w:t>
      </w:r>
      <w:r w:rsidR="004E4BDB">
        <w:t>Salient stimuli</w:t>
      </w:r>
      <w:r>
        <w:t>,</w:t>
      </w:r>
      <w:r w:rsidR="004E4BDB">
        <w:t xml:space="preserve"> such as sudden flashes of light or loud noises</w:t>
      </w:r>
      <w:r>
        <w:t>,</w:t>
      </w:r>
      <w:r w:rsidR="004E4BDB">
        <w:t xml:space="preserve"> captu</w:t>
      </w:r>
      <w:r w:rsidR="008130EE">
        <w:t xml:space="preserve">re our attention in an </w:t>
      </w:r>
      <w:r w:rsidR="004E4BDB">
        <w:t>involuntary fashion</w:t>
      </w:r>
      <w:r w:rsidR="008130EE">
        <w:t xml:space="preserve"> (REF)</w:t>
      </w:r>
      <w:r w:rsidR="004E4BDB">
        <w:t xml:space="preserve">. </w:t>
      </w:r>
      <w:r w:rsidR="008130EE">
        <w:t>Attentional resources can also be allocated based on the current goals of an individual, through a process called cognitive control</w:t>
      </w:r>
      <w:r w:rsidR="004E4BDB">
        <w:t xml:space="preserve"> </w:t>
      </w:r>
      <w:r w:rsidR="00B06880">
        <w:fldChar w:fldCharType="begin" w:fldLock="1"/>
      </w:r>
      <w:r w:rsidR="00B06880">
        <w:instrText>ADDIN CSL_CITATION {"citationItems":[{"id":"ITEM-1","itemData":{"DOI":"10.1111/cogs.12126","author":[{"dropping-particle":"","family":"Botvinick","given":"Matthew M","non-dropping-particle":"","parse-names":false,"suffix":""},{"dropping-particle":"","family":"Cohen","given":"Jonathan D","non-dropping-particle":"","parse-names":false,"suffix":""}],"id":"ITEM-1","issued":{"date-parts":[["2014"]]},"page":"1249-1285","title":"The Computational and Neural Basis of Cognitive Control : Charted Territory and New Frontiers","type":"article-journal","volume":"38"},"uris":["http://www.mendeley.com/documents/?uuid=9dd9691a-2968-4669-b164-8caac20ac0b1"]},{"id":"ITEM-2","itemData":{"DOI":"10.1016/j.cortex.2016.04.023","ISBN":"1973-8102 (Electronic) 0010-9452 (Linking)","ISSN":"19738102","PMID":"27251123","abstract":"Executive functions (EFs) are high-level cognitive processes, often associated with the frontal lobes, that control lower level processes in the service of goal-directed behavior. They include abilities such as response inhibition, interference control, working memory updating, and set shifting. EFs show a general pattern of shared but distinct functions, a pattern described as “unity and diversity”. We review studies of EF unity and diversity at the behavioral and genetic levels, focusing on studies of normal individual differences and what they reveal about the functional organization of these cognitive abilities. In particular, we review evidence that across multiple ages and populations, commonly studied EFs (a) are robustly correlated but separable when measured with latent variables; (b) are not the same as general intelligence or g; (c) are highly heritable at the latent level and seemingly also highly polygenic; and (d) activate both common and specific neural areas and can be linked to individual differences in neural activation, volume, and connectivity. We highlight how considering individual differences at the behavioral and neural levels can add considerable insight to the investigation of the functional organization of the brain, and conclude with some key points about individual differences to consider when interpreting neuropsychological patterns of dissociation.","author":[{"dropping-particle":"","family":"Friedman","given":"Naomi P.","non-dropping-particle":"","parse-names":false,"suffix":""},{"dropping-particle":"","family":"Miyake","given":"Akira","non-dropping-particle":"","parse-names":false,"suffix":""}],"container-title":"Cortex","id":"ITEM-2","issued":{"date-parts":[["2017"]]},"page":"186-204","publisher":"Elsevier Ltd","title":"Unity and diversity of executive functions: Individual differences as a window on cognitive structure","type":"article-journal","volume":"86"},"uris":["http://www.mendeley.com/documents/?uuid=cec273ec-3baa-4925-a187-c496b38a784f"]}],"mendeley":{"formattedCitation":"(Botvinick &amp; Cohen, 2014; Friedman &amp; Miyake, 2017)","plainTextFormattedCitation":"(Botvinick &amp; Cohen, 2014; Friedman &amp; Miyake, 2017)","previouslyFormattedCitation":"(Botvinick &amp; Cohen, 2014; Friedman &amp; Miyake, 2017)"},"properties":{"noteIndex":0},"schema":"https://github.com/citation-style-language/schema/raw/master/csl-citation.json"}</w:instrText>
      </w:r>
      <w:r w:rsidR="00B06880">
        <w:fldChar w:fldCharType="separate"/>
      </w:r>
      <w:r w:rsidR="00B06880" w:rsidRPr="00B06880">
        <w:rPr>
          <w:noProof/>
        </w:rPr>
        <w:t>(Botvinick &amp; Cohen, 2014; Friedman &amp; Miyake, 2017)</w:t>
      </w:r>
      <w:r w:rsidR="00B06880">
        <w:fldChar w:fldCharType="end"/>
      </w:r>
      <w:r w:rsidR="00B06880">
        <w:t xml:space="preserve">. </w:t>
      </w:r>
    </w:p>
    <w:p w14:paraId="34BF1322" w14:textId="77777777" w:rsidR="008130EE" w:rsidRDefault="00B06880" w:rsidP="00F8784F">
      <w:pPr>
        <w:spacing w:line="480" w:lineRule="auto"/>
        <w:ind w:firstLine="720"/>
      </w:pPr>
      <w:r>
        <w:t xml:space="preserve">Cognitive control processes, such as attentional control, task-switching, and response inhibition, are enhanced by rewards </w:t>
      </w:r>
      <w:r>
        <w:fldChar w:fldCharType="begin" w:fldLock="1"/>
      </w:r>
      <w:r w:rsidR="00D971C8">
        <w:instrText>ADDIN CSL_CITATION {"citationItems":[{"id":"ITEM-1","itemData":{"DOI":"10.1146/annurev-psych-010814-015044","ISBN":"1545-2085 (Electronic) 0066-4308 (Linking)","ISSN":"0066-4308","PMID":"25251491","abstract":"Research on cognitive control and executive function has long recognized the relevance of motivational factors. Recently, however, the topic has come increasingly to center stage, with a surge of new studies examining the in-terface of motivation and cognitive control. In the present article we survey research situated at this interface, considering work from cognitive and social psychology and behavioral economics, but with a particular focus on neuro-science research. We organize existing findings into three core areas, consid-ering them in the light of currently vying theoretical perspectives. Based on the accumulated evidence, we advocate for a view of control function that treats it as a domain of reward-based decision making. More broadly, we argue that neuroscientific evidence plays a critical role in understanding the mechanisms by which motivation and cognitive control interact. Opportu-nities for further cross-fertilization between behavioral and neuroscientific research are highlighted.","author":[{"dropping-particle":"","family":"Botvinick","given":"Matthew M","non-dropping-particle":"","parse-names":false,"suffix":""},{"dropping-particle":"","family":"Braver","given":"Todd","non-dropping-particle":"","parse-names":false,"suffix":""}],"container-title":"Annual Review of Psychology","id":"ITEM-1","issued":{"date-parts":[["2015"]]},"page":"83-113","title":"Motivation and Cognitive Control: From Behavior to Neural Mechanism","type":"article-journal","volume":"66"},"uris":["http://www.mendeley.com/documents/?uuid=572bd76b-1dd8-43e4-88e0-ec4916a4965f"]}],"mendeley":{"formattedCitation":"(Botvinick &amp; Braver, 2015)","plainTextFormattedCitation":"(Botvinick &amp; Braver, 2015)","previouslyFormattedCitation":"(Botvinick &amp; Braver, 2015)"},"properties":{"noteIndex":0},"schema":"https://github.com/citation-style-language/schema/raw/master/csl-citation.json"}</w:instrText>
      </w:r>
      <w:r>
        <w:fldChar w:fldCharType="separate"/>
      </w:r>
      <w:r w:rsidRPr="00B06880">
        <w:rPr>
          <w:noProof/>
        </w:rPr>
        <w:t>(Botvinick &amp; Braver, 2015)</w:t>
      </w:r>
      <w:r>
        <w:fldChar w:fldCharType="end"/>
      </w:r>
      <w:r w:rsidR="00D971C8">
        <w:t xml:space="preserve">. </w:t>
      </w:r>
      <w:r w:rsidR="00D86F4B">
        <w:t>This</w:t>
      </w:r>
      <w:r w:rsidR="00D971C8">
        <w:t xml:space="preserve"> close relationship between motivation and cognitive control has been formalized in several computational accounts of cognitive control which emphasize the role of rewards in the allocation of cognitive resources such as attention </w:t>
      </w:r>
      <w:r w:rsidR="00D971C8">
        <w:fldChar w:fldCharType="begin" w:fldLock="1"/>
      </w:r>
      <w:r w:rsidR="0046723F">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Review","id":"ITEM-2","issue":"1","issued":{"date-parts":[["2015"]]},"page":"54-83","title":"Hierarchical control over effortful behavior by rodent medial frontal cortex: A computational model","type":"article-journal","volume":"122"},"uris":["http://www.mendeley.com/documents/?uuid=7636e311-b62c-490e-9b92-00e71c95ddf3"]},{"id":"ITEM-3","itemData":{"DOI":"10.1162/jocn_a_01140","ISSN":"0898-929X","PMID":"23647519","author":[{"dropping-particle":"","family":"Brown","given":"Joshua W.","non-dropping-particle":"","parse-names":false,"suffix":""},{"dropping-particle":"","family":"Alexander","given":"William H.","non-dropping-particle":"","parse-names":false,"suffix":""}],"container-title":"Journal of Cognitive Neuroscience","id":"ITEM-3","issue":"10","issued":{"date-parts":[["2017","10"]]},"page":"1656-1673","title":"Foraging Value, Risk Avoidance, and Multiple Control Signals: How the Anterior Cingulate Cortex Controls Value-based Decision-making","type":"article-journal","volume":"29"},"uris":["http://www.mendeley.com/documents/?uuid=6d5d3bcb-adb2-4b91-b5cf-b5b84573cfcf"]},{"id":"ITEM-4","itemData":{"DOI":"10.3389/fnbeh.2015.00057","ISBN":"1662-5153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D971C8">
        <w:fldChar w:fldCharType="separate"/>
      </w:r>
      <w:r w:rsidR="00D971C8" w:rsidRPr="00D971C8">
        <w:rPr>
          <w:noProof/>
        </w:rPr>
        <w:t>(Brown &amp; Alexander, 2017; Holroyd &amp; McClure, 2015; Shenhav, Botvinick, &amp; Cohen, 2013; Verguts, Vassena, &amp; Silvetti, 2015)</w:t>
      </w:r>
      <w:r w:rsidR="00D971C8">
        <w:fldChar w:fldCharType="end"/>
      </w:r>
      <w:r w:rsidR="00D971C8">
        <w:t>. Despite large differences</w:t>
      </w:r>
      <w:r w:rsidR="00F8784F">
        <w:t>,</w:t>
      </w:r>
      <w:r w:rsidR="00D971C8">
        <w:t xml:space="preserve"> many of these models postulate that control is allocated in a way that maximizes the potential rewards and minimizes the costs.  </w:t>
      </w:r>
    </w:p>
    <w:p w14:paraId="08ABFA16" w14:textId="77777777" w:rsidR="008130EE" w:rsidRDefault="008130EE" w:rsidP="008130EE">
      <w:pPr>
        <w:spacing w:line="480" w:lineRule="auto"/>
        <w:ind w:firstLine="720"/>
      </w:pPr>
      <w:r>
        <w:lastRenderedPageBreak/>
        <w:t>R</w:t>
      </w:r>
      <w:r w:rsidR="004E4BDB">
        <w:t xml:space="preserve">ecent </w:t>
      </w:r>
      <w:r w:rsidR="00D971C8">
        <w:t>r</w:t>
      </w:r>
      <w:r w:rsidR="00EE20A8">
        <w:t>ese</w:t>
      </w:r>
      <w:r w:rsidR="004E4BDB">
        <w:t>arch on the influence of reward history</w:t>
      </w:r>
      <w:r w:rsidR="00EE20A8">
        <w:t xml:space="preserve"> on visual selective attention has provided a potential third mechanism </w:t>
      </w:r>
      <w:r w:rsidR="00D971C8">
        <w:t xml:space="preserve">that guides attention. This mechanism is proposed to be neither top-down nor bottom-up. </w:t>
      </w:r>
      <w:r w:rsidR="00EE20A8">
        <w:t xml:space="preserve">The most widely used experimental approach used to demonstrate </w:t>
      </w:r>
      <w:r>
        <w:t>the effects based on such a mechanism is</w:t>
      </w:r>
      <w:r w:rsidR="00EE20A8">
        <w:t xml:space="preserve"> the training-test design </w:t>
      </w:r>
      <w:r w:rsidR="00EE20A8">
        <w:fldChar w:fldCharType="begin" w:fldLock="1"/>
      </w:r>
      <w:r w:rsidR="00EE20A8">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Sciences","id":"ITEM-2","issue":"1","issued":{"date-parts":[["2016"]]},"page":"24-39","title":"The attention habit: How reward learning shapes attentional selection","type":"article-journal","volume":"1369"},"uris":["http://www.mendeley.com/documents/?uuid=bd59dcb3-a38e-40d4-8c32-43def30d92a0"]},{"id":"ITEM-3","itemData":{"DOI":"10.1016/j.visres.2012.12.005","ISBN":"0042-6989","ISSN":"00426989","PMID":"23262054","abstract":"Visual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2017)","manualFormatting":"(for reviews see: Anderson, 2016; Chelazzi, Perlato, Santandrea, &amp; Della Libera, 2013; Failing &amp; Theeuwes, 2017)","plainTextFormattedCitation":"(B. A. Anderson, 2016; Chelazzi, Perlato, Santandrea, &amp; Della Libera, 2013; M. Failing &amp; Theeuwes, 2017)","previouslyFormattedCitation":"(B. A. Anderson, 2016; Chelazzi, Perlato, Santandrea, &amp; Della Libera, 2013; M. Failing &amp; Theeuwes, 2017)"},"properties":{"noteIndex":0},"schema":"https://github.com/citation-style-language/schema/raw/master/csl-citation.json"}</w:instrText>
      </w:r>
      <w:r w:rsidR="00EE20A8">
        <w:fldChar w:fldCharType="separate"/>
      </w:r>
      <w:r w:rsidR="00EE20A8" w:rsidRPr="003F0733">
        <w:rPr>
          <w:noProof/>
        </w:rPr>
        <w:t>(</w:t>
      </w:r>
      <w:r w:rsidR="00EE20A8">
        <w:rPr>
          <w:noProof/>
        </w:rPr>
        <w:t xml:space="preserve">for reviews see: </w:t>
      </w:r>
      <w:r w:rsidR="00EE20A8" w:rsidRPr="003F0733">
        <w:rPr>
          <w:noProof/>
        </w:rPr>
        <w:t>Anderson, 2016; Chelazzi, Perlato, Santandrea, &amp; Della Libera, 2013; Failing &amp; Theeuwes, 2017)</w:t>
      </w:r>
      <w:r w:rsidR="00EE20A8">
        <w:fldChar w:fldCharType="end"/>
      </w:r>
      <w:r w:rsidR="00EE20A8">
        <w:t xml:space="preserve">. During training (reward phase) participants are </w:t>
      </w:r>
      <w:r>
        <w:t>performing</w:t>
      </w:r>
      <w:r w:rsidR="00EE20A8">
        <w:t xml:space="preserve"> an attention task in which different features </w:t>
      </w:r>
      <w:r>
        <w:t>or objects</w:t>
      </w:r>
      <w:r w:rsidR="00EE20A8">
        <w:t xml:space="preserve"> are paired with different reward magnitudes or frequencies. For example, correct detection of a red stimulus in a visual search array is always followed by receipt of a high monetary reward, while other colors are paired with low or no reward. In the following test phase (extinction phase) participants are informed that they cannot earn any more rewards. </w:t>
      </w:r>
    </w:p>
    <w:p w14:paraId="293CA4DB" w14:textId="74C5EAE2" w:rsidR="00EE20A8" w:rsidRDefault="00EE20A8" w:rsidP="008130EE">
      <w:pPr>
        <w:spacing w:line="480" w:lineRule="auto"/>
        <w:ind w:firstLine="720"/>
      </w:pPr>
      <w:r>
        <w:t xml:space="preserve">Using </w:t>
      </w:r>
      <w:r w:rsidR="008130EE">
        <w:t>the training-test</w:t>
      </w:r>
      <w:r>
        <w:t xml:space="preserve"> design it was demonstrated that objects paired with high rewards are easier to select as targets and harder to ignore as distractors, while the opposite is true for objects related to low rewards </w:t>
      </w:r>
      <w:r>
        <w:fldChar w:fldCharType="begin" w:fldLock="1"/>
      </w:r>
      <w:r>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losses","type":"article-journal","volume":"20"},"uris":["http://www.mendeley.com/documents/?uuid=45e6fa21-0796-4fec-bf7d-e583dc652a17"]}],"mendeley":{"formattedCitation":"(Della Libera &amp; Chelazzi, 2009)","plainTextFormattedCitation":"(Della Libera &amp; Chelazzi, 2009)","previouslyFormattedCitation":"(Della Libera &amp; Chelazzi, 2009)"},"properties":{"noteIndex":0},"schema":"https://github.com/citation-style-language/schema/raw/master/csl-citation.json"}</w:instrText>
      </w:r>
      <w:r>
        <w:fldChar w:fldCharType="separate"/>
      </w:r>
      <w:r w:rsidRPr="008C257C">
        <w:rPr>
          <w:noProof/>
        </w:rPr>
        <w:t>(Della Libera &amp; Chelazzi, 2009)</w:t>
      </w:r>
      <w:r>
        <w:fldChar w:fldCharType="end"/>
      </w:r>
      <w:r>
        <w:t xml:space="preserve">. In a series of studies using a visual search task, it was demonstrated that distractors related to high rewards are harder to ignore even when no more rewards can be earned and participants are instructed to ignore the color information </w:t>
      </w:r>
      <w:r>
        <w:fldChar w:fldCharType="begin" w:fldLock="1"/>
      </w:r>
      <w: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fldChar w:fldCharType="separate"/>
      </w:r>
      <w:r w:rsidRPr="006C0C9B">
        <w:rPr>
          <w:noProof/>
        </w:rPr>
        <w:t>(Anderson, Laurent, &amp; Yantis, 2011)</w:t>
      </w:r>
      <w:r>
        <w:fldChar w:fldCharType="end"/>
      </w:r>
      <w:r>
        <w:t xml:space="preserve">. This effect, termed the value-driven attentional bias, was present if the training and test phase are separated by several weeks </w:t>
      </w:r>
      <w:r>
        <w:fldChar w:fldCharType="begin" w:fldLock="1"/>
      </w:r>
      <w:r>
        <w:instrText>ADDIN CSL_CITATION {"citationItems":[{"id":"ITEM-1","itemData":{"DOI":"10.1037/a0030860","ISSN":"1939-1277","author":[{"dropping-particle":"","family":"Anderson","given":"Brian A","non-dropping-particle":"","parse-names":false,"suffix":""},{"dropping-particle":"","family":"Yantis","given":"Steven","non-dropping-particle":"","parse-names":false,"suffix":""}],"container-title":"Journal of Experimental Psychology: Human Perception and Performance","id":"ITEM-1","issue":"1","issued":{"date-parts":[["2013"]]},"page":"6-9","title":"Persistence of value-driven attentional capture.","type":"article-journal","volume":"39"},"uris":["http://www.mendeley.com/documents/?uuid=c63a449e-755f-482e-a320-d52d3212fa35"]}],"mendeley":{"formattedCitation":"(B. A. Anderson &amp; Yantis, 2013)","manualFormatting":"(Anderson &amp; Yantis, 2013)","plainTextFormattedCitation":"(B. A. Anderson &amp; Yantis, 2013)","previouslyFormattedCitation":"(B. A. Anderson &amp; Yantis, 2013)"},"properties":{"noteIndex":0},"schema":"https://github.com/citation-style-language/schema/raw/master/csl-citation.json"}</w:instrText>
      </w:r>
      <w:r>
        <w:fldChar w:fldCharType="separate"/>
      </w:r>
      <w:r>
        <w:rPr>
          <w:noProof/>
        </w:rPr>
        <w:t>(</w:t>
      </w:r>
      <w:r w:rsidRPr="006C0C9B">
        <w:rPr>
          <w:noProof/>
        </w:rPr>
        <w:t>Anderson &amp; Yantis, 2013)</w:t>
      </w:r>
      <w:r>
        <w:fldChar w:fldCharType="end"/>
      </w:r>
      <w:r>
        <w:t xml:space="preserve">. Similar results were found in a visual search task even when the distractor stimuli related to rewards were always task-irrelevant </w:t>
      </w:r>
      <w:r>
        <w:fldChar w:fldCharType="begin" w:fldLock="1"/>
      </w:r>
      <w:r>
        <w:instrText>ADDIN CSL_CITATION {"citationItems":[{"id":"ITEM-1","itemData":{"DOI":"10.1080/13506285.2014.994252","ISBN":"1350-6285","ISSN":"1350-6285","abstract":"Two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Cognition","id":"ITEM-1","issue":"May 2015","issued":{"date-parts":[["2015"]]},"page":"1-26","title":"Cognitive control and counterproductive oculomotor capture by reward-related stimuli","type":"article-journal","volume":"6285"},"uris":["http://www.mendeley.com/documents/?uuid=07365e89-6c75-43b3-ae52-580dd3021bb4"]}],"mendeley":{"formattedCitation":"(Pearson, Donkin, Tran, Most, &amp; Le Pelley, 2015)","plainTextFormattedCitation":"(Pearson, Donkin, Tran, Most, &amp; Le Pelley, 2015)","previouslyFormattedCitation":"(Pearson, Donkin, Tran, Most, &amp; Le Pelley, 2015)"},"properties":{"noteIndex":0},"schema":"https://github.com/citation-style-language/schema/raw/master/csl-citation.json"}</w:instrText>
      </w:r>
      <w:r>
        <w:fldChar w:fldCharType="separate"/>
      </w:r>
      <w:r w:rsidRPr="009237BE">
        <w:rPr>
          <w:noProof/>
        </w:rPr>
        <w:t>(Pearson, Donkin, Tran, Most, &amp; Le Pelley, 2015)</w:t>
      </w:r>
      <w:r>
        <w:fldChar w:fldCharType="end"/>
      </w:r>
      <w:r>
        <w:t xml:space="preserve"> and using the spatial cueing task </w:t>
      </w:r>
      <w:r>
        <w:fldChar w:fldCharType="begin" w:fldLock="1"/>
      </w:r>
      <w:r>
        <w:instrText>ADDIN CSL_CITATION {"citationItems":[{"id":"ITEM-1","itemData":{"DOI":"10.1167/14.5.6.doi","ISSN":"1534-7362","PMID":"24819737","abstract":"Classic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Vision","id":"ITEM-1","issue":"2014","issued":{"date-parts":[["2014"]]},"page":"1-9","title":"Exogenous visual orienting by reward","type":"article-journal","volume":"14"},"uris":["http://www.mendeley.com/documents/?uuid=42255e82-e8b3-4659-a168-287f428c6ebe"]}],"mendeley":{"formattedCitation":"(M. F. Failing &amp; Theeuwes, 2014)","manualFormatting":"(Failing &amp; Theeuwes, 2014)","plainTextFormattedCitation":"(M. F. Failing &amp; Theeuwes, 2014)","previouslyFormattedCitation":"(M. F. Failing &amp; Theeuwes, 2014)"},"properties":{"noteIndex":0},"schema":"https://github.com/citation-style-language/schema/raw/master/csl-citation.json"}</w:instrText>
      </w:r>
      <w:r>
        <w:fldChar w:fldCharType="separate"/>
      </w:r>
      <w:r w:rsidRPr="004C5142">
        <w:rPr>
          <w:noProof/>
        </w:rPr>
        <w:t>(Failing &amp; Theeuwes, 2014)</w:t>
      </w:r>
      <w:r>
        <w:fldChar w:fldCharType="end"/>
      </w:r>
      <w:r>
        <w:t xml:space="preserve">. </w:t>
      </w:r>
    </w:p>
    <w:p w14:paraId="168D31D7" w14:textId="210D86DE" w:rsidR="00EE20A8" w:rsidRDefault="00EE20A8" w:rsidP="00EE20A8">
      <w:pPr>
        <w:spacing w:line="480" w:lineRule="auto"/>
        <w:ind w:firstLine="284"/>
      </w:pPr>
      <w:r>
        <w:tab/>
        <w:t xml:space="preserve">Neuroimaging studies have mainly focused on the effects of rewards on attention during the training phase. In an fMRI experiment it was demonstrated that the representation of objects (cars, trees, or people in naturalistic images) object-selective visual cortex paired with high </w:t>
      </w:r>
      <w:r>
        <w:lastRenderedPageBreak/>
        <w:t xml:space="preserve">rewards was enhanced, while the representation of objects paired with low rewards was suppressed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&amp; Peelen, 2015)"},"properties":{"noteIndex":0},"schema":"https://github.com/citation-style-language/schema/raw/master/csl-citation.json"}</w:instrText>
      </w:r>
      <w:r>
        <w:fldChar w:fldCharType="separate"/>
      </w:r>
      <w:r w:rsidRPr="00545923">
        <w:rPr>
          <w:noProof/>
        </w:rPr>
        <w:t>(Hickey &amp; Peelen, 2015)</w:t>
      </w:r>
      <w:r>
        <w:fldChar w:fldCharType="end"/>
      </w:r>
      <w:r>
        <w:t xml:space="preserve">. Using electroencephalography in a visual search task it was demonstrated that previous rewards facilitate perpetual activity and lead to an increase in the deployment of attention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fldChar w:fldCharType="separate"/>
      </w:r>
      <w:r w:rsidRPr="00545923">
        <w:rPr>
          <w:noProof/>
        </w:rPr>
        <w:t>(Hickey, Chelazzi, &amp; Theeuwes, 2010)</w:t>
      </w:r>
      <w:r>
        <w:fldChar w:fldCharType="end"/>
      </w:r>
      <w:r>
        <w:t xml:space="preserve">. They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also found when object categories were linked to different reward schedules </w:t>
      </w:r>
      <w:r>
        <w:fldChar w:fldCharType="begin" w:fldLock="1"/>
      </w:r>
      <w:r>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fldChar w:fldCharType="separate"/>
      </w:r>
      <w:r w:rsidRPr="008458D0">
        <w:rPr>
          <w:noProof/>
        </w:rPr>
        <w:t>(Donohue et al., 2016)</w:t>
      </w:r>
      <w:r>
        <w:fldChar w:fldCharType="end"/>
      </w:r>
      <w:r>
        <w:t xml:space="preserve">. An ERP study used a training-test design and found a larger P1 component for stimuli associated with high rewards up to 7 days after the training </w:t>
      </w:r>
      <w:r>
        <w:fldChar w:fldCharType="begin" w:fldLock="1"/>
      </w:r>
      <w:r>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fldChar w:fldCharType="separate"/>
      </w:r>
      <w:r w:rsidRPr="00674F83">
        <w:rPr>
          <w:noProof/>
        </w:rPr>
        <w:t>(MacLean &amp; Giesbrecht, 2015)</w:t>
      </w:r>
      <w:r>
        <w:fldChar w:fldCharType="end"/>
      </w:r>
      <w:r>
        <w:t xml:space="preserve">.  </w:t>
      </w:r>
    </w:p>
    <w:p w14:paraId="2E36E826" w14:textId="77777777" w:rsidR="00BC7927" w:rsidRDefault="00EE20A8" w:rsidP="00EE20A8">
      <w:pPr>
        <w:spacing w:line="480" w:lineRule="auto"/>
        <w:ind w:firstLine="720"/>
      </w:pPr>
      <w:r>
        <w:t xml:space="preserve">The </w:t>
      </w:r>
      <w:r w:rsidR="009E0B63">
        <w:t xml:space="preserve">described </w:t>
      </w:r>
      <w:r>
        <w:t xml:space="preserve">behavioral and neuroimaging studies have led to the proposal that rewards can teach visual selective attention, and guide it </w:t>
      </w:r>
      <w:r w:rsidR="009E0B63">
        <w:t>in spite of</w:t>
      </w:r>
      <w:r>
        <w:t xml:space="preserve"> the current goals</w:t>
      </w:r>
      <w:r w:rsidR="00D86F4B">
        <w:t>,</w:t>
      </w:r>
      <w:r>
        <w:t xml:space="preserve"> and with no changes in physical salience of the stimuli </w:t>
      </w:r>
      <w:r>
        <w:fldChar w:fldCharType="begin" w:fldLock="1"/>
      </w:r>
      <w:r>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Sciences","id":"ITEM-3","issue":"25","issued":{"date-parts":[["2011","6","21"]]},"page":"10367-10371","title":"Value-driven attentional capture","type":"article-journal","volume":"108"},"uris":["http://www.mendeley.com/documents/?uuid=d494dedf-304d-438c-ad37-25ad56194e7e"]},{"id":"ITEM-4","itemData":{"DOI":"10.1016/j.visres.2012.12.005","ISBN":"0042-6989","ISSN":"00426989","PMID":"23262054","abstract":"Visual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et al., 2011; Awh, Belopolsky, &amp; Theeuwes, 2012; Chelazzi et al., 2013; M. Failing &amp; Theeuwes, 2017)","manualFormatting":"(Anderson, Laurent, &amp; Yantis, 2011; Awh, Belopolsky, &amp; Theeuwes, 2012; Chelazzi, Perlato, Santandrea, &amp; Della Libera, 2013; Failing &amp; Theeuwes, 2017)","plainTextFormattedCitation":"(B. a Anderson et al., 2011; Awh, Belopolsky, &amp; Theeuwes, 2012; Chelazzi et al., 2013; M. Failing &amp; Theeuwes, 2017)","previouslyFormattedCitation":"(B. a Anderson et al., 2011; Awh, Belopolsky, &amp; Theeuwes, 2012; Chelazzi et al., 2013; M. Failing &amp; Theeuwes, 2017)"},"properties":{"noteIndex":0},"schema":"https://github.com/citation-style-language/schema/raw/master/csl-citation.json"}</w:instrText>
      </w:r>
      <w:r>
        <w:fldChar w:fldCharType="separate"/>
      </w:r>
      <w:r w:rsidRPr="00117A39">
        <w:rPr>
          <w:noProof/>
        </w:rPr>
        <w:t>(Anderson, Laurent, &amp; Yantis, 2011; Awh, Belopolsky, &amp; Theeuwes, 2012; Chelazzi, Perlato, Santandrea, &amp; Della Libera, 2013; Failing &amp; Theeuwes, 2017)</w:t>
      </w:r>
      <w:r>
        <w:fldChar w:fldCharType="end"/>
      </w:r>
      <w:r w:rsidR="00D229B8">
        <w:t>. This idea has generated a</w:t>
      </w:r>
      <w:r>
        <w:t xml:space="preserve"> lot of research and has important implication for both cognitive theory, as well as clinical translations</w:t>
      </w:r>
      <w:r w:rsidR="00D229B8">
        <w:t xml:space="preserve"> </w:t>
      </w:r>
      <w:r w:rsidR="00D229B8">
        <w:fldChar w:fldCharType="begin" w:fldLock="1"/>
      </w:r>
      <w:r w:rsidR="009552B1">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8dca8e70-4254-44ba-97c3-6ce5b657c56b"]},{"id":"ITEM-2","itemData":{"DOI":"10.3758/s13423-017-1240-9","ISSN":"1069-9384","author":[{"dropping-particle":"","family":"Anderson","given":"Brian A.","non-dropping-particle":"","parse-names":false,"suffix":""},{"dropping-particle":"","family":"Chiu","given":"Michelle","non-dropping-particle":"","parse-names":false,"suffix":""},{"dropping-particle":"","family":"DiBartolo","given":"Michelle M.","non-dropping-particle":"","parse-names":false,"suffix":""},{"dropping-particle":"","family":"Leal","given":"Stephanie L.","non-dropping-particle":"","parse-names":false,"suffix":""}],"container-title":"Psychonomic Bulletin &amp; Review","id":"ITEM-2","issue":"February","issued":{"date-parts":[["2017"]]},"publisher":"Psychonomic Bulletin &amp; Review","title":"On t</w:instrText>
      </w:r>
      <w:r w:rsidR="009552B1">
        <w:rPr>
          <w:rFonts w:ascii="Tahoma" w:hAnsi="Tahoma" w:cs="Tahoma"/>
        </w:rPr>
        <w:instrText>﻿</w:instrText>
      </w:r>
      <w:r w:rsidR="009552B1">
        <w:instrText>he distinction between value-driven attention and selection history: Evidence from individuals with depressive symptoms","type":"article-journal"},"uris":["http://www.mendeley.com/documents/?uuid=8f3a35d6-09cf-4ef3-8dde-0d6fd233386a"]}],"mendeley":{"formattedCitation":"(B. A. Anderson, Chiu, DiBartolo, &amp; Leal, 2017; B. A. Anderson, Leal, Hall, Yassa, &amp; Yantis, 2014)","manualFormatting":"(for example, the value-driven attentional bias is reduced in individuals with depression: Anderson, Chiu, DiBartolo, &amp; Leal, 2017; Anderson, Leal, Hall, Yassa, &amp; Yantis, 2014)","plainTextFormattedCitation":"(B. A. Anderson, Chiu, DiBartolo, &amp; Leal, 2017; B. A. Anderson, Leal, Hall, Yassa, &amp; Yantis, 2014)","previouslyFormattedCitation":"(B. A. Anderson, Chiu, DiBartolo, &amp; Leal, 2017; B. A. Anderson, Leal, Hall, Yassa, &amp; Yantis, 2014)"},"properties":{"noteIndex":0},"schema":"https://github.com/citation-style-language/schema/raw/master/csl-citation.json"}</w:instrText>
      </w:r>
      <w:r w:rsidR="00D229B8">
        <w:fldChar w:fldCharType="separate"/>
      </w:r>
      <w:r w:rsidR="00D229B8" w:rsidRPr="00D229B8">
        <w:rPr>
          <w:noProof/>
        </w:rPr>
        <w:t>(</w:t>
      </w:r>
      <w:r w:rsidR="00463635">
        <w:rPr>
          <w:noProof/>
        </w:rPr>
        <w:t xml:space="preserve">for example, the value-driven attentional bias is reduced in individuals with depression: </w:t>
      </w:r>
      <w:r w:rsidR="00D229B8" w:rsidRPr="00D229B8">
        <w:rPr>
          <w:noProof/>
        </w:rPr>
        <w:t>Anderson, Chiu, DiBartolo, &amp; Leal, 2017; Anderson, Leal, Hall, Yassa, &amp; Yantis, 2014)</w:t>
      </w:r>
      <w:r w:rsidR="00D229B8">
        <w:fldChar w:fldCharType="end"/>
      </w:r>
      <w:r w:rsidR="00463635">
        <w:t>.</w:t>
      </w:r>
      <w:r>
        <w:t xml:space="preserve"> </w:t>
      </w:r>
    </w:p>
    <w:p w14:paraId="41BDB522" w14:textId="0C9A65EA" w:rsidR="00EE20A8" w:rsidRDefault="00EE20A8" w:rsidP="00EE20A8">
      <w:pPr>
        <w:spacing w:line="480" w:lineRule="auto"/>
        <w:ind w:firstLine="720"/>
      </w:pPr>
      <w:r>
        <w:t>However, current studies leave a number of issues unanswered. First, most of the studies, especially the electrophysiological ones, have focused on transient attention: they have investigated the quick processing of briefly presented stimuli. This approach could favor the fast and automatic effects of reward history on attention. Second, most of the studies on the value-</w:t>
      </w:r>
      <w:r>
        <w:lastRenderedPageBreak/>
        <w:t xml:space="preserve">driven attentional bias have used the visual search task and introduced rewards related to the features (in most cases colors) present in the search array. In this way, it is hard to rule out the possibility that spatial and feature-based attention are confounded. </w:t>
      </w:r>
      <w:r w:rsidR="00FD25AD">
        <w:t>Third</w:t>
      </w:r>
      <w:r>
        <w:t xml:space="preserve">, studies showing the superiority of the reward effects over goal-directed attention have done so in the settings in which the goals of the participants are assumed (i.e. they are aware that they cannot earn any more money, so it is assumed that their goal is to pay equal amount of attention to all of the stimuli). However, this idea hasn’t been tested in a more rigorous setting in which participants still have a clear goal that is in collision or in line with the reward-driven effect. </w:t>
      </w:r>
      <w:r w:rsidR="00FD25AD">
        <w:t>Finally</w:t>
      </w:r>
      <w:r>
        <w:t>, the attentional capture in the existing paradigms is always inferred: trials with and without the distractor associated with a reward are compared. In contrast, our paradigm enables us to look at the simultaneous processing of both target and distractor associated with different reward schedules.</w:t>
      </w:r>
    </w:p>
    <w:p w14:paraId="25DAC3C0" w14:textId="6B09CAD5" w:rsidR="00EE20A8" w:rsidRDefault="00EE20A8" w:rsidP="00EE20A8">
      <w:pPr>
        <w:spacing w:line="480" w:lineRule="auto"/>
        <w:ind w:firstLine="720"/>
      </w:pPr>
      <w:r>
        <w:t xml:space="preserve">In this study we have set out to directly compare the influence of goal-directed attention and value-driven attention and to investigate the simultaneous deployment of attention to the stimuli linked to high or low reward probability. </w:t>
      </w:r>
      <w:r w:rsidR="00FD25AD">
        <w:t>To this end, w</w:t>
      </w:r>
      <w:r>
        <w:t>e have used the steady-state visual evoked potentials (SSVEPs) to track stimulus processing in the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t>. They provide a continuous measure of feature-based attention deployed across multiple stimuli simultaneously, and are a reliably modulated by goals such as paying attention to a certain stimulus feature. For example, in a random-dot kinematogram (RDK) task, dots of different colors can be frequency-tagged with different flickering rates. If participants are instructed to pay attention to</w:t>
      </w:r>
      <w:r w:rsidR="00FD25AD">
        <w:t xml:space="preserve"> the movement of</w:t>
      </w:r>
      <w:r>
        <w:t xml:space="preserve"> red dots, the amplitude in their frequency is reliably increased, while the amplitude in the frequencies of the other stimuli is decreased </w:t>
      </w:r>
      <w:r>
        <w:fldChar w:fldCharType="begin" w:fldLock="1"/>
      </w:r>
      <w:r w:rsidR="00D229B8">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Using the RDK task, we investigated the simultaneous </w:t>
      </w:r>
      <w:r>
        <w:lastRenderedPageBreak/>
        <w:t>deployment of attention to two features (red and blue dots) across three phases of the experiment. On each trials participants were instructed to pay attention to one of the two colors, and they first did the task without any rewards (baseline), then rewards were introduced and the two features were linked with different probabilities of earning a rewards (reward). In the last phase participants were informed that they will not be able to earn any more rewards (extinction). This design enabled us to investigate the influence of rewards on attention simultaneously for both features. Further on, it allowed us to compare the goal-directed deployment of attention</w:t>
      </w:r>
      <w:r w:rsidR="004E4BDB">
        <w:t xml:space="preserve"> (e.g., the goal to pay attention to red dots)</w:t>
      </w:r>
      <w:r>
        <w:t xml:space="preserve"> with the value-driven attention in the extinction phase.  </w:t>
      </w:r>
    </w:p>
    <w:p w14:paraId="218ADFAA" w14:textId="27B86E97" w:rsidR="00D86F4B" w:rsidRDefault="00D86F4B" w:rsidP="00EE20A8">
      <w:pPr>
        <w:spacing w:line="480" w:lineRule="auto"/>
        <w:ind w:firstLine="720"/>
      </w:pPr>
      <w:r>
        <w:t xml:space="preserve">In this setting the cognitive control account and the value-driven attention view </w:t>
      </w:r>
      <w:r w:rsidR="00733744">
        <w:t xml:space="preserve">both predict that the amount of attention allocated toward the high rewarded feature should be increased, and the amount of attention allocated toward the low rewarded feature should be decreased during the reward phase. However, they </w:t>
      </w:r>
      <w:r>
        <w:t>provide diverging predictions</w:t>
      </w:r>
      <w:r w:rsidR="00733744">
        <w:t xml:space="preserve"> about the extinction phase</w:t>
      </w:r>
      <w:r>
        <w:t>. Namely, if attention is allocated in order to maximize value</w:t>
      </w:r>
      <w:r w:rsidR="00FD25AD">
        <w:t xml:space="preserve"> (cognitive control account)</w:t>
      </w:r>
      <w:r>
        <w:t xml:space="preserve">, the amount of attention allocated toward each of the features should be the same in the baseline and in the extinction phase. However, the value-driven account would predict that more attention will be allocated toward the feature that was previously linked to a high probability of earning a reward. </w:t>
      </w:r>
      <w:r w:rsidR="00733744">
        <w:t>The current paradigm allowed us to test these predictions</w:t>
      </w:r>
      <w:r w:rsidR="002745F6">
        <w:t xml:space="preserve">. The paradigm also provided us with an </w:t>
      </w:r>
      <w:r w:rsidR="00733744">
        <w:t xml:space="preserve">electrophysiological measure of the amount of attention that is simultaneously being allocated toward the high and low rewarded feature. </w:t>
      </w:r>
      <w:r w:rsidR="002353A8">
        <w:t xml:space="preserve">This enabled us to more directly test the idea that more attention is paid toward the feature linked to the high probability of earning a reward. </w:t>
      </w:r>
    </w:p>
    <w:p w14:paraId="00B5A0A1" w14:textId="77777777" w:rsidR="00EE20A8" w:rsidRPr="00EE20A8" w:rsidRDefault="00EE20A8" w:rsidP="00EE20A8"/>
    <w:p w14:paraId="78FCD169" w14:textId="4A7F2141" w:rsidR="009508C9" w:rsidRDefault="009508C9" w:rsidP="00CA0030">
      <w:pPr>
        <w:pStyle w:val="Heading1"/>
        <w:spacing w:before="0" w:after="240"/>
      </w:pPr>
      <w:r>
        <w:lastRenderedPageBreak/>
        <w:t>Methods</w:t>
      </w:r>
    </w:p>
    <w:p w14:paraId="3EA709CE" w14:textId="6834F536" w:rsidR="00F17649" w:rsidRDefault="00146705" w:rsidP="00CA0030">
      <w:pPr>
        <w:pStyle w:val="Heading2"/>
        <w:spacing w:before="0" w:after="240"/>
      </w:pPr>
      <w:r>
        <w:t>Participants</w:t>
      </w:r>
    </w:p>
    <w:p w14:paraId="2D72950A" w14:textId="299624B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666A72">
        <w:t>Eight participants were excluded d</w:t>
      </w:r>
      <w:r w:rsidR="00796C11">
        <w:t xml:space="preserve">ue to technical problems (4) or </w:t>
      </w:r>
      <w:r w:rsidR="00A91667">
        <w:t xml:space="preserve">excessive </w:t>
      </w:r>
      <w:r w:rsidR="00796C11">
        <w:t>artifacts (4) in the EEG recordings</w:t>
      </w:r>
      <w:r w:rsidR="003E7FC7">
        <w:t>. Thus,</w:t>
      </w:r>
      <w:r w:rsidR="00796C11">
        <w:t xml:space="preserve"> the final data set consisted out of 40 </w:t>
      </w:r>
      <w:r w:rsidR="00796C11" w:rsidRPr="00050303">
        <w:t>participants</w:t>
      </w:r>
      <w:r w:rsidR="003E7FC7" w:rsidRPr="00050303">
        <w:t xml:space="preserve"> (</w:t>
      </w:r>
      <w:r w:rsidR="00050303" w:rsidRPr="00050303">
        <w:t>27</w:t>
      </w:r>
      <w:r w:rsidR="003E7FC7" w:rsidRPr="00050303">
        <w:t xml:space="preserve"> female; median age</w:t>
      </w:r>
      <w:r w:rsidR="00050303" w:rsidRPr="00050303">
        <w:t xml:space="preserve"> = 22</w:t>
      </w:r>
      <w:r w:rsidR="003E7FC7" w:rsidRPr="00050303">
        <w:t>)</w:t>
      </w:r>
      <w:r w:rsidR="00796C11" w:rsidRPr="00050303">
        <w:t>.</w:t>
      </w:r>
      <w:r w:rsidR="00796C11">
        <w:t xml:space="preserve"> </w:t>
      </w:r>
      <w:r w:rsidR="00321CA8">
        <w:t>P</w:t>
      </w:r>
      <w:r w:rsidR="00796C11">
        <w:t>articipants received 20</w:t>
      </w:r>
      <w:r w:rsidR="00A846DD">
        <w:t xml:space="preserve"> </w:t>
      </w:r>
      <w:r w:rsidR="00796C11">
        <w:t xml:space="preserve">€ </w:t>
      </w:r>
      <w:r w:rsidR="00321CA8">
        <w:t xml:space="preserve">plus up to </w:t>
      </w:r>
      <w:r w:rsidR="00796C11">
        <w:t>6</w:t>
      </w:r>
      <w:r w:rsidR="00A846DD">
        <w:t xml:space="preserve"> </w:t>
      </w:r>
      <w:r w:rsidR="00796C11">
        <w:t>€</w:t>
      </w:r>
      <w:r w:rsidR="00321CA8">
        <w:t xml:space="preserve"> extra as 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3CD11A5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to attend by a verbal audio cue (“red”</w:t>
      </w:r>
      <w:r w:rsidR="00516875">
        <w:t xml:space="preserve"> (241 ms)</w:t>
      </w:r>
      <w:r w:rsidR="00C27F47">
        <w:t xml:space="preserve"> vs.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0E6795">
        <w:t xml:space="preserve">each 0.52 </w:t>
      </w:r>
      <w:r w:rsidR="000E6795" w:rsidRPr="00A2381B">
        <w:t>degrees of visual angle</w:t>
      </w:r>
      <w:r w:rsidR="00A37165" w:rsidRPr="000E6795">
        <w:t>)</w:t>
      </w:r>
      <w:r w:rsidR="00A10931">
        <w:t xml:space="preserve"> each</w:t>
      </w:r>
      <w:r w:rsidR="00595B7D" w:rsidRPr="000E6795">
        <w:t>. Each RDK flicker</w:t>
      </w:r>
      <w:r w:rsidR="00A10931">
        <w:t xml:space="preserve">ed </w:t>
      </w:r>
      <w:r w:rsidR="00595B7D" w:rsidRPr="000E6795">
        <w:t>at a different</w:t>
      </w:r>
      <w:r w:rsidR="00595B7D">
        <w:t xml:space="preserve"> frequency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 or three coherent motion intervals. These occurred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commentRangeStart w:id="1"/>
      <w:r w:rsidR="00231978">
        <w:t>3</w:t>
      </w:r>
      <w:r w:rsidR="00A02780">
        <w:t>00</w:t>
      </w:r>
      <w:r w:rsidR="00231978">
        <w:t xml:space="preserve"> </w:t>
      </w:r>
      <w:r w:rsidR="00C27F47">
        <w:t>ms</w:t>
      </w:r>
      <w:commentRangeEnd w:id="1"/>
      <w:r w:rsidR="00231978">
        <w:rPr>
          <w:rStyle w:val="CommentReference"/>
        </w:rPr>
        <w:commentReference w:id="1"/>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and no response could be committed before 200 ms</w:t>
      </w:r>
      <w:r w:rsidR="00595B7D">
        <w:t xml:space="preserve">. </w:t>
      </w:r>
      <w:r w:rsidR="00D204BA">
        <w:t>Correct responses were followed by a tone (</w:t>
      </w:r>
      <w:r w:rsidR="00F772DC">
        <w:t>2</w:t>
      </w:r>
      <w:r w:rsidR="00704050">
        <w:t>00 ms</w:t>
      </w:r>
      <w:r w:rsidR="00D63926">
        <w:t xml:space="preserve"> </w:t>
      </w:r>
      <w:r w:rsidR="00D204BA" w:rsidRPr="00D63926">
        <w:lastRenderedPageBreak/>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26A804CF" w14:textId="080A8C3A" w:rsidR="00695F22" w:rsidRPr="00352BD6" w:rsidRDefault="008D6BE0" w:rsidP="00CA0030">
      <w:pPr>
        <w:spacing w:line="480" w:lineRule="auto"/>
        <w:ind w:firstLine="720"/>
        <w:jc w:val="both"/>
        <w:rPr>
          <w:lang w:val="da-DK"/>
        </w:rPr>
      </w:pPr>
      <w:r>
        <w:t>The experiment started with 4 practice blocks of 60 trials. After each block</w:t>
      </w:r>
      <w:r w:rsidR="00704050">
        <w:t>,</w:t>
      </w:r>
      <w:r>
        <w:t xml:space="preserve"> participants received feedback on their performance (percentage of correctly detected movements and percentage of correct responses). After finishing the practice phase</w:t>
      </w:r>
      <w:r w:rsidR="00704050">
        <w:t>,</w:t>
      </w:r>
      <w:r>
        <w:t xml:space="preserve"> participants completed 12 blocks </w:t>
      </w:r>
      <w:r w:rsidR="00F36DE7">
        <w:t xml:space="preserve">of 50 trials </w:t>
      </w:r>
      <w:r>
        <w:t xml:space="preserve">divided into 3 phases. </w:t>
      </w:r>
      <w:r w:rsidR="001057D1">
        <w:t>Each of the three phases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6449E2" w:rsidRPr="007A318B">
        <w:t xml:space="preserve">The first </w:t>
      </w:r>
      <w:r>
        <w:t>phase was the baseline</w:t>
      </w:r>
      <w:r w:rsidR="00B11CC0">
        <w:t>,</w:t>
      </w:r>
      <w:r>
        <w:t xml:space="preserve"> in which participants were doing the described task. In the second phase the task was </w:t>
      </w:r>
      <w:r w:rsidR="00B11CC0">
        <w:t>identical</w:t>
      </w:r>
      <w:r>
        <w:t>, but participants were instructed that they c</w:t>
      </w:r>
      <w:r w:rsidR="00B11CC0">
        <w:t>ould</w:t>
      </w:r>
      <w:r>
        <w:t xml:space="preserve"> earn additional monetary rewards (up to 6</w:t>
      </w:r>
      <w:r w:rsidR="00B11CC0">
        <w:t xml:space="preserve"> </w:t>
      </w:r>
      <w:r>
        <w:t xml:space="preserve">€) based on their performance. 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DF0A3A">
        <w:t xml:space="preserve">High probability of reward was paired with red for half of the subjects and with blue for the other half.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At the end of each of the 4 blocks </w:t>
      </w:r>
      <w:r w:rsidR="00A37165">
        <w:t>of</w:t>
      </w:r>
      <w:r w:rsidR="00FF4565">
        <w:t xml:space="preserve"> the reward phase</w:t>
      </w:r>
      <w:r w:rsidR="00B11CC0">
        <w:t>,</w:t>
      </w:r>
      <w:r w:rsidR="00FF4565">
        <w:t xml:space="preserv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B11CC0">
        <w:t>,</w:t>
      </w:r>
      <w:r w:rsidR="00FF4565">
        <w:t xml:space="preserve"> </w:t>
      </w:r>
      <w:r w:rsidR="00B11CC0">
        <w:t>identical to</w:t>
      </w:r>
      <w:r w:rsidR="00FF4565">
        <w:t xml:space="preserve"> baseline </w:t>
      </w:r>
      <w:r w:rsidR="00B11CC0">
        <w:t>(i.e., no monetary rewards assigned)</w:t>
      </w:r>
      <w:r w:rsidR="00FF4565">
        <w:t xml:space="preserve">. </w:t>
      </w:r>
      <w:r w:rsidR="00EE5948">
        <w:t xml:space="preserve">The whole task lasted </w:t>
      </w:r>
      <w:r w:rsidR="007A5DA5">
        <w:t xml:space="preserve">for </w:t>
      </w:r>
      <w:r w:rsidR="00EE5948" w:rsidRPr="00FC3F13">
        <w:t xml:space="preserve">approximately </w:t>
      </w:r>
      <w:r w:rsidR="00FC3F13" w:rsidRPr="00FC3F13">
        <w:t>50 minutes</w:t>
      </w:r>
      <w:r w:rsidR="00B11CC0">
        <w:t>, plus a few minutes of break</w:t>
      </w:r>
      <w:r w:rsidR="00A9680E">
        <w:t xml:space="preserve"> </w:t>
      </w:r>
      <w:r w:rsidR="00EE5948">
        <w:t xml:space="preserve">and participants </w:t>
      </w:r>
      <w:r w:rsidR="007A5DA5">
        <w:t>were encouraged to take</w:t>
      </w:r>
      <w:r w:rsidR="00EE5948">
        <w:t xml:space="preserve"> brakes</w:t>
      </w:r>
      <w:r w:rsidR="00B11CC0">
        <w:t xml:space="preserve"> </w:t>
      </w:r>
      <w:r w:rsidR="00EE5948">
        <w:t xml:space="preserve">in between blocks. </w:t>
      </w:r>
      <w:r w:rsidR="00695F22">
        <w:t xml:space="preserve">Upon completing the task, participants filled in two questionnaires in order to measure reward sensitivity </w:t>
      </w:r>
      <w:r w:rsidR="00695F22">
        <w:fldChar w:fldCharType="begin" w:fldLock="1"/>
      </w:r>
      <w:r w:rsidR="00695F22">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695F22"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695F22">
        <w:fldChar w:fldCharType="separate"/>
      </w:r>
      <w:r w:rsidR="00695F22" w:rsidRPr="00352BD6">
        <w:rPr>
          <w:noProof/>
          <w:lang w:val="da-DK"/>
        </w:rPr>
        <w:t>(BIS-BAS; Franken et al., 2005)</w:t>
      </w:r>
      <w:r w:rsidR="00695F22">
        <w:fldChar w:fldCharType="end"/>
      </w:r>
      <w:r w:rsidR="00695F22" w:rsidRPr="00352BD6">
        <w:rPr>
          <w:lang w:val="da-DK"/>
        </w:rPr>
        <w:t xml:space="preserve"> and depression levels </w:t>
      </w:r>
      <w:r w:rsidR="00695F22">
        <w:fldChar w:fldCharType="begin" w:fldLock="1"/>
      </w:r>
      <w:r w:rsidR="00695F22"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695F22">
        <w:fldChar w:fldCharType="separate"/>
      </w:r>
      <w:r w:rsidR="00695F22" w:rsidRPr="00352BD6">
        <w:rPr>
          <w:noProof/>
          <w:lang w:val="da-DK"/>
        </w:rPr>
        <w:t>(BDI-II; Van der Does, 2002)</w:t>
      </w:r>
      <w:r w:rsidR="00695F22">
        <w:fldChar w:fldCharType="end"/>
      </w:r>
      <w:r w:rsidR="00695F22" w:rsidRPr="00352BD6">
        <w:rPr>
          <w:lang w:val="da-DK"/>
        </w:rPr>
        <w:t>.</w:t>
      </w:r>
    </w:p>
    <w:p w14:paraId="6BD9E580" w14:textId="27F2BF77" w:rsidR="00695F22" w:rsidRDefault="00695F22" w:rsidP="00CA0030">
      <w:pPr>
        <w:spacing w:line="480" w:lineRule="auto"/>
        <w:ind w:firstLine="720"/>
        <w:jc w:val="both"/>
      </w:pPr>
      <w:commentRangeStart w:id="2"/>
      <w:r w:rsidRPr="00695F22">
        <w:lastRenderedPageBreak/>
        <w:t xml:space="preserve">This experiment was </w:t>
      </w:r>
      <w:proofErr w:type="spellStart"/>
      <w:r w:rsidRPr="00695F22">
        <w:t>realised</w:t>
      </w:r>
      <w:proofErr w:type="spellEnd"/>
      <w:r w:rsidRPr="00695F22">
        <w:t xml:space="preserve">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commentRangeEnd w:id="2"/>
      <w:r w:rsidR="009922FF">
        <w:rPr>
          <w:rStyle w:val="CommentReference"/>
        </w:rPr>
        <w:commentReference w:id="2"/>
      </w:r>
    </w:p>
    <w:p w14:paraId="1B0C36CA" w14:textId="012F5CAD" w:rsidR="00BA0ADE" w:rsidRDefault="00BA0ADE" w:rsidP="00CA0030">
      <w:pPr>
        <w:pStyle w:val="Heading2"/>
        <w:spacing w:before="0" w:after="240"/>
      </w:pPr>
      <w:commentRangeStart w:id="3"/>
      <w:r>
        <w:t>EEG recording and pre</w:t>
      </w:r>
      <w:r w:rsidR="00703DB2">
        <w:t>-</w:t>
      </w:r>
      <w:r>
        <w:t>processing</w:t>
      </w:r>
      <w:commentRangeEnd w:id="3"/>
      <w:r w:rsidR="009922FF">
        <w:rPr>
          <w:rStyle w:val="CommentReference"/>
          <w:rFonts w:eastAsiaTheme="minorHAnsi" w:cs="Times New Roman"/>
          <w:b w:val="0"/>
        </w:rPr>
        <w:commentReference w:id="3"/>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0063D7DC"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xml:space="preserve">; (v) </w:t>
      </w:r>
      <w:r w:rsidR="00290CF8">
        <w:rPr>
          <w:szCs w:val="24"/>
        </w:rPr>
        <w:lastRenderedPageBreak/>
        <w:t>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91756E">
        <w:rPr>
          <w:szCs w:val="24"/>
        </w:rPr>
        <w:t>artifacts</w:t>
      </w:r>
      <w:r w:rsidR="00054E36">
        <w:rPr>
          <w:szCs w:val="24"/>
        </w:rPr>
        <w:t>. For details</w:t>
      </w:r>
      <w:r w:rsidR="00060360">
        <w:rPr>
          <w:szCs w:val="24"/>
        </w:rPr>
        <w:t>,</w:t>
      </w:r>
      <w:r w:rsidR="00054E36">
        <w:rPr>
          <w:szCs w:val="24"/>
        </w:rPr>
        <w:t xml:space="preserve"> see our commented code at </w:t>
      </w:r>
      <w:hyperlink r:id="rId10" w:history="1">
        <w:r w:rsidR="00054E36" w:rsidRPr="00F4458A">
          <w:rPr>
            <w:rStyle w:val="Hyperlink"/>
            <w:rFonts w:eastAsia="Times New Roman"/>
            <w:szCs w:val="24"/>
            <w:highlight w:val="yellow"/>
          </w:rPr>
          <w:t>https://osf.io/xxxxx/</w:t>
        </w:r>
      </w:hyperlink>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4"/>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4"/>
      <w:r w:rsidR="00F6055F">
        <w:rPr>
          <w:rStyle w:val="CommentReference"/>
        </w:rPr>
        <w:commentReference w:id="4"/>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3E9E022B" w14:textId="2D611BBD"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subject and each frequency separately by dividing amplitudes by the average amplitude across all six conditions. </w:t>
      </w:r>
      <w:r w:rsidRPr="00D92BFE">
        <w:rPr>
          <w:rFonts w:eastAsia="Times New Roman"/>
          <w:szCs w:val="24"/>
        </w:rPr>
        <w:t xml:space="preserve">As shown in </w:t>
      </w:r>
      <w:r w:rsidRPr="00D92BFE">
        <w:rPr>
          <w:rFonts w:eastAsia="Times New Roman"/>
          <w:i/>
          <w:szCs w:val="24"/>
        </w:rPr>
        <w:t>Figure 2</w:t>
      </w:r>
      <w:r w:rsidRPr="00D92BFE">
        <w:rPr>
          <w:rFonts w:eastAsia="Times New Roman"/>
          <w:szCs w:val="24"/>
        </w:rPr>
        <w:t xml:space="preserve">, activity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Pr>
          <w:rFonts w:eastAsia="Times New Roman"/>
          <w:szCs w:val="24"/>
        </w:rPr>
        <w:t>Oz</w:t>
      </w:r>
      <w:r w:rsidRPr="00D92BFE">
        <w:rPr>
          <w:rFonts w:eastAsia="Times New Roman"/>
          <w:szCs w:val="24"/>
        </w:rPr>
        <w:t xml:space="preserve">, </w:t>
      </w:r>
      <w:proofErr w:type="spellStart"/>
      <w:r w:rsidRPr="00D92BFE">
        <w:rPr>
          <w:rFonts w:eastAsia="Times New Roman"/>
          <w:szCs w:val="24"/>
        </w:rPr>
        <w:t>PO</w:t>
      </w:r>
      <w:r>
        <w:rPr>
          <w:rFonts w:eastAsia="Times New Roman"/>
          <w:szCs w:val="24"/>
        </w:rPr>
        <w:t>z</w:t>
      </w:r>
      <w:proofErr w:type="spellEnd"/>
      <w:r w:rsidRPr="00D92BFE">
        <w:rPr>
          <w:rFonts w:eastAsia="Times New Roman"/>
          <w:szCs w:val="24"/>
        </w:rPr>
        <w:t xml:space="preserve">, </w:t>
      </w:r>
      <w:r>
        <w:rPr>
          <w:rFonts w:eastAsia="Times New Roman"/>
          <w:szCs w:val="24"/>
        </w:rPr>
        <w:t>O2, PO3</w:t>
      </w:r>
      <w:r w:rsidRPr="00D92BFE">
        <w:rPr>
          <w:rFonts w:eastAsia="Times New Roman"/>
          <w:szCs w:val="24"/>
        </w:rPr>
        <w:t xml:space="preserve">). 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508483DF" w14:textId="77777777" w:rsidR="00F6194D" w:rsidRPr="00D92BFE" w:rsidRDefault="00F6194D" w:rsidP="002006AF">
      <w:pPr>
        <w:spacing w:line="480" w:lineRule="auto"/>
        <w:ind w:firstLine="280"/>
        <w:jc w:val="both"/>
        <w:rPr>
          <w:rFonts w:eastAsia="Times New Roman"/>
          <w:szCs w:val="24"/>
        </w:rPr>
      </w:pPr>
    </w:p>
    <w:p w14:paraId="6237070D" w14:textId="291A336A" w:rsidR="002006AF" w:rsidRDefault="002006AF" w:rsidP="004F6F4C"/>
    <w:p w14:paraId="6D331FD4" w14:textId="1F3DE291" w:rsidR="002006AF" w:rsidRDefault="002006AF" w:rsidP="004F6F4C"/>
    <w:p w14:paraId="242987C7" w14:textId="6E24B4AF" w:rsidR="00691FE2" w:rsidRDefault="000E5106" w:rsidP="004F6F4C">
      <w:commentRangeStart w:id="5"/>
      <w:r>
        <w:rPr>
          <w:noProof/>
        </w:rPr>
        <w:drawing>
          <wp:inline distT="0" distB="0" distL="0" distR="0" wp14:anchorId="3B251290" wp14:editId="324210AA">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commentRangeEnd w:id="5"/>
      <w:r w:rsidR="00F6194D">
        <w:rPr>
          <w:rStyle w:val="CommentReference"/>
        </w:rPr>
        <w:commentReference w:id="5"/>
      </w:r>
    </w:p>
    <w:p w14:paraId="450083B4" w14:textId="78A2E2F0" w:rsidR="00691FE2" w:rsidRPr="00F36223" w:rsidRDefault="0004428E" w:rsidP="004269CE">
      <w:pPr>
        <w:jc w:val="both"/>
        <w:rPr>
          <w:sz w:val="20"/>
          <w:szCs w:val="20"/>
        </w:rPr>
      </w:pPr>
      <w:commentRangeStart w:id="6"/>
      <w:r w:rsidRPr="00F36223">
        <w:rPr>
          <w:b/>
          <w:sz w:val="20"/>
          <w:szCs w:val="20"/>
        </w:rPr>
        <w:t>Figure</w:t>
      </w:r>
      <w:r w:rsidR="00326703">
        <w:rPr>
          <w:b/>
          <w:sz w:val="20"/>
          <w:szCs w:val="20"/>
        </w:rPr>
        <w:t xml:space="preserve"> </w:t>
      </w:r>
      <w:r w:rsidR="008D6F6F">
        <w:rPr>
          <w:b/>
          <w:sz w:val="20"/>
          <w:szCs w:val="20"/>
        </w:rPr>
        <w:t>2</w:t>
      </w:r>
      <w:commentRangeEnd w:id="6"/>
      <w:r w:rsidR="008D6F6F">
        <w:rPr>
          <w:rStyle w:val="CommentReference"/>
        </w:rPr>
        <w:commentReference w:id="6"/>
      </w:r>
      <w:r w:rsidRPr="00F36223">
        <w:rPr>
          <w:b/>
          <w:sz w:val="20"/>
          <w:szCs w:val="20"/>
        </w:rPr>
        <w:t>.</w:t>
      </w:r>
      <w:r w:rsidRPr="00F36223">
        <w:rPr>
          <w:sz w:val="20"/>
          <w:szCs w:val="20"/>
        </w:rPr>
        <w:t xml:space="preserve"> Grand average FFT-amplitude spectra derived from EEG signals at each participant's best four-electrode </w:t>
      </w:r>
      <w:commentRangeStart w:id="7"/>
      <w:r w:rsidRPr="00F36223">
        <w:rPr>
          <w:sz w:val="20"/>
          <w:szCs w:val="20"/>
        </w:rPr>
        <w:t xml:space="preserve">cluster for the </w:t>
      </w:r>
      <w:r w:rsidR="004E327F">
        <w:rPr>
          <w:sz w:val="20"/>
          <w:szCs w:val="20"/>
        </w:rPr>
        <w:t>10 and 1</w:t>
      </w:r>
      <w:r w:rsidRPr="00F36223">
        <w:rPr>
          <w:sz w:val="20"/>
          <w:szCs w:val="20"/>
        </w:rPr>
        <w:t xml:space="preserve">2 Hz </w:t>
      </w:r>
      <w:commentRangeEnd w:id="7"/>
      <w:r w:rsidR="000C4CE7">
        <w:rPr>
          <w:rStyle w:val="CommentReference"/>
        </w:rPr>
        <w:commentReference w:id="7"/>
      </w:r>
      <w:proofErr w:type="spellStart"/>
      <w:r w:rsidRPr="00F36223">
        <w:rPr>
          <w:sz w:val="20"/>
          <w:szCs w:val="20"/>
        </w:rPr>
        <w:t>signal</w:t>
      </w:r>
      <w:commentRangeStart w:id="8"/>
      <w:r w:rsidR="004E327F">
        <w:rPr>
          <w:sz w:val="20"/>
          <w:szCs w:val="20"/>
        </w:rPr>
        <w:t>.</w:t>
      </w:r>
      <w:commentRangeEnd w:id="8"/>
      <w:r w:rsidR="005530E3">
        <w:rPr>
          <w:rStyle w:val="CommentReference"/>
        </w:rPr>
        <w:commentReference w:id="8"/>
      </w:r>
      <w:r w:rsidR="00790508">
        <w:rPr>
          <w:sz w:val="20"/>
          <w:szCs w:val="20"/>
        </w:rPr>
        <w:t>Data</w:t>
      </w:r>
      <w:proofErr w:type="spellEnd"/>
      <w:r w:rsidR="00790508">
        <w:rPr>
          <w:sz w:val="20"/>
          <w:szCs w:val="20"/>
        </w:rPr>
        <w:t xml:space="preserve"> in the figure are filtered with 1Hz high-pass filter for visualization purposes. </w:t>
      </w:r>
    </w:p>
    <w:p w14:paraId="31EA24C0" w14:textId="77777777" w:rsidR="00691FE2" w:rsidRDefault="00691FE2" w:rsidP="004F6F4C"/>
    <w:p w14:paraId="10D01D99" w14:textId="16633955" w:rsidR="004F6F4C" w:rsidRDefault="004F6F4C" w:rsidP="00F36223">
      <w:pPr>
        <w:pStyle w:val="Heading2"/>
        <w:spacing w:before="0" w:after="240"/>
      </w:pPr>
      <w:r>
        <w:t>Statistical analyses</w:t>
      </w:r>
    </w:p>
    <w:p w14:paraId="2FA87989" w14:textId="3F2C0D3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hit rates, reaction times,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 xml:space="preserve">affect both behavioral </w:t>
      </w:r>
      <w:r w:rsidR="000C4CE7">
        <w:lastRenderedPageBreak/>
        <w:t xml:space="preserve">performance (e.g. response speed) and EEG signal </w:t>
      </w:r>
      <w:r w:rsidR="00720800" w:rsidRPr="008C39A8">
        <w:t>(e.g., skull thi</w:t>
      </w:r>
      <w:r w:rsidR="00187276">
        <w:t>ckn</w:t>
      </w:r>
      <w:r w:rsidR="00720800" w:rsidRPr="008C39A8">
        <w:t>ess, skin conductance, and hair)</w:t>
      </w:r>
      <w:r w:rsidR="00187276">
        <w:t>,</w:t>
      </w:r>
      <w:r w:rsidR="00720800" w:rsidRPr="008C39A8">
        <w:t xml:space="preserve"> therefore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This means that the estimates that strongly deviate from the mean (e.g., a participant performing the task much worse than the average of the sample) will be shrunk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results.</w:t>
      </w:r>
    </w:p>
    <w:p w14:paraId="3B96C488" w14:textId="0E7D20AC"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w:t>
      </w:r>
      <w:r w:rsidR="00A74EFB">
        <w:lastRenderedPageBreak/>
        <w:t xml:space="preserve">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1F062B83" w:rsidR="00FE2900" w:rsidRDefault="00FF793F" w:rsidP="00F35FBF">
      <w:pPr>
        <w:spacing w:line="480" w:lineRule="auto"/>
        <w:ind w:firstLine="284"/>
        <w:jc w:val="both"/>
      </w:pPr>
      <w:commentRangeStart w:id="9"/>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commentRangeEnd w:id="9"/>
      <w:r w:rsidR="00CA5037">
        <w:rPr>
          <w:rStyle w:val="CommentReference"/>
        </w:rPr>
        <w:commentReference w:id="9"/>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D3AB3">
        <w:t xml:space="preserve">a </w:t>
      </w:r>
      <w:r w:rsidR="00700D33">
        <w:t>constant</w:t>
      </w:r>
      <w:r w:rsidR="00AA56D6">
        <w:t xml:space="preserve"> and varying intercepts across subject. This model was fitted in order to investigate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subjects.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0"/>
            <w:r>
              <w:t>Table 1</w:t>
            </w:r>
            <w:commentRangeEnd w:id="10"/>
            <w:r w:rsidR="009D3D50">
              <w:rPr>
                <w:rStyle w:val="CommentReference"/>
              </w:rPr>
              <w:commentReference w:id="10"/>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 xml:space="preserve">0 </w:t>
            </w:r>
            <w:commentRangeStart w:id="11"/>
            <w:r>
              <w:rPr>
                <w:color w:val="000000"/>
              </w:rPr>
              <w:t>[</w:t>
            </w:r>
            <w:r w:rsidRPr="00FF1479">
              <w:rPr>
                <w:color w:val="000000"/>
              </w:rPr>
              <w:t>0.32</w:t>
            </w:r>
            <w:r>
              <w:rPr>
                <w:color w:val="000000"/>
              </w:rPr>
              <w:t>,</w:t>
            </w:r>
            <w:r w:rsidRPr="00FF1479">
              <w:rPr>
                <w:color w:val="000000"/>
              </w:rPr>
              <w:t xml:space="preserve"> 0.7</w:t>
            </w:r>
            <w:r>
              <w:rPr>
                <w:color w:val="000000"/>
              </w:rPr>
              <w:t>0</w:t>
            </w:r>
            <w:r w:rsidRPr="00FF1479">
              <w:rPr>
                <w:color w:val="000000"/>
              </w:rPr>
              <w:t>]</w:t>
            </w:r>
            <w:commentRangeEnd w:id="11"/>
            <w:r w:rsidR="00CA5037">
              <w:rPr>
                <w:rStyle w:val="CommentReference"/>
              </w:rPr>
              <w:commentReference w:id="11"/>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2"/>
    <w:p w14:paraId="71258051" w14:textId="21EA61D3" w:rsidR="00EF140D" w:rsidRDefault="00C11E13"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2"/>
      <w:r w:rsidR="006772E6">
        <w:rPr>
          <w:rStyle w:val="CommentReference"/>
        </w:rPr>
        <w:commentReference w:id="12"/>
      </w:r>
    </w:p>
    <w:p w14:paraId="6D93541F" w14:textId="3FB0071B" w:rsidR="009F2266" w:rsidRPr="00EF140D" w:rsidRDefault="00765B6B" w:rsidP="004269CE">
      <w:pPr>
        <w:jc w:val="both"/>
        <w:rPr>
          <w:b/>
          <w:sz w:val="20"/>
        </w:rPr>
      </w:pPr>
      <w:commentRangeStart w:id="13"/>
      <w:r>
        <w:rPr>
          <w:b/>
          <w:sz w:val="20"/>
        </w:rPr>
        <w:t xml:space="preserve">Figure </w:t>
      </w:r>
      <w:r w:rsidR="00825530">
        <w:rPr>
          <w:b/>
          <w:sz w:val="20"/>
        </w:rPr>
        <w:t>3</w:t>
      </w:r>
      <w:commentRangeEnd w:id="13"/>
      <w:r w:rsidR="006F62F4">
        <w:rPr>
          <w:rStyle w:val="CommentReference"/>
        </w:rPr>
        <w:commentReference w:id="13"/>
      </w:r>
      <w:r w:rsidR="00FF793F" w:rsidRPr="00FF793F">
        <w:rPr>
          <w:b/>
          <w:sz w:val="20"/>
        </w:rPr>
        <w:t xml:space="preserve">. </w:t>
      </w:r>
      <w:r w:rsidR="00EF140D">
        <w:rPr>
          <w:sz w:val="20"/>
        </w:rPr>
        <w:t>D</w:t>
      </w:r>
      <w:commentRangeStart w:id="14"/>
      <w:r w:rsidR="00EF140D">
        <w:rPr>
          <w:sz w:val="20"/>
        </w:rPr>
        <w:t>istributio</w:t>
      </w:r>
      <w:commentRangeEnd w:id="14"/>
      <w:r w:rsidR="000C4CE7">
        <w:rPr>
          <w:rStyle w:val="CommentReference"/>
        </w:rPr>
        <w:commentReference w:id="14"/>
      </w:r>
      <w:r w:rsidR="00EF140D">
        <w:rPr>
          <w:sz w:val="20"/>
        </w:rPr>
        <w:t>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commentRangeStart w:id="15"/>
      <w:r>
        <w:t>Hit rates</w:t>
      </w:r>
      <w:commentRangeEnd w:id="15"/>
      <w:r w:rsidR="00777EAE">
        <w:rPr>
          <w:rStyle w:val="CommentReference"/>
          <w:rFonts w:eastAsiaTheme="minorHAnsi" w:cs="Times New Roman"/>
          <w:b w:val="0"/>
        </w:rPr>
        <w:commentReference w:id="15"/>
      </w:r>
      <w:del w:id="16" w:author="Antonio Schettino" w:date="2018-08-28T10:15:00Z">
        <w:r w:rsidDel="006F62F4">
          <w:delText xml:space="preserve"> </w:delText>
        </w:r>
      </w:del>
    </w:p>
    <w:p w14:paraId="38AFDDD3" w14:textId="053A399C" w:rsidR="00FE683F" w:rsidRDefault="00765B6B" w:rsidP="00575829">
      <w:pPr>
        <w:spacing w:line="480" w:lineRule="auto"/>
        <w:ind w:firstLine="284"/>
        <w:jc w:val="both"/>
      </w:pPr>
      <w:r>
        <w:t>Of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 of the</w:t>
      </w:r>
      <w:r w:rsidR="00C11E13">
        <w:t xml:space="preserve"> interaction model (</w:t>
      </w:r>
      <w:r w:rsidR="00C11E13" w:rsidRPr="00B57645">
        <w:rPr>
          <w:i/>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lastRenderedPageBreak/>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extinction compared 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and more so</w:t>
      </w:r>
      <w:r>
        <w:t xml:space="preserve"> for the low rewarded color.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commentRangeStart w:id="17"/>
            <w:r>
              <w:t>Table 2</w:t>
            </w:r>
            <w:commentRangeEnd w:id="17"/>
            <w:r w:rsidR="009334AA">
              <w:rPr>
                <w:rStyle w:val="CommentReference"/>
              </w:rPr>
              <w:commentReference w:id="17"/>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lastRenderedPageBreak/>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D895159" w:rsidR="00FF793F" w:rsidRDefault="00765B6B" w:rsidP="004269CE">
      <w:pPr>
        <w:jc w:val="both"/>
        <w:rPr>
          <w:sz w:val="20"/>
        </w:rPr>
      </w:pPr>
      <w:r>
        <w:rPr>
          <w:b/>
          <w:sz w:val="20"/>
        </w:rPr>
        <w:t xml:space="preserve">Figure </w:t>
      </w:r>
      <w:r w:rsidR="00825530">
        <w:rPr>
          <w:b/>
          <w:sz w:val="20"/>
        </w:rPr>
        <w:t>4</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32EEDE78" w:rsidR="00825530" w:rsidRDefault="00B92561" w:rsidP="00340112">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 (</w:t>
      </w:r>
      <w:r w:rsidR="00CC2633">
        <w:rPr>
          <w:i/>
        </w:rPr>
        <w:t xml:space="preserve">M = </w:t>
      </w:r>
      <w:r w:rsidR="00323FBF">
        <w:t>-14.47</w:t>
      </w:r>
      <w:r w:rsidR="00CC2633">
        <w:t>; 95% HDI [-24.7</w:t>
      </w:r>
      <w:r w:rsidR="00323FBF">
        <w:t>1</w:t>
      </w:r>
      <w:r w:rsidR="00CC2633">
        <w:t xml:space="preserve">, -4.63]; </w:t>
      </w:r>
      <w:r w:rsidR="00CC2633">
        <w:lastRenderedPageBreak/>
        <w:t>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and more so in the condition with higher probability of earning a reward.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Appendix 1.</w:t>
      </w:r>
    </w:p>
    <w:p w14:paraId="4134A50A" w14:textId="56E94503" w:rsidR="006531B0" w:rsidRDefault="00565524" w:rsidP="007B463E">
      <w:pPr>
        <w:pStyle w:val="Heading2"/>
        <w:spacing w:before="0" w:after="240"/>
      </w:pPr>
      <w:r>
        <w:t xml:space="preserve">SSVEP </w:t>
      </w:r>
      <w:r w:rsidR="00BE710C">
        <w:t>amplitudes</w:t>
      </w:r>
    </w:p>
    <w:p w14:paraId="6D432CAC" w14:textId="08D10A72"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700D33">
        <w:t>a constant and</w:t>
      </w:r>
      <w:r>
        <w:t xml:space="preserve"> varying intercepts across subjects.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in the case of behavioral data, several </w:t>
      </w:r>
      <w:r>
        <w:lastRenderedPageBreak/>
        <w:t xml:space="preserve">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commentRangeStart w:id="18"/>
            <w:r w:rsidRPr="00E91E20">
              <w:t>0.89 [0.58</w:t>
            </w:r>
            <w:r>
              <w:t>,</w:t>
            </w:r>
            <w:r w:rsidRPr="00E91E20">
              <w:t xml:space="preserve"> 1.32]</w:t>
            </w:r>
            <w:commentRangeEnd w:id="18"/>
            <w:r w:rsidR="00605391">
              <w:rPr>
                <w:rStyle w:val="CommentReference"/>
              </w:rPr>
              <w:commentReference w:id="18"/>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2"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3"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commentRangeStart w:id="19"/>
      <w:r>
        <w:rPr>
          <w:b/>
          <w:sz w:val="20"/>
        </w:rPr>
        <w:lastRenderedPageBreak/>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commentRangeEnd w:id="19"/>
      <w:r w:rsidR="00B833B6">
        <w:rPr>
          <w:rStyle w:val="CommentReference"/>
        </w:rPr>
        <w:commentReference w:id="19"/>
      </w:r>
    </w:p>
    <w:p w14:paraId="384F4B44" w14:textId="77777777" w:rsidR="007B463E" w:rsidRPr="007B463E" w:rsidRDefault="007B463E" w:rsidP="007B463E">
      <w:pPr>
        <w:jc w:val="both"/>
        <w:rPr>
          <w:b/>
          <w:sz w:val="20"/>
        </w:rPr>
      </w:pPr>
    </w:p>
    <w:p w14:paraId="69D6C98F" w14:textId="655A865B" w:rsidR="004269C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Figure 5</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ER = 51.63</w:t>
      </w:r>
      <w:r w:rsidR="000A54DD">
        <w:t xml:space="preserve">). </w:t>
      </w:r>
      <w:r w:rsidR="00A02266">
        <w:t>These results reveal a very robust effect of attention across all experimental conditions.</w:t>
      </w:r>
    </w:p>
    <w:tbl>
      <w:tblPr>
        <w:tblStyle w:val="APA6"/>
        <w:tblpPr w:leftFromText="181" w:rightFromText="181" w:vertAnchor="text" w:tblpXSpec="center" w:tblpY="1"/>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C11E13">
        <w:trPr>
          <w:trHeight w:val="664"/>
        </w:trPr>
        <w:tc>
          <w:tcPr>
            <w:tcW w:w="9498" w:type="dxa"/>
            <w:gridSpan w:val="4"/>
            <w:tcBorders>
              <w:bottom w:val="single" w:sz="4" w:space="0" w:color="auto"/>
            </w:tcBorders>
            <w:vAlign w:val="center"/>
          </w:tcPr>
          <w:p w14:paraId="6BAD840F" w14:textId="2F33EAE3" w:rsidR="009F2266" w:rsidRDefault="00493C9B" w:rsidP="00C11E13">
            <w:pPr>
              <w:spacing w:line="360" w:lineRule="auto"/>
            </w:pPr>
            <w:r>
              <w:t>Table 5</w:t>
            </w:r>
          </w:p>
          <w:p w14:paraId="2C506A1E" w14:textId="7AB02A78" w:rsidR="009F2266" w:rsidRDefault="009F2266" w:rsidP="00C11E13">
            <w:pPr>
              <w:spacing w:line="360" w:lineRule="auto"/>
              <w:rPr>
                <w:i/>
              </w:rPr>
            </w:pPr>
            <w:r>
              <w:rPr>
                <w:i/>
              </w:rPr>
              <w:t>Model comparison indices for EEG results</w:t>
            </w:r>
          </w:p>
        </w:tc>
      </w:tr>
      <w:tr w:rsidR="005D0085" w14:paraId="6C8A9F7E" w14:textId="77777777" w:rsidTr="00C11E13">
        <w:trPr>
          <w:trHeight w:val="664"/>
        </w:trPr>
        <w:tc>
          <w:tcPr>
            <w:tcW w:w="4962" w:type="dxa"/>
            <w:tcBorders>
              <w:top w:val="single" w:sz="4" w:space="0" w:color="auto"/>
              <w:bottom w:val="single" w:sz="4" w:space="0" w:color="auto"/>
            </w:tcBorders>
            <w:vAlign w:val="center"/>
          </w:tcPr>
          <w:p w14:paraId="71696330" w14:textId="0C64C253" w:rsidR="005D0085" w:rsidRDefault="005D0085" w:rsidP="00B57645">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C11E13">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C11E13">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C11E13">
            <w:r>
              <w:rPr>
                <w:i/>
              </w:rPr>
              <w:t>Bayesian R</w:t>
            </w:r>
            <w:r>
              <w:rPr>
                <w:i/>
                <w:vertAlign w:val="superscript"/>
              </w:rPr>
              <w:t>2</w:t>
            </w:r>
            <w:r w:rsidR="00297068">
              <w:rPr>
                <w:i/>
              </w:rPr>
              <w:t xml:space="preserve"> (SE)</w:t>
            </w:r>
          </w:p>
        </w:tc>
      </w:tr>
      <w:tr w:rsidR="005D0085" w14:paraId="533CDB1C" w14:textId="77777777" w:rsidTr="00C11E13">
        <w:trPr>
          <w:trHeight w:val="437"/>
        </w:trPr>
        <w:tc>
          <w:tcPr>
            <w:tcW w:w="4962" w:type="dxa"/>
            <w:tcBorders>
              <w:top w:val="single" w:sz="4" w:space="0" w:color="auto"/>
            </w:tcBorders>
            <w:vAlign w:val="center"/>
          </w:tcPr>
          <w:p w14:paraId="18886DE6" w14:textId="77777777" w:rsidR="005D0085" w:rsidRDefault="005D0085" w:rsidP="00C11E13">
            <w:r>
              <w:t>Null</w:t>
            </w:r>
          </w:p>
        </w:tc>
        <w:tc>
          <w:tcPr>
            <w:tcW w:w="2126" w:type="dxa"/>
            <w:tcBorders>
              <w:top w:val="single" w:sz="4" w:space="0" w:color="auto"/>
            </w:tcBorders>
            <w:vAlign w:val="center"/>
          </w:tcPr>
          <w:p w14:paraId="44ECC83A" w14:textId="11072626" w:rsidR="005D0085" w:rsidRDefault="00BA6825" w:rsidP="00C11E13">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C11E13"/>
        </w:tc>
        <w:tc>
          <w:tcPr>
            <w:tcW w:w="1985" w:type="dxa"/>
            <w:tcBorders>
              <w:top w:val="single" w:sz="4" w:space="0" w:color="auto"/>
            </w:tcBorders>
            <w:vAlign w:val="center"/>
          </w:tcPr>
          <w:p w14:paraId="49D38908" w14:textId="29135CA8" w:rsidR="005D0085" w:rsidRDefault="00BA6825" w:rsidP="00C11E13">
            <w:r w:rsidRPr="00BA6825">
              <w:t xml:space="preserve">0.00 </w:t>
            </w:r>
            <w:r>
              <w:t>(</w:t>
            </w:r>
            <w:r w:rsidRPr="00BA6825">
              <w:t>0.00</w:t>
            </w:r>
            <w:r>
              <w:t>)</w:t>
            </w:r>
          </w:p>
        </w:tc>
      </w:tr>
      <w:tr w:rsidR="005D0085" w14:paraId="7F731221" w14:textId="77777777" w:rsidTr="00C11E13">
        <w:trPr>
          <w:trHeight w:val="437"/>
        </w:trPr>
        <w:tc>
          <w:tcPr>
            <w:tcW w:w="4962" w:type="dxa"/>
            <w:vAlign w:val="center"/>
          </w:tcPr>
          <w:p w14:paraId="60AEADE4" w14:textId="77777777" w:rsidR="005D0085" w:rsidRDefault="005D0085" w:rsidP="00C11E13">
            <w:r>
              <w:t>Reward phase</w:t>
            </w:r>
          </w:p>
        </w:tc>
        <w:tc>
          <w:tcPr>
            <w:tcW w:w="2126" w:type="dxa"/>
            <w:vAlign w:val="center"/>
          </w:tcPr>
          <w:p w14:paraId="2851F32C" w14:textId="360BFE81" w:rsidR="005D0085" w:rsidRDefault="00BA6825" w:rsidP="00C11E13">
            <w:r w:rsidRPr="00BA6825">
              <w:t xml:space="preserve">-115.47 </w:t>
            </w:r>
            <w:r>
              <w:t>(</w:t>
            </w:r>
            <w:r w:rsidRPr="00BA6825">
              <w:t>38.14</w:t>
            </w:r>
            <w:r>
              <w:t>)</w:t>
            </w:r>
          </w:p>
        </w:tc>
        <w:tc>
          <w:tcPr>
            <w:tcW w:w="425" w:type="dxa"/>
            <w:vAlign w:val="center"/>
          </w:tcPr>
          <w:p w14:paraId="6AEAB5AD" w14:textId="3B2BF5EB" w:rsidR="005D0085" w:rsidRDefault="005D0085" w:rsidP="00C11E13"/>
        </w:tc>
        <w:tc>
          <w:tcPr>
            <w:tcW w:w="1985" w:type="dxa"/>
            <w:vAlign w:val="center"/>
          </w:tcPr>
          <w:p w14:paraId="49488DC1" w14:textId="12F03E2E" w:rsidR="005D0085" w:rsidRDefault="00BA6825" w:rsidP="00C11E13">
            <w:r w:rsidRPr="00BA6825">
              <w:t>0.0</w:t>
            </w:r>
            <w:r w:rsidR="00FB785C">
              <w:t>2</w:t>
            </w:r>
            <w:r w:rsidRPr="00BA6825">
              <w:t xml:space="preserve"> </w:t>
            </w:r>
            <w:r>
              <w:t>(</w:t>
            </w:r>
            <w:r w:rsidRPr="00BA6825">
              <w:t>0.01</w:t>
            </w:r>
            <w:r>
              <w:t>)</w:t>
            </w:r>
          </w:p>
        </w:tc>
      </w:tr>
      <w:tr w:rsidR="005D0085" w14:paraId="67071F3D" w14:textId="77777777" w:rsidTr="00C11E13">
        <w:trPr>
          <w:trHeight w:val="419"/>
        </w:trPr>
        <w:tc>
          <w:tcPr>
            <w:tcW w:w="4962" w:type="dxa"/>
            <w:vAlign w:val="center"/>
          </w:tcPr>
          <w:p w14:paraId="7C8B8734" w14:textId="28A55B41" w:rsidR="005D0085" w:rsidRDefault="00BA6825" w:rsidP="00C11E13">
            <w:r>
              <w:t>Attention</w:t>
            </w:r>
          </w:p>
        </w:tc>
        <w:tc>
          <w:tcPr>
            <w:tcW w:w="2126" w:type="dxa"/>
            <w:vAlign w:val="center"/>
          </w:tcPr>
          <w:p w14:paraId="0FCEC29D" w14:textId="188FCF77" w:rsidR="005D0085" w:rsidRDefault="00BA6825" w:rsidP="00C11E13">
            <w:r w:rsidRPr="00BA6825">
              <w:t xml:space="preserve">-211.10 </w:t>
            </w:r>
            <w:r>
              <w:t>(</w:t>
            </w:r>
            <w:r w:rsidRPr="00BA6825">
              <w:t>41.72</w:t>
            </w:r>
            <w:r>
              <w:t>)</w:t>
            </w:r>
          </w:p>
        </w:tc>
        <w:tc>
          <w:tcPr>
            <w:tcW w:w="425" w:type="dxa"/>
            <w:vAlign w:val="center"/>
          </w:tcPr>
          <w:p w14:paraId="0A0CCA18" w14:textId="208612F6" w:rsidR="005D0085" w:rsidRDefault="005D0085" w:rsidP="00C11E13"/>
        </w:tc>
        <w:tc>
          <w:tcPr>
            <w:tcW w:w="1985" w:type="dxa"/>
            <w:vAlign w:val="center"/>
          </w:tcPr>
          <w:p w14:paraId="27B1B205" w14:textId="2E6E5D00" w:rsidR="005D0085" w:rsidRDefault="00BA6825" w:rsidP="00C11E13">
            <w:r w:rsidRPr="00BA6825">
              <w:t xml:space="preserve">0.21 </w:t>
            </w:r>
            <w:r>
              <w:t>(</w:t>
            </w:r>
            <w:r w:rsidRPr="00BA6825">
              <w:t>0.0</w:t>
            </w:r>
            <w:r w:rsidR="00FB785C">
              <w:t>4</w:t>
            </w:r>
            <w:r>
              <w:t>)</w:t>
            </w:r>
          </w:p>
        </w:tc>
      </w:tr>
      <w:tr w:rsidR="00BA6825" w14:paraId="11033BEE" w14:textId="77777777" w:rsidTr="00C11E13">
        <w:trPr>
          <w:trHeight w:val="419"/>
        </w:trPr>
        <w:tc>
          <w:tcPr>
            <w:tcW w:w="4962" w:type="dxa"/>
            <w:vAlign w:val="center"/>
          </w:tcPr>
          <w:p w14:paraId="4D6995CA" w14:textId="4B241257" w:rsidR="00BA6825" w:rsidRDefault="00BA6825" w:rsidP="00C11E13">
            <w:r>
              <w:t xml:space="preserve">Reward phase </w:t>
            </w:r>
            <w:r w:rsidR="00E91E39">
              <w:t>+</w:t>
            </w:r>
            <w:r>
              <w:t xml:space="preserve"> attention</w:t>
            </w:r>
          </w:p>
        </w:tc>
        <w:tc>
          <w:tcPr>
            <w:tcW w:w="2126" w:type="dxa"/>
            <w:vAlign w:val="center"/>
          </w:tcPr>
          <w:p w14:paraId="66A441C1" w14:textId="52FB3980" w:rsidR="00BA6825" w:rsidRDefault="00BA6825" w:rsidP="00C11E13">
            <w:r w:rsidRPr="00BA6825">
              <w:t xml:space="preserve">-200.35 </w:t>
            </w:r>
            <w:r>
              <w:t>(</w:t>
            </w:r>
            <w:r w:rsidRPr="00BA6825">
              <w:t>41.10</w:t>
            </w:r>
            <w:r>
              <w:t>)</w:t>
            </w:r>
          </w:p>
        </w:tc>
        <w:tc>
          <w:tcPr>
            <w:tcW w:w="425" w:type="dxa"/>
            <w:vAlign w:val="center"/>
          </w:tcPr>
          <w:p w14:paraId="467B89B1" w14:textId="529231FF" w:rsidR="00BA6825" w:rsidRDefault="00BA6825" w:rsidP="00C11E13"/>
        </w:tc>
        <w:tc>
          <w:tcPr>
            <w:tcW w:w="1985" w:type="dxa"/>
            <w:vAlign w:val="center"/>
          </w:tcPr>
          <w:p w14:paraId="0C5E1974" w14:textId="44F7F2CD" w:rsidR="00BA6825" w:rsidRDefault="00BA6825" w:rsidP="00C11E13">
            <w:r w:rsidRPr="00BA6825">
              <w:t xml:space="preserve">0.22 </w:t>
            </w:r>
            <w:r>
              <w:t>(</w:t>
            </w:r>
            <w:r w:rsidRPr="00BA6825">
              <w:t>0.0</w:t>
            </w:r>
            <w:r w:rsidR="00FB785C">
              <w:t>4</w:t>
            </w:r>
            <w:r>
              <w:t>)</w:t>
            </w:r>
          </w:p>
        </w:tc>
      </w:tr>
      <w:tr w:rsidR="00E91E39" w14:paraId="404428DF" w14:textId="77777777" w:rsidTr="00C11E13">
        <w:trPr>
          <w:trHeight w:val="419"/>
        </w:trPr>
        <w:tc>
          <w:tcPr>
            <w:tcW w:w="4962" w:type="dxa"/>
            <w:vAlign w:val="center"/>
          </w:tcPr>
          <w:p w14:paraId="073A3545" w14:textId="4054DFF1" w:rsidR="00E91E39" w:rsidRDefault="00E91E39" w:rsidP="00C11E13">
            <w:r>
              <w:t xml:space="preserve">Reward phase </w:t>
            </w:r>
            <w:r w:rsidR="007063D5">
              <w:t xml:space="preserve">x </w:t>
            </w:r>
            <w:r>
              <w:t>attention</w:t>
            </w:r>
          </w:p>
        </w:tc>
        <w:tc>
          <w:tcPr>
            <w:tcW w:w="2126" w:type="dxa"/>
            <w:vAlign w:val="center"/>
          </w:tcPr>
          <w:p w14:paraId="5F1A4FD0" w14:textId="24AE73CF" w:rsidR="00E91E39" w:rsidRPr="00BA6825" w:rsidRDefault="00E91E39" w:rsidP="00C11E13">
            <w:r w:rsidRPr="00BA6825">
              <w:t>-</w:t>
            </w:r>
            <w:r>
              <w:t>193.05</w:t>
            </w:r>
            <w:r w:rsidRPr="00BA6825">
              <w:t xml:space="preserve"> </w:t>
            </w:r>
            <w:r>
              <w:t>(40.69)</w:t>
            </w:r>
          </w:p>
        </w:tc>
        <w:tc>
          <w:tcPr>
            <w:tcW w:w="425" w:type="dxa"/>
            <w:vAlign w:val="center"/>
          </w:tcPr>
          <w:p w14:paraId="0F74BDCD" w14:textId="4D94DA2E" w:rsidR="00E91E39" w:rsidRPr="00BA6825" w:rsidRDefault="00E91E39" w:rsidP="00C11E13"/>
        </w:tc>
        <w:tc>
          <w:tcPr>
            <w:tcW w:w="1985" w:type="dxa"/>
            <w:vAlign w:val="center"/>
          </w:tcPr>
          <w:p w14:paraId="0CA20FC8" w14:textId="59EBB602" w:rsidR="00E91E39" w:rsidRPr="00BA6825" w:rsidRDefault="00E91E39" w:rsidP="00C11E13">
            <w:r>
              <w:t>0.23</w:t>
            </w:r>
            <w:r w:rsidRPr="00BA6825">
              <w:t xml:space="preserve"> </w:t>
            </w:r>
            <w:r>
              <w:t>(</w:t>
            </w:r>
            <w:r w:rsidRPr="00BA6825">
              <w:t>0.0</w:t>
            </w:r>
            <w:r>
              <w:t>4)</w:t>
            </w:r>
          </w:p>
        </w:tc>
      </w:tr>
      <w:tr w:rsidR="00E91E39" w14:paraId="4EBA895C" w14:textId="77777777" w:rsidTr="00C11E13">
        <w:trPr>
          <w:trHeight w:val="419"/>
        </w:trPr>
        <w:tc>
          <w:tcPr>
            <w:tcW w:w="4962" w:type="dxa"/>
            <w:vAlign w:val="center"/>
          </w:tcPr>
          <w:p w14:paraId="6E205B00" w14:textId="1ED332FF" w:rsidR="00E91E39" w:rsidRDefault="00E91E39" w:rsidP="00C11E13">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C11E13">
            <w:r w:rsidRPr="00BA6825">
              <w:t xml:space="preserve">-272.18 </w:t>
            </w:r>
            <w:r>
              <w:t>(</w:t>
            </w:r>
            <w:r w:rsidRPr="00BA6825">
              <w:t>42.75</w:t>
            </w:r>
            <w:r>
              <w:t>)</w:t>
            </w:r>
          </w:p>
        </w:tc>
        <w:tc>
          <w:tcPr>
            <w:tcW w:w="425" w:type="dxa"/>
            <w:vAlign w:val="center"/>
          </w:tcPr>
          <w:p w14:paraId="1A2AE93F" w14:textId="6282E8AE" w:rsidR="00E91E39" w:rsidRDefault="00E91E39" w:rsidP="00C11E13"/>
        </w:tc>
        <w:tc>
          <w:tcPr>
            <w:tcW w:w="1985" w:type="dxa"/>
            <w:vAlign w:val="center"/>
          </w:tcPr>
          <w:p w14:paraId="7B42DA38" w14:textId="56052ADB" w:rsidR="00E91E39" w:rsidRDefault="00E91E39" w:rsidP="00C11E13">
            <w:r w:rsidRPr="00BA6825">
              <w:t>0.4</w:t>
            </w:r>
            <w:r>
              <w:t>3</w:t>
            </w:r>
            <w:r w:rsidRPr="00BA6825">
              <w:t xml:space="preserve"> </w:t>
            </w:r>
            <w:r>
              <w:t>(</w:t>
            </w:r>
            <w:r w:rsidRPr="00BA6825">
              <w:t>0.0</w:t>
            </w:r>
            <w:r>
              <w:t>4)</w:t>
            </w:r>
          </w:p>
        </w:tc>
      </w:tr>
      <w:tr w:rsidR="00E91E39" w14:paraId="7A6056A2" w14:textId="77777777" w:rsidTr="00C11E13">
        <w:trPr>
          <w:trHeight w:val="419"/>
        </w:trPr>
        <w:tc>
          <w:tcPr>
            <w:tcW w:w="4962" w:type="dxa"/>
            <w:tcBorders>
              <w:bottom w:val="single" w:sz="4" w:space="0" w:color="auto"/>
            </w:tcBorders>
            <w:vAlign w:val="center"/>
          </w:tcPr>
          <w:p w14:paraId="205D9A02" w14:textId="7EDA14F1" w:rsidR="00E91E39" w:rsidRDefault="007063D5" w:rsidP="00C11E13">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C11E13">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C11E13"/>
        </w:tc>
        <w:tc>
          <w:tcPr>
            <w:tcW w:w="1985" w:type="dxa"/>
            <w:tcBorders>
              <w:bottom w:val="single" w:sz="4" w:space="0" w:color="auto"/>
            </w:tcBorders>
            <w:vAlign w:val="center"/>
          </w:tcPr>
          <w:p w14:paraId="0EDAC911" w14:textId="718E3D4D" w:rsidR="00E91E39" w:rsidRDefault="00E91E39" w:rsidP="00C11E13">
            <w:r w:rsidRPr="00BA6825">
              <w:t>0.5</w:t>
            </w:r>
            <w:r>
              <w:t>3</w:t>
            </w:r>
            <w:r w:rsidRPr="00BA6825">
              <w:t xml:space="preserve"> </w:t>
            </w:r>
            <w:r>
              <w:t>(</w:t>
            </w:r>
            <w:r w:rsidRPr="00BA6825">
              <w:t>0.0</w:t>
            </w:r>
            <w:r>
              <w:t>5)</w:t>
            </w:r>
          </w:p>
        </w:tc>
      </w:tr>
      <w:tr w:rsidR="00E91E39" w14:paraId="437F542B" w14:textId="77777777" w:rsidTr="00C11E13">
        <w:trPr>
          <w:trHeight w:val="419"/>
        </w:trPr>
        <w:tc>
          <w:tcPr>
            <w:tcW w:w="9498" w:type="dxa"/>
            <w:gridSpan w:val="4"/>
            <w:tcBorders>
              <w:top w:val="single" w:sz="4" w:space="0" w:color="auto"/>
            </w:tcBorders>
            <w:vAlign w:val="center"/>
          </w:tcPr>
          <w:p w14:paraId="07FE57EA" w14:textId="2E9837BA" w:rsidR="00E91E39" w:rsidRDefault="00E91E39" w:rsidP="00C11E13"/>
        </w:tc>
      </w:tr>
    </w:tbl>
    <w:p w14:paraId="2B23ABA2" w14:textId="5000000D" w:rsidR="007B4D6B" w:rsidRDefault="007B4D6B" w:rsidP="00876BCA">
      <w:pPr>
        <w:framePr w:hSpace="181" w:wrap="around" w:vAnchor="text" w:hAnchor="text" w:xAlign="center" w:y="1"/>
        <w:suppressOverlap/>
      </w:pPr>
    </w:p>
    <w:tbl>
      <w:tblPr>
        <w:tblStyle w:val="APA6"/>
        <w:tblpPr w:leftFromText="181" w:rightFromText="181" w:vertAnchor="text" w:tblpXSpec="center" w:tblpY="1"/>
        <w:tblOverlap w:val="never"/>
        <w:tblW w:w="9498" w:type="dxa"/>
        <w:tblLook w:val="04A0" w:firstRow="1" w:lastRow="0" w:firstColumn="1" w:lastColumn="0" w:noHBand="0" w:noVBand="1"/>
      </w:tblPr>
      <w:tblGrid>
        <w:gridCol w:w="2132"/>
        <w:gridCol w:w="2265"/>
        <w:gridCol w:w="2263"/>
        <w:gridCol w:w="2838"/>
      </w:tblGrid>
      <w:tr w:rsidR="007B4D6B" w14:paraId="6954FEBB" w14:textId="77777777" w:rsidTr="00C11E13">
        <w:trPr>
          <w:trHeight w:val="634"/>
        </w:trPr>
        <w:tc>
          <w:tcPr>
            <w:tcW w:w="10032" w:type="dxa"/>
            <w:gridSpan w:val="4"/>
            <w:tcBorders>
              <w:bottom w:val="single" w:sz="4" w:space="0" w:color="auto"/>
            </w:tcBorders>
          </w:tcPr>
          <w:p w14:paraId="50F75AA6" w14:textId="65A2AD27" w:rsidR="007B4D6B" w:rsidRDefault="00493C9B" w:rsidP="00C11E13">
            <w:pPr>
              <w:spacing w:line="360" w:lineRule="auto"/>
            </w:pPr>
            <w:r>
              <w:t>Table 6</w:t>
            </w:r>
          </w:p>
          <w:p w14:paraId="3C5D7B6E" w14:textId="66CD4205" w:rsidR="007B4D6B" w:rsidRDefault="007B4D6B" w:rsidP="00352BD6">
            <w:pPr>
              <w:spacing w:line="360" w:lineRule="auto"/>
              <w:rPr>
                <w:i/>
              </w:rPr>
            </w:pPr>
            <w:r>
              <w:rPr>
                <w:i/>
              </w:rPr>
              <w:t xml:space="preserve">Means and 95% HDIs of the posterior distributions of the </w:t>
            </w:r>
            <w:r w:rsidR="00352BD6">
              <w:rPr>
                <w:i/>
              </w:rPr>
              <w:t>SSVEP</w:t>
            </w:r>
            <w:r>
              <w:rPr>
                <w:i/>
              </w:rPr>
              <w:t xml:space="preserve"> amplitudes for each condition</w:t>
            </w:r>
            <w:r w:rsidR="007063D5">
              <w:rPr>
                <w:i/>
              </w:rPr>
              <w:t>.</w:t>
            </w:r>
          </w:p>
        </w:tc>
      </w:tr>
      <w:tr w:rsidR="007B4D6B" w14:paraId="3895A73D" w14:textId="77777777" w:rsidTr="00C11E13">
        <w:trPr>
          <w:trHeight w:val="634"/>
        </w:trPr>
        <w:tc>
          <w:tcPr>
            <w:tcW w:w="2235" w:type="dxa"/>
            <w:tcBorders>
              <w:top w:val="single" w:sz="4" w:space="0" w:color="auto"/>
              <w:bottom w:val="single" w:sz="4" w:space="0" w:color="auto"/>
            </w:tcBorders>
            <w:vAlign w:val="center"/>
          </w:tcPr>
          <w:p w14:paraId="7CBD289E" w14:textId="11D0485F" w:rsidR="007B4D6B" w:rsidRDefault="007B4D6B" w:rsidP="00C11E13">
            <w:r>
              <w:t>Attention</w:t>
            </w:r>
          </w:p>
        </w:tc>
        <w:tc>
          <w:tcPr>
            <w:tcW w:w="2382" w:type="dxa"/>
            <w:tcBorders>
              <w:top w:val="single" w:sz="4" w:space="0" w:color="auto"/>
              <w:bottom w:val="single" w:sz="4" w:space="0" w:color="auto"/>
            </w:tcBorders>
            <w:vAlign w:val="center"/>
          </w:tcPr>
          <w:p w14:paraId="7FCC29AF" w14:textId="435E8A67" w:rsidR="007B4D6B" w:rsidRDefault="007B4D6B" w:rsidP="00C11E13">
            <w:r>
              <w:t>Reward phase</w:t>
            </w:r>
          </w:p>
        </w:tc>
        <w:tc>
          <w:tcPr>
            <w:tcW w:w="2388" w:type="dxa"/>
            <w:tcBorders>
              <w:top w:val="single" w:sz="4" w:space="0" w:color="auto"/>
              <w:bottom w:val="single" w:sz="4" w:space="0" w:color="auto"/>
            </w:tcBorders>
            <w:vAlign w:val="center"/>
          </w:tcPr>
          <w:p w14:paraId="56681B2E" w14:textId="5B94AA1F" w:rsidR="007B4D6B" w:rsidRPr="007F6AA7" w:rsidRDefault="007B4D6B" w:rsidP="00C11E13">
            <w:r>
              <w:t xml:space="preserve">Reward </w:t>
            </w:r>
            <w:r w:rsidR="00884EE2">
              <w:t>probability</w:t>
            </w:r>
          </w:p>
        </w:tc>
        <w:tc>
          <w:tcPr>
            <w:tcW w:w="3027" w:type="dxa"/>
            <w:tcBorders>
              <w:top w:val="single" w:sz="4" w:space="0" w:color="auto"/>
              <w:bottom w:val="single" w:sz="4" w:space="0" w:color="auto"/>
            </w:tcBorders>
            <w:vAlign w:val="center"/>
          </w:tcPr>
          <w:p w14:paraId="72E7903F" w14:textId="7264142B" w:rsidR="007B4D6B" w:rsidRPr="00297068" w:rsidRDefault="007B4D6B" w:rsidP="0011021B">
            <w:r>
              <w:t>Amplitudes (</w:t>
            </w:r>
            <w:proofErr w:type="spellStart"/>
            <w:r w:rsidR="0011021B">
              <w:t>a.u</w:t>
            </w:r>
            <w:proofErr w:type="spellEnd"/>
            <w:r w:rsidR="0011021B">
              <w:t>.</w:t>
            </w:r>
            <w:r>
              <w:t>)</w:t>
            </w:r>
          </w:p>
        </w:tc>
      </w:tr>
      <w:tr w:rsidR="007B4D6B" w14:paraId="49E01F50" w14:textId="77777777" w:rsidTr="00C11E13">
        <w:trPr>
          <w:trHeight w:val="417"/>
        </w:trPr>
        <w:tc>
          <w:tcPr>
            <w:tcW w:w="2235" w:type="dxa"/>
            <w:tcBorders>
              <w:top w:val="single" w:sz="4" w:space="0" w:color="auto"/>
            </w:tcBorders>
            <w:vAlign w:val="center"/>
          </w:tcPr>
          <w:p w14:paraId="603DADCB" w14:textId="54E104A0" w:rsidR="007B4D6B" w:rsidRDefault="007B4D6B" w:rsidP="00C11E13">
            <w:r>
              <w:t>Attended</w:t>
            </w:r>
          </w:p>
        </w:tc>
        <w:tc>
          <w:tcPr>
            <w:tcW w:w="2382" w:type="dxa"/>
            <w:tcBorders>
              <w:top w:val="single" w:sz="4" w:space="0" w:color="auto"/>
            </w:tcBorders>
            <w:vAlign w:val="center"/>
          </w:tcPr>
          <w:p w14:paraId="39412E65" w14:textId="6984F420" w:rsidR="007B4D6B" w:rsidRPr="008E021D" w:rsidRDefault="007B4D6B" w:rsidP="00C11E13">
            <w:r>
              <w:t>Baseline</w:t>
            </w:r>
          </w:p>
        </w:tc>
        <w:tc>
          <w:tcPr>
            <w:tcW w:w="2388" w:type="dxa"/>
            <w:tcBorders>
              <w:top w:val="single" w:sz="4" w:space="0" w:color="auto"/>
            </w:tcBorders>
            <w:vAlign w:val="center"/>
          </w:tcPr>
          <w:p w14:paraId="149DB6E1" w14:textId="20AC1C71" w:rsidR="007B4D6B" w:rsidRDefault="007B4D6B" w:rsidP="00C11E13">
            <w:r>
              <w:t>High</w:t>
            </w:r>
          </w:p>
        </w:tc>
        <w:tc>
          <w:tcPr>
            <w:tcW w:w="3027" w:type="dxa"/>
            <w:tcBorders>
              <w:top w:val="single" w:sz="4" w:space="0" w:color="auto"/>
            </w:tcBorders>
            <w:vAlign w:val="center"/>
          </w:tcPr>
          <w:p w14:paraId="017D9595" w14:textId="0CDA9C03" w:rsidR="007B4D6B" w:rsidRDefault="007B4D6B" w:rsidP="00C11E13">
            <w:r>
              <w:t>1.11 [</w:t>
            </w:r>
            <w:r w:rsidRPr="00DB4107">
              <w:t>1.06</w:t>
            </w:r>
            <w:r>
              <w:t>,</w:t>
            </w:r>
            <w:r w:rsidRPr="00DB4107">
              <w:t xml:space="preserve"> 1.16]</w:t>
            </w:r>
          </w:p>
        </w:tc>
      </w:tr>
      <w:tr w:rsidR="007B4D6B" w14:paraId="3B20E720" w14:textId="77777777" w:rsidTr="00C11E13">
        <w:trPr>
          <w:trHeight w:val="417"/>
        </w:trPr>
        <w:tc>
          <w:tcPr>
            <w:tcW w:w="2235" w:type="dxa"/>
            <w:vAlign w:val="center"/>
          </w:tcPr>
          <w:p w14:paraId="361E2405" w14:textId="1E810E22" w:rsidR="007B4D6B" w:rsidRDefault="007B4D6B" w:rsidP="00C11E13">
            <w:r>
              <w:t>Attended</w:t>
            </w:r>
          </w:p>
        </w:tc>
        <w:tc>
          <w:tcPr>
            <w:tcW w:w="2382" w:type="dxa"/>
            <w:vAlign w:val="center"/>
          </w:tcPr>
          <w:p w14:paraId="3D589E98" w14:textId="05CBE42F" w:rsidR="007B4D6B" w:rsidRPr="008E021D" w:rsidRDefault="007B4D6B" w:rsidP="00C11E13">
            <w:r>
              <w:t>Baseline</w:t>
            </w:r>
          </w:p>
        </w:tc>
        <w:tc>
          <w:tcPr>
            <w:tcW w:w="2388" w:type="dxa"/>
            <w:vAlign w:val="center"/>
          </w:tcPr>
          <w:p w14:paraId="0BC911B3" w14:textId="1189EA46" w:rsidR="007B4D6B" w:rsidRDefault="007B4D6B" w:rsidP="00C11E13">
            <w:r>
              <w:t>Low</w:t>
            </w:r>
          </w:p>
        </w:tc>
        <w:tc>
          <w:tcPr>
            <w:tcW w:w="3027" w:type="dxa"/>
            <w:vAlign w:val="center"/>
          </w:tcPr>
          <w:p w14:paraId="3BB8C9C2" w14:textId="1DB59D29" w:rsidR="007B4D6B" w:rsidRDefault="007B4D6B" w:rsidP="00C11E13">
            <w:r w:rsidRPr="00DB4107">
              <w:t>1.09 [1.02</w:t>
            </w:r>
            <w:r>
              <w:t>,</w:t>
            </w:r>
            <w:r w:rsidRPr="00DB4107">
              <w:t xml:space="preserve"> 1.15]</w:t>
            </w:r>
          </w:p>
        </w:tc>
      </w:tr>
      <w:tr w:rsidR="007B4D6B" w14:paraId="5A13B79B" w14:textId="77777777" w:rsidTr="00C11E13">
        <w:trPr>
          <w:trHeight w:val="417"/>
        </w:trPr>
        <w:tc>
          <w:tcPr>
            <w:tcW w:w="2235" w:type="dxa"/>
            <w:vAlign w:val="center"/>
          </w:tcPr>
          <w:p w14:paraId="784F93AF" w14:textId="03FB5312" w:rsidR="007B4D6B" w:rsidRDefault="007B4D6B" w:rsidP="00C11E13">
            <w:r>
              <w:t>Attended</w:t>
            </w:r>
          </w:p>
        </w:tc>
        <w:tc>
          <w:tcPr>
            <w:tcW w:w="2382" w:type="dxa"/>
            <w:vAlign w:val="center"/>
          </w:tcPr>
          <w:p w14:paraId="1FE19158" w14:textId="72ED46FC" w:rsidR="007B4D6B" w:rsidRPr="008E021D" w:rsidRDefault="007B4D6B" w:rsidP="00C11E13">
            <w:r>
              <w:t>Acquisition</w:t>
            </w:r>
          </w:p>
        </w:tc>
        <w:tc>
          <w:tcPr>
            <w:tcW w:w="2388" w:type="dxa"/>
            <w:vAlign w:val="center"/>
          </w:tcPr>
          <w:p w14:paraId="2B919EAF" w14:textId="2575A7E1" w:rsidR="007B4D6B" w:rsidRDefault="007B4D6B" w:rsidP="00C11E13">
            <w:r>
              <w:t>High</w:t>
            </w:r>
          </w:p>
        </w:tc>
        <w:tc>
          <w:tcPr>
            <w:tcW w:w="3027" w:type="dxa"/>
            <w:vAlign w:val="center"/>
          </w:tcPr>
          <w:p w14:paraId="0C815E84" w14:textId="7DEC6164" w:rsidR="007B4D6B" w:rsidRDefault="007B4D6B" w:rsidP="00C11E13">
            <w:r>
              <w:t>1.10 [</w:t>
            </w:r>
            <w:r w:rsidRPr="00DB4107">
              <w:t>1.04</w:t>
            </w:r>
            <w:r>
              <w:t>,</w:t>
            </w:r>
            <w:r w:rsidRPr="00DB4107">
              <w:t xml:space="preserve"> 1.15]</w:t>
            </w:r>
          </w:p>
        </w:tc>
      </w:tr>
      <w:tr w:rsidR="007B4D6B" w14:paraId="09168C3A" w14:textId="77777777" w:rsidTr="00C11E13">
        <w:trPr>
          <w:trHeight w:val="417"/>
        </w:trPr>
        <w:tc>
          <w:tcPr>
            <w:tcW w:w="2235" w:type="dxa"/>
            <w:vAlign w:val="center"/>
          </w:tcPr>
          <w:p w14:paraId="4177A45A" w14:textId="55BFA05E" w:rsidR="007B4D6B" w:rsidRDefault="007B4D6B" w:rsidP="00C11E13">
            <w:r>
              <w:t>Attended</w:t>
            </w:r>
          </w:p>
        </w:tc>
        <w:tc>
          <w:tcPr>
            <w:tcW w:w="2382" w:type="dxa"/>
            <w:vAlign w:val="center"/>
          </w:tcPr>
          <w:p w14:paraId="25E8F1E1" w14:textId="2DB63037" w:rsidR="007B4D6B" w:rsidRPr="00534F07" w:rsidRDefault="007B4D6B" w:rsidP="00C11E13">
            <w:r>
              <w:t>Acquisition</w:t>
            </w:r>
          </w:p>
        </w:tc>
        <w:tc>
          <w:tcPr>
            <w:tcW w:w="2388" w:type="dxa"/>
            <w:vAlign w:val="center"/>
          </w:tcPr>
          <w:p w14:paraId="74940EC4" w14:textId="47AD211E" w:rsidR="007B4D6B" w:rsidRDefault="007B4D6B" w:rsidP="00C11E13">
            <w:r>
              <w:t>Low</w:t>
            </w:r>
          </w:p>
        </w:tc>
        <w:tc>
          <w:tcPr>
            <w:tcW w:w="3027" w:type="dxa"/>
            <w:vAlign w:val="center"/>
          </w:tcPr>
          <w:p w14:paraId="6F0760B9" w14:textId="7F584534" w:rsidR="007B4D6B" w:rsidRDefault="007B4D6B" w:rsidP="00C11E13">
            <w:r w:rsidRPr="00DB4107">
              <w:t>1.04 [0.97</w:t>
            </w:r>
            <w:r>
              <w:t>,</w:t>
            </w:r>
            <w:r w:rsidRPr="00DB4107">
              <w:t xml:space="preserve"> 1.11]</w:t>
            </w:r>
          </w:p>
        </w:tc>
      </w:tr>
      <w:tr w:rsidR="007B4D6B" w14:paraId="0EA1EF0D" w14:textId="77777777" w:rsidTr="00C11E13">
        <w:trPr>
          <w:trHeight w:val="417"/>
        </w:trPr>
        <w:tc>
          <w:tcPr>
            <w:tcW w:w="2235" w:type="dxa"/>
            <w:vAlign w:val="center"/>
          </w:tcPr>
          <w:p w14:paraId="410E39A7" w14:textId="04A74F2C" w:rsidR="007B4D6B" w:rsidRDefault="007B4D6B" w:rsidP="00C11E13">
            <w:r>
              <w:t>Attended</w:t>
            </w:r>
          </w:p>
        </w:tc>
        <w:tc>
          <w:tcPr>
            <w:tcW w:w="2382" w:type="dxa"/>
            <w:vAlign w:val="center"/>
          </w:tcPr>
          <w:p w14:paraId="59C6986E" w14:textId="57DC5908" w:rsidR="007B4D6B" w:rsidRPr="00C21D51" w:rsidRDefault="007B4D6B" w:rsidP="00C11E13">
            <w:r>
              <w:t>Extinction</w:t>
            </w:r>
          </w:p>
        </w:tc>
        <w:tc>
          <w:tcPr>
            <w:tcW w:w="2388" w:type="dxa"/>
            <w:vAlign w:val="center"/>
          </w:tcPr>
          <w:p w14:paraId="32D288DB" w14:textId="1A3D9A76" w:rsidR="007B4D6B" w:rsidRDefault="007B4D6B" w:rsidP="00C11E13">
            <w:r>
              <w:t>High</w:t>
            </w:r>
          </w:p>
        </w:tc>
        <w:tc>
          <w:tcPr>
            <w:tcW w:w="3027" w:type="dxa"/>
            <w:vAlign w:val="center"/>
          </w:tcPr>
          <w:p w14:paraId="51D90BAE" w14:textId="0B4C0BE5" w:rsidR="007B4D6B" w:rsidRDefault="007B4D6B" w:rsidP="00C11E13">
            <w:r w:rsidRPr="00DB4107">
              <w:t>1.07 [1.01</w:t>
            </w:r>
            <w:r>
              <w:t>,</w:t>
            </w:r>
            <w:r w:rsidRPr="00DB4107">
              <w:t xml:space="preserve"> 1.13]</w:t>
            </w:r>
          </w:p>
        </w:tc>
      </w:tr>
      <w:tr w:rsidR="007B4D6B" w14:paraId="4EB6C70F" w14:textId="77777777" w:rsidTr="00C11E13">
        <w:trPr>
          <w:trHeight w:val="417"/>
        </w:trPr>
        <w:tc>
          <w:tcPr>
            <w:tcW w:w="2235" w:type="dxa"/>
            <w:vAlign w:val="center"/>
          </w:tcPr>
          <w:p w14:paraId="755C7B38" w14:textId="7377F6D7" w:rsidR="007B4D6B" w:rsidRDefault="007B4D6B" w:rsidP="00C11E13">
            <w:r>
              <w:t>Attended</w:t>
            </w:r>
          </w:p>
        </w:tc>
        <w:tc>
          <w:tcPr>
            <w:tcW w:w="2382" w:type="dxa"/>
            <w:vAlign w:val="center"/>
          </w:tcPr>
          <w:p w14:paraId="77F007B4" w14:textId="485B5937" w:rsidR="007B4D6B" w:rsidRPr="00C21D51" w:rsidRDefault="007B4D6B" w:rsidP="00C11E13">
            <w:r>
              <w:t>Extinction</w:t>
            </w:r>
          </w:p>
        </w:tc>
        <w:tc>
          <w:tcPr>
            <w:tcW w:w="2388" w:type="dxa"/>
            <w:vAlign w:val="center"/>
          </w:tcPr>
          <w:p w14:paraId="4E64880A" w14:textId="3857A0DD" w:rsidR="007B4D6B" w:rsidRDefault="007B4D6B" w:rsidP="00C11E13">
            <w:r>
              <w:t>Low</w:t>
            </w:r>
          </w:p>
        </w:tc>
        <w:tc>
          <w:tcPr>
            <w:tcW w:w="3027" w:type="dxa"/>
            <w:vAlign w:val="center"/>
          </w:tcPr>
          <w:p w14:paraId="01C3C705" w14:textId="6B5D9DF9" w:rsidR="007B4D6B" w:rsidRDefault="007B4D6B" w:rsidP="00C11E13">
            <w:r w:rsidRPr="00DB4107">
              <w:t>0.95 [0.84</w:t>
            </w:r>
            <w:r>
              <w:t>,</w:t>
            </w:r>
            <w:r w:rsidRPr="00DB4107">
              <w:t xml:space="preserve"> 1.06]</w:t>
            </w:r>
          </w:p>
        </w:tc>
      </w:tr>
      <w:tr w:rsidR="007B4D6B" w14:paraId="370C82B8" w14:textId="77777777" w:rsidTr="00C11E13">
        <w:trPr>
          <w:trHeight w:val="417"/>
        </w:trPr>
        <w:tc>
          <w:tcPr>
            <w:tcW w:w="2235" w:type="dxa"/>
            <w:vAlign w:val="center"/>
          </w:tcPr>
          <w:p w14:paraId="6B478261" w14:textId="2435FBC9" w:rsidR="007B4D6B" w:rsidRDefault="007B4D6B" w:rsidP="00C11E13">
            <w:r>
              <w:t>Unattended</w:t>
            </w:r>
          </w:p>
        </w:tc>
        <w:tc>
          <w:tcPr>
            <w:tcW w:w="2382" w:type="dxa"/>
            <w:vAlign w:val="center"/>
          </w:tcPr>
          <w:p w14:paraId="3161B91A" w14:textId="6EE4A546" w:rsidR="007B4D6B" w:rsidRDefault="007B4D6B" w:rsidP="00C11E13">
            <w:r>
              <w:t>Baseline</w:t>
            </w:r>
          </w:p>
        </w:tc>
        <w:tc>
          <w:tcPr>
            <w:tcW w:w="2388" w:type="dxa"/>
            <w:vAlign w:val="center"/>
          </w:tcPr>
          <w:p w14:paraId="0D06E9A6" w14:textId="54A563FE" w:rsidR="007B4D6B" w:rsidRDefault="007B4D6B" w:rsidP="00C11E13">
            <w:r>
              <w:t>High</w:t>
            </w:r>
          </w:p>
        </w:tc>
        <w:tc>
          <w:tcPr>
            <w:tcW w:w="3027" w:type="dxa"/>
            <w:vAlign w:val="center"/>
          </w:tcPr>
          <w:p w14:paraId="5D3E388E" w14:textId="09BCE172" w:rsidR="007B4D6B" w:rsidRPr="00C57028" w:rsidRDefault="007B4D6B" w:rsidP="00C11E13">
            <w:r w:rsidRPr="00DB4107">
              <w:t>0.95 [0.89</w:t>
            </w:r>
            <w:r>
              <w:t>,</w:t>
            </w:r>
            <w:r w:rsidRPr="00DB4107">
              <w:t xml:space="preserve"> 1.01]</w:t>
            </w:r>
          </w:p>
        </w:tc>
      </w:tr>
      <w:tr w:rsidR="007B4D6B" w14:paraId="6DD8CAF6" w14:textId="77777777" w:rsidTr="00C11E13">
        <w:trPr>
          <w:trHeight w:val="417"/>
        </w:trPr>
        <w:tc>
          <w:tcPr>
            <w:tcW w:w="2235" w:type="dxa"/>
            <w:vAlign w:val="center"/>
          </w:tcPr>
          <w:p w14:paraId="16B5B774" w14:textId="46F4E5E0" w:rsidR="007B4D6B" w:rsidRDefault="007B4D6B" w:rsidP="00C11E13">
            <w:r>
              <w:t>Unattended</w:t>
            </w:r>
          </w:p>
        </w:tc>
        <w:tc>
          <w:tcPr>
            <w:tcW w:w="2382" w:type="dxa"/>
            <w:vAlign w:val="center"/>
          </w:tcPr>
          <w:p w14:paraId="544BA0F3" w14:textId="67F9E0F6" w:rsidR="007B4D6B" w:rsidRDefault="007B4D6B" w:rsidP="00C11E13">
            <w:r>
              <w:t>Baseline</w:t>
            </w:r>
          </w:p>
        </w:tc>
        <w:tc>
          <w:tcPr>
            <w:tcW w:w="2388" w:type="dxa"/>
            <w:vAlign w:val="center"/>
          </w:tcPr>
          <w:p w14:paraId="746A72E0" w14:textId="78382776" w:rsidR="007B4D6B" w:rsidRDefault="007B4D6B" w:rsidP="00C11E13">
            <w:r>
              <w:t>Low</w:t>
            </w:r>
          </w:p>
        </w:tc>
        <w:tc>
          <w:tcPr>
            <w:tcW w:w="3027" w:type="dxa"/>
            <w:vAlign w:val="center"/>
          </w:tcPr>
          <w:p w14:paraId="32C5EB18" w14:textId="53A4617B" w:rsidR="007B4D6B" w:rsidRPr="00C57028" w:rsidRDefault="007B4D6B" w:rsidP="00C11E13">
            <w:r w:rsidRPr="00DB4107">
              <w:t>0.89 [0.83</w:t>
            </w:r>
            <w:r>
              <w:t>,</w:t>
            </w:r>
            <w:r w:rsidRPr="00DB4107">
              <w:t xml:space="preserve"> 0.96]</w:t>
            </w:r>
          </w:p>
        </w:tc>
      </w:tr>
      <w:tr w:rsidR="007B4D6B" w14:paraId="12C5F138" w14:textId="77777777" w:rsidTr="00C11E13">
        <w:trPr>
          <w:trHeight w:val="417"/>
        </w:trPr>
        <w:tc>
          <w:tcPr>
            <w:tcW w:w="2235" w:type="dxa"/>
            <w:vAlign w:val="center"/>
          </w:tcPr>
          <w:p w14:paraId="775B23B6" w14:textId="142D4D9F" w:rsidR="007B4D6B" w:rsidRDefault="007B4D6B" w:rsidP="00C11E13">
            <w:r>
              <w:t>Unattended</w:t>
            </w:r>
          </w:p>
        </w:tc>
        <w:tc>
          <w:tcPr>
            <w:tcW w:w="2382" w:type="dxa"/>
            <w:vAlign w:val="center"/>
          </w:tcPr>
          <w:p w14:paraId="7E75E916" w14:textId="4EC3B11B" w:rsidR="007B4D6B" w:rsidRDefault="007B4D6B" w:rsidP="00C11E13">
            <w:r>
              <w:t>Acquisition</w:t>
            </w:r>
          </w:p>
        </w:tc>
        <w:tc>
          <w:tcPr>
            <w:tcW w:w="2388" w:type="dxa"/>
            <w:vAlign w:val="center"/>
          </w:tcPr>
          <w:p w14:paraId="0C7BE775" w14:textId="446E48C0" w:rsidR="007B4D6B" w:rsidRDefault="007B4D6B" w:rsidP="00C11E13">
            <w:r>
              <w:t>High</w:t>
            </w:r>
          </w:p>
        </w:tc>
        <w:tc>
          <w:tcPr>
            <w:tcW w:w="3027" w:type="dxa"/>
            <w:vAlign w:val="center"/>
          </w:tcPr>
          <w:p w14:paraId="086B2DBA" w14:textId="73CB2156" w:rsidR="007B4D6B" w:rsidRPr="00C57028" w:rsidRDefault="007B4D6B" w:rsidP="00C11E13">
            <w:r w:rsidRPr="00DB4107">
              <w:t>0.91 [0.84</w:t>
            </w:r>
            <w:r>
              <w:t>,</w:t>
            </w:r>
            <w:r w:rsidRPr="00DB4107">
              <w:t xml:space="preserve"> 0.97]</w:t>
            </w:r>
          </w:p>
        </w:tc>
      </w:tr>
      <w:tr w:rsidR="007B4D6B" w14:paraId="77EA3FF9" w14:textId="77777777" w:rsidTr="00C11E13">
        <w:trPr>
          <w:trHeight w:val="417"/>
        </w:trPr>
        <w:tc>
          <w:tcPr>
            <w:tcW w:w="2235" w:type="dxa"/>
            <w:vAlign w:val="center"/>
          </w:tcPr>
          <w:p w14:paraId="253DDA16" w14:textId="4E7302CF" w:rsidR="007B4D6B" w:rsidRDefault="007B4D6B" w:rsidP="00C11E13">
            <w:r>
              <w:t>Unattended</w:t>
            </w:r>
          </w:p>
        </w:tc>
        <w:tc>
          <w:tcPr>
            <w:tcW w:w="2382" w:type="dxa"/>
            <w:vAlign w:val="center"/>
          </w:tcPr>
          <w:p w14:paraId="50E44805" w14:textId="70A533BB" w:rsidR="007B4D6B" w:rsidRDefault="007B4D6B" w:rsidP="00C11E13">
            <w:r>
              <w:t>Acquisition</w:t>
            </w:r>
          </w:p>
        </w:tc>
        <w:tc>
          <w:tcPr>
            <w:tcW w:w="2388" w:type="dxa"/>
            <w:vAlign w:val="center"/>
          </w:tcPr>
          <w:p w14:paraId="60ABD356" w14:textId="0CBE8BF1" w:rsidR="007B4D6B" w:rsidRDefault="007B4D6B" w:rsidP="00C11E13">
            <w:r>
              <w:t>Low</w:t>
            </w:r>
          </w:p>
        </w:tc>
        <w:tc>
          <w:tcPr>
            <w:tcW w:w="3027" w:type="dxa"/>
            <w:vAlign w:val="center"/>
          </w:tcPr>
          <w:p w14:paraId="3AD77D2F" w14:textId="12C5E4D1" w:rsidR="007B4D6B" w:rsidRPr="00C57028" w:rsidRDefault="007B4D6B" w:rsidP="00C11E13">
            <w:r w:rsidRPr="00DB4107">
              <w:t>0.93 [0.82</w:t>
            </w:r>
            <w:r>
              <w:t>,</w:t>
            </w:r>
            <w:r w:rsidRPr="00DB4107">
              <w:t xml:space="preserve"> 1.04]</w:t>
            </w:r>
          </w:p>
        </w:tc>
      </w:tr>
      <w:tr w:rsidR="007B4D6B" w14:paraId="1B5724F6" w14:textId="77777777" w:rsidTr="00C11E13">
        <w:trPr>
          <w:trHeight w:val="417"/>
        </w:trPr>
        <w:tc>
          <w:tcPr>
            <w:tcW w:w="2235" w:type="dxa"/>
            <w:vAlign w:val="center"/>
          </w:tcPr>
          <w:p w14:paraId="6A70FB45" w14:textId="440FDB07" w:rsidR="007B4D6B" w:rsidRDefault="007B4D6B" w:rsidP="00C11E13">
            <w:r>
              <w:t>Unattended</w:t>
            </w:r>
          </w:p>
        </w:tc>
        <w:tc>
          <w:tcPr>
            <w:tcW w:w="2382" w:type="dxa"/>
            <w:vAlign w:val="center"/>
          </w:tcPr>
          <w:p w14:paraId="0B64811A" w14:textId="7931A391" w:rsidR="007B4D6B" w:rsidRDefault="007B4D6B" w:rsidP="00C11E13">
            <w:r>
              <w:t>Extinction</w:t>
            </w:r>
          </w:p>
        </w:tc>
        <w:tc>
          <w:tcPr>
            <w:tcW w:w="2388" w:type="dxa"/>
            <w:vAlign w:val="center"/>
          </w:tcPr>
          <w:p w14:paraId="29B97FAA" w14:textId="005CE658" w:rsidR="007B4D6B" w:rsidRDefault="007B4D6B" w:rsidP="00C11E13">
            <w:r>
              <w:t>High</w:t>
            </w:r>
          </w:p>
        </w:tc>
        <w:tc>
          <w:tcPr>
            <w:tcW w:w="3027" w:type="dxa"/>
            <w:vAlign w:val="center"/>
          </w:tcPr>
          <w:p w14:paraId="4C635F98" w14:textId="7C50FAAB" w:rsidR="007B4D6B" w:rsidRPr="00C57028" w:rsidRDefault="007B4D6B" w:rsidP="00C11E13">
            <w:r w:rsidRPr="00DB4107">
              <w:t>0.93 [0.85</w:t>
            </w:r>
            <w:r>
              <w:t>,</w:t>
            </w:r>
            <w:r w:rsidRPr="00DB4107">
              <w:t xml:space="preserve"> 1</w:t>
            </w:r>
            <w:r>
              <w:t>.00</w:t>
            </w:r>
            <w:r w:rsidRPr="00DB4107">
              <w:t>]</w:t>
            </w:r>
          </w:p>
        </w:tc>
      </w:tr>
      <w:tr w:rsidR="007B4D6B" w14:paraId="7CB6F88A" w14:textId="77777777" w:rsidTr="00C11E13">
        <w:trPr>
          <w:trHeight w:val="417"/>
        </w:trPr>
        <w:tc>
          <w:tcPr>
            <w:tcW w:w="2235" w:type="dxa"/>
            <w:tcBorders>
              <w:bottom w:val="single" w:sz="4" w:space="0" w:color="auto"/>
            </w:tcBorders>
            <w:vAlign w:val="center"/>
          </w:tcPr>
          <w:p w14:paraId="1D193FE8" w14:textId="662DAD15" w:rsidR="007B4D6B" w:rsidRDefault="007B4D6B" w:rsidP="00C11E13">
            <w:r>
              <w:t>Unattended</w:t>
            </w:r>
          </w:p>
        </w:tc>
        <w:tc>
          <w:tcPr>
            <w:tcW w:w="2382" w:type="dxa"/>
            <w:tcBorders>
              <w:bottom w:val="single" w:sz="4" w:space="0" w:color="auto"/>
            </w:tcBorders>
            <w:vAlign w:val="center"/>
          </w:tcPr>
          <w:p w14:paraId="6CB55788" w14:textId="1269B21C" w:rsidR="007B4D6B" w:rsidRDefault="007B4D6B" w:rsidP="00C11E13">
            <w:r>
              <w:t>Extinction</w:t>
            </w:r>
          </w:p>
        </w:tc>
        <w:tc>
          <w:tcPr>
            <w:tcW w:w="2388" w:type="dxa"/>
            <w:tcBorders>
              <w:bottom w:val="single" w:sz="4" w:space="0" w:color="auto"/>
            </w:tcBorders>
            <w:vAlign w:val="center"/>
          </w:tcPr>
          <w:p w14:paraId="03EBFBB7" w14:textId="7BE285E7" w:rsidR="007B4D6B" w:rsidRDefault="007B4D6B" w:rsidP="00C11E13">
            <w:r>
              <w:t>Low</w:t>
            </w:r>
          </w:p>
        </w:tc>
        <w:tc>
          <w:tcPr>
            <w:tcW w:w="3027" w:type="dxa"/>
            <w:tcBorders>
              <w:bottom w:val="single" w:sz="4" w:space="0" w:color="auto"/>
            </w:tcBorders>
            <w:vAlign w:val="center"/>
          </w:tcPr>
          <w:p w14:paraId="0F243FF9" w14:textId="4882F463" w:rsidR="007B4D6B" w:rsidRPr="00C57028" w:rsidRDefault="007B4D6B" w:rsidP="00C11E13">
            <w:r w:rsidRPr="00DB4107">
              <w:t>0.95 [0.84</w:t>
            </w:r>
            <w:r>
              <w:t>,</w:t>
            </w:r>
            <w:r w:rsidRPr="00DB4107">
              <w:t xml:space="preserve"> 1.06]</w:t>
            </w:r>
          </w:p>
        </w:tc>
      </w:tr>
    </w:tbl>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6"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7"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5817F83F" w:rsidR="000F0109" w:rsidRDefault="00E66917" w:rsidP="004269CE">
      <w:pPr>
        <w:jc w:val="both"/>
        <w:rPr>
          <w:sz w:val="20"/>
        </w:rPr>
      </w:pPr>
      <w:r>
        <w:rPr>
          <w:b/>
          <w:sz w:val="20"/>
        </w:rPr>
        <w:t>Figure 5</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2E097211" w:rsidR="007D27A2" w:rsidRDefault="000F0109" w:rsidP="00750818">
      <w:pPr>
        <w:spacing w:line="480" w:lineRule="auto"/>
        <w:ind w:firstLine="284"/>
        <w:jc w:val="both"/>
      </w:pPr>
      <w:r>
        <w:lastRenderedPageBreak/>
        <w:t>The poste</w:t>
      </w:r>
      <w:r w:rsidR="005B7BA6">
        <w:t>rior</w:t>
      </w:r>
      <w:bookmarkStart w:id="20" w:name="_GoBack"/>
      <w:bookmarkEnd w:id="20"/>
      <w:r w:rsidR="005B7BA6">
        <w:t xml:space="preserve">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the 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CFAF736"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lastRenderedPageBreak/>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4CFEA920" w:rsidR="00410220" w:rsidRDefault="0053165D" w:rsidP="00EE20A8">
      <w:pPr>
        <w:spacing w:line="480" w:lineRule="auto"/>
      </w:pPr>
      <w:r>
        <w:tab/>
        <w:t xml:space="preserve">Our results show that rewards influence the deployment of voluntary attention at both behavioral and neural level. </w:t>
      </w:r>
      <w:r w:rsidR="00E32915">
        <w:t xml:space="preserve">The introduction of rewards improved </w:t>
      </w:r>
      <w:r w:rsidR="00410220">
        <w:t xml:space="preserve">behavioral </w:t>
      </w:r>
      <w:r w:rsidR="00E32915">
        <w:t xml:space="preserve">performance in the task, and the stimuli linked to higher reward probability were detected faster. </w:t>
      </w:r>
      <w:r w:rsidR="00410220">
        <w:t xml:space="preserve">The absence of rewards in the extinction phase did not influence behavior. This result provides a conceptual replication of the value-driven effects found in </w:t>
      </w:r>
      <w:r w:rsidR="00A902AD">
        <w:t>studies using</w:t>
      </w:r>
      <w:r w:rsidR="00410220">
        <w:t xml:space="preserve"> visual search and cueing tasks </w:t>
      </w:r>
      <w:r w:rsidR="00410220">
        <w:fldChar w:fldCharType="begin" w:fldLock="1"/>
      </w:r>
      <w:r w:rsidR="00410220">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This replication is significant given the large differences between our task and the previously used tasks. In our paradigm, participants are instructed which features to pay attention to, and they </w:t>
      </w:r>
      <w:r w:rsidR="00A902AD">
        <w:t>were</w:t>
      </w:r>
      <w:r w:rsidR="00410220">
        <w:t xml:space="preserve"> doing so over the much longer periods of time than in previously used paradigms. This result thus provides additional support to the robustness of the value-driven attentional effects </w:t>
      </w:r>
      <w:r w:rsidR="00410220">
        <w:fldChar w:fldCharType="begin" w:fldLock="1"/>
      </w:r>
      <w:r w:rsidR="00CD3D9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Sciences","id":"ITEM-1","issue":"1","issued":{"date-parts":[["2016"]]},"page":"24-39","title":"The attention habit: How reward learning shapes attentional selection","type":"article-journal","volume":"1369"},"uris":["http://www.mendeley.com/documents/?uuid=bf18196b-3de6-417d-a9df-feca7fa72ba0"]},{"id":"ITEM-2","itemData":{"DOI":"10.3758/s13423-017-1380-y","ISSN":"15315320","abstract":"Visual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18F3900E" w:rsidR="00CD3D93" w:rsidRDefault="00B754E8" w:rsidP="00EE20A8">
      <w:pPr>
        <w:spacing w:line="480" w:lineRule="auto"/>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effect was modulated by the introduction of rewards. </w:t>
      </w:r>
      <w:r w:rsidR="00CD3D93">
        <w:t xml:space="preserve">Model comparisons have provided evidence that the models which take into account our reward </w:t>
      </w:r>
      <w:r w:rsidR="00CD3D93">
        <w:lastRenderedPageBreak/>
        <w:t xml:space="preserve">manipulation account better for the data compared to the model that includes only the effect of voluntary attention. This result further corroborates models of cognitive control which posit motivation as the crucial component in the </w:t>
      </w:r>
      <w:r w:rsidR="00A902AD">
        <w:t xml:space="preserve">voluntary </w:t>
      </w:r>
      <w:r w:rsidR="00CD3D93">
        <w:t xml:space="preserve">allocation of attention </w:t>
      </w:r>
      <w:r w:rsidR="00CD3D93">
        <w:fldChar w:fldCharType="begin" w:fldLock="1"/>
      </w:r>
      <w:r w:rsidR="00CD3D93">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CD3D93">
        <w:fldChar w:fldCharType="separate"/>
      </w:r>
      <w:r w:rsidR="00CD3D93" w:rsidRPr="00CD3D93">
        <w:rPr>
          <w:noProof/>
        </w:rPr>
        <w:t>(Brown &amp; Alexander, 2017; Holroyd &amp; McClure, 2015; Shenhav et al., 2013; Verguts et al., 2015)</w:t>
      </w:r>
      <w:r w:rsidR="00CD3D93">
        <w:fldChar w:fldCharType="end"/>
      </w:r>
      <w:r w:rsidR="00CD3D93">
        <w:t xml:space="preserve">. </w:t>
      </w:r>
    </w:p>
    <w:p w14:paraId="5382C25C" w14:textId="2E73FE95" w:rsidR="00CD3D93" w:rsidRDefault="00CD3D93" w:rsidP="00CD3D93">
      <w:pPr>
        <w:spacing w:line="480" w:lineRule="auto"/>
        <w:ind w:firstLine="720"/>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the targets paired with high reward </w:t>
      </w:r>
      <w:r>
        <w:fldChar w:fldCharType="begin" w:fldLock="1"/>
      </w:r>
      <w:r w:rsidR="00A902AD">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Peelen, Hickey, &amp; Peelen, 2015)"},"properties":{"noteIndex":0},"schema":"https://github.com/citation-style-language/schema/raw/master/csl-citation.json"}</w:instrText>
      </w:r>
      <w:r>
        <w:fldChar w:fldCharType="separate"/>
      </w:r>
      <w:r w:rsidRPr="00CD3D93">
        <w:rPr>
          <w:noProof/>
        </w:rPr>
        <w:t>(Hickey et al., 2010; Hickey, Peelen, Hickey, &amp; Peelen, 2015)</w:t>
      </w:r>
      <w:r>
        <w:fldChar w:fldCharType="end"/>
      </w:r>
      <w:r>
        <w:t xml:space="preserve">. </w:t>
      </w:r>
      <w:r w:rsidR="0043206E">
        <w:t xml:space="preserve">One of the possible explanations for this result is that it is due to the high difficulty of our task. As can be seen from the behavioral data, on average participants were able to correctly detect only 60% of dot movements. </w:t>
      </w:r>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p>
    <w:p w14:paraId="69039E93" w14:textId="418D2651" w:rsidR="00E32915" w:rsidRDefault="003A042E" w:rsidP="00CD3D93">
      <w:pPr>
        <w:spacing w:line="480" w:lineRule="auto"/>
        <w:ind w:firstLine="720"/>
      </w:pPr>
      <w:r>
        <w:t>W</w:t>
      </w:r>
      <w:r w:rsidR="00B754E8">
        <w:t xml:space="preserve">hen </w:t>
      </w:r>
      <w:r>
        <w:t xml:space="preserve">our participants </w:t>
      </w:r>
      <w:r w:rsidR="00B754E8">
        <w:t xml:space="preserve">were attending to the low rewarded stimuli, the </w:t>
      </w:r>
      <w:r>
        <w:t xml:space="preserve">SSVEP </w:t>
      </w:r>
      <w:r w:rsidR="00B754E8">
        <w:t xml:space="preserve">amplitudes decreased in the reward phase and went back to the baseline level in the extinction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extinction.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A902AD">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This result is contrary to the prediction made </w:t>
      </w:r>
      <w:r w:rsidR="00B754E8">
        <w:lastRenderedPageBreak/>
        <w:t xml:space="preserve">by the value-based </w:t>
      </w:r>
      <w:r>
        <w:t xml:space="preserve">attention </w:t>
      </w:r>
      <w:r w:rsidR="00B754E8">
        <w:t xml:space="preserve">account, but in line with the prediction made by cognitive control models. </w:t>
      </w:r>
    </w:p>
    <w:p w14:paraId="5062F622" w14:textId="3E62E6DC" w:rsidR="003A042E" w:rsidRDefault="003A042E" w:rsidP="00CD3D93">
      <w:pPr>
        <w:spacing w:line="480" w:lineRule="auto"/>
        <w:ind w:firstLine="720"/>
      </w:pPr>
      <w:r>
        <w:t xml:space="preserve">These results point to the importance of several factors in the allocation of attention based on goals and reward history. First, our electrophysiological measure displayed an interesting decoupling from the behavior. While the behavioral data seems to be in line with the persistent effect of reward history, the neural data suggests that this effect does not arise from the persistent change in the amount of attention being allocated based on previous rewards. </w:t>
      </w:r>
    </w:p>
    <w:p w14:paraId="733F5C29" w14:textId="73327E8E" w:rsidR="00421575" w:rsidRDefault="00421575" w:rsidP="00CD3D93">
      <w:pPr>
        <w:spacing w:line="480" w:lineRule="auto"/>
        <w:ind w:firstLine="720"/>
      </w:pPr>
      <w:r>
        <w:t xml:space="preserve">Importantly, our paradigm could favor the goal-directed effects on attention. </w:t>
      </w:r>
    </w:p>
    <w:p w14:paraId="00814DFD" w14:textId="77777777" w:rsidR="00421575" w:rsidRDefault="00421575" w:rsidP="00CD3D93">
      <w:pPr>
        <w:spacing w:line="480" w:lineRule="auto"/>
        <w:ind w:firstLine="720"/>
      </w:pPr>
    </w:p>
    <w:p w14:paraId="3BC731FF" w14:textId="77777777" w:rsidR="00421575" w:rsidRDefault="00421575" w:rsidP="00CD3D93">
      <w:pPr>
        <w:spacing w:line="480" w:lineRule="auto"/>
        <w:ind w:firstLine="720"/>
      </w:pPr>
    </w:p>
    <w:p w14:paraId="0357AFC2" w14:textId="77777777" w:rsidR="00421575" w:rsidRDefault="00421575" w:rsidP="00CD3D93">
      <w:pPr>
        <w:spacing w:line="480" w:lineRule="auto"/>
        <w:ind w:firstLine="720"/>
      </w:pPr>
    </w:p>
    <w:p w14:paraId="71C66D11" w14:textId="77777777" w:rsidR="00421575" w:rsidRDefault="00421575" w:rsidP="00CD3D93">
      <w:pPr>
        <w:spacing w:line="480" w:lineRule="auto"/>
        <w:ind w:firstLine="720"/>
      </w:pPr>
    </w:p>
    <w:p w14:paraId="3A0FCBCD" w14:textId="0498B78E" w:rsidR="003A042E" w:rsidRDefault="003A042E" w:rsidP="00CD3D93">
      <w:pPr>
        <w:spacing w:line="480" w:lineRule="auto"/>
        <w:ind w:firstLine="720"/>
      </w:pPr>
      <w:r>
        <w:t xml:space="preserve">Second, our results demonstrate the importance of more rigorous tests of the idea that reward history can counteract goal-driven allocation of attention. </w:t>
      </w:r>
    </w:p>
    <w:p w14:paraId="549CDF09" w14:textId="2274961E" w:rsidR="00336569" w:rsidRDefault="00336569" w:rsidP="00CD3D93">
      <w:pPr>
        <w:spacing w:line="480" w:lineRule="auto"/>
        <w:ind w:firstLine="720"/>
      </w:pPr>
    </w:p>
    <w:p w14:paraId="6DAFBA0A" w14:textId="77777777" w:rsidR="00336569" w:rsidRDefault="00336569" w:rsidP="00CD3D93">
      <w:pPr>
        <w:spacing w:line="480" w:lineRule="auto"/>
        <w:ind w:firstLine="720"/>
      </w:pPr>
    </w:p>
    <w:p w14:paraId="14B5D1C6" w14:textId="0C5EC062" w:rsidR="00B754E8" w:rsidRDefault="00B754E8" w:rsidP="00EE20A8">
      <w:pPr>
        <w:spacing w:line="480" w:lineRule="auto"/>
      </w:pPr>
      <w:r>
        <w:tab/>
        <w:t xml:space="preserve">Interestingly, while the behavioral data seems to be more in line with the value-driven account, the neural data is more in line with the cognitive control account. </w:t>
      </w:r>
    </w:p>
    <w:p w14:paraId="5D0A3DF6" w14:textId="77777777" w:rsidR="00CD3D93" w:rsidRDefault="00CD3D93" w:rsidP="00CD3D93">
      <w:pPr>
        <w:spacing w:line="480" w:lineRule="auto"/>
        <w:ind w:firstLine="720"/>
      </w:pPr>
      <w:r>
        <w:lastRenderedPageBreak/>
        <w:t xml:space="preserve">, the introduction of rewards reduced the amount of attention being allocated toward the stimuli linked with lower reward probabilities when the participants had the goal to attend to those stimuli. </w:t>
      </w:r>
    </w:p>
    <w:p w14:paraId="2A073357" w14:textId="10C42911" w:rsidR="00CD3D93" w:rsidRDefault="00CD3D93" w:rsidP="00EE20A8">
      <w:pPr>
        <w:spacing w:line="480" w:lineRule="auto"/>
      </w:pPr>
    </w:p>
    <w:p w14:paraId="4BE488BE" w14:textId="77777777" w:rsidR="00CD3D93" w:rsidRDefault="00CD3D93" w:rsidP="00CD3D93">
      <w:pPr>
        <w:spacing w:line="480" w:lineRule="auto"/>
        <w:ind w:firstLine="720"/>
      </w:pPr>
      <w:r>
        <w:t xml:space="preserve">Interestingly, the extinction of rewards did not impact the behavior, while at the neural level the amount of attention being deployed toward the stimuli went back to baseline. </w:t>
      </w:r>
    </w:p>
    <w:p w14:paraId="506835F6" w14:textId="77777777" w:rsidR="00CD3D93" w:rsidRDefault="00CD3D93" w:rsidP="00EE20A8">
      <w:pPr>
        <w:spacing w:line="480" w:lineRule="auto"/>
      </w:pPr>
    </w:p>
    <w:p w14:paraId="2C7944EC" w14:textId="006E5E6C" w:rsidR="00B754E8" w:rsidRDefault="00B754E8" w:rsidP="00EE20A8">
      <w:pPr>
        <w:spacing w:line="480" w:lineRule="auto"/>
      </w:pPr>
      <w:r>
        <w:tab/>
      </w:r>
    </w:p>
    <w:p w14:paraId="5F60CC6B" w14:textId="30DF7427" w:rsidR="008B3849" w:rsidRDefault="008B3849" w:rsidP="004B04C5">
      <w:pPr>
        <w:pStyle w:val="Heading1"/>
        <w:spacing w:before="0" w:after="240"/>
      </w:pPr>
      <w:r>
        <w:t>Appendix 1</w:t>
      </w:r>
    </w:p>
    <w:p w14:paraId="66A9CBAD" w14:textId="09FB9C1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w:t>
      </w:r>
      <w:commentRangeStart w:id="21"/>
      <w:r w:rsidR="006158A2">
        <w:t>through baseline and acquisition</w:t>
      </w:r>
      <w:commentRangeEnd w:id="21"/>
      <w:r w:rsidR="00056144">
        <w:rPr>
          <w:rStyle w:val="CommentReference"/>
        </w:rPr>
        <w:commentReference w:id="21"/>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lastRenderedPageBreak/>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0"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1"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59230B20"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acquisition </w:t>
      </w:r>
      <w:r w:rsidR="00056144">
        <w:t xml:space="preserve">(albeit </w:t>
      </w:r>
      <w:r w:rsidR="008C49F8">
        <w:t>for low rewarded color</w:t>
      </w:r>
      <w:r w:rsidR="006D2608">
        <w:t xml:space="preserve"> only</w:t>
      </w:r>
      <w:r w:rsidR="00056144">
        <w:t>)</w:t>
      </w:r>
      <w:r w:rsidR="008C49F8">
        <w:t>. This can indicate some presence of training effects on</w:t>
      </w:r>
      <w:commentRangeStart w:id="22"/>
      <w:r w:rsidR="008C49F8">
        <w:t xml:space="preserve"> the </w:t>
      </w:r>
      <w:commentRangeEnd w:id="22"/>
      <w:r w:rsidR="00A57C80">
        <w:rPr>
          <w:rStyle w:val="CommentReference"/>
        </w:rPr>
        <w:commentReference w:id="22"/>
      </w:r>
      <w:commentRangeStart w:id="23"/>
      <w:r w:rsidR="008C49F8">
        <w:t>accuracy data</w:t>
      </w:r>
      <w:commentRangeEnd w:id="23"/>
      <w:r w:rsidR="006D2608">
        <w:rPr>
          <w:rStyle w:val="CommentReference"/>
        </w:rPr>
        <w:commentReference w:id="23"/>
      </w:r>
      <w:r w:rsidR="008C49F8">
        <w:t>.</w:t>
      </w:r>
    </w:p>
    <w:p w14:paraId="3D90DF22" w14:textId="16A148D0"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t>]; ER = 2.17),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6C2E72A" w14:textId="2B2D2271" w:rsidR="000518C5" w:rsidRPr="006158A2" w:rsidRDefault="000518C5" w:rsidP="00C94B53">
      <w:pPr>
        <w:framePr w:hSpace="181" w:wrap="around" w:vAnchor="text" w:hAnchor="text" w:xAlign="center" w:y="1"/>
        <w:spacing w:line="480" w:lineRule="auto"/>
        <w:ind w:firstLine="284"/>
        <w:suppressOverlap/>
        <w:jc w:val="both"/>
      </w:pPr>
      <w:r>
        <w:t xml:space="preserve">Taken together, these results indicate that our effects </w:t>
      </w:r>
      <w:r w:rsidR="00FA0C17">
        <w:t>were</w:t>
      </w:r>
      <w:r>
        <w:t xml:space="preserve"> not driven by the improved performance over the course of the task. Although there is some evidence that hit rates </w:t>
      </w:r>
      <w:r w:rsidR="00FA0C17">
        <w:t>were</w:t>
      </w:r>
      <w:r>
        <w:t xml:space="preserve"> improving during the baseline phase, reaction time</w:t>
      </w:r>
      <w:r w:rsidR="00DC144A">
        <w:t>s</w:t>
      </w:r>
      <w:r>
        <w:t xml:space="preserve"> clearly indicate that the main shift in performance happens in the beginning of acquisition, when rewards are introduced. Importantly, the strongest behavioral effects in our study were found on the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4"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5"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1185E044" w14:textId="33289B2D" w:rsidR="008B3849" w:rsidRDefault="000518C5" w:rsidP="00FA0C17">
      <w:pPr>
        <w:spacing w:line="480" w:lineRule="auto"/>
        <w:ind w:firstLine="284"/>
        <w:jc w:val="both"/>
      </w:pPr>
      <w:r>
        <w:t>Similar analyses could not have been performed for the EEG data</w:t>
      </w:r>
      <w:commentRangeStart w:id="24"/>
      <w:r>
        <w:t>. Splitting the number of trials in each phase into two would significantly affect our signal-to-noise ratio</w:t>
      </w:r>
      <w:commentRangeEnd w:id="24"/>
      <w:r w:rsidR="00A57C80">
        <w:rPr>
          <w:rStyle w:val="CommentReference"/>
        </w:rPr>
        <w:commentReference w:id="24"/>
      </w:r>
      <w:r>
        <w:t xml:space="preserve">. However, our EEG results point to the changes in the </w:t>
      </w:r>
      <w:r w:rsidR="00352BD6">
        <w:t>SSVEP</w:t>
      </w:r>
      <w:r>
        <w:t xml:space="preserve"> amplitudes in only one of the reward probability conditions. If </w:t>
      </w:r>
      <w:r w:rsidR="00887E4F">
        <w:t xml:space="preserve">changes in </w:t>
      </w:r>
      <w:r>
        <w:t xml:space="preserve">the amplitudes were </w:t>
      </w:r>
      <w:r w:rsidR="00FA0C17">
        <w:t xml:space="preserve">mainly </w:t>
      </w:r>
      <w:r w:rsidR="00887E4F">
        <w:t>driven</w:t>
      </w:r>
      <w:r>
        <w:t xml:space="preserve"> by training effects, the differences across reward phases would be expected for both reward probability conditions. </w:t>
      </w:r>
      <w:r w:rsidR="00887E4F">
        <w:t>This</w:t>
      </w:r>
      <w:r w:rsidR="00B05CD3">
        <w:t xml:space="preserve"> observation,</w:t>
      </w:r>
      <w:r w:rsidR="00887E4F">
        <w:t xml:space="preserve"> combined with the lack of strong training effects in behavior</w:t>
      </w:r>
      <w:r w:rsidR="00B05CD3">
        <w:t>,</w:t>
      </w:r>
      <w:r w:rsidR="00887E4F">
        <w:t xml:space="preserve"> </w:t>
      </w:r>
      <w:r w:rsidR="00B05CD3">
        <w:t>suggests</w:t>
      </w:r>
      <w:r w:rsidR="00887E4F">
        <w:t xml:space="preserve"> that our </w:t>
      </w:r>
      <w:r w:rsidR="00FA0C17">
        <w:t xml:space="preserve">EEG </w:t>
      </w:r>
      <w:r w:rsidR="00887E4F">
        <w:t>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77777777" w:rsidR="004D7EBB" w:rsidRDefault="004D7EBB" w:rsidP="004D7EBB">
      <w:r>
        <w:br w:type="page"/>
      </w:r>
    </w:p>
    <w:p w14:paraId="310F606E" w14:textId="4B56847A" w:rsidR="00FB0502" w:rsidRDefault="00FB0502" w:rsidP="00BC3FB6">
      <w:pPr>
        <w:pStyle w:val="Heading1"/>
        <w:spacing w:before="0" w:after="240"/>
      </w:pPr>
      <w:r>
        <w:lastRenderedPageBreak/>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Gilles </w:t>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8A3C935" w:rsidR="00CC0973" w:rsidRPr="00D92BFE" w:rsidRDefault="00CC0973" w:rsidP="00CC0973">
      <w:pPr>
        <w:spacing w:line="480" w:lineRule="auto"/>
        <w:jc w:val="both"/>
        <w:rPr>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6C644D">
        <w:rPr>
          <w:rFonts w:eastAsia="Times New Roman"/>
          <w:szCs w:val="24"/>
          <w:highlight w:val="yellow"/>
        </w:rPr>
        <w:t>at</w:t>
      </w:r>
      <w:r w:rsidRPr="006C644D">
        <w:rPr>
          <w:rFonts w:eastAsia="Times New Roman"/>
          <w:szCs w:val="24"/>
          <w:highlight w:val="yellow"/>
        </w:rPr>
        <w:t xml:space="preserve"> </w:t>
      </w:r>
      <w:hyperlink r:id="rId36" w:history="1">
        <w:r w:rsidR="000A774E" w:rsidRPr="006C644D">
          <w:rPr>
            <w:rStyle w:val="Hyperlink"/>
            <w:rFonts w:eastAsia="Times New Roman"/>
            <w:szCs w:val="24"/>
            <w:highlight w:val="yellow"/>
          </w:rPr>
          <w:t>https://osf.io/xxxxx/</w:t>
        </w:r>
      </w:hyperlink>
      <w:hyperlink r:id="rId37"/>
      <w:r w:rsidRPr="006C644D">
        <w:rPr>
          <w:rFonts w:eastAsia="Times New Roman"/>
          <w:szCs w:val="24"/>
          <w:highlight w:val="yellow"/>
        </w:rPr>
        <w:t>.</w:t>
      </w:r>
      <w:r w:rsidR="006C644D" w:rsidRPr="006C644D">
        <w:rPr>
          <w:rFonts w:eastAsia="Times New Roman"/>
          <w:szCs w:val="24"/>
          <w:highlight w:val="yellow"/>
        </w:rPr>
        <w:t xml:space="preserve"> (use as template: </w:t>
      </w:r>
      <w:r w:rsidR="006C644D" w:rsidRPr="006C644D">
        <w:rPr>
          <w:highlight w:val="yellow"/>
        </w:rPr>
        <w:t>https://osf.io/9dcsm/</w:t>
      </w:r>
      <w:r w:rsidR="006C644D" w:rsidRPr="006C644D">
        <w:rPr>
          <w:rFonts w:eastAsia="Times New Roman"/>
          <w:szCs w:val="24"/>
          <w:highlight w:val="yellow"/>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205B849D" w14:textId="329FD609" w:rsidR="00A902AD" w:rsidRPr="00A902AD" w:rsidRDefault="009214B6" w:rsidP="00A902AD">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A902AD" w:rsidRPr="00A902AD">
        <w:rPr>
          <w:noProof/>
          <w:szCs w:val="24"/>
        </w:rPr>
        <w:t xml:space="preserve">Andersen, S. K., &amp; Müller, M. M. (2010). Behavioral performance follows the time course of neural facilitation and suppression during cued shifts of feature-selective attention. </w:t>
      </w:r>
      <w:r w:rsidR="00A902AD" w:rsidRPr="00A902AD">
        <w:rPr>
          <w:i/>
          <w:iCs/>
          <w:noProof/>
          <w:szCs w:val="24"/>
        </w:rPr>
        <w:t>Proceedings of the National Academy of Sciences of the United States of America</w:t>
      </w:r>
      <w:r w:rsidR="00A902AD" w:rsidRPr="00A902AD">
        <w:rPr>
          <w:noProof/>
          <w:szCs w:val="24"/>
        </w:rPr>
        <w:t xml:space="preserve">, </w:t>
      </w:r>
      <w:r w:rsidR="00A902AD" w:rsidRPr="00A902AD">
        <w:rPr>
          <w:i/>
          <w:iCs/>
          <w:noProof/>
          <w:szCs w:val="24"/>
        </w:rPr>
        <w:t>107</w:t>
      </w:r>
      <w:r w:rsidR="00A902AD" w:rsidRPr="00A902AD">
        <w:rPr>
          <w:noProof/>
          <w:szCs w:val="24"/>
        </w:rPr>
        <w:t>(31), 13878–13882. https://doi.org/10.1073/pnas.1002436107</w:t>
      </w:r>
    </w:p>
    <w:p w14:paraId="71FB2C09"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Andersen, S. K., Müller, M. M., &amp; Hillyard, S. A. (2012). Tracking the allocation of attention in visual scenes with steady-state evoked potentials. In </w:t>
      </w:r>
      <w:r w:rsidRPr="00A902AD">
        <w:rPr>
          <w:i/>
          <w:iCs/>
          <w:noProof/>
          <w:szCs w:val="24"/>
        </w:rPr>
        <w:t>Cognitive neuroscience of attention</w:t>
      </w:r>
      <w:r w:rsidRPr="00A902AD">
        <w:rPr>
          <w:noProof/>
          <w:szCs w:val="24"/>
        </w:rPr>
        <w:t xml:space="preserve"> (pp. 197–216).</w:t>
      </w:r>
    </w:p>
    <w:p w14:paraId="4BD54D87"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Anderson, B. A. (2016). The attention habit: How reward learning shapes attentional selection. </w:t>
      </w:r>
      <w:r w:rsidRPr="00A902AD">
        <w:rPr>
          <w:i/>
          <w:iCs/>
          <w:noProof/>
          <w:szCs w:val="24"/>
        </w:rPr>
        <w:t>Annals of the New York Academy of Sciences</w:t>
      </w:r>
      <w:r w:rsidRPr="00A902AD">
        <w:rPr>
          <w:noProof/>
          <w:szCs w:val="24"/>
        </w:rPr>
        <w:t xml:space="preserve">, </w:t>
      </w:r>
      <w:r w:rsidRPr="00A902AD">
        <w:rPr>
          <w:i/>
          <w:iCs/>
          <w:noProof/>
          <w:szCs w:val="24"/>
        </w:rPr>
        <w:t>1369</w:t>
      </w:r>
      <w:r w:rsidRPr="00A902AD">
        <w:rPr>
          <w:noProof/>
          <w:szCs w:val="24"/>
        </w:rPr>
        <w:t>(1), 24–39. https://doi.org/10.1111/nyas.12957</w:t>
      </w:r>
    </w:p>
    <w:p w14:paraId="510C2269"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Anderson, B. A., Chiu, M., DiBartolo, M. M., &amp; Leal, S. L. (2017). On t</w:t>
      </w:r>
      <w:r w:rsidRPr="00A902AD">
        <w:rPr>
          <w:rFonts w:ascii="Tahoma" w:hAnsi="Tahoma" w:cs="Tahoma"/>
          <w:noProof/>
          <w:szCs w:val="24"/>
        </w:rPr>
        <w:t>﻿</w:t>
      </w:r>
      <w:r w:rsidRPr="00A902AD">
        <w:rPr>
          <w:noProof/>
          <w:szCs w:val="24"/>
        </w:rPr>
        <w:t xml:space="preserve">he distinction between value-driven attention and selection history: Evidence from individuals with depressive symptoms. </w:t>
      </w:r>
      <w:r w:rsidRPr="00A902AD">
        <w:rPr>
          <w:i/>
          <w:iCs/>
          <w:noProof/>
          <w:szCs w:val="24"/>
        </w:rPr>
        <w:t>Psychonomic Bulletin &amp; Review</w:t>
      </w:r>
      <w:r w:rsidRPr="00A902AD">
        <w:rPr>
          <w:noProof/>
          <w:szCs w:val="24"/>
        </w:rPr>
        <w:t>, (February). https://doi.org/10.3758/s13423-017-1240-9</w:t>
      </w:r>
    </w:p>
    <w:p w14:paraId="59910556"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Anderson, B. A., Leal, S. L., Hall, M. G., Yassa, M. A., &amp; Yantis, S. (2014). The attribution of value-based attentional priority in individuals with depressive symptoms. </w:t>
      </w:r>
      <w:r w:rsidRPr="00A902AD">
        <w:rPr>
          <w:i/>
          <w:iCs/>
          <w:noProof/>
          <w:szCs w:val="24"/>
        </w:rPr>
        <w:t>Cognitive, Affective &amp; Behavioral Neuroscience</w:t>
      </w:r>
      <w:r w:rsidRPr="00A902AD">
        <w:rPr>
          <w:noProof/>
          <w:szCs w:val="24"/>
        </w:rPr>
        <w:t xml:space="preserve">, </w:t>
      </w:r>
      <w:r w:rsidRPr="00A902AD">
        <w:rPr>
          <w:i/>
          <w:iCs/>
          <w:noProof/>
          <w:szCs w:val="24"/>
        </w:rPr>
        <w:t>14</w:t>
      </w:r>
      <w:r w:rsidRPr="00A902AD">
        <w:rPr>
          <w:noProof/>
          <w:szCs w:val="24"/>
        </w:rPr>
        <w:t>(4), 1221–1227. https://doi.org/10.3758/s13415-014-0301-z</w:t>
      </w:r>
    </w:p>
    <w:p w14:paraId="2B86A35D"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Anderson, B. A., &amp; Yantis, S. (2013). Persistence of value-driven attentional capture. </w:t>
      </w:r>
      <w:r w:rsidRPr="00A902AD">
        <w:rPr>
          <w:i/>
          <w:iCs/>
          <w:noProof/>
          <w:szCs w:val="24"/>
        </w:rPr>
        <w:t>Journal of Experimental Psychology: Human Perception and Performance</w:t>
      </w:r>
      <w:r w:rsidRPr="00A902AD">
        <w:rPr>
          <w:noProof/>
          <w:szCs w:val="24"/>
        </w:rPr>
        <w:t xml:space="preserve">, </w:t>
      </w:r>
      <w:r w:rsidRPr="00A902AD">
        <w:rPr>
          <w:i/>
          <w:iCs/>
          <w:noProof/>
          <w:szCs w:val="24"/>
        </w:rPr>
        <w:t>39</w:t>
      </w:r>
      <w:r w:rsidRPr="00A902AD">
        <w:rPr>
          <w:noProof/>
          <w:szCs w:val="24"/>
        </w:rPr>
        <w:t>(1), 6–9. https://doi.org/10.1037/a0030860</w:t>
      </w:r>
    </w:p>
    <w:p w14:paraId="6735E892"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Anderson, B. a, Laurent, P. a, &amp; Yantis, S. (2011). Value-driven attentional capture. </w:t>
      </w:r>
      <w:r w:rsidRPr="00A902AD">
        <w:rPr>
          <w:i/>
          <w:iCs/>
          <w:noProof/>
          <w:szCs w:val="24"/>
        </w:rPr>
        <w:t>Proceedings of the National Academy of Sciences</w:t>
      </w:r>
      <w:r w:rsidRPr="00A902AD">
        <w:rPr>
          <w:noProof/>
          <w:szCs w:val="24"/>
        </w:rPr>
        <w:t xml:space="preserve">, </w:t>
      </w:r>
      <w:r w:rsidRPr="00A902AD">
        <w:rPr>
          <w:i/>
          <w:iCs/>
          <w:noProof/>
          <w:szCs w:val="24"/>
        </w:rPr>
        <w:t>108</w:t>
      </w:r>
      <w:r w:rsidRPr="00A902AD">
        <w:rPr>
          <w:noProof/>
          <w:szCs w:val="24"/>
        </w:rPr>
        <w:t xml:space="preserve">(25), 10367–10371. </w:t>
      </w:r>
      <w:r w:rsidRPr="00A902AD">
        <w:rPr>
          <w:noProof/>
          <w:szCs w:val="24"/>
        </w:rPr>
        <w:lastRenderedPageBreak/>
        <w:t>https://doi.org/10.1073/pnas.1104047108</w:t>
      </w:r>
    </w:p>
    <w:p w14:paraId="1A281550"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Awh, E., Belopolsky, A. V., &amp; Theeuwes, J. (2012). Top-down versus bottom-up attentional control: A failed theoretical dichotomy. </w:t>
      </w:r>
      <w:r w:rsidRPr="00A902AD">
        <w:rPr>
          <w:i/>
          <w:iCs/>
          <w:noProof/>
          <w:szCs w:val="24"/>
        </w:rPr>
        <w:t>Trends in Cognitive Sciences</w:t>
      </w:r>
      <w:r w:rsidRPr="00A902AD">
        <w:rPr>
          <w:noProof/>
          <w:szCs w:val="24"/>
        </w:rPr>
        <w:t xml:space="preserve">, </w:t>
      </w:r>
      <w:r w:rsidRPr="00A902AD">
        <w:rPr>
          <w:i/>
          <w:iCs/>
          <w:noProof/>
          <w:szCs w:val="24"/>
        </w:rPr>
        <w:t>16</w:t>
      </w:r>
      <w:r w:rsidRPr="00A902AD">
        <w:rPr>
          <w:noProof/>
          <w:szCs w:val="24"/>
        </w:rPr>
        <w:t>(8), 437–443. https://doi.org/10.1016/j.tics.2012.06.010</w:t>
      </w:r>
    </w:p>
    <w:p w14:paraId="0EC66399"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Botvinick, M. M., &amp; Braver, T. (2015). Motivation and Cognitive Control: From Behavior to Neural Mechanism. </w:t>
      </w:r>
      <w:r w:rsidRPr="00A902AD">
        <w:rPr>
          <w:i/>
          <w:iCs/>
          <w:noProof/>
          <w:szCs w:val="24"/>
        </w:rPr>
        <w:t>Annual Review of Psychology</w:t>
      </w:r>
      <w:r w:rsidRPr="00A902AD">
        <w:rPr>
          <w:noProof/>
          <w:szCs w:val="24"/>
        </w:rPr>
        <w:t xml:space="preserve">, </w:t>
      </w:r>
      <w:r w:rsidRPr="00A902AD">
        <w:rPr>
          <w:i/>
          <w:iCs/>
          <w:noProof/>
          <w:szCs w:val="24"/>
        </w:rPr>
        <w:t>66</w:t>
      </w:r>
      <w:r w:rsidRPr="00A902AD">
        <w:rPr>
          <w:noProof/>
          <w:szCs w:val="24"/>
        </w:rPr>
        <w:t>, 83–113. https://doi.org/10.1146/annurev-psych-010814-015044</w:t>
      </w:r>
    </w:p>
    <w:p w14:paraId="6BE7ADA2"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Botvinick, M. M., &amp; Cohen, J. D. (2014). The Computational and Neural Basis of Cognitive Control : Charted Territory and New Frontiers, </w:t>
      </w:r>
      <w:r w:rsidRPr="00A902AD">
        <w:rPr>
          <w:i/>
          <w:iCs/>
          <w:noProof/>
          <w:szCs w:val="24"/>
        </w:rPr>
        <w:t>38</w:t>
      </w:r>
      <w:r w:rsidRPr="00A902AD">
        <w:rPr>
          <w:noProof/>
          <w:szCs w:val="24"/>
        </w:rPr>
        <w:t>, 1249–1285. https://doi.org/10.1111/cogs.12126</w:t>
      </w:r>
    </w:p>
    <w:p w14:paraId="31FD23E0"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Brown, J. W., &amp; Alexander, W. H. (2017). Foraging Value, Risk Avoidance, and Multiple Control Signals: How the Anterior Cingulate Cortex Controls Value-based Decision-making. </w:t>
      </w:r>
      <w:r w:rsidRPr="00A902AD">
        <w:rPr>
          <w:i/>
          <w:iCs/>
          <w:noProof/>
          <w:szCs w:val="24"/>
        </w:rPr>
        <w:t>Journal of Cognitive Neuroscience</w:t>
      </w:r>
      <w:r w:rsidRPr="00A902AD">
        <w:rPr>
          <w:noProof/>
          <w:szCs w:val="24"/>
        </w:rPr>
        <w:t xml:space="preserve">, </w:t>
      </w:r>
      <w:r w:rsidRPr="00A902AD">
        <w:rPr>
          <w:i/>
          <w:iCs/>
          <w:noProof/>
          <w:szCs w:val="24"/>
        </w:rPr>
        <w:t>29</w:t>
      </w:r>
      <w:r w:rsidRPr="00A902AD">
        <w:rPr>
          <w:noProof/>
          <w:szCs w:val="24"/>
        </w:rPr>
        <w:t>(10), 1656–1673. https://doi.org/10.1162/jocn_a_01140</w:t>
      </w:r>
    </w:p>
    <w:p w14:paraId="57562450"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Bürkner, P.-C. (2016). brms: An R package for Bayesian multilevel models using Stan. </w:t>
      </w:r>
      <w:r w:rsidRPr="00A902AD">
        <w:rPr>
          <w:i/>
          <w:iCs/>
          <w:noProof/>
          <w:szCs w:val="24"/>
        </w:rPr>
        <w:t>Journal of Statistical Software</w:t>
      </w:r>
      <w:r w:rsidRPr="00A902AD">
        <w:rPr>
          <w:noProof/>
          <w:szCs w:val="24"/>
        </w:rPr>
        <w:t xml:space="preserve">, </w:t>
      </w:r>
      <w:r w:rsidRPr="00A902AD">
        <w:rPr>
          <w:i/>
          <w:iCs/>
          <w:noProof/>
          <w:szCs w:val="24"/>
        </w:rPr>
        <w:t>80</w:t>
      </w:r>
      <w:r w:rsidRPr="00A902AD">
        <w:rPr>
          <w:noProof/>
          <w:szCs w:val="24"/>
        </w:rPr>
        <w:t>(1), 1–28.</w:t>
      </w:r>
    </w:p>
    <w:p w14:paraId="1EBBE609"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Carpenter, B., Gelman, A., Hoffman, M., Lee, D., Goodrich, B., Betancourt, M., … Riddell, A. (2016). Stan: A probabilistic programming language. </w:t>
      </w:r>
      <w:r w:rsidRPr="00A902AD">
        <w:rPr>
          <w:i/>
          <w:iCs/>
          <w:noProof/>
          <w:szCs w:val="24"/>
        </w:rPr>
        <w:t>Journal of Statistical Software</w:t>
      </w:r>
      <w:r w:rsidRPr="00A902AD">
        <w:rPr>
          <w:noProof/>
          <w:szCs w:val="24"/>
        </w:rPr>
        <w:t xml:space="preserve">, </w:t>
      </w:r>
      <w:r w:rsidRPr="00A902AD">
        <w:rPr>
          <w:i/>
          <w:iCs/>
          <w:noProof/>
          <w:szCs w:val="24"/>
        </w:rPr>
        <w:t>2</w:t>
      </w:r>
      <w:r w:rsidRPr="00A902AD">
        <w:rPr>
          <w:noProof/>
          <w:szCs w:val="24"/>
        </w:rPr>
        <w:t>(20), 1–37.</w:t>
      </w:r>
    </w:p>
    <w:p w14:paraId="297499FF"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Chatrian, G. E., Lettich, E., &amp; Nelson, P. L. (1985). Ten percent electrode system for topographic studies of spontaneous and evoked EEG activities. </w:t>
      </w:r>
      <w:r w:rsidRPr="00A902AD">
        <w:rPr>
          <w:i/>
          <w:iCs/>
          <w:noProof/>
          <w:szCs w:val="24"/>
        </w:rPr>
        <w:t>American Journal of EEG Technology</w:t>
      </w:r>
      <w:r w:rsidRPr="00A902AD">
        <w:rPr>
          <w:noProof/>
          <w:szCs w:val="24"/>
        </w:rPr>
        <w:t xml:space="preserve">, </w:t>
      </w:r>
      <w:r w:rsidRPr="00A902AD">
        <w:rPr>
          <w:i/>
          <w:iCs/>
          <w:noProof/>
          <w:szCs w:val="24"/>
        </w:rPr>
        <w:t>25</w:t>
      </w:r>
      <w:r w:rsidRPr="00A902AD">
        <w:rPr>
          <w:noProof/>
          <w:szCs w:val="24"/>
        </w:rPr>
        <w:t>(2).</w:t>
      </w:r>
    </w:p>
    <w:p w14:paraId="7944A459"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Chelazzi, L., Perlato, A., Santandrea, E., &amp; Della Libera, C. (2013). Rewards teach visual selective attention. </w:t>
      </w:r>
      <w:r w:rsidRPr="00A902AD">
        <w:rPr>
          <w:i/>
          <w:iCs/>
          <w:noProof/>
          <w:szCs w:val="24"/>
        </w:rPr>
        <w:t>Vision Research</w:t>
      </w:r>
      <w:r w:rsidRPr="00A902AD">
        <w:rPr>
          <w:noProof/>
          <w:szCs w:val="24"/>
        </w:rPr>
        <w:t xml:space="preserve">, </w:t>
      </w:r>
      <w:r w:rsidRPr="00A902AD">
        <w:rPr>
          <w:i/>
          <w:iCs/>
          <w:noProof/>
          <w:szCs w:val="24"/>
        </w:rPr>
        <w:t>85</w:t>
      </w:r>
      <w:r w:rsidRPr="00A902AD">
        <w:rPr>
          <w:noProof/>
          <w:szCs w:val="24"/>
        </w:rPr>
        <w:t>, 58–62. https://doi.org/10.1016/j.visres.2012.12.005</w:t>
      </w:r>
    </w:p>
    <w:p w14:paraId="5961ECEE"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lastRenderedPageBreak/>
        <w:t xml:space="preserve">Chun, M. M., Golomb, J. D., &amp; Turk-Browne, N. B. (2011). A Taxonomy of External and Internal Attention. </w:t>
      </w:r>
      <w:r w:rsidRPr="00A902AD">
        <w:rPr>
          <w:i/>
          <w:iCs/>
          <w:noProof/>
          <w:szCs w:val="24"/>
        </w:rPr>
        <w:t>Annual Review of Psychology</w:t>
      </w:r>
      <w:r w:rsidRPr="00A902AD">
        <w:rPr>
          <w:noProof/>
          <w:szCs w:val="24"/>
        </w:rPr>
        <w:t xml:space="preserve">, </w:t>
      </w:r>
      <w:r w:rsidRPr="00A902AD">
        <w:rPr>
          <w:i/>
          <w:iCs/>
          <w:noProof/>
          <w:szCs w:val="24"/>
        </w:rPr>
        <w:t>62</w:t>
      </w:r>
      <w:r w:rsidRPr="00A902AD">
        <w:rPr>
          <w:noProof/>
          <w:szCs w:val="24"/>
        </w:rPr>
        <w:t>(1), 73–101. https://doi.org/10.1146/annurev.psych.093008.100427</w:t>
      </w:r>
    </w:p>
    <w:p w14:paraId="1CCB5761"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Corbetta, M., &amp; Shulman, G. L. (2002). Control of Goal-Directed and Stimulus-Driven Attention in the Brain. </w:t>
      </w:r>
      <w:r w:rsidRPr="00A902AD">
        <w:rPr>
          <w:i/>
          <w:iCs/>
          <w:noProof/>
          <w:szCs w:val="24"/>
        </w:rPr>
        <w:t>Nature Reviews Neuroscience</w:t>
      </w:r>
      <w:r w:rsidRPr="00A902AD">
        <w:rPr>
          <w:noProof/>
          <w:szCs w:val="24"/>
        </w:rPr>
        <w:t xml:space="preserve">, </w:t>
      </w:r>
      <w:r w:rsidRPr="00A902AD">
        <w:rPr>
          <w:i/>
          <w:iCs/>
          <w:noProof/>
          <w:szCs w:val="24"/>
        </w:rPr>
        <w:t>3</w:t>
      </w:r>
      <w:r w:rsidRPr="00A902AD">
        <w:rPr>
          <w:noProof/>
          <w:szCs w:val="24"/>
        </w:rPr>
        <w:t>(3), 215–229. https://doi.org/10.1038/nrn755</w:t>
      </w:r>
    </w:p>
    <w:p w14:paraId="3FE3F3D0"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Craddock, M. (2018). craddm/eegUtils: eegUtils (Version v0.2.0). Zenodo.</w:t>
      </w:r>
    </w:p>
    <w:p w14:paraId="270D48A8"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Della Libera, C., &amp; Chelazzi, L. (2009). Learning to attend and to ignore is a matter of gains and losses. </w:t>
      </w:r>
      <w:r w:rsidRPr="00A902AD">
        <w:rPr>
          <w:i/>
          <w:iCs/>
          <w:noProof/>
          <w:szCs w:val="24"/>
        </w:rPr>
        <w:t>Psychological Science</w:t>
      </w:r>
      <w:r w:rsidRPr="00A902AD">
        <w:rPr>
          <w:noProof/>
          <w:szCs w:val="24"/>
        </w:rPr>
        <w:t xml:space="preserve">, </w:t>
      </w:r>
      <w:r w:rsidRPr="00A902AD">
        <w:rPr>
          <w:i/>
          <w:iCs/>
          <w:noProof/>
          <w:szCs w:val="24"/>
        </w:rPr>
        <w:t>20</w:t>
      </w:r>
      <w:r w:rsidRPr="00A902AD">
        <w:rPr>
          <w:noProof/>
          <w:szCs w:val="24"/>
        </w:rPr>
        <w:t>(6), 778–784. https://doi.org/10.1111/j.1467-9280.2009.02360.x</w:t>
      </w:r>
    </w:p>
    <w:p w14:paraId="43A9238E"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Delorme, A., &amp; Makeig, S. (2004). EEGLAB: an open sorce toolbox for analysis of single-trail EEG dynamics including independent component anlaysis. </w:t>
      </w:r>
      <w:r w:rsidRPr="00A902AD">
        <w:rPr>
          <w:i/>
          <w:iCs/>
          <w:noProof/>
          <w:szCs w:val="24"/>
        </w:rPr>
        <w:t>Journal of Neuroscience Methods</w:t>
      </w:r>
      <w:r w:rsidRPr="00A902AD">
        <w:rPr>
          <w:noProof/>
          <w:szCs w:val="24"/>
        </w:rPr>
        <w:t xml:space="preserve">, </w:t>
      </w:r>
      <w:r w:rsidRPr="00A902AD">
        <w:rPr>
          <w:i/>
          <w:iCs/>
          <w:noProof/>
          <w:szCs w:val="24"/>
        </w:rPr>
        <w:t>134</w:t>
      </w:r>
      <w:r w:rsidRPr="00A902AD">
        <w:rPr>
          <w:noProof/>
          <w:szCs w:val="24"/>
        </w:rPr>
        <w:t>, 9–21. https://doi.org/10.1016/j.jneumeth.2003.10.009</w:t>
      </w:r>
    </w:p>
    <w:p w14:paraId="4AC5E636"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Desimone, R., &amp; Duncan, J. (1995). Neural Mechanisms of Selective Visual. </w:t>
      </w:r>
      <w:r w:rsidRPr="00A902AD">
        <w:rPr>
          <w:i/>
          <w:iCs/>
          <w:noProof/>
          <w:szCs w:val="24"/>
        </w:rPr>
        <w:t>Annual Review of Neuroscience</w:t>
      </w:r>
      <w:r w:rsidRPr="00A902AD">
        <w:rPr>
          <w:noProof/>
          <w:szCs w:val="24"/>
        </w:rPr>
        <w:t xml:space="preserve">, </w:t>
      </w:r>
      <w:r w:rsidRPr="00A902AD">
        <w:rPr>
          <w:i/>
          <w:iCs/>
          <w:noProof/>
          <w:szCs w:val="24"/>
        </w:rPr>
        <w:t>18</w:t>
      </w:r>
      <w:r w:rsidRPr="00A902AD">
        <w:rPr>
          <w:noProof/>
          <w:szCs w:val="24"/>
        </w:rPr>
        <w:t>(1), 193–222. https://doi.org/10.1146/annurev.ne.18.030195.001205</w:t>
      </w:r>
    </w:p>
    <w:p w14:paraId="251D877A"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Donohue, S. E., Hopf, J.-M., Bartsch, M. V., Schoenfeld, M. A., Heinze, H.-J., &amp; Woldorff, M. G. (2016). The Rapid Capture of Attention by Rewarded Objects. </w:t>
      </w:r>
      <w:r w:rsidRPr="00A902AD">
        <w:rPr>
          <w:i/>
          <w:iCs/>
          <w:noProof/>
          <w:szCs w:val="24"/>
        </w:rPr>
        <w:t>Journal of Cognitive Neuroscience</w:t>
      </w:r>
      <w:r w:rsidRPr="00A902AD">
        <w:rPr>
          <w:noProof/>
          <w:szCs w:val="24"/>
        </w:rPr>
        <w:t xml:space="preserve">, </w:t>
      </w:r>
      <w:r w:rsidRPr="00A902AD">
        <w:rPr>
          <w:i/>
          <w:iCs/>
          <w:noProof/>
          <w:szCs w:val="24"/>
        </w:rPr>
        <w:t>28</w:t>
      </w:r>
      <w:r w:rsidRPr="00A902AD">
        <w:rPr>
          <w:noProof/>
          <w:szCs w:val="24"/>
        </w:rPr>
        <w:t>(4), 529–541. https://doi.org/10.1162/jocn_a_00917</w:t>
      </w:r>
    </w:p>
    <w:p w14:paraId="78E30F56"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Failing, M. F., &amp; Theeuwes, J. (2014). Exogenous visual orienting by reward. </w:t>
      </w:r>
      <w:r w:rsidRPr="00A902AD">
        <w:rPr>
          <w:i/>
          <w:iCs/>
          <w:noProof/>
          <w:szCs w:val="24"/>
        </w:rPr>
        <w:t>Journal of Vision</w:t>
      </w:r>
      <w:r w:rsidRPr="00A902AD">
        <w:rPr>
          <w:noProof/>
          <w:szCs w:val="24"/>
        </w:rPr>
        <w:t xml:space="preserve">, </w:t>
      </w:r>
      <w:r w:rsidRPr="00A902AD">
        <w:rPr>
          <w:i/>
          <w:iCs/>
          <w:noProof/>
          <w:szCs w:val="24"/>
        </w:rPr>
        <w:t>14</w:t>
      </w:r>
      <w:r w:rsidRPr="00A902AD">
        <w:rPr>
          <w:noProof/>
          <w:szCs w:val="24"/>
        </w:rPr>
        <w:t>(2014), 1–9. https://doi.org/10.1167/14.5.6.doi</w:t>
      </w:r>
    </w:p>
    <w:p w14:paraId="39D0430A"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Failing, M., &amp; Theeuwes, J. (2017). Selection history: How reward modulates selectivity of visual attention. </w:t>
      </w:r>
      <w:r w:rsidRPr="00A902AD">
        <w:rPr>
          <w:i/>
          <w:iCs/>
          <w:noProof/>
          <w:szCs w:val="24"/>
        </w:rPr>
        <w:t>Psychonomic Bulletin and Review</w:t>
      </w:r>
      <w:r w:rsidRPr="00A902AD">
        <w:rPr>
          <w:noProof/>
          <w:szCs w:val="24"/>
        </w:rPr>
        <w:t>, 1–25. https://doi.org/10.3758/s13423-017-1380-y</w:t>
      </w:r>
    </w:p>
    <w:p w14:paraId="05A8A696"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Franken, I. H. A., Muris, P., &amp; Rassin, E. (2005). Psychometric properties of the Dutch BIS/BAS scales. </w:t>
      </w:r>
      <w:r w:rsidRPr="00A902AD">
        <w:rPr>
          <w:i/>
          <w:iCs/>
          <w:noProof/>
          <w:szCs w:val="24"/>
        </w:rPr>
        <w:t>Journal of Psychopathology and Behavioral Assessment</w:t>
      </w:r>
      <w:r w:rsidRPr="00A902AD">
        <w:rPr>
          <w:noProof/>
          <w:szCs w:val="24"/>
        </w:rPr>
        <w:t xml:space="preserve">, </w:t>
      </w:r>
      <w:r w:rsidRPr="00A902AD">
        <w:rPr>
          <w:i/>
          <w:iCs/>
          <w:noProof/>
          <w:szCs w:val="24"/>
        </w:rPr>
        <w:t>27</w:t>
      </w:r>
      <w:r w:rsidRPr="00A902AD">
        <w:rPr>
          <w:noProof/>
          <w:szCs w:val="24"/>
        </w:rPr>
        <w:t xml:space="preserve">(1), 25–30. </w:t>
      </w:r>
      <w:r w:rsidRPr="00A902AD">
        <w:rPr>
          <w:noProof/>
          <w:szCs w:val="24"/>
        </w:rPr>
        <w:lastRenderedPageBreak/>
        <w:t>https://doi.org/10.1007/s10862-005-3262-2</w:t>
      </w:r>
    </w:p>
    <w:p w14:paraId="320B74B3"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Friedman, N. P., &amp; Miyake, A. (2017). Unity and diversity of executive functions: Individual differences as a window on cognitive structure. </w:t>
      </w:r>
      <w:r w:rsidRPr="00A902AD">
        <w:rPr>
          <w:i/>
          <w:iCs/>
          <w:noProof/>
          <w:szCs w:val="24"/>
        </w:rPr>
        <w:t>Cortex</w:t>
      </w:r>
      <w:r w:rsidRPr="00A902AD">
        <w:rPr>
          <w:noProof/>
          <w:szCs w:val="24"/>
        </w:rPr>
        <w:t xml:space="preserve">, </w:t>
      </w:r>
      <w:r w:rsidRPr="00A902AD">
        <w:rPr>
          <w:i/>
          <w:iCs/>
          <w:noProof/>
          <w:szCs w:val="24"/>
        </w:rPr>
        <w:t>86</w:t>
      </w:r>
      <w:r w:rsidRPr="00A902AD">
        <w:rPr>
          <w:noProof/>
          <w:szCs w:val="24"/>
        </w:rPr>
        <w:t>, 186–204. https://doi.org/10.1016/j.cortex.2016.04.023</w:t>
      </w:r>
    </w:p>
    <w:p w14:paraId="7C88D74F"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Garnier, S. (2018). viridis: Default Color Maps from ‘matplotlib.’ R package version 0.3.</w:t>
      </w:r>
    </w:p>
    <w:p w14:paraId="28B8DB33"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Gelman, A., Goodrich, B., Gabry, J., &amp; Ali, I. (2017). R-squared for Bayesian regression models. </w:t>
      </w:r>
      <w:r w:rsidRPr="00A902AD">
        <w:rPr>
          <w:i/>
          <w:iCs/>
          <w:noProof/>
          <w:szCs w:val="24"/>
        </w:rPr>
        <w:t>Unpublished via Http://Www. Stat. Columbia. Edu/~ Gelman/Research/Unpublished.</w:t>
      </w:r>
      <w:r w:rsidRPr="00A902AD">
        <w:rPr>
          <w:noProof/>
          <w:szCs w:val="24"/>
        </w:rPr>
        <w:t xml:space="preserve"> Retrieved from http://www.stat.columbia.edu/~gelman/research/unpublished/bayes_R2.pdf</w:t>
      </w:r>
    </w:p>
    <w:p w14:paraId="56BE03C6"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02780">
        <w:rPr>
          <w:noProof/>
          <w:szCs w:val="24"/>
          <w:lang w:val="nl-BE"/>
        </w:rPr>
        <w:t xml:space="preserve">Gelman, A., &amp; Rubin, D. B. (1992). </w:t>
      </w:r>
      <w:r w:rsidRPr="00A902AD">
        <w:rPr>
          <w:noProof/>
          <w:szCs w:val="24"/>
        </w:rPr>
        <w:t xml:space="preserve">Inference from Iterative Simulation Using Multiple Sequences. </w:t>
      </w:r>
      <w:r w:rsidRPr="00A902AD">
        <w:rPr>
          <w:i/>
          <w:iCs/>
          <w:noProof/>
          <w:szCs w:val="24"/>
        </w:rPr>
        <w:t>Statistical Science</w:t>
      </w:r>
      <w:r w:rsidRPr="00A902AD">
        <w:rPr>
          <w:noProof/>
          <w:szCs w:val="24"/>
        </w:rPr>
        <w:t xml:space="preserve">, </w:t>
      </w:r>
      <w:r w:rsidRPr="00A902AD">
        <w:rPr>
          <w:i/>
          <w:iCs/>
          <w:noProof/>
          <w:szCs w:val="24"/>
        </w:rPr>
        <w:t>7</w:t>
      </w:r>
      <w:r w:rsidRPr="00A902AD">
        <w:rPr>
          <w:noProof/>
          <w:szCs w:val="24"/>
        </w:rPr>
        <w:t>(4), 457–472. https://doi.org/10.1214/ss/1177011136</w:t>
      </w:r>
    </w:p>
    <w:p w14:paraId="52A3B160"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Hickey, C., Chelazzi, L., &amp; Theeuwes, J. (2010). Reward Changes Salience in Human Vision via the Anterior Cingulate. </w:t>
      </w:r>
      <w:r w:rsidRPr="00A902AD">
        <w:rPr>
          <w:i/>
          <w:iCs/>
          <w:noProof/>
          <w:szCs w:val="24"/>
        </w:rPr>
        <w:t>Journal of Neuroscience</w:t>
      </w:r>
      <w:r w:rsidRPr="00A902AD">
        <w:rPr>
          <w:noProof/>
          <w:szCs w:val="24"/>
        </w:rPr>
        <w:t xml:space="preserve">, </w:t>
      </w:r>
      <w:r w:rsidRPr="00A902AD">
        <w:rPr>
          <w:i/>
          <w:iCs/>
          <w:noProof/>
          <w:szCs w:val="24"/>
        </w:rPr>
        <w:t>30</w:t>
      </w:r>
      <w:r w:rsidRPr="00A902AD">
        <w:rPr>
          <w:noProof/>
          <w:szCs w:val="24"/>
        </w:rPr>
        <w:t>(33), 11096–11103. https://doi.org/10.1523/JNEUROSCI.1026-10.2010</w:t>
      </w:r>
    </w:p>
    <w:p w14:paraId="6CD87FAC"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Hickey, C., &amp; Peelen, M. V. (2015). Neural mechanisms of incentive salience in naturalistic human vision. </w:t>
      </w:r>
      <w:r w:rsidRPr="00A902AD">
        <w:rPr>
          <w:i/>
          <w:iCs/>
          <w:noProof/>
          <w:szCs w:val="24"/>
        </w:rPr>
        <w:t>Neuron</w:t>
      </w:r>
      <w:r w:rsidRPr="00A902AD">
        <w:rPr>
          <w:noProof/>
          <w:szCs w:val="24"/>
        </w:rPr>
        <w:t xml:space="preserve">, </w:t>
      </w:r>
      <w:r w:rsidRPr="00A902AD">
        <w:rPr>
          <w:i/>
          <w:iCs/>
          <w:noProof/>
          <w:szCs w:val="24"/>
        </w:rPr>
        <w:t>85</w:t>
      </w:r>
      <w:r w:rsidRPr="00A902AD">
        <w:rPr>
          <w:noProof/>
          <w:szCs w:val="24"/>
        </w:rPr>
        <w:t>(3), 512–518. https://doi.org/10.1016/j.neuron.2014.12.049</w:t>
      </w:r>
    </w:p>
    <w:p w14:paraId="48A6D47B"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Hickey, C., Peelen, M. V, Hickey, C., &amp; Peelen, M. V. (2015). Neural Mechanisms of Incentive Salience in Naturalistic Human Vision Report Neural Mechanisms of Incentive Salience in Naturalistic Human Vision. </w:t>
      </w:r>
      <w:r w:rsidRPr="00A902AD">
        <w:rPr>
          <w:i/>
          <w:iCs/>
          <w:noProof/>
          <w:szCs w:val="24"/>
        </w:rPr>
        <w:t>Neuron</w:t>
      </w:r>
      <w:r w:rsidRPr="00A902AD">
        <w:rPr>
          <w:noProof/>
          <w:szCs w:val="24"/>
        </w:rPr>
        <w:t xml:space="preserve">, </w:t>
      </w:r>
      <w:r w:rsidRPr="00A902AD">
        <w:rPr>
          <w:i/>
          <w:iCs/>
          <w:noProof/>
          <w:szCs w:val="24"/>
        </w:rPr>
        <w:t>85</w:t>
      </w:r>
      <w:r w:rsidRPr="00A902AD">
        <w:rPr>
          <w:noProof/>
          <w:szCs w:val="24"/>
        </w:rPr>
        <w:t>(3), 512–518. https://doi.org/10.1016/j.neuron.2014.12.049</w:t>
      </w:r>
    </w:p>
    <w:p w14:paraId="43325B35"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Holroyd, C. B., &amp; McClure, S. M. (2015). Hierarchical control over effortful behavior by rodent medial frontal cortex: A computational model. </w:t>
      </w:r>
      <w:r w:rsidRPr="00A902AD">
        <w:rPr>
          <w:i/>
          <w:iCs/>
          <w:noProof/>
          <w:szCs w:val="24"/>
        </w:rPr>
        <w:t>Psychological Review</w:t>
      </w:r>
      <w:r w:rsidRPr="00A902AD">
        <w:rPr>
          <w:noProof/>
          <w:szCs w:val="24"/>
        </w:rPr>
        <w:t xml:space="preserve">, </w:t>
      </w:r>
      <w:r w:rsidRPr="00A902AD">
        <w:rPr>
          <w:i/>
          <w:iCs/>
          <w:noProof/>
          <w:szCs w:val="24"/>
        </w:rPr>
        <w:t>122</w:t>
      </w:r>
      <w:r w:rsidRPr="00A902AD">
        <w:rPr>
          <w:noProof/>
          <w:szCs w:val="24"/>
        </w:rPr>
        <w:t>(1), 54–83. https://doi.org/10.1037/a0038339</w:t>
      </w:r>
    </w:p>
    <w:p w14:paraId="7DE1E900"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Hope, R. M. (2013). Rmisc: Ryan miscellaneous. R package version, 1(5).</w:t>
      </w:r>
    </w:p>
    <w:p w14:paraId="5EB4A2A7"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Junghöfer, M., Elbert, T., Tucker, D. O. N. M., &amp; Rockstroh, B. (2000). Statistical control of </w:t>
      </w:r>
      <w:r w:rsidRPr="00A902AD">
        <w:rPr>
          <w:noProof/>
          <w:szCs w:val="24"/>
        </w:rPr>
        <w:lastRenderedPageBreak/>
        <w:t xml:space="preserve">artifacts in dense array EEG 0 MEG studies. </w:t>
      </w:r>
      <w:r w:rsidRPr="00A902AD">
        <w:rPr>
          <w:i/>
          <w:iCs/>
          <w:noProof/>
          <w:szCs w:val="24"/>
        </w:rPr>
        <w:t>Wiley Online Library</w:t>
      </w:r>
      <w:r w:rsidRPr="00A902AD">
        <w:rPr>
          <w:noProof/>
          <w:szCs w:val="24"/>
        </w:rPr>
        <w:t>, 523–532. Retrieved from http://onlinelibrary.wiley.com/doi/10.1111/1469-8986.3740523/full</w:t>
      </w:r>
    </w:p>
    <w:p w14:paraId="52D0D209"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Kruschke, J. K. (2014). </w:t>
      </w:r>
      <w:r w:rsidRPr="00A902AD">
        <w:rPr>
          <w:i/>
          <w:iCs/>
          <w:noProof/>
          <w:szCs w:val="24"/>
        </w:rPr>
        <w:t>Doing Bayesian data analysis: A tutorial with R, JAGS, and Stan, second edition</w:t>
      </w:r>
      <w:r w:rsidRPr="00A902AD">
        <w:rPr>
          <w:noProof/>
          <w:szCs w:val="24"/>
        </w:rPr>
        <w:t xml:space="preserve">. </w:t>
      </w:r>
      <w:r w:rsidRPr="00A902AD">
        <w:rPr>
          <w:i/>
          <w:iCs/>
          <w:noProof/>
          <w:szCs w:val="24"/>
        </w:rPr>
        <w:t>Doing Bayesian Data Analysis: A Tutorial with R, JAGS, and Stan, Second Edition</w:t>
      </w:r>
      <w:r w:rsidRPr="00A902AD">
        <w:rPr>
          <w:noProof/>
          <w:szCs w:val="24"/>
        </w:rPr>
        <w:t xml:space="preserve"> (2nd ed.). Elsevier Inc. https://doi.org/10.1016/B978-0-12-405888-0.09999-2</w:t>
      </w:r>
    </w:p>
    <w:p w14:paraId="3016764B"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Kruschke, J. K., &amp; Meredith, M. (2017). BEST: Bayesian Estimation Supersedes the t-Test.</w:t>
      </w:r>
    </w:p>
    <w:p w14:paraId="68C4D89C"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02780">
        <w:rPr>
          <w:noProof/>
          <w:szCs w:val="24"/>
          <w:lang w:val="nl-BE"/>
        </w:rPr>
        <w:t xml:space="preserve">MacLean, M. H., &amp; Giesbrecht, B. (2015). </w:t>
      </w:r>
      <w:r w:rsidRPr="00A902AD">
        <w:rPr>
          <w:noProof/>
          <w:szCs w:val="24"/>
        </w:rPr>
        <w:t xml:space="preserve">Neural evidence reveals the rapid effects of reward history on selective attention. </w:t>
      </w:r>
      <w:r w:rsidRPr="00A902AD">
        <w:rPr>
          <w:i/>
          <w:iCs/>
          <w:noProof/>
          <w:szCs w:val="24"/>
        </w:rPr>
        <w:t>Brain Research</w:t>
      </w:r>
      <w:r w:rsidRPr="00A902AD">
        <w:rPr>
          <w:noProof/>
          <w:szCs w:val="24"/>
        </w:rPr>
        <w:t xml:space="preserve">, </w:t>
      </w:r>
      <w:r w:rsidRPr="00A902AD">
        <w:rPr>
          <w:i/>
          <w:iCs/>
          <w:noProof/>
          <w:szCs w:val="24"/>
        </w:rPr>
        <w:t>1606</w:t>
      </w:r>
      <w:r w:rsidRPr="00A902AD">
        <w:rPr>
          <w:noProof/>
          <w:szCs w:val="24"/>
        </w:rPr>
        <w:t>, 86–94. https://doi.org/10.1016/j.brainres.2015.02.016</w:t>
      </w:r>
    </w:p>
    <w:p w14:paraId="62B6CFCE"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McElreath, R. (2016). </w:t>
      </w:r>
      <w:r w:rsidRPr="00A902AD">
        <w:rPr>
          <w:i/>
          <w:iCs/>
          <w:noProof/>
          <w:szCs w:val="24"/>
        </w:rPr>
        <w:t>Statistical Rethinking: A Bayesian Course with Examples in R and Stan</w:t>
      </w:r>
      <w:r w:rsidRPr="00A902AD">
        <w:rPr>
          <w:noProof/>
          <w:szCs w:val="24"/>
        </w:rPr>
        <w:t>. Chapman Hall - CRC.</w:t>
      </w:r>
    </w:p>
    <w:p w14:paraId="1A4F0AB3"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Nolan, H., Whelan, R., &amp; Reilly, R. B. (2010). FASTER: Fully Automated Statistical Thresholding for EEG artifact Rejection. </w:t>
      </w:r>
      <w:r w:rsidRPr="00A902AD">
        <w:rPr>
          <w:i/>
          <w:iCs/>
          <w:noProof/>
          <w:szCs w:val="24"/>
        </w:rPr>
        <w:t>Journal of Neuroscience Methods</w:t>
      </w:r>
      <w:r w:rsidRPr="00A902AD">
        <w:rPr>
          <w:noProof/>
          <w:szCs w:val="24"/>
        </w:rPr>
        <w:t xml:space="preserve">, </w:t>
      </w:r>
      <w:r w:rsidRPr="00A902AD">
        <w:rPr>
          <w:i/>
          <w:iCs/>
          <w:noProof/>
          <w:szCs w:val="24"/>
        </w:rPr>
        <w:t>192</w:t>
      </w:r>
      <w:r w:rsidRPr="00A902AD">
        <w:rPr>
          <w:noProof/>
          <w:szCs w:val="24"/>
        </w:rPr>
        <w:t>(1), 152–162. https://doi.org/10.1016/j.jneumeth.2010.07.015</w:t>
      </w:r>
    </w:p>
    <w:p w14:paraId="655A27FA"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Norcia, A. M., Appelbaum, L. G., Ales, J. M., Cottereau, B. R., &amp; Rossion, B. (2015). The steady-state visual evoked potential in vision research : A review. </w:t>
      </w:r>
      <w:r w:rsidRPr="00A902AD">
        <w:rPr>
          <w:i/>
          <w:iCs/>
          <w:noProof/>
          <w:szCs w:val="24"/>
        </w:rPr>
        <w:t>Journal of Vision</w:t>
      </w:r>
      <w:r w:rsidRPr="00A902AD">
        <w:rPr>
          <w:noProof/>
          <w:szCs w:val="24"/>
        </w:rPr>
        <w:t xml:space="preserve">, </w:t>
      </w:r>
      <w:r w:rsidRPr="00A902AD">
        <w:rPr>
          <w:i/>
          <w:iCs/>
          <w:noProof/>
          <w:szCs w:val="24"/>
        </w:rPr>
        <w:t>15</w:t>
      </w:r>
      <w:r w:rsidRPr="00A902AD">
        <w:rPr>
          <w:noProof/>
          <w:szCs w:val="24"/>
        </w:rPr>
        <w:t>(6), 1–46. https://doi.org/10.1167/15.6.4.doi</w:t>
      </w:r>
    </w:p>
    <w:p w14:paraId="4EBC8F71"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Pearson, D., Donkin, C., Tran, S. C., Most, S. B., &amp; Le Pelley, M. E. (2015). Cognitive control and counterproductive oculomotor capture by reward-related stimuli. </w:t>
      </w:r>
      <w:r w:rsidRPr="00A902AD">
        <w:rPr>
          <w:i/>
          <w:iCs/>
          <w:noProof/>
          <w:szCs w:val="24"/>
        </w:rPr>
        <w:t>Visual Cognition</w:t>
      </w:r>
      <w:r w:rsidRPr="00A902AD">
        <w:rPr>
          <w:noProof/>
          <w:szCs w:val="24"/>
        </w:rPr>
        <w:t xml:space="preserve">, </w:t>
      </w:r>
      <w:r w:rsidRPr="00A902AD">
        <w:rPr>
          <w:i/>
          <w:iCs/>
          <w:noProof/>
          <w:szCs w:val="24"/>
        </w:rPr>
        <w:t>6285</w:t>
      </w:r>
      <w:r w:rsidRPr="00A902AD">
        <w:rPr>
          <w:noProof/>
          <w:szCs w:val="24"/>
        </w:rPr>
        <w:t>(May 2015), 1–26. https://doi.org/10.1080/13506285.2014.994252</w:t>
      </w:r>
    </w:p>
    <w:p w14:paraId="32D7B1ED"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Perrin, F., Pernier, J., Bertrand, O., &amp; Echallier, J. F. (1989). Spherical splines for scalp potential and current density mapping. </w:t>
      </w:r>
      <w:r w:rsidRPr="00A902AD">
        <w:rPr>
          <w:i/>
          <w:iCs/>
          <w:noProof/>
          <w:szCs w:val="24"/>
        </w:rPr>
        <w:t>Electroencephalography and Clinical Neurophysiology</w:t>
      </w:r>
      <w:r w:rsidRPr="00A902AD">
        <w:rPr>
          <w:noProof/>
          <w:szCs w:val="24"/>
        </w:rPr>
        <w:t xml:space="preserve">, </w:t>
      </w:r>
      <w:r w:rsidRPr="00A902AD">
        <w:rPr>
          <w:i/>
          <w:iCs/>
          <w:noProof/>
          <w:szCs w:val="24"/>
        </w:rPr>
        <w:t>72</w:t>
      </w:r>
      <w:r w:rsidRPr="00A902AD">
        <w:rPr>
          <w:noProof/>
          <w:szCs w:val="24"/>
        </w:rPr>
        <w:t>(2), 184–187. https://doi.org/10.1016/0013-4694(89)90180-6</w:t>
      </w:r>
    </w:p>
    <w:p w14:paraId="17D19CB4"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Phillips, N. (2016). Yarrr: A companion to the e-book YaRrr!: The Pirate’s Guide to R. R </w:t>
      </w:r>
      <w:r w:rsidRPr="00A902AD">
        <w:rPr>
          <w:noProof/>
          <w:szCs w:val="24"/>
        </w:rPr>
        <w:lastRenderedPageBreak/>
        <w:t>package version 0.1.</w:t>
      </w:r>
    </w:p>
    <w:p w14:paraId="5F75636E"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Posner, M. I. (1980). Orienting of attention. </w:t>
      </w:r>
      <w:r w:rsidRPr="00A902AD">
        <w:rPr>
          <w:i/>
          <w:iCs/>
          <w:noProof/>
          <w:szCs w:val="24"/>
        </w:rPr>
        <w:t>The Quarterly Journal of Experimental Psychology</w:t>
      </w:r>
      <w:r w:rsidRPr="00A902AD">
        <w:rPr>
          <w:noProof/>
          <w:szCs w:val="24"/>
        </w:rPr>
        <w:t xml:space="preserve">, </w:t>
      </w:r>
      <w:r w:rsidRPr="00A902AD">
        <w:rPr>
          <w:i/>
          <w:iCs/>
          <w:noProof/>
          <w:szCs w:val="24"/>
        </w:rPr>
        <w:t>32</w:t>
      </w:r>
      <w:r w:rsidRPr="00A902AD">
        <w:rPr>
          <w:noProof/>
          <w:szCs w:val="24"/>
        </w:rPr>
        <w:t>(1), 3–25. https://doi.org/10.1080/00335558008248231</w:t>
      </w:r>
    </w:p>
    <w:p w14:paraId="35745C16"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R Core Team. (2017). R: A Language and Environment for Statistical Computing. R Foundation for Statistical Computing.</w:t>
      </w:r>
    </w:p>
    <w:p w14:paraId="4BFD8BC3"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Rinker, T., &amp; Kurkiewicz, D. (n.d.). pacman: Package Management for R.</w:t>
      </w:r>
    </w:p>
    <w:p w14:paraId="58E79486"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RStudio Team. (2015). Integrated Development for R. RStudio, Inc.</w:t>
      </w:r>
    </w:p>
    <w:p w14:paraId="4739CCF8"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Shenhav, A., Botvinick, M., &amp; Cohen, J. (2013). The expected value of control: An integrative theory of anterior cingulate cortex function. </w:t>
      </w:r>
      <w:r w:rsidRPr="00A902AD">
        <w:rPr>
          <w:i/>
          <w:iCs/>
          <w:noProof/>
          <w:szCs w:val="24"/>
        </w:rPr>
        <w:t>Neuron</w:t>
      </w:r>
      <w:r w:rsidRPr="00A902AD">
        <w:rPr>
          <w:noProof/>
          <w:szCs w:val="24"/>
        </w:rPr>
        <w:t xml:space="preserve">, </w:t>
      </w:r>
      <w:r w:rsidRPr="00A902AD">
        <w:rPr>
          <w:i/>
          <w:iCs/>
          <w:noProof/>
          <w:szCs w:val="24"/>
        </w:rPr>
        <w:t>79</w:t>
      </w:r>
      <w:r w:rsidRPr="00A902AD">
        <w:rPr>
          <w:noProof/>
          <w:szCs w:val="24"/>
        </w:rPr>
        <w:t>(2), 217–240. https://doi.org/10.1016/j.neuron.2013.07.007</w:t>
      </w:r>
    </w:p>
    <w:p w14:paraId="0F791C57" w14:textId="77777777" w:rsidR="00A902AD" w:rsidRPr="00A02780" w:rsidRDefault="00A902AD" w:rsidP="00A902AD">
      <w:pPr>
        <w:widowControl w:val="0"/>
        <w:autoSpaceDE w:val="0"/>
        <w:autoSpaceDN w:val="0"/>
        <w:adjustRightInd w:val="0"/>
        <w:spacing w:after="0" w:line="480" w:lineRule="auto"/>
        <w:ind w:left="480" w:hanging="480"/>
        <w:rPr>
          <w:noProof/>
          <w:szCs w:val="24"/>
          <w:lang w:val="nl-BE"/>
        </w:rPr>
      </w:pPr>
      <w:r w:rsidRPr="00A902AD">
        <w:rPr>
          <w:noProof/>
          <w:szCs w:val="24"/>
        </w:rPr>
        <w:t xml:space="preserve">Theeuwes, J. (2010). Top-down and bottom-up control of visual selection. </w:t>
      </w:r>
      <w:r w:rsidRPr="00A02780">
        <w:rPr>
          <w:i/>
          <w:iCs/>
          <w:noProof/>
          <w:szCs w:val="24"/>
          <w:lang w:val="nl-BE"/>
        </w:rPr>
        <w:t>Acta Psychologica</w:t>
      </w:r>
      <w:r w:rsidRPr="00A02780">
        <w:rPr>
          <w:noProof/>
          <w:szCs w:val="24"/>
          <w:lang w:val="nl-BE"/>
        </w:rPr>
        <w:t xml:space="preserve">, </w:t>
      </w:r>
      <w:r w:rsidRPr="00A02780">
        <w:rPr>
          <w:i/>
          <w:iCs/>
          <w:noProof/>
          <w:szCs w:val="24"/>
          <w:lang w:val="nl-BE"/>
        </w:rPr>
        <w:t>135</w:t>
      </w:r>
      <w:r w:rsidRPr="00A02780">
        <w:rPr>
          <w:noProof/>
          <w:szCs w:val="24"/>
          <w:lang w:val="nl-BE"/>
        </w:rPr>
        <w:t>(2), 77–99. https://doi.org/10.1016/j.actpsy.2010.02.006</w:t>
      </w:r>
    </w:p>
    <w:p w14:paraId="3440EBB4"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02780">
        <w:rPr>
          <w:noProof/>
          <w:szCs w:val="24"/>
          <w:lang w:val="nl-BE"/>
        </w:rPr>
        <w:t xml:space="preserve">Van der Does, A. J. W. (2002). </w:t>
      </w:r>
      <w:r w:rsidRPr="00A02780">
        <w:rPr>
          <w:i/>
          <w:iCs/>
          <w:noProof/>
          <w:szCs w:val="24"/>
          <w:lang w:val="nl-BE"/>
        </w:rPr>
        <w:t xml:space="preserve">Handleiding bij de Nederlandse versie van beck depression inventory—second edition (BDI-II-NL). </w:t>
      </w:r>
      <w:r w:rsidRPr="00A902AD">
        <w:rPr>
          <w:i/>
          <w:iCs/>
          <w:noProof/>
          <w:szCs w:val="24"/>
        </w:rPr>
        <w:t>[The Dutch version of the Beck depression inventory].</w:t>
      </w:r>
      <w:r w:rsidRPr="00A902AD">
        <w:rPr>
          <w:noProof/>
          <w:szCs w:val="24"/>
        </w:rPr>
        <w:t xml:space="preserve"> Amsterdam: Harcourt.</w:t>
      </w:r>
    </w:p>
    <w:p w14:paraId="399F37C6"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Verguts, T., Vassena, E., &amp; Silvetti, M. (2015). Adaptive effort investment in cognitive and physical tasks: a neurocomputational model. </w:t>
      </w:r>
      <w:r w:rsidRPr="00A902AD">
        <w:rPr>
          <w:i/>
          <w:iCs/>
          <w:noProof/>
          <w:szCs w:val="24"/>
        </w:rPr>
        <w:t>Frontiers in Behavioral Neuroscience</w:t>
      </w:r>
      <w:r w:rsidRPr="00A902AD">
        <w:rPr>
          <w:noProof/>
          <w:szCs w:val="24"/>
        </w:rPr>
        <w:t xml:space="preserve">, </w:t>
      </w:r>
      <w:r w:rsidRPr="00A902AD">
        <w:rPr>
          <w:i/>
          <w:iCs/>
          <w:noProof/>
          <w:szCs w:val="24"/>
        </w:rPr>
        <w:t>9</w:t>
      </w:r>
      <w:r w:rsidRPr="00A902AD">
        <w:rPr>
          <w:noProof/>
          <w:szCs w:val="24"/>
        </w:rPr>
        <w:t>(March). https://doi.org/10.3389/fnbeh.2015.00057</w:t>
      </w:r>
    </w:p>
    <w:p w14:paraId="2C2B8989"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Watanabe, S. (2010). Asymptotic Equivalence of Bayes Cross Validation and Widely Applicable Information Criterion in Singular Learning Theory, </w:t>
      </w:r>
      <w:r w:rsidRPr="00A902AD">
        <w:rPr>
          <w:i/>
          <w:iCs/>
          <w:noProof/>
          <w:szCs w:val="24"/>
        </w:rPr>
        <w:t>11</w:t>
      </w:r>
      <w:r w:rsidRPr="00A902AD">
        <w:rPr>
          <w:noProof/>
          <w:szCs w:val="24"/>
        </w:rPr>
        <w:t>, 3571–3594. Retrieved from http://arxiv.org/abs/1004.2316</w:t>
      </w:r>
    </w:p>
    <w:p w14:paraId="1D48281C"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Wickham, H. (2017). Tidyverse: Easily install and load ’tidyverse’ packages. R package version, 1(1).</w:t>
      </w:r>
    </w:p>
    <w:p w14:paraId="74377DC1" w14:textId="77777777" w:rsidR="00A902AD" w:rsidRPr="00A902AD" w:rsidRDefault="00A902AD" w:rsidP="00A902AD">
      <w:pPr>
        <w:widowControl w:val="0"/>
        <w:autoSpaceDE w:val="0"/>
        <w:autoSpaceDN w:val="0"/>
        <w:adjustRightInd w:val="0"/>
        <w:spacing w:after="0" w:line="480" w:lineRule="auto"/>
        <w:ind w:left="480" w:hanging="480"/>
        <w:rPr>
          <w:noProof/>
          <w:szCs w:val="24"/>
        </w:rPr>
      </w:pPr>
      <w:r w:rsidRPr="00A902AD">
        <w:rPr>
          <w:noProof/>
          <w:szCs w:val="24"/>
        </w:rPr>
        <w:t xml:space="preserve">Wilke, C. O. (2016). cowplot: streamlined plot theme and plot annotations for ‘ggplot2.’ CRAN </w:t>
      </w:r>
      <w:r w:rsidRPr="00A902AD">
        <w:rPr>
          <w:noProof/>
          <w:szCs w:val="24"/>
        </w:rPr>
        <w:lastRenderedPageBreak/>
        <w:t>Repos.</w:t>
      </w:r>
    </w:p>
    <w:p w14:paraId="0FE04F2D" w14:textId="77777777" w:rsidR="00A902AD" w:rsidRPr="00A902AD" w:rsidRDefault="00A902AD" w:rsidP="00A902AD">
      <w:pPr>
        <w:widowControl w:val="0"/>
        <w:autoSpaceDE w:val="0"/>
        <w:autoSpaceDN w:val="0"/>
        <w:adjustRightInd w:val="0"/>
        <w:spacing w:after="0" w:line="480" w:lineRule="auto"/>
        <w:ind w:left="480" w:hanging="480"/>
        <w:rPr>
          <w:noProof/>
        </w:rPr>
      </w:pPr>
      <w:r w:rsidRPr="00A902AD">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8"/>
      <w:headerReference w:type="first" r:id="rId39"/>
      <w:footerReference w:type="first" r:id="rId40"/>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8-10-02T12:25:00Z" w:initials="AS">
    <w:p w14:paraId="502A295F" w14:textId="00853230" w:rsidR="00421575" w:rsidRDefault="00421575">
      <w:pPr>
        <w:pStyle w:val="CommentText"/>
      </w:pPr>
      <w:r>
        <w:rPr>
          <w:rStyle w:val="CommentReference"/>
        </w:rPr>
        <w:annotationRef/>
      </w:r>
      <w:r>
        <w:rPr>
          <w:rStyle w:val="CommentReference"/>
        </w:rPr>
        <w:t>Perhaps go for a more declarative title a la ‘Reward does X‘</w:t>
      </w:r>
    </w:p>
  </w:comment>
  <w:comment w:id="1" w:author="Ivan Grahek" w:date="2019-02-05T14:03:00Z" w:initials="IG">
    <w:p w14:paraId="55EAB19B" w14:textId="36C3F00F" w:rsidR="00421575" w:rsidRDefault="00421575" w:rsidP="00AB7FA2">
      <w:pPr>
        <w:autoSpaceDE w:val="0"/>
        <w:autoSpaceDN w:val="0"/>
        <w:adjustRightInd w:val="0"/>
        <w:spacing w:after="0" w:line="240" w:lineRule="auto"/>
        <w:rPr>
          <w:rFonts w:ascii="Courier New" w:hAnsi="Courier New" w:cs="Courier New"/>
          <w:szCs w:val="24"/>
        </w:rPr>
      </w:pPr>
      <w:r>
        <w:rPr>
          <w:rStyle w:val="CommentReference"/>
        </w:rPr>
        <w:annotationRef/>
      </w:r>
      <w:r>
        <w:t xml:space="preserve">@Soren is this correct? 36 frames at 120Hz gives 300ms. Taken from: </w:t>
      </w:r>
      <w:r>
        <w:rPr>
          <w:rFonts w:ascii="Courier New" w:hAnsi="Courier New" w:cs="Courier New"/>
          <w:color w:val="000000"/>
          <w:szCs w:val="24"/>
        </w:rPr>
        <w:t>S.StimPlan.Event=struct(</w:t>
      </w:r>
      <w:r>
        <w:rPr>
          <w:rFonts w:ascii="Courier New" w:hAnsi="Courier New" w:cs="Courier New"/>
          <w:color w:val="A020F0"/>
          <w:szCs w:val="24"/>
        </w:rPr>
        <w:t>'NumTypes'</w:t>
      </w:r>
      <w:r>
        <w:rPr>
          <w:rFonts w:ascii="Courier New" w:hAnsi="Courier New" w:cs="Courier New"/>
          <w:color w:val="000000"/>
          <w:szCs w:val="24"/>
        </w:rPr>
        <w:t>,2,</w:t>
      </w:r>
      <w:r>
        <w:rPr>
          <w:rFonts w:ascii="Courier New" w:hAnsi="Courier New" w:cs="Courier New"/>
          <w:color w:val="A020F0"/>
          <w:szCs w:val="24"/>
        </w:rPr>
        <w:t>'Length'</w:t>
      </w:r>
      <w:r>
        <w:rPr>
          <w:rFonts w:ascii="Courier New" w:hAnsi="Courier New" w:cs="Courier New"/>
          <w:color w:val="000000"/>
          <w:szCs w:val="24"/>
        </w:rPr>
        <w:t>,36,</w:t>
      </w:r>
      <w:r>
        <w:rPr>
          <w:rFonts w:ascii="Courier New" w:hAnsi="Courier New" w:cs="Courier New"/>
          <w:color w:val="A020F0"/>
          <w:szCs w:val="24"/>
        </w:rPr>
        <w:t>'MinOnset'</w:t>
      </w:r>
      <w:r>
        <w:rPr>
          <w:rFonts w:ascii="Courier New" w:hAnsi="Courier New" w:cs="Courier New"/>
          <w:color w:val="000000"/>
          <w:szCs w:val="24"/>
        </w:rPr>
        <w:t>,91,</w:t>
      </w:r>
      <w:r>
        <w:rPr>
          <w:rFonts w:ascii="Courier New" w:hAnsi="Courier New" w:cs="Courier New"/>
          <w:color w:val="A020F0"/>
          <w:szCs w:val="24"/>
        </w:rPr>
        <w:t>'MinDist'</w:t>
      </w:r>
      <w:r>
        <w:rPr>
          <w:rFonts w:ascii="Courier New" w:hAnsi="Courier New" w:cs="Courier New"/>
          <w:color w:val="000000"/>
          <w:szCs w:val="24"/>
        </w:rPr>
        <w:t>,72,</w:t>
      </w:r>
      <w:r>
        <w:rPr>
          <w:rFonts w:ascii="Courier New" w:hAnsi="Courier New" w:cs="Courier New"/>
          <w:color w:val="A020F0"/>
          <w:szCs w:val="24"/>
        </w:rPr>
        <w:t>'PerTrialRange'</w:t>
      </w:r>
      <w:r>
        <w:rPr>
          <w:rFonts w:ascii="Courier New" w:hAnsi="Courier New" w:cs="Courier New"/>
          <w:color w:val="000000"/>
          <w:szCs w:val="24"/>
        </w:rPr>
        <w:t>,[1 3]);</w:t>
      </w:r>
    </w:p>
    <w:p w14:paraId="516DC750" w14:textId="67CE8D29" w:rsidR="00421575" w:rsidRDefault="00421575">
      <w:pPr>
        <w:pStyle w:val="CommentText"/>
      </w:pPr>
    </w:p>
  </w:comment>
  <w:comment w:id="2" w:author="Ivan Grahek" w:date="2019-01-29T11:47:00Z" w:initials="IG">
    <w:p w14:paraId="29928D2A" w14:textId="6A5329D5" w:rsidR="00421575" w:rsidRDefault="00421575">
      <w:pPr>
        <w:pStyle w:val="CommentText"/>
      </w:pPr>
      <w:r>
        <w:rPr>
          <w:rStyle w:val="CommentReference"/>
        </w:rPr>
        <w:annotationRef/>
      </w:r>
      <w:r>
        <w:t>Shorter and just a reference?</w:t>
      </w:r>
    </w:p>
  </w:comment>
  <w:comment w:id="3" w:author="Ivan Grahek" w:date="2019-01-29T11:47:00Z" w:initials="IG">
    <w:p w14:paraId="765E1F62" w14:textId="4F964DD9" w:rsidR="00421575" w:rsidRDefault="00421575">
      <w:pPr>
        <w:pStyle w:val="CommentText"/>
      </w:pPr>
      <w:r>
        <w:rPr>
          <w:rStyle w:val="CommentReference"/>
        </w:rPr>
        <w:annotationRef/>
      </w:r>
      <w:r>
        <w:t>Add a part on pre-processing the behavior and include how the hit rates and false alarms were calculated.</w:t>
      </w:r>
    </w:p>
  </w:comment>
  <w:comment w:id="4" w:author="Andersen, Soren" w:date="2018-10-02T14:59:00Z" w:initials="AS">
    <w:p w14:paraId="05C0353A" w14:textId="1705C3CC" w:rsidR="00421575" w:rsidRDefault="00421575">
      <w:pPr>
        <w:pStyle w:val="CommentText"/>
      </w:pPr>
      <w:r>
        <w:rPr>
          <w:rStyle w:val="CommentReference"/>
        </w:rPr>
        <w:annotationRef/>
      </w:r>
      <w:r>
        <w:t>I usually do average reference, but this should be ok too.</w:t>
      </w:r>
    </w:p>
  </w:comment>
  <w:comment w:id="5" w:author="Ivan Grahek" w:date="2019-01-15T14:21:00Z" w:initials="IG">
    <w:p w14:paraId="585CA9FF" w14:textId="20E67A4A" w:rsidR="00421575" w:rsidRDefault="00421575">
      <w:pPr>
        <w:pStyle w:val="CommentText"/>
      </w:pPr>
      <w:r>
        <w:rPr>
          <w:rStyle w:val="CommentReference"/>
        </w:rPr>
        <w:annotationRef/>
      </w:r>
      <w:r>
        <w:t>Move this as the first figure in the EEG results section</w:t>
      </w:r>
    </w:p>
  </w:comment>
  <w:comment w:id="6" w:author="Antonio Schettino" w:date="2018-08-28T10:17:00Z" w:initials="AS">
    <w:p w14:paraId="2EEF1807" w14:textId="2AF9E70C" w:rsidR="00421575" w:rsidRDefault="00421575">
      <w:pPr>
        <w:pStyle w:val="CommentText"/>
      </w:pPr>
      <w:r>
        <w:rPr>
          <w:rStyle w:val="CommentReference"/>
        </w:rPr>
        <w:annotationRef/>
      </w:r>
      <w:r>
        <w:t>Figure 2, because we would need a previous figure to show a prototypical RDK trial.</w:t>
      </w:r>
    </w:p>
  </w:comment>
  <w:comment w:id="7" w:author="Andersen, Soren" w:date="2018-10-23T22:32:00Z" w:initials="AS">
    <w:p w14:paraId="2BF8A6E3" w14:textId="07B71FEE" w:rsidR="00421575" w:rsidRDefault="00421575">
      <w:pPr>
        <w:pStyle w:val="CommentText"/>
      </w:pPr>
      <w:r>
        <w:rPr>
          <w:rStyle w:val="CommentReference"/>
        </w:rPr>
        <w:annotationRef/>
      </w:r>
      <w:r>
        <w:t>I usually zero-pad the spectra to 2^14 points. The resulting smooth spectrum allows one better to see the peak amplitude differences.</w:t>
      </w:r>
    </w:p>
    <w:p w14:paraId="22FC3A5F" w14:textId="77777777" w:rsidR="00421575" w:rsidRDefault="00421575">
      <w:pPr>
        <w:pStyle w:val="CommentText"/>
      </w:pPr>
    </w:p>
    <w:p w14:paraId="2150AED4" w14:textId="192C47BC" w:rsidR="00421575" w:rsidRDefault="00421575">
      <w:pPr>
        <w:pStyle w:val="CommentText"/>
      </w:pPr>
      <w:r>
        <w:t>Not sure you want this figure here, it is essentially part of the results. Perhaps:</w:t>
      </w:r>
    </w:p>
    <w:p w14:paraId="6D6A1DDE" w14:textId="195B8AA5" w:rsidR="00421575" w:rsidRDefault="00421575">
      <w:pPr>
        <w:pStyle w:val="CommentText"/>
      </w:pPr>
      <w:r>
        <w:t>Figure 1: task</w:t>
      </w:r>
    </w:p>
    <w:p w14:paraId="375029AC" w14:textId="7D92E047" w:rsidR="00421575" w:rsidRDefault="00421575">
      <w:pPr>
        <w:pStyle w:val="CommentText"/>
      </w:pPr>
      <w:r>
        <w:t>Figure 2: behavioral data</w:t>
      </w:r>
    </w:p>
    <w:p w14:paraId="67E2A9A4" w14:textId="06B2EC9F" w:rsidR="00421575" w:rsidRDefault="00421575">
      <w:pPr>
        <w:pStyle w:val="CommentText"/>
      </w:pPr>
      <w:r>
        <w:t>Figure 3: SSVEP data</w:t>
      </w:r>
    </w:p>
  </w:comment>
  <w:comment w:id="8" w:author="Antonio Schettino" w:date="2018-08-28T15:09:00Z" w:initials="AS">
    <w:p w14:paraId="27152FA4" w14:textId="6458A831" w:rsidR="00421575" w:rsidRDefault="00421575">
      <w:pPr>
        <w:pStyle w:val="CommentText"/>
      </w:pPr>
      <w:r>
        <w:rPr>
          <w:rStyle w:val="CommentReference"/>
        </w:rPr>
        <w:annotationRef/>
      </w:r>
      <w:r>
        <w:t>Here we’ll also have to explain why we are showing color-dependent spectra, because we never mention it anywhere.</w:t>
      </w:r>
    </w:p>
  </w:comment>
  <w:comment w:id="9" w:author="Andersen, Soren" w:date="2018-10-24T17:37:00Z" w:initials="AS">
    <w:p w14:paraId="787ABF9E" w14:textId="208DA0DF" w:rsidR="00421575" w:rsidRDefault="00421575">
      <w:pPr>
        <w:pStyle w:val="CommentText"/>
      </w:pPr>
      <w:r>
        <w:rPr>
          <w:rStyle w:val="CommentReference"/>
        </w:rPr>
        <w:annotationRef/>
      </w:r>
      <w:r>
        <w:t>What happened to false alarms?</w:t>
      </w:r>
    </w:p>
  </w:comment>
  <w:comment w:id="10" w:author="Antonio Schettino" w:date="2018-08-28T11:02:00Z" w:initials="AS">
    <w:p w14:paraId="54419ACD" w14:textId="41420AD3" w:rsidR="00421575" w:rsidRDefault="00421575">
      <w:pPr>
        <w:pStyle w:val="CommentText"/>
      </w:pPr>
      <w:r>
        <w:rPr>
          <w:rStyle w:val="CommentReference"/>
        </w:rPr>
        <w:annotationRef/>
      </w:r>
      <w:r>
        <w:t>This info in table 2, with posterior distributions</w:t>
      </w:r>
    </w:p>
  </w:comment>
  <w:comment w:id="11" w:author="Andersen, Soren" w:date="2018-10-24T17:31:00Z" w:initials="AS">
    <w:p w14:paraId="5C23CF3D" w14:textId="1BED44F2" w:rsidR="00421575" w:rsidRDefault="00421575">
      <w:pPr>
        <w:pStyle w:val="CommentText"/>
      </w:pPr>
      <w:r>
        <w:t>These intervals are huge. I guess most of this is between subjects variance, which is of little interest here. Also, this must be the variability of the individual measurements rather than something like the SEM, which may be more informative here.</w:t>
      </w:r>
      <w:r>
        <w:rPr>
          <w:rStyle w:val="CommentReference"/>
        </w:rPr>
        <w:annotationRef/>
      </w:r>
    </w:p>
  </w:comment>
  <w:comment w:id="12" w:author="Antonio Schettino" w:date="2018-08-28T10:57:00Z" w:initials="AS">
    <w:p w14:paraId="3AA5569E" w14:textId="5F9B2A26" w:rsidR="00421575" w:rsidRDefault="00421575">
      <w:pPr>
        <w:pStyle w:val="CommentText"/>
      </w:pPr>
      <w:r>
        <w:rPr>
          <w:rStyle w:val="CommentReference"/>
        </w:rPr>
        <w:annotationRef/>
      </w:r>
      <w:r>
        <w:t>First hit rates, then RTs</w:t>
      </w:r>
    </w:p>
  </w:comment>
  <w:comment w:id="13" w:author="Antonio Schettino" w:date="2018-08-28T10:13:00Z" w:initials="AS">
    <w:p w14:paraId="206208DA" w14:textId="53E59C44" w:rsidR="00421575" w:rsidRDefault="00421575">
      <w:pPr>
        <w:pStyle w:val="CommentText"/>
      </w:pPr>
      <w:r>
        <w:rPr>
          <w:rStyle w:val="CommentReference"/>
        </w:rPr>
        <w:annotationRef/>
      </w:r>
      <w:r>
        <w:t>Once this figure is fixed, we’ll have to describe in the legend the black line (mean), the white box (</w:t>
      </w:r>
      <w:proofErr w:type="spellStart"/>
      <w:r>
        <w:t>sd</w:t>
      </w:r>
      <w:proofErr w:type="spellEnd"/>
      <w:r>
        <w:t>?), the individual points (single-participant data), and the beans (</w:t>
      </w:r>
      <w:r w:rsidRPr="006F62F4">
        <w:t>smoothed densities</w:t>
      </w:r>
      <w:r>
        <w:t>)</w:t>
      </w:r>
    </w:p>
  </w:comment>
  <w:comment w:id="14" w:author="Andersen, Soren" w:date="2018-10-23T22:42:00Z" w:initials="AS">
    <w:p w14:paraId="52C8C512" w14:textId="75BBFFF4" w:rsidR="00421575" w:rsidRDefault="00421575">
      <w:pPr>
        <w:pStyle w:val="CommentText"/>
      </w:pPr>
      <w:r>
        <w:rPr>
          <w:rStyle w:val="CommentReference"/>
        </w:rPr>
        <w:annotationRef/>
      </w:r>
      <w:r>
        <w:t>Increase font size in figure</w:t>
      </w:r>
    </w:p>
  </w:comment>
  <w:comment w:id="15" w:author="Antonio Schettino" w:date="2018-08-28T11:13:00Z" w:initials="AS">
    <w:p w14:paraId="3BF9122D" w14:textId="5D11808F" w:rsidR="00421575" w:rsidRDefault="00421575">
      <w:pPr>
        <w:pStyle w:val="CommentText"/>
      </w:pPr>
      <w:r>
        <w:rPr>
          <w:rStyle w:val="CommentReference"/>
        </w:rPr>
        <w:annotationRef/>
      </w:r>
      <w:r>
        <w:t>To add:</w:t>
      </w:r>
    </w:p>
    <w:p w14:paraId="037DD654" w14:textId="66515F40" w:rsidR="00421575" w:rsidRDefault="00421575">
      <w:pPr>
        <w:pStyle w:val="CommentText"/>
      </w:pPr>
      <w:r>
        <w:t>- the task was difficult, as evidenced by overall low hit rates and small differences between conditions. This means that participants could not improve a lot throughout the experiment</w:t>
      </w:r>
    </w:p>
    <w:p w14:paraId="5AC00D0A" w14:textId="5D0E3C60" w:rsidR="00421575" w:rsidRDefault="00421575">
      <w:pPr>
        <w:pStyle w:val="CommentText"/>
      </w:pPr>
      <w:r>
        <w:t xml:space="preserve">- 50% is </w:t>
      </w:r>
      <w:r w:rsidRPr="003433CE">
        <w:rPr>
          <w:b/>
        </w:rPr>
        <w:t>not</w:t>
      </w:r>
      <w:r>
        <w:t xml:space="preserve"> chance level in this task</w:t>
      </w:r>
    </w:p>
  </w:comment>
  <w:comment w:id="17" w:author="Antonio Schettino" w:date="2018-08-28T11:02:00Z" w:initials="AS">
    <w:p w14:paraId="1DA62595" w14:textId="2C0E80FE" w:rsidR="00421575" w:rsidRDefault="00421575">
      <w:pPr>
        <w:pStyle w:val="CommentText"/>
      </w:pPr>
      <w:r>
        <w:rPr>
          <w:rStyle w:val="CommentReference"/>
        </w:rPr>
        <w:annotationRef/>
      </w:r>
      <w:r>
        <w:t>This becomes table 1</w:t>
      </w:r>
    </w:p>
  </w:comment>
  <w:comment w:id="18" w:author="Andersen, Soren" w:date="2018-10-24T17:42:00Z" w:initials="AS">
    <w:p w14:paraId="1AD79BEF" w14:textId="2D8EE28D" w:rsidR="00421575" w:rsidRDefault="00421575">
      <w:pPr>
        <w:pStyle w:val="CommentText"/>
      </w:pPr>
      <w:r>
        <w:rPr>
          <w:rStyle w:val="CommentReference"/>
        </w:rPr>
        <w:annotationRef/>
      </w:r>
      <w:r>
        <w:t>The baseline difference for unattended is huge: this can’t be correct for a sample of this size!</w:t>
      </w:r>
    </w:p>
    <w:p w14:paraId="5D96125D" w14:textId="77777777" w:rsidR="00421575" w:rsidRDefault="00421575">
      <w:pPr>
        <w:pStyle w:val="CommentText"/>
      </w:pPr>
    </w:p>
    <w:p w14:paraId="614B5D23" w14:textId="40B612A3" w:rsidR="00421575" w:rsidRDefault="00421575">
      <w:pPr>
        <w:pStyle w:val="CommentText"/>
      </w:pPr>
      <w:r>
        <w:t>Maybe scale SSVEPs differently, so that the baselines are equated and everything is measured relative to that.</w:t>
      </w:r>
    </w:p>
  </w:comment>
  <w:comment w:id="19" w:author="Andersen, Soren" w:date="2018-10-02T16:34:00Z" w:initials="AS">
    <w:p w14:paraId="0DFAAB23" w14:textId="18B9041A" w:rsidR="00421575" w:rsidRDefault="00421575">
      <w:pPr>
        <w:pStyle w:val="CommentText"/>
      </w:pPr>
      <w:r>
        <w:rPr>
          <w:rStyle w:val="CommentReference"/>
        </w:rPr>
        <w:annotationRef/>
      </w:r>
      <w:r>
        <w:t xml:space="preserve"> not in microvolt anymore</w:t>
      </w:r>
    </w:p>
    <w:p w14:paraId="0CDF0E6C" w14:textId="77777777" w:rsidR="00421575" w:rsidRDefault="00421575">
      <w:pPr>
        <w:pStyle w:val="CommentText"/>
      </w:pPr>
    </w:p>
    <w:p w14:paraId="643908D1" w14:textId="1B6B96E1" w:rsidR="00421575" w:rsidRDefault="00421575">
      <w:pPr>
        <w:pStyle w:val="CommentText"/>
      </w:pPr>
      <w:r>
        <w:t>Would it be possible to zoom in the figure? The differences of interest are very hard to see.</w:t>
      </w:r>
    </w:p>
    <w:p w14:paraId="062F8CEB" w14:textId="693DC14D" w:rsidR="00421575" w:rsidRDefault="00421575" w:rsidP="00367AA9">
      <w:pPr>
        <w:pStyle w:val="CommentText"/>
      </w:pPr>
      <w:r>
        <w:t>In previous publications, the scale usually varies around 0.7 to 1.3 (…but of course I present within-subjects error bars which are much smaller and contain less information).</w:t>
      </w:r>
    </w:p>
    <w:p w14:paraId="2DB1D85A" w14:textId="13F00B55" w:rsidR="00421575" w:rsidRDefault="00421575" w:rsidP="00367AA9">
      <w:pPr>
        <w:pStyle w:val="CommentText"/>
      </w:pPr>
      <w:r>
        <w:t>If you had just two conditions A &amp; U, then a value of 2 for A would mean that U=0, i.e. this would be the maximal attention effect, equal to physical removal of the unattended stimulus. So values anywhere close to 0 or 2 are not to be expected und would represent unrealistically large attentional modulation.</w:t>
      </w:r>
    </w:p>
    <w:p w14:paraId="50D2DFF5" w14:textId="77777777" w:rsidR="00421575" w:rsidRDefault="00421575">
      <w:pPr>
        <w:pStyle w:val="CommentText"/>
      </w:pPr>
    </w:p>
    <w:p w14:paraId="71BD759D" w14:textId="2FB0A50B" w:rsidR="00421575" w:rsidRDefault="00421575">
      <w:pPr>
        <w:pStyle w:val="CommentText"/>
      </w:pPr>
      <w:r>
        <w:t>Some participants have very high variability in amplitudes. If you rescaled correctly, the mean for each participant should be one, so amplitudes should not stray not far, usually. Do you have very noisy participants in there?</w:t>
      </w:r>
    </w:p>
  </w:comment>
  <w:comment w:id="21" w:author="Antonio Schettino" w:date="2018-08-28T12:26:00Z" w:initials="AS">
    <w:p w14:paraId="2F0D1739" w14:textId="3FD3B8D6" w:rsidR="00421575" w:rsidRDefault="00421575">
      <w:pPr>
        <w:pStyle w:val="CommentText"/>
      </w:pPr>
      <w:r>
        <w:rPr>
          <w:rStyle w:val="CommentReference"/>
        </w:rPr>
        <w:annotationRef/>
      </w:r>
      <w:r>
        <w:t>We should better specify our expectations here:</w:t>
      </w:r>
    </w:p>
    <w:p w14:paraId="3866BCB0" w14:textId="678D4396" w:rsidR="00421575" w:rsidRDefault="00421575">
      <w:pPr>
        <w:pStyle w:val="CommentText"/>
      </w:pPr>
      <w:r>
        <w:t>- if it’s only training, we should see performance improvement (and faster RTs) of similar magnitude when comparing baseline1 vs baseline2 as well as baseline2 vs acquisition1</w:t>
      </w:r>
    </w:p>
    <w:p w14:paraId="3166D272" w14:textId="5895B007" w:rsidR="00421575" w:rsidRDefault="00421575">
      <w:pPr>
        <w:pStyle w:val="CommentText"/>
      </w:pPr>
      <w:r>
        <w:t>- if reward really plays a role, performance should improve (and RTs should be faster) when comparing baseline2 vs acquisition1 as opposed to baseline1 vs baseline2</w:t>
      </w:r>
    </w:p>
    <w:p w14:paraId="018EE3CC" w14:textId="61C5C81F" w:rsidR="00421575" w:rsidRDefault="00421575">
      <w:pPr>
        <w:pStyle w:val="CommentText"/>
      </w:pPr>
    </w:p>
    <w:p w14:paraId="7B9B443F" w14:textId="5D2005D2" w:rsidR="00421575" w:rsidRDefault="00421575">
      <w:pPr>
        <w:pStyle w:val="CommentText"/>
      </w:pPr>
      <w:r>
        <w:t>Do you agree? Am I missing something?</w:t>
      </w:r>
    </w:p>
  </w:comment>
  <w:comment w:id="22" w:author="Andersen, Soren" w:date="2018-10-24T17:49:00Z" w:initials="AS">
    <w:p w14:paraId="1EEE6BB0" w14:textId="254D3FEE" w:rsidR="00421575" w:rsidRDefault="00421575">
      <w:pPr>
        <w:pStyle w:val="CommentText"/>
      </w:pPr>
      <w:r>
        <w:rPr>
          <w:rStyle w:val="CommentReference"/>
        </w:rPr>
        <w:annotationRef/>
      </w:r>
      <w:r>
        <w:t>Accuracy is not the same as hit-rate!</w:t>
      </w:r>
    </w:p>
    <w:p w14:paraId="6CDAE9EE" w14:textId="51B7393B" w:rsidR="00421575" w:rsidRDefault="00421575">
      <w:pPr>
        <w:pStyle w:val="CommentText"/>
      </w:pPr>
      <w:r>
        <w:t>Without the false alarms it is hard to distinguish the nature of the effect.</w:t>
      </w:r>
    </w:p>
  </w:comment>
  <w:comment w:id="23" w:author="Antonio Schettino" w:date="2018-08-28T12:20:00Z" w:initials="AS">
    <w:p w14:paraId="319D8041" w14:textId="62923F89" w:rsidR="00421575" w:rsidRDefault="00421575">
      <w:pPr>
        <w:pStyle w:val="CommentText"/>
      </w:pPr>
      <w:r>
        <w:rPr>
          <w:rStyle w:val="CommentReference"/>
        </w:rPr>
        <w:annotationRef/>
      </w:r>
      <w:r>
        <w:t xml:space="preserve">However, this effect is not </w:t>
      </w:r>
      <w:proofErr w:type="spellStart"/>
      <w:r>
        <w:t>aspecific</w:t>
      </w:r>
      <w:proofErr w:type="spellEnd"/>
      <w:r>
        <w:t xml:space="preserve"> (as would be expected by training), but contingent upon reward probability. Is this another side effect of task difficulty?</w:t>
      </w:r>
    </w:p>
  </w:comment>
  <w:comment w:id="24" w:author="Andersen, Soren" w:date="2018-10-24T17:51:00Z" w:initials="AS">
    <w:p w14:paraId="62FA8DA4" w14:textId="2C6851BB" w:rsidR="00421575" w:rsidRDefault="00421575">
      <w:pPr>
        <w:pStyle w:val="CommentText"/>
      </w:pPr>
      <w:r>
        <w:rPr>
          <w:rStyle w:val="CommentReference"/>
        </w:rPr>
        <w:annotationRef/>
      </w:r>
      <w:r>
        <w:t xml:space="preserve">As it does for </w:t>
      </w:r>
      <w:proofErr w:type="spellStart"/>
      <w:r>
        <w:t>behavioural</w:t>
      </w:r>
      <w:proofErr w:type="spellEnd"/>
      <w:r>
        <w:t xml:space="preserve">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2A295F" w15:done="0"/>
  <w15:commentEx w15:paraId="516DC750" w15:done="0"/>
  <w15:commentEx w15:paraId="29928D2A" w15:done="0"/>
  <w15:commentEx w15:paraId="765E1F62" w15:done="0"/>
  <w15:commentEx w15:paraId="05C0353A" w15:done="0"/>
  <w15:commentEx w15:paraId="585CA9FF" w15:done="0"/>
  <w15:commentEx w15:paraId="2EEF1807" w15:done="0"/>
  <w15:commentEx w15:paraId="67E2A9A4" w15:done="0"/>
  <w15:commentEx w15:paraId="27152FA4" w15:done="0"/>
  <w15:commentEx w15:paraId="787ABF9E" w15:done="0"/>
  <w15:commentEx w15:paraId="54419ACD" w15:done="0"/>
  <w15:commentEx w15:paraId="5C23CF3D" w15:done="0"/>
  <w15:commentEx w15:paraId="3AA5569E" w15:done="0"/>
  <w15:commentEx w15:paraId="206208DA" w15:done="0"/>
  <w15:commentEx w15:paraId="52C8C512" w15:done="0"/>
  <w15:commentEx w15:paraId="5AC00D0A" w15:done="0"/>
  <w15:commentEx w15:paraId="1DA62595" w15:done="0"/>
  <w15:commentEx w15:paraId="614B5D23" w15:done="0"/>
  <w15:commentEx w15:paraId="71BD759D" w15:done="0"/>
  <w15:commentEx w15:paraId="7B9B443F" w15:done="0"/>
  <w15:commentEx w15:paraId="6CDAE9EE" w15:done="0"/>
  <w15:commentEx w15:paraId="319D8041" w15:done="0"/>
  <w15:commentEx w15:paraId="62FA8D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F57BC" w14:textId="77777777" w:rsidR="00CE14ED" w:rsidRDefault="00CE14ED" w:rsidP="00AD5698">
      <w:pPr>
        <w:spacing w:after="0" w:line="240" w:lineRule="auto"/>
      </w:pPr>
      <w:r>
        <w:separator/>
      </w:r>
    </w:p>
  </w:endnote>
  <w:endnote w:type="continuationSeparator" w:id="0">
    <w:p w14:paraId="229FEEED" w14:textId="77777777" w:rsidR="00CE14ED" w:rsidRDefault="00CE14ED"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421575" w:rsidRDefault="00421575"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421575" w:rsidRDefault="00421575"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7BF6B7" w14:textId="77777777" w:rsidR="00CE14ED" w:rsidRDefault="00CE14ED" w:rsidP="00AD5698">
      <w:pPr>
        <w:spacing w:after="0" w:line="240" w:lineRule="auto"/>
      </w:pPr>
      <w:r>
        <w:separator/>
      </w:r>
    </w:p>
  </w:footnote>
  <w:footnote w:type="continuationSeparator" w:id="0">
    <w:p w14:paraId="574F3EA6" w14:textId="77777777" w:rsidR="00CE14ED" w:rsidRDefault="00CE14ED"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31DE004E" w:rsidR="00421575" w:rsidRDefault="00421575">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272C4C">
          <w:rPr>
            <w:noProof/>
            <w:szCs w:val="24"/>
          </w:rPr>
          <w:t>29</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421575" w:rsidRDefault="00421575"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rson w15:author="Antonio Schettino">
    <w15:presenceInfo w15:providerId="None" w15:userId="Antonio Schett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78C3"/>
    <w:rsid w:val="00031270"/>
    <w:rsid w:val="00031738"/>
    <w:rsid w:val="000317F2"/>
    <w:rsid w:val="00033749"/>
    <w:rsid w:val="00034038"/>
    <w:rsid w:val="000370C9"/>
    <w:rsid w:val="00040E81"/>
    <w:rsid w:val="000421E9"/>
    <w:rsid w:val="00042B55"/>
    <w:rsid w:val="0004428E"/>
    <w:rsid w:val="00044D29"/>
    <w:rsid w:val="00044E78"/>
    <w:rsid w:val="00045572"/>
    <w:rsid w:val="00045E5F"/>
    <w:rsid w:val="00046163"/>
    <w:rsid w:val="00046E8F"/>
    <w:rsid w:val="00050303"/>
    <w:rsid w:val="00050FEB"/>
    <w:rsid w:val="00051156"/>
    <w:rsid w:val="000518C5"/>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5DF8"/>
    <w:rsid w:val="00277716"/>
    <w:rsid w:val="002779F1"/>
    <w:rsid w:val="0028079B"/>
    <w:rsid w:val="002810FA"/>
    <w:rsid w:val="00282435"/>
    <w:rsid w:val="00282707"/>
    <w:rsid w:val="002840AB"/>
    <w:rsid w:val="00285E47"/>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D7"/>
    <w:rsid w:val="00331B9F"/>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59C"/>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63CB"/>
    <w:rsid w:val="004B6439"/>
    <w:rsid w:val="004B6B88"/>
    <w:rsid w:val="004B6FE1"/>
    <w:rsid w:val="004C0292"/>
    <w:rsid w:val="004C1D6D"/>
    <w:rsid w:val="004C2332"/>
    <w:rsid w:val="004C2BB1"/>
    <w:rsid w:val="004C2D9A"/>
    <w:rsid w:val="004C37AE"/>
    <w:rsid w:val="004C70FB"/>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ADE"/>
    <w:rsid w:val="00523AF0"/>
    <w:rsid w:val="00524110"/>
    <w:rsid w:val="0052497B"/>
    <w:rsid w:val="00524BF7"/>
    <w:rsid w:val="00525408"/>
    <w:rsid w:val="005256ED"/>
    <w:rsid w:val="00525DB5"/>
    <w:rsid w:val="00526FA2"/>
    <w:rsid w:val="00527B37"/>
    <w:rsid w:val="0053025D"/>
    <w:rsid w:val="00530A38"/>
    <w:rsid w:val="0053165D"/>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5524"/>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608"/>
    <w:rsid w:val="006D2C21"/>
    <w:rsid w:val="006D3350"/>
    <w:rsid w:val="006D4521"/>
    <w:rsid w:val="006D6207"/>
    <w:rsid w:val="006D7264"/>
    <w:rsid w:val="006E0DCE"/>
    <w:rsid w:val="006E0E26"/>
    <w:rsid w:val="006E0ED5"/>
    <w:rsid w:val="006E109B"/>
    <w:rsid w:val="006E1360"/>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D89"/>
    <w:rsid w:val="007A2DB8"/>
    <w:rsid w:val="007A318B"/>
    <w:rsid w:val="007A38B2"/>
    <w:rsid w:val="007A48DF"/>
    <w:rsid w:val="007A5260"/>
    <w:rsid w:val="007A558F"/>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617B"/>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1833"/>
    <w:rsid w:val="008D2436"/>
    <w:rsid w:val="008D2531"/>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22FF"/>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1667"/>
    <w:rsid w:val="00A916E8"/>
    <w:rsid w:val="00A91FCB"/>
    <w:rsid w:val="00A92A2C"/>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54E8"/>
    <w:rsid w:val="00B760B0"/>
    <w:rsid w:val="00B76B7D"/>
    <w:rsid w:val="00B77B92"/>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A7B6A"/>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C7927"/>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80F"/>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14ED"/>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55CD"/>
    <w:rsid w:val="00DB6849"/>
    <w:rsid w:val="00DC0CAB"/>
    <w:rsid w:val="00DC144A"/>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5554"/>
    <w:rsid w:val="00E05766"/>
    <w:rsid w:val="00E0602B"/>
    <w:rsid w:val="00E0771A"/>
    <w:rsid w:val="00E07908"/>
    <w:rsid w:val="00E07982"/>
    <w:rsid w:val="00E07A1B"/>
    <w:rsid w:val="00E109F9"/>
    <w:rsid w:val="00E12161"/>
    <w:rsid w:val="00E1320B"/>
    <w:rsid w:val="00E13253"/>
    <w:rsid w:val="00E132D3"/>
    <w:rsid w:val="00E14A1B"/>
    <w:rsid w:val="00E15CFC"/>
    <w:rsid w:val="00E163A6"/>
    <w:rsid w:val="00E17C14"/>
    <w:rsid w:val="00E17DD5"/>
    <w:rsid w:val="00E21032"/>
    <w:rsid w:val="00E21DF7"/>
    <w:rsid w:val="00E22DAA"/>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FE6"/>
    <w:rsid w:val="00FE2156"/>
    <w:rsid w:val="00FE2900"/>
    <w:rsid w:val="00FE2CA6"/>
    <w:rsid w:val="00FE3342"/>
    <w:rsid w:val="00FE39BC"/>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osf.io/9dcsm/?view_only=2450bc9b71c8447ca5c81a7a0c89be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osf.io/xxxxx/" TargetMode="External"/><Relationship Id="rId10" Type="http://schemas.openxmlformats.org/officeDocument/2006/relationships/hyperlink" Target="https://osf.io/xxxxx/" TargetMode="External"/><Relationship Id="rId19" Type="http://schemas.openxmlformats.org/officeDocument/2006/relationships/image" Target="media/image9.png"/><Relationship Id="rId31" Type="http://schemas.openxmlformats.org/officeDocument/2006/relationships/image" Target="media/image21.png"/><Relationship Id="rId44"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4085D-07BA-4CEF-99F8-3630502FE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38</Pages>
  <Words>29275</Words>
  <Characters>166869</Characters>
  <Application>Microsoft Office Word</Application>
  <DocSecurity>0</DocSecurity>
  <Lines>1390</Lines>
  <Paragraphs>391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195753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45</cp:revision>
  <cp:lastPrinted>2017-06-14T15:36:00Z</cp:lastPrinted>
  <dcterms:created xsi:type="dcterms:W3CDTF">2018-10-28T22:06:00Z</dcterms:created>
  <dcterms:modified xsi:type="dcterms:W3CDTF">2019-02-06T10:45:00Z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