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3B361BC7" w:rsidR="00EE20A8" w:rsidRDefault="00EE20A8" w:rsidP="00EE20A8">
      <w:pPr>
        <w:spacing w:line="480" w:lineRule="auto"/>
      </w:pPr>
      <w:r>
        <w:t xml:space="preserve">Keywords: attention; </w:t>
      </w:r>
      <w:r w:rsidR="00377320">
        <w:t xml:space="preserve">attentional control; </w:t>
      </w:r>
      <w:r>
        <w:t xml:space="preserve">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734C431A" w:rsidR="00E4130A" w:rsidRDefault="00E4130A" w:rsidP="00EE20A8"/>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032BA7FB" w14:textId="66E31786" w:rsidR="00E4130A" w:rsidRDefault="00E4130A" w:rsidP="00EE20A8"/>
    <w:p w14:paraId="310A4DCA" w14:textId="726B6828" w:rsidR="00E4130A" w:rsidRDefault="00E4130A" w:rsidP="00EE20A8"/>
    <w:p w14:paraId="1D87C0F7" w14:textId="413D77DD" w:rsidR="00E4130A" w:rsidRDefault="00E4130A" w:rsidP="00EE20A8"/>
    <w:p w14:paraId="19006139" w14:textId="15AAB567" w:rsidR="0054295E" w:rsidRDefault="0054295E" w:rsidP="00CC580C">
      <w:pPr>
        <w:pStyle w:val="Heading1"/>
        <w:spacing w:before="0" w:after="240"/>
      </w:pPr>
      <w:r>
        <w:lastRenderedPageBreak/>
        <w:t>Introduction</w:t>
      </w:r>
    </w:p>
    <w:p w14:paraId="58A58700" w14:textId="483D6BD5" w:rsidR="0079229A" w:rsidRDefault="0072510D" w:rsidP="00D0341A">
      <w:pPr>
        <w:spacing w:line="480" w:lineRule="auto"/>
        <w:ind w:firstLine="720"/>
        <w:jc w:val="both"/>
      </w:pPr>
      <w:r>
        <w:t xml:space="preserve">Selective attention is crucial for adaptive behavior as it </w:t>
      </w:r>
      <w:r w:rsidR="006649D9">
        <w:t>facilitates the</w:t>
      </w:r>
      <w:r>
        <w:t xml:space="preserve"> processing of relevant stimuli in our environment, as well as the suppression of irrelevant stimuli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or on people’s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79229A">
        <w:t>Another crucial factor</w:t>
      </w:r>
      <w:r w:rsidR="006649D9">
        <w:t xml:space="preserve"> determining </w:t>
      </w:r>
      <w:r w:rsidR="000E604B">
        <w:t>how stimuli will be processed</w:t>
      </w:r>
      <w:r w:rsidR="006649D9">
        <w:t xml:space="preserve"> </w:t>
      </w:r>
      <w:r w:rsidR="0079229A">
        <w:t xml:space="preserve">is motivation. Goal-driven attentional control is enhanced when individuals are motivated with extrinsic rewards (Botvinick &amp; Braver, </w:t>
      </w:r>
      <w:r w:rsidR="000E604B">
        <w:t>2015; Pessoa, 2015). Attention</w:t>
      </w:r>
      <w:r w:rsidR="0079229A">
        <w:t xml:space="preserve"> can also be guided by previous reward history, independently from </w:t>
      </w:r>
      <w:r w:rsidR="000E604B">
        <w:t xml:space="preserve">top-down </w:t>
      </w:r>
      <w:r w:rsidR="0079229A">
        <w:t>attentional control (Awh et al., 2012). Previous reward associations can worsen performance on attention tasks if they conflict with the current goals of the individual (Anderson, 2016; Failing &amp; Theeuwes, 2018</w:t>
      </w:r>
      <w:r w:rsidR="00EB28D8">
        <w:t>; Chelazzi et al., 2013</w:t>
      </w:r>
      <w:r w:rsidR="0079229A">
        <w:t>).</w:t>
      </w:r>
    </w:p>
    <w:p w14:paraId="2325645B" w14:textId="42B05356" w:rsidR="00C71C28" w:rsidRDefault="00C71C28" w:rsidP="00C71C28">
      <w:pPr>
        <w:spacing w:line="480" w:lineRule="auto"/>
        <w:ind w:firstLine="720"/>
        <w:jc w:val="both"/>
      </w:pPr>
      <w:r>
        <w:t>Attentional control is enhanced when individuals are a</w:t>
      </w:r>
      <w:r w:rsidR="0079229A">
        <w:t>nticipating that they can earn</w:t>
      </w:r>
      <w:r>
        <w:t xml:space="preserve"> reward</w:t>
      </w:r>
      <w:r w:rsidR="0079229A">
        <w:t>s</w:t>
      </w:r>
      <w:r>
        <w:t xml:space="preserve"> for good </w:t>
      </w:r>
      <w:r w:rsidR="000E604B">
        <w:t>task-</w:t>
      </w:r>
      <w:r>
        <w:t>performance</w:t>
      </w:r>
      <w:r w:rsidR="00C175C9">
        <w:t xml:space="preserve"> (Krebs &amp; Woldorff, 2017)</w:t>
      </w:r>
      <w:r>
        <w:t xml:space="preserve">. </w:t>
      </w:r>
      <w:r w:rsidR="0079229A">
        <w:t>In fMRI studies</w:t>
      </w:r>
      <w:r>
        <w:t xml:space="preserve"> </w:t>
      </w:r>
      <w:r w:rsidR="0079229A">
        <w:t xml:space="preserve">reward-based </w:t>
      </w:r>
      <w:r>
        <w:t xml:space="preserve">improvements have been </w:t>
      </w:r>
      <w:r w:rsidR="000E604B">
        <w:t>linked</w:t>
      </w:r>
      <w:r>
        <w:t xml:space="preserve"> to </w:t>
      </w:r>
      <w:r w:rsidR="0079229A">
        <w:t xml:space="preserve">enhanced activity in frontoparietal regions crucial for attentional control </w:t>
      </w:r>
      <w:r>
        <w:t>(</w:t>
      </w:r>
      <w:commentRangeStart w:id="0"/>
      <w:r>
        <w:t>Pessoa &amp; Engelman, 2010</w:t>
      </w:r>
      <w:commentRangeEnd w:id="0"/>
      <w:r>
        <w:rPr>
          <w:rStyle w:val="CommentReference"/>
        </w:rPr>
        <w:commentReference w:id="0"/>
      </w:r>
      <w:commentRangeStart w:id="1"/>
      <w:r>
        <w:t>; Krebs et al., 2012</w:t>
      </w:r>
      <w:commentRangeEnd w:id="1"/>
      <w:r>
        <w:rPr>
          <w:rStyle w:val="CommentReference"/>
        </w:rPr>
        <w:commentReference w:id="1"/>
      </w:r>
      <w:r>
        <w:t xml:space="preserve">). Electroencephalographic (EEG) studies have demonstrated similar preparatory </w:t>
      </w:r>
      <w:r w:rsidR="00C175C9">
        <w:t xml:space="preserve">attentional </w:t>
      </w:r>
      <w:r>
        <w:t>modulations</w:t>
      </w:r>
      <w:r w:rsidR="0067643F">
        <w:t xml:space="preserve"> following reward cues</w:t>
      </w:r>
      <w:r>
        <w:t xml:space="preserve"> </w:t>
      </w:r>
      <w:r w:rsidR="0067643F">
        <w:t xml:space="preserve">in the CNV component </w:t>
      </w:r>
      <w:r>
        <w:t>(</w:t>
      </w:r>
      <w:commentRangeStart w:id="2"/>
      <w:r w:rsidR="0067643F">
        <w:t>Schevernels et al, 2014</w:t>
      </w:r>
      <w:commentRangeEnd w:id="2"/>
      <w:r w:rsidR="0067643F">
        <w:rPr>
          <w:rStyle w:val="CommentReference"/>
        </w:rPr>
        <w:commentReference w:id="2"/>
      </w:r>
      <w:r w:rsidR="00C175C9">
        <w:t xml:space="preserve">, </w:t>
      </w:r>
      <w:commentRangeStart w:id="3"/>
      <w:r w:rsidR="00C175C9">
        <w:t>van den Berg et al., 2014</w:t>
      </w:r>
      <w:commentRangeEnd w:id="3"/>
      <w:r w:rsidR="00C175C9">
        <w:rPr>
          <w:rStyle w:val="CommentReference"/>
        </w:rPr>
        <w:commentReference w:id="3"/>
      </w:r>
      <w:r>
        <w:t>).</w:t>
      </w:r>
      <w:r w:rsidR="0067643F">
        <w:t xml:space="preserve"> </w:t>
      </w:r>
      <w:r w:rsidR="00C175C9">
        <w:t xml:space="preserve">While these studies implicate the frontoparietal activity in reward-based improvements in attentional control, it remains unclear how the activity in these regions is translated into the enhanced processing of relevant features in the visual cortex. </w:t>
      </w:r>
      <w:r w:rsidR="00C113A9">
        <w:t xml:space="preserve"> </w:t>
      </w:r>
    </w:p>
    <w:p w14:paraId="4BAAA554" w14:textId="3070AA09" w:rsidR="007A1BD6" w:rsidRDefault="00324CEE" w:rsidP="00BD3227">
      <w:pPr>
        <w:spacing w:line="480" w:lineRule="auto"/>
        <w:ind w:firstLine="720"/>
        <w:jc w:val="both"/>
      </w:pPr>
      <w:r>
        <w:t xml:space="preserve">Another set of studies has focused on the influence of reward history on </w:t>
      </w:r>
      <w:r w:rsidR="00C113A9">
        <w:t>selective attention</w:t>
      </w:r>
      <w:r>
        <w:t xml:space="preserve"> in situations in which such history is opposed to </w:t>
      </w:r>
      <w:r w:rsidR="000E604B">
        <w:t>our current goals</w:t>
      </w:r>
      <w:r>
        <w:t xml:space="preserve">. </w:t>
      </w:r>
      <w:r w:rsidR="00937329">
        <w:t>These</w:t>
      </w:r>
      <w:r w:rsidR="00C113A9">
        <w:t xml:space="preserve"> studies have provided some evidence for the reward-related changes in the early stages of visual processing (i.e., increase in the P1 component; </w:t>
      </w:r>
      <w:r w:rsidR="00817D41">
        <w:fldChar w:fldCharType="begin" w:fldLock="1"/>
      </w:r>
      <w:r w:rsidR="00817D41">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w:instrText>
      </w:r>
      <w:r w:rsidR="00817D41" w:rsidRPr="001F3473">
        <w:rPr>
          <w:lang w:val="nl-BE"/>
        </w:rPr>
        <w:instrText>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w:instrText>
      </w:r>
      <w:r w:rsidR="00817D41" w:rsidRPr="00817D41">
        <w:rPr>
          <w:lang w:val="nl-BE"/>
        </w:rPr>
        <w:instrText>-citation.json"}</w:instrText>
      </w:r>
      <w:r w:rsidR="00817D41">
        <w:fldChar w:fldCharType="separate"/>
      </w:r>
      <w:r w:rsidR="00817D41" w:rsidRPr="00817D41">
        <w:rPr>
          <w:noProof/>
          <w:lang w:val="nl-BE"/>
        </w:rPr>
        <w:t xml:space="preserve">Hickey, Chelazzi, &amp; Theeuwes, 2010; Donohue et al., 2016; MacLean &amp; Giesbrecht, 2015; </w:t>
      </w:r>
      <w:r w:rsidR="00817D41">
        <w:rPr>
          <w:noProof/>
          <w:lang w:val="nl-BE"/>
        </w:rPr>
        <w:t xml:space="preserve">Luque et al., </w:t>
      </w:r>
      <w:r w:rsidR="00817D41" w:rsidRPr="00817D41">
        <w:rPr>
          <w:noProof/>
          <w:lang w:val="nl-BE"/>
        </w:rPr>
        <w:t>2017)</w:t>
      </w:r>
      <w:r w:rsidR="00817D41">
        <w:fldChar w:fldCharType="end"/>
      </w:r>
      <w:r w:rsidR="00C113A9" w:rsidRPr="00817D41">
        <w:rPr>
          <w:lang w:val="nl-BE"/>
        </w:rPr>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found changes in later stages of processing</w:t>
      </w:r>
      <w:r w:rsidR="00817D41">
        <w:t xml:space="preserve"> (increased N2pc component</w:t>
      </w:r>
      <w:r w:rsidR="007A1BD6">
        <w:t xml:space="preserve"> and improved decoding in later processing stages</w:t>
      </w:r>
      <w:r w:rsidR="00817D41">
        <w:t>; Qi et al., 2013; Tankelevitch et al., 2019)</w:t>
      </w:r>
      <w:r w:rsidR="00BD3227">
        <w:t>.</w:t>
      </w:r>
      <w:r w:rsidR="00817D41">
        <w:t xml:space="preserve"> </w:t>
      </w:r>
      <w:r w:rsidR="00EB28D8">
        <w:t xml:space="preserve">Thus it remains unclear if the reward-history effects on attention are due to changes in plasticity at the very early stages of visual processing. </w:t>
      </w:r>
    </w:p>
    <w:p w14:paraId="418D8D8A" w14:textId="3BF616DB" w:rsidR="00441BA8"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r w:rsidR="0040325A">
        <w:t xml:space="preserve">Roelfsema and colleagues </w:t>
      </w:r>
      <w:r>
        <w:t xml:space="preserve">proposed that this effect </w:t>
      </w:r>
      <w:r w:rsidR="0040325A">
        <w:t>relies</w:t>
      </w:r>
      <w:r>
        <w:t xml:space="preserve"> on the plasticity of the visual cortex indu</w:t>
      </w:r>
      <w:r w:rsidR="0040325A">
        <w:t>ced by the join effect of top-down attention</w:t>
      </w:r>
      <w:r w:rsidR="00441BA8">
        <w:t>al control</w:t>
      </w:r>
      <w:r w:rsidR="0040325A">
        <w:t xml:space="preserve"> and </w:t>
      </w:r>
      <w:r>
        <w:t xml:space="preserve">dopamine </w:t>
      </w:r>
      <w:r>
        <w:fldChar w:fldCharType="begin" w:fldLock="1"/>
      </w:r>
      <w:r>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fldChar w:fldCharType="separate"/>
      </w:r>
      <w:r w:rsidRPr="00EC1A12">
        <w:rPr>
          <w:noProof/>
        </w:rPr>
        <w:t>(Roelfsema, van Ooyen, &amp; Watanabe, 2010)</w:t>
      </w:r>
      <w:r>
        <w:fldChar w:fldCharType="end"/>
      </w:r>
      <w:r>
        <w:t xml:space="preserve">. </w:t>
      </w:r>
      <w:r w:rsidR="00441BA8">
        <w:t xml:space="preserve">However, we are aware of only one study to date which was able to directly test the facilitation and suppression of stimuli linked to different reward schedules. In an fMRI </w:t>
      </w:r>
      <w:commentRangeStart w:id="4"/>
      <w:r w:rsidR="00441BA8">
        <w:t xml:space="preserve">Hickey and Peelen (2015) </w:t>
      </w:r>
      <w:commentRangeEnd w:id="4"/>
      <w:r w:rsidR="00441BA8">
        <w:rPr>
          <w:rStyle w:val="CommentReference"/>
        </w:rPr>
        <w:commentReference w:id="4"/>
      </w:r>
      <w:r w:rsidR="00441BA8">
        <w:t xml:space="preserve">demonstrated that representations of objects paired with high rewards </w:t>
      </w:r>
      <w:r w:rsidR="000E604B">
        <w:t>were</w:t>
      </w:r>
      <w:r w:rsidR="00441BA8">
        <w:t xml:space="preserve"> enhanced in object-selective visual cortex, while the representation of objects paired with low rewards </w:t>
      </w:r>
      <w:r w:rsidR="000E604B">
        <w:t>were</w:t>
      </w:r>
      <w:r w:rsidR="00441BA8">
        <w:t xml:space="preserve"> suppressed.  </w:t>
      </w:r>
    </w:p>
    <w:p w14:paraId="2CD0757E" w14:textId="1A4C1CBD" w:rsidR="00B37B7D" w:rsidRDefault="00441BA8" w:rsidP="00B37B7D">
      <w:pPr>
        <w:spacing w:line="480" w:lineRule="auto"/>
        <w:ind w:firstLine="720"/>
        <w:jc w:val="both"/>
      </w:pPr>
      <w:r>
        <w:t xml:space="preserve">In this study we sought to directly test the mechanism through which rewards influence </w:t>
      </w:r>
      <w:r w:rsidR="000E604B">
        <w:t>attentional control</w:t>
      </w:r>
      <w:r>
        <w:t>. We investigated how stimulus features linked to different reward schedules simultaneously compete</w:t>
      </w:r>
      <w:r w:rsidR="00B44EE3">
        <w:t>d</w:t>
      </w:r>
      <w:r>
        <w:t xml:space="preserve"> for attentional control when individuals </w:t>
      </w:r>
      <w:r w:rsidR="00B44EE3">
        <w:t>were</w:t>
      </w:r>
      <w:r>
        <w:t xml:space="preserve"> able to earn extra mo</w:t>
      </w:r>
      <w:r w:rsidR="000E604B">
        <w:t xml:space="preserve">netary rewards </w:t>
      </w:r>
      <w:r>
        <w:t xml:space="preserve">and when such rewards </w:t>
      </w:r>
      <w:r w:rsidR="00B37B7D">
        <w:t>were</w:t>
      </w:r>
      <w:r>
        <w:t xml:space="preserve"> </w:t>
      </w:r>
      <w:r w:rsidR="000E604B">
        <w:t>no longer available. W</w:t>
      </w:r>
      <w:r>
        <w:t xml:space="preserve">e </w:t>
      </w:r>
      <w:r w:rsidR="00B44EE3">
        <w:t xml:space="preserve">recorded </w:t>
      </w:r>
      <w:r>
        <w:t xml:space="preserve">steady-state visual evoked potentials (SSVEPs) to track stimulus processing in </w:t>
      </w:r>
      <w:r w:rsidR="000E604B">
        <w:t>the</w:t>
      </w:r>
      <w:r>
        <w:t xml:space="preserve">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They provide a continuous measure of feature-based attention </w:t>
      </w:r>
      <w:r w:rsidR="00C3254E">
        <w:t>deployed</w:t>
      </w:r>
      <w:r>
        <w:t xml:space="preserve"> across multiple stimuli simultaneously, and are a reliably modulated by </w:t>
      </w:r>
      <w:r w:rsidR="00B44EE3">
        <w:t>attentional control</w:t>
      </w:r>
      <w:r>
        <w:t xml:space="preserve">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Pr="00C06628">
        <w:rPr>
          <w:noProof/>
        </w:rPr>
        <w:t>(Andersen &amp; Müller, 2010)</w:t>
      </w:r>
      <w:r>
        <w:fldChar w:fldCharType="end"/>
      </w:r>
      <w:r>
        <w:t xml:space="preserve">. </w:t>
      </w:r>
      <w:r w:rsidR="000E604B">
        <w:t xml:space="preserve">Crucially, different stimuli can be tagged with different frequencies allowing for the simultaneous measurement of the amount of attention allocated to each of the stimuli. </w:t>
      </w:r>
    </w:p>
    <w:p w14:paraId="3072BCB8" w14:textId="263290B1" w:rsidR="00C3254E" w:rsidRDefault="00441BA8" w:rsidP="00FF25C8">
      <w:pPr>
        <w:spacing w:line="480" w:lineRule="auto"/>
        <w:ind w:firstLine="720"/>
        <w:jc w:val="both"/>
      </w:pPr>
      <w:r>
        <w:t xml:space="preserve">Here we investigated the simultaneous deployment of attention to two features (red and blue dots) across three phases of the experiment. On each trial participants were instructed to attend to one of the two colors and to press a key if the dots of the attended color moved coherently. They performed this task first without any reward (baseline) and then with each color associated </w:t>
      </w:r>
      <w:r w:rsidR="000E604B">
        <w:t>high or low probability of earning a reward</w:t>
      </w:r>
      <w:r>
        <w:t xml:space="preserve"> (training). In the last phase (test), participants were informed that they would not earn any more rewards. </w:t>
      </w:r>
    </w:p>
    <w:p w14:paraId="04BBDBBB" w14:textId="1A5DC0B9" w:rsidR="00441BA8" w:rsidRDefault="00441BA8" w:rsidP="00FF25C8">
      <w:pPr>
        <w:spacing w:line="480" w:lineRule="auto"/>
        <w:ind w:firstLine="720"/>
        <w:jc w:val="both"/>
      </w:pPr>
      <w:r>
        <w:t>This design enabled us to investigate</w:t>
      </w:r>
      <w:r w:rsidR="004E7B0F">
        <w:t xml:space="preserve"> </w:t>
      </w:r>
      <w:r w:rsidR="00FF25C8">
        <w:t>two</w:t>
      </w:r>
      <w:r w:rsidR="004E7B0F">
        <w:t xml:space="preserve"> main questions. First, in the training phase individuals </w:t>
      </w:r>
      <w:r w:rsidR="00C3254E">
        <w:t>had</w:t>
      </w:r>
      <w:r w:rsidR="004E7B0F">
        <w:t xml:space="preserve"> a goal (</w:t>
      </w:r>
      <w:r w:rsidR="00C3254E">
        <w:t xml:space="preserve">e.g., </w:t>
      </w:r>
      <w:r w:rsidR="004E7B0F">
        <w:t xml:space="preserve">track red dots) which </w:t>
      </w:r>
      <w:r w:rsidR="00C3254E">
        <w:t>could</w:t>
      </w:r>
      <w:r w:rsidR="00FF25C8">
        <w:t xml:space="preserve"> be congruent </w:t>
      </w:r>
      <w:r w:rsidR="00C3254E">
        <w:t xml:space="preserve">or incongruent </w:t>
      </w:r>
      <w:r w:rsidR="00FF25C8">
        <w:t>with the re</w:t>
      </w:r>
      <w:r w:rsidR="00C3254E">
        <w:t>ward manipulation</w:t>
      </w:r>
      <w:r w:rsidR="00FF25C8">
        <w:t>.</w:t>
      </w:r>
      <w:r w:rsidR="00C3254E">
        <w:t xml:space="preserve"> This meant that the feature linked to high rewards was the target on some trials and a distractor on others.</w:t>
      </w:r>
      <w:r w:rsidR="00FF25C8">
        <w:t xml:space="preserve"> This allowed us to investigate how </w:t>
      </w:r>
      <w:r w:rsidR="00B44EE3">
        <w:t>stimulus value</w:t>
      </w:r>
      <w:r w:rsidR="00FF25C8">
        <w:t xml:space="preserve"> competes with goal-directed attention. Second, in the test phase individuals </w:t>
      </w:r>
      <w:r w:rsidR="00C3254E">
        <w:t>were</w:t>
      </w:r>
      <w:r w:rsidR="00FF25C8">
        <w:t xml:space="preserve"> no longer able to earn rewards. This allowed us to test how </w:t>
      </w:r>
      <w:r w:rsidR="00B44EE3">
        <w:t>previous, but no longer relevant, stimulus value</w:t>
      </w:r>
      <w:r w:rsidR="00FF25C8">
        <w:t xml:space="preserve"> compete</w:t>
      </w:r>
      <w:r w:rsidR="00C3254E">
        <w:t>s</w:t>
      </w:r>
      <w:r w:rsidR="00FF25C8">
        <w:t xml:space="preserve"> with goal-dire</w:t>
      </w:r>
      <w:r w:rsidR="000E604B">
        <w:t>cted attention. In both</w:t>
      </w:r>
      <w:r w:rsidR="00FF25C8">
        <w:t xml:space="preserve"> cases there are several mechanisms through which reward-based effects can emerge. </w:t>
      </w:r>
      <w:r w:rsidR="000E604B">
        <w:t>T</w:t>
      </w:r>
      <w:r w:rsidR="00FF25C8">
        <w:t xml:space="preserve">hey </w:t>
      </w:r>
      <w:r w:rsidR="000E604B">
        <w:t xml:space="preserve">can </w:t>
      </w:r>
      <w:r w:rsidR="00FF25C8">
        <w:t>result from the</w:t>
      </w:r>
      <w:r w:rsidR="00B37B7D">
        <w:t xml:space="preserve"> improved processing of </w:t>
      </w:r>
      <w:r w:rsidR="000E604B">
        <w:t>the targets</w:t>
      </w:r>
      <w:r w:rsidR="00B37B7D">
        <w:t xml:space="preserve"> (facilitation), reduced processing of </w:t>
      </w:r>
      <w:r w:rsidR="000E604B">
        <w:t>the distractors</w:t>
      </w:r>
      <w:r w:rsidR="00B37B7D">
        <w:t xml:space="preserve"> (suppression), or both. Further, </w:t>
      </w:r>
      <w:r w:rsidR="000E604B">
        <w:t xml:space="preserve">the processing of targets and distractors can be modulated by their value. </w:t>
      </w:r>
      <w:r w:rsidR="00FF25C8">
        <w:t xml:space="preserve"> </w:t>
      </w:r>
    </w:p>
    <w:p w14:paraId="78FCD169" w14:textId="2973CB67"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EB3CB7B"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1689EC9" w:rsidR="002749F6" w:rsidRDefault="005D695E" w:rsidP="002749F6">
      <w:pPr>
        <w:spacing w:line="480" w:lineRule="auto"/>
        <w:ind w:firstLine="720"/>
        <w:jc w:val="both"/>
      </w:pPr>
      <w:r>
        <w:rPr>
          <w:noProof/>
          <w:lang w:val="nl-BE" w:eastAsia="nl-BE"/>
        </w:rPr>
        <mc:AlternateContent>
          <mc:Choice Requires="wpg">
            <w:drawing>
              <wp:anchor distT="0" distB="0" distL="114300" distR="114300" simplePos="0" relativeHeight="251679744" behindDoc="0" locked="0" layoutInCell="1" allowOverlap="1" wp14:anchorId="05A07424" wp14:editId="138F6F69">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60D0ECB1" w:rsidR="00EB186C" w:rsidRPr="005D695E" w:rsidRDefault="00EB186C"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9744"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60D0ECB1" w:rsidR="00EB186C" w:rsidRPr="005D695E" w:rsidRDefault="00EB186C"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5"/>
      </w:r>
    </w:p>
    <w:p w14:paraId="0E45C2E5" w14:textId="77777777" w:rsidR="005E0446" w:rsidRDefault="005E0446" w:rsidP="005E0446">
      <w:pPr>
        <w:spacing w:line="276" w:lineRule="auto"/>
        <w:rPr>
          <w:b/>
          <w:sz w:val="20"/>
          <w:lang w:val="da-DK"/>
        </w:rPr>
      </w:pPr>
    </w:p>
    <w:p w14:paraId="6718E7DA" w14:textId="77777777" w:rsidR="0052624A" w:rsidRDefault="0052624A" w:rsidP="00CA0030">
      <w:pPr>
        <w:pStyle w:val="Heading2"/>
        <w:spacing w:before="0" w:after="240"/>
      </w:pPr>
    </w:p>
    <w:p w14:paraId="08D1DCE6" w14:textId="25A5DCEB" w:rsidR="002749F6" w:rsidRDefault="002749F6" w:rsidP="00CA0030">
      <w:pPr>
        <w:pStyle w:val="Heading2"/>
        <w:spacing w:before="0" w:after="240"/>
      </w:pPr>
      <w:commentRangeStart w:id="6"/>
      <w:r>
        <w:t xml:space="preserve">Behavior </w:t>
      </w:r>
      <w:commentRangeEnd w:id="6"/>
      <w:r>
        <w:rPr>
          <w:rStyle w:val="CommentReference"/>
          <w:rFonts w:eastAsiaTheme="minorHAnsi" w:cs="Times New Roman"/>
          <w:b w:val="0"/>
        </w:rPr>
        <w:commentReference w:id="6"/>
      </w:r>
    </w:p>
    <w:p w14:paraId="0DFF79D4" w14:textId="1D01E22C" w:rsidR="00F02AB1" w:rsidRDefault="00F02AB1" w:rsidP="00F02AB1"/>
    <w:p w14:paraId="6C4E84ED" w14:textId="28AA2BBD" w:rsidR="00F02AB1" w:rsidRDefault="00F02AB1" w:rsidP="00F02AB1">
      <w:r w:rsidRPr="00F02AB1">
        <w:rPr>
          <w:highlight w:val="yellow"/>
        </w:rPr>
        <w:t>XXXXXXXXXXXXXXXXXXXXX</w:t>
      </w:r>
    </w:p>
    <w:p w14:paraId="3594AC76" w14:textId="77777777" w:rsidR="00F02AB1" w:rsidRPr="00F02AB1" w:rsidRDefault="00F02AB1" w:rsidP="00F02AB1"/>
    <w:p w14:paraId="1B0C36CA" w14:textId="42426963" w:rsidR="00BA0ADE" w:rsidRDefault="00BA0ADE" w:rsidP="00CA0030">
      <w:pPr>
        <w:pStyle w:val="Heading2"/>
        <w:spacing w:before="0" w:after="240"/>
      </w:pPr>
      <w:commentRangeStart w:id="7"/>
      <w:r>
        <w:t>EEG recording and pre</w:t>
      </w:r>
      <w:r w:rsidR="00703DB2">
        <w:t>-</w:t>
      </w:r>
      <w:r>
        <w:t>processing</w:t>
      </w:r>
      <w:commentRangeEnd w:id="7"/>
      <w:r w:rsidR="00A44140">
        <w:rPr>
          <w:rStyle w:val="CommentReference"/>
          <w:rFonts w:eastAsiaTheme="minorHAnsi" w:cs="Times New Roman"/>
          <w:b w:val="0"/>
        </w:rPr>
        <w:commentReference w:id="7"/>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commentRangeStart w:id="8"/>
      <w:r w:rsidR="007A5260">
        <w:t xml:space="preserve">Additional external electrodes were applied to the left and right mastoids, </w:t>
      </w:r>
      <w:commentRangeEnd w:id="8"/>
      <w:r w:rsidR="00314813">
        <w:rPr>
          <w:rStyle w:val="CommentReference"/>
        </w:rPr>
        <w:commentReference w:id="8"/>
      </w:r>
      <w:r w:rsidR="007A5260">
        <w:t xml:space="preserve">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9"/>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9"/>
      <w:r w:rsidR="00314813">
        <w:rPr>
          <w:rStyle w:val="CommentReference"/>
        </w:rPr>
        <w:commentReference w:id="9"/>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78F426C9"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commentRangeStart w:id="10"/>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all six conditions. </w:t>
      </w:r>
      <w:commentRangeEnd w:id="10"/>
      <w:r w:rsidR="004C379C">
        <w:rPr>
          <w:rStyle w:val="CommentReference"/>
        </w:rPr>
        <w:commentReference w:id="10"/>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A87989" w14:textId="23AC5EDB"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complexity to predict hit rates,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118C56D8"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commentRangeStart w:id="11"/>
      <w:r w:rsidR="00750379">
        <w:t>10</w:t>
      </w:r>
      <w:r w:rsidR="00462C5A">
        <w:t>,</w:t>
      </w:r>
      <w:r w:rsidR="00750379">
        <w:t>000 iterations (2</w:t>
      </w:r>
      <w:r w:rsidR="00462C5A">
        <w:t>,</w:t>
      </w:r>
      <w:r w:rsidR="00750379">
        <w:t>000 warmup</w:t>
      </w:r>
      <w:commentRangeEnd w:id="11"/>
      <w:r w:rsidR="001123A6">
        <w:rPr>
          <w:rStyle w:val="CommentReference"/>
        </w:rPr>
        <w:commentReference w:id="11"/>
      </w:r>
      <w:r w:rsidR="00750379">
        <w:t>)</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commentRangeStart w:id="12"/>
      <w:r>
        <w:t>Behavioral results</w:t>
      </w:r>
      <w:commentRangeEnd w:id="12"/>
      <w:r w:rsidR="00917742">
        <w:rPr>
          <w:rStyle w:val="CommentReference"/>
          <w:rFonts w:eastAsiaTheme="minorHAnsi" w:cs="Times New Roman"/>
          <w:b w:val="0"/>
        </w:rPr>
        <w:commentReference w:id="12"/>
      </w:r>
    </w:p>
    <w:p w14:paraId="524FBDC5" w14:textId="28CF44E9"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13"/>
            <w:r>
              <w:t>Table 1</w:t>
            </w:r>
            <w:commentRangeEnd w:id="13"/>
            <w:r w:rsidR="00917742">
              <w:rPr>
                <w:rStyle w:val="CommentReference"/>
              </w:rPr>
              <w:commentReference w:id="13"/>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56D58E29" w:rsidR="00FF1479" w:rsidRDefault="00C153CF" w:rsidP="00C11E13">
            <w:r>
              <w:t>Training</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0B099033" w:rsidR="00FF1479" w:rsidRDefault="00C153CF" w:rsidP="00C11E13">
            <w:r>
              <w:t>Training</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5C5A178C" w:rsidR="00FF1479" w:rsidRDefault="00C153CF" w:rsidP="00C11E13">
            <w:r>
              <w:t>Test</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2E274F18" w:rsidR="00FF1479" w:rsidRDefault="00C153CF" w:rsidP="00C11E13">
            <w:r>
              <w:t>Test</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p w14:paraId="71258051" w14:textId="1500ADA3" w:rsidR="00EF140D" w:rsidRDefault="005509D4" w:rsidP="007709FE">
      <w:pPr>
        <w:ind w:firstLine="720"/>
      </w:pPr>
      <w:commentRangeStart w:id="14"/>
      <w:r w:rsidRPr="003A0B81">
        <w:rPr>
          <w:noProof/>
          <w:lang w:val="nl-BE" w:eastAsia="nl-BE"/>
        </w:rPr>
        <mc:AlternateContent>
          <mc:Choice Requires="wpg">
            <w:drawing>
              <wp:anchor distT="0" distB="0" distL="114300" distR="114300" simplePos="0" relativeHeight="251663360" behindDoc="0" locked="0" layoutInCell="1" allowOverlap="1" wp14:anchorId="0AE3DD69" wp14:editId="3BEBF031">
                <wp:simplePos x="0" y="0"/>
                <wp:positionH relativeFrom="margin">
                  <wp:posOffset>-666115</wp:posOffset>
                </wp:positionH>
                <wp:positionV relativeFrom="margin">
                  <wp:posOffset>52070</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D32B9D" id="Group 23" o:spid="_x0000_s1026" style="position:absolute;margin-left:-52.45pt;margin-top:4.1pt;width:567.9pt;height:194.65pt;z-index:251663360;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">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4"/>
      <w:r w:rsidR="00917742">
        <w:rPr>
          <w:rStyle w:val="CommentReference"/>
        </w:rPr>
        <w:commentReference w:id="14"/>
      </w:r>
    </w:p>
    <w:p w14:paraId="6D93541F" w14:textId="6C51B103"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177F84D0" w:rsidR="00E66917" w:rsidRDefault="00E66917" w:rsidP="00E66917">
      <w:pPr>
        <w:pStyle w:val="Heading2"/>
        <w:spacing w:before="0" w:after="240"/>
      </w:pPr>
      <w:commentRangeStart w:id="15"/>
      <w:r>
        <w:t>Hit rates</w:t>
      </w:r>
      <w:del w:id="16" w:author="Antonio Schettino" w:date="2018-08-28T10:15:00Z">
        <w:r w:rsidDel="006F62F4">
          <w:delText xml:space="preserve"> </w:delText>
        </w:r>
      </w:del>
      <w:commentRangeEnd w:id="15"/>
      <w:r w:rsidR="00411041">
        <w:rPr>
          <w:rStyle w:val="CommentReference"/>
          <w:rFonts w:eastAsiaTheme="minorHAnsi" w:cs="Times New Roman"/>
          <w:b w:val="0"/>
        </w:rPr>
        <w:commentReference w:id="15"/>
      </w:r>
    </w:p>
    <w:p w14:paraId="38AFDDD3" w14:textId="2889AFB9" w:rsidR="00FE683F" w:rsidRDefault="00411041" w:rsidP="00575829">
      <w:pPr>
        <w:spacing w:line="480" w:lineRule="auto"/>
        <w:ind w:firstLine="284"/>
        <w:jc w:val="both"/>
      </w:pPr>
      <w:r>
        <w:t xml:space="preserve">As can be seen in </w:t>
      </w:r>
      <w:r>
        <w:rPr>
          <w:i/>
        </w:rPr>
        <w:t xml:space="preserve">Table </w:t>
      </w:r>
      <w:r w:rsidRPr="00917742">
        <w:rPr>
          <w:i/>
        </w:rPr>
        <w:t>1</w:t>
      </w:r>
      <w:r>
        <w:t>, this task was quite challenging as participants were able to detect only about 60% of the movements across different experimental conditions. Nonetheless</w:t>
      </w:r>
      <w:commentRangeStart w:id="17"/>
      <w:r w:rsidR="00917742">
        <w:t xml:space="preserve">, it should be noted that this is a signal detection task, so the performance of 50% is not chance level. </w:t>
      </w:r>
      <w:commentRangeEnd w:id="17"/>
      <w:r w:rsidR="0041367D">
        <w:rPr>
          <w:rStyle w:val="CommentReference"/>
        </w:rPr>
        <w:commentReference w:id="17"/>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hit rates improved in the </w:t>
      </w:r>
      <w:r w:rsidR="00C153CF">
        <w:t>training</w:t>
      </w:r>
      <w:r w:rsidR="0078557A">
        <w:t xml:space="preserve">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 xml:space="preserve">evidence for the difference between </w:t>
      </w:r>
      <w:r w:rsidR="00C153CF">
        <w:t>training</w:t>
      </w:r>
      <w:r w:rsidR="00FE2900">
        <w:t xml:space="preserve"> and </w:t>
      </w:r>
      <w:r w:rsidR="00C153CF">
        <w:t>test</w:t>
      </w:r>
      <w:r w:rsidR="00FE2900">
        <w:t xml:space="preserve"> phase</w:t>
      </w:r>
      <w:r w:rsidR="00C04A3E">
        <w:t>s</w:t>
      </w:r>
      <w:r w:rsidR="00FE2900">
        <w:t xml:space="preserve"> was much weaker. </w:t>
      </w:r>
      <w:r w:rsidR="00575829">
        <w:t>Participants were</w:t>
      </w:r>
      <w:r w:rsidR="007063D5">
        <w:t xml:space="preserve"> slightly</w:t>
      </w:r>
      <w:r w:rsidR="00575829">
        <w:t xml:space="preserve"> less accurate in </w:t>
      </w:r>
      <w:r w:rsidR="00C153CF">
        <w:t>test</w:t>
      </w:r>
      <w:r w:rsidR="00575829">
        <w:t xml:space="preserve"> compared to </w:t>
      </w:r>
      <w:r w:rsidR="00C153CF">
        <w:t>training</w:t>
      </w:r>
      <w:r w:rsidR="00575829">
        <w:t xml:space="preserv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31246DF2" w:rsidR="00FF793F" w:rsidRDefault="00575829" w:rsidP="00575829">
      <w:pPr>
        <w:spacing w:line="480" w:lineRule="auto"/>
        <w:ind w:firstLine="284"/>
        <w:jc w:val="both"/>
      </w:pPr>
      <w:r>
        <w:t xml:space="preserve">These results suggest that participants were reliably more accurate in the </w:t>
      </w:r>
      <w:r w:rsidR="00C153CF">
        <w:t>training</w:t>
      </w:r>
      <w:r>
        <w:t xml:space="preserve"> phase compared to baseline, </w:t>
      </w:r>
      <w:r w:rsidR="00B92561">
        <w:t xml:space="preserve">and </w:t>
      </w:r>
      <w:commentRangeStart w:id="18"/>
      <w:commentRangeStart w:id="19"/>
      <w:r w:rsidR="00B92561">
        <w:t>more so</w:t>
      </w:r>
      <w:r>
        <w:t xml:space="preserve"> for the low rewarded color</w:t>
      </w:r>
      <w:commentRangeEnd w:id="18"/>
      <w:r w:rsidR="0041367D">
        <w:rPr>
          <w:rStyle w:val="CommentReference"/>
        </w:rPr>
        <w:commentReference w:id="18"/>
      </w:r>
      <w:commentRangeEnd w:id="19"/>
      <w:r w:rsidR="00411041">
        <w:rPr>
          <w:rStyle w:val="CommentReference"/>
        </w:rPr>
        <w:commentReference w:id="19"/>
      </w:r>
      <w:r>
        <w:t xml:space="preserve">. There was also evidence for </w:t>
      </w:r>
      <w:r w:rsidR="00FE683F">
        <w:t xml:space="preserve">a </w:t>
      </w:r>
      <w:r>
        <w:t xml:space="preserve">drop in their accuracy in the </w:t>
      </w:r>
      <w:r w:rsidR="00C153CF">
        <w:t>test</w:t>
      </w:r>
      <w:r>
        <w:t xml:space="preserve">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15D915A0" w:rsidR="007F6AA7" w:rsidRDefault="00C153CF" w:rsidP="00C11E13">
            <w:r>
              <w:t>Training</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02F15AC6" w:rsidR="007F6AA7" w:rsidRDefault="00C153CF" w:rsidP="00C11E13">
            <w:r>
              <w:t>Training</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113FB45C" w:rsidR="007F6AA7" w:rsidRDefault="00C153CF" w:rsidP="00C11E13">
            <w:r>
              <w:t>Test</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43690ED8" w:rsidR="007F6AA7" w:rsidRDefault="00C153CF" w:rsidP="00C11E13">
            <w:r>
              <w:t>Test</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lang w:val="nl-BE" w:eastAsia="nl-BE"/>
        </w:rPr>
        <mc:AlternateContent>
          <mc:Choice Requires="wpg">
            <w:drawing>
              <wp:anchor distT="0" distB="0" distL="114300" distR="114300" simplePos="0" relativeHeight="251665408" behindDoc="0" locked="0" layoutInCell="1" allowOverlap="1" wp14:anchorId="4F181D98" wp14:editId="656A56B3">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0BA7F4" id="Group 22" o:spid="_x0000_s1026" style="position:absolute;margin-left:0;margin-top:1.6pt;width:567.8pt;height:194.75pt;z-index:251665408;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59E462D9"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71FD2">
        <w:t xml:space="preserve">Participants were approximately equally fast in </w:t>
      </w:r>
      <w:r w:rsidR="00C153CF">
        <w:t>training</w:t>
      </w:r>
      <w:r w:rsidR="00B71FD2">
        <w:t xml:space="preserve"> and </w:t>
      </w:r>
      <w:r w:rsidR="00C153CF">
        <w:t>test</w:t>
      </w:r>
      <w:r w:rsidR="00B71FD2">
        <w:t xml:space="preserve">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20"/>
      <w:commentRangeStart w:id="21"/>
      <w:r>
        <w:t>and more so in the condition with higher probability of earning a reward</w:t>
      </w:r>
      <w:commentRangeEnd w:id="20"/>
      <w:r w:rsidR="0041367D">
        <w:rPr>
          <w:rStyle w:val="CommentReference"/>
        </w:rPr>
        <w:commentReference w:id="20"/>
      </w:r>
      <w:commentRangeEnd w:id="21"/>
      <w:r w:rsidR="00411041">
        <w:rPr>
          <w:rStyle w:val="CommentReference"/>
        </w:rPr>
        <w:commentReference w:id="21"/>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7324DA6F" w14:textId="77777777" w:rsidR="00C03E65" w:rsidRDefault="00DF5EDD" w:rsidP="00C03E65">
      <w:pPr>
        <w:keepNext/>
        <w:spacing w:line="480" w:lineRule="auto"/>
        <w:ind w:firstLine="284"/>
        <w:jc w:val="both"/>
      </w:pPr>
      <w:r w:rsidRPr="00DF5EDD">
        <w:rPr>
          <w:rFonts w:eastAsia="Times New Roman"/>
          <w:snapToGrid w:val="0"/>
          <w:color w:val="000000"/>
          <w:w w:val="0"/>
          <w:sz w:val="0"/>
          <w:szCs w:val="0"/>
          <w:u w:color="000000"/>
          <w:bdr w:val="none" w:sz="0" w:space="0" w:color="000000"/>
          <w:shd w:val="clear" w:color="000000" w:fill="000000"/>
          <w:lang w:val="x-none" w:eastAsia="x-none" w:bidi="x-none"/>
        </w:rPr>
        <w:t xml:space="preserve"> </w:t>
      </w:r>
      <w:commentRangeStart w:id="22"/>
      <w:r w:rsidRPr="00DF5EDD">
        <w:rPr>
          <w:noProof/>
          <w:lang w:val="nl-BE" w:eastAsia="nl-BE"/>
        </w:rPr>
        <w:drawing>
          <wp:inline distT="0" distB="0" distL="0" distR="0" wp14:anchorId="2AA6C60A" wp14:editId="3B8CF522">
            <wp:extent cx="5972810" cy="5429827"/>
            <wp:effectExtent l="0" t="0" r="8890" b="0"/>
            <wp:docPr id="25" name="Picture 25"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5429827"/>
                    </a:xfrm>
                    <a:prstGeom prst="rect">
                      <a:avLst/>
                    </a:prstGeom>
                    <a:noFill/>
                    <a:ln>
                      <a:noFill/>
                    </a:ln>
                  </pic:spPr>
                </pic:pic>
              </a:graphicData>
            </a:graphic>
          </wp:inline>
        </w:drawing>
      </w:r>
      <w:commentRangeEnd w:id="22"/>
    </w:p>
    <w:p w14:paraId="18F62F57" w14:textId="5574CBDF" w:rsidR="00E1045E" w:rsidRPr="00F36223" w:rsidRDefault="00DF5EDD" w:rsidP="00C03E65">
      <w:pPr>
        <w:spacing w:line="480" w:lineRule="auto"/>
        <w:jc w:val="both"/>
        <w:rPr>
          <w:sz w:val="20"/>
          <w:szCs w:val="20"/>
        </w:rPr>
      </w:pPr>
      <w:r>
        <w:rPr>
          <w:rStyle w:val="CommentReference"/>
        </w:rPr>
        <w:commentReference w:id="22"/>
      </w:r>
      <w:r w:rsidR="00E1045E" w:rsidRPr="00F36223">
        <w:rPr>
          <w:b/>
          <w:sz w:val="20"/>
          <w:szCs w:val="20"/>
        </w:rPr>
        <w:t>Figure</w:t>
      </w:r>
      <w:r w:rsidR="00E1045E">
        <w:rPr>
          <w:b/>
          <w:sz w:val="20"/>
          <w:szCs w:val="20"/>
        </w:rPr>
        <w:t xml:space="preserve"> 4.</w:t>
      </w:r>
      <w:r w:rsidR="00E1045E" w:rsidRPr="00F36223">
        <w:rPr>
          <w:sz w:val="20"/>
          <w:szCs w:val="20"/>
        </w:rPr>
        <w:t xml:space="preserve"> Grand average FFT-amplitude spectra derived from EEG signals at each participant's best four-electrode cluster for the </w:t>
      </w:r>
      <w:r w:rsidR="00E1045E">
        <w:rPr>
          <w:sz w:val="20"/>
          <w:szCs w:val="20"/>
        </w:rPr>
        <w:t>10 and 1</w:t>
      </w:r>
      <w:r w:rsidR="00E1045E" w:rsidRPr="00F36223">
        <w:rPr>
          <w:sz w:val="20"/>
          <w:szCs w:val="20"/>
        </w:rPr>
        <w:t>2 Hz signal</w:t>
      </w:r>
      <w:r w:rsidR="00E1045E">
        <w:rPr>
          <w:sz w:val="20"/>
          <w:szCs w:val="20"/>
        </w:rPr>
        <w:t>.</w:t>
      </w:r>
      <w:r w:rsidR="00917742">
        <w:rPr>
          <w:sz w:val="20"/>
          <w:szCs w:val="20"/>
        </w:rPr>
        <w:t xml:space="preserve"> </w:t>
      </w:r>
      <w:r w:rsidR="00E1045E">
        <w:rPr>
          <w:sz w:val="20"/>
          <w:szCs w:val="20"/>
        </w:rPr>
        <w:t xml:space="preserve">Data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2E8EC26C"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r w:rsidR="0011021B">
              <w:t>a.u.</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337B9763" w:rsidR="00443CF7" w:rsidRPr="008E021D" w:rsidRDefault="00C153CF" w:rsidP="00C11E13">
            <w:r>
              <w:t>Training</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619F4AB1" w:rsidR="00443CF7" w:rsidRPr="00534F07" w:rsidRDefault="00C153CF" w:rsidP="00C11E13">
            <w:r>
              <w:t>Training</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06156697" w:rsidR="00443CF7" w:rsidRPr="00C21D51" w:rsidRDefault="00C153CF" w:rsidP="00C11E13">
            <w:r>
              <w:t>Test</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62BBA5F6" w:rsidR="00443CF7" w:rsidRPr="00C21D51" w:rsidRDefault="00C153CF" w:rsidP="00C11E13">
            <w:r>
              <w:t>Test</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46C34BB5" w:rsidR="00443CF7" w:rsidRDefault="00C153CF" w:rsidP="00C11E13">
            <w:r>
              <w:t>Training</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192BDE37" w:rsidR="00443CF7" w:rsidRDefault="00C153CF" w:rsidP="00C11E13">
            <w:r>
              <w:t>Training</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0B4D930F" w:rsidR="00443CF7" w:rsidRDefault="00C153CF" w:rsidP="00C11E13">
            <w:r>
              <w:t>Test</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D52443A" w:rsidR="00443CF7" w:rsidRDefault="00C153CF" w:rsidP="00C11E13">
            <w:r>
              <w:t>Test</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lang w:val="nl-BE" w:eastAsia="nl-BE"/>
        </w:rPr>
        <mc:AlternateContent>
          <mc:Choice Requires="wpg">
            <w:drawing>
              <wp:anchor distT="0" distB="0" distL="114300" distR="114300" simplePos="0" relativeHeight="251671552" behindDoc="0" locked="0" layoutInCell="1" allowOverlap="1" wp14:anchorId="76261424" wp14:editId="29A4E69B">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31EDEAC3" id="Group 3" o:spid="_x0000_s1026" style="position:absolute;margin-left:-49pt;margin-top:15pt;width:567.8pt;height:194.75pt;z-index:251671552;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07E781BB"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w:t>
      </w:r>
      <w:r w:rsidR="00C153CF">
        <w:t>training</w:t>
      </w:r>
      <w:r w:rsidR="000A54DD">
        <w:t xml:space="preserve">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 xml:space="preserve">n the </w:t>
      </w:r>
      <w:r w:rsidR="00C153CF">
        <w:t>test</w:t>
      </w:r>
      <w:r w:rsidR="000A54DD">
        <w:t xml:space="preserve">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(a.u.)</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05D70E5D" w:rsidR="00E1045E" w:rsidRPr="008E021D" w:rsidRDefault="00C153CF" w:rsidP="00E1045E">
            <w:r>
              <w:t>Training</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360926CC" w:rsidR="00E1045E" w:rsidRPr="00534F07" w:rsidRDefault="00C153CF" w:rsidP="00E1045E">
            <w:r>
              <w:t>Training</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65028D6C" w:rsidR="00E1045E" w:rsidRPr="00C21D51" w:rsidRDefault="00C153CF" w:rsidP="00E1045E">
            <w:r>
              <w:t>Test</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2C52D34D" w:rsidR="00E1045E" w:rsidRPr="00C21D51" w:rsidRDefault="00C153CF" w:rsidP="00E1045E">
            <w:r>
              <w:t>Test</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138F1ED" w:rsidR="00E1045E" w:rsidRDefault="00C153CF" w:rsidP="00E1045E">
            <w:r>
              <w:t>Training</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6A6351CA" w:rsidR="00E1045E" w:rsidRDefault="00C153CF" w:rsidP="00E1045E">
            <w:r>
              <w:t>Training</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1E1BB39" w:rsidR="00E1045E" w:rsidRDefault="00C153CF" w:rsidP="00E1045E">
            <w:r>
              <w:t>Test</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38D2B37D" w:rsidR="00E1045E" w:rsidRDefault="00C153CF" w:rsidP="00E1045E">
            <w:r>
              <w:t>Test</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11072626" w:rsidR="005D0085" w:rsidRDefault="00BA6825" w:rsidP="00D86728">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29135CA8" w:rsidR="005D0085" w:rsidRDefault="00BA6825" w:rsidP="00D86728">
            <w:r w:rsidRPr="00BA6825">
              <w:t xml:space="preserve">0.00 </w:t>
            </w:r>
            <w:r>
              <w:t>(</w:t>
            </w:r>
            <w:r w:rsidRPr="00BA6825">
              <w:t>0.00</w:t>
            </w:r>
            <w:r>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360BFE81" w:rsidR="005D0085" w:rsidRDefault="00BA6825" w:rsidP="00D86728">
            <w:r w:rsidRPr="00BA6825">
              <w:t xml:space="preserve">-115.47 </w:t>
            </w:r>
            <w:r>
              <w:t>(</w:t>
            </w:r>
            <w:r w:rsidRPr="00BA6825">
              <w:t>38.14</w:t>
            </w:r>
            <w:r>
              <w:t>)</w:t>
            </w:r>
          </w:p>
        </w:tc>
        <w:tc>
          <w:tcPr>
            <w:tcW w:w="425" w:type="dxa"/>
            <w:vAlign w:val="center"/>
          </w:tcPr>
          <w:p w14:paraId="6AEAB5AD" w14:textId="3B2BF5EB" w:rsidR="005D0085" w:rsidRDefault="005D0085" w:rsidP="00D86728"/>
        </w:tc>
        <w:tc>
          <w:tcPr>
            <w:tcW w:w="1985" w:type="dxa"/>
            <w:vAlign w:val="center"/>
          </w:tcPr>
          <w:p w14:paraId="49488DC1" w14:textId="12F03E2E" w:rsidR="005D0085" w:rsidRDefault="00BA6825" w:rsidP="00D86728">
            <w:r w:rsidRPr="00BA6825">
              <w:t>0.0</w:t>
            </w:r>
            <w:r w:rsidR="00FB785C">
              <w:t>2</w:t>
            </w:r>
            <w:r w:rsidRPr="00BA6825">
              <w:t xml:space="preserve"> </w:t>
            </w:r>
            <w:r>
              <w:t>(</w:t>
            </w:r>
            <w:r w:rsidRPr="00BA6825">
              <w:t>0.01</w:t>
            </w:r>
            <w:r>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188FCF77" w:rsidR="005D0085" w:rsidRDefault="00BA6825" w:rsidP="00D86728">
            <w:r w:rsidRPr="00BA6825">
              <w:t xml:space="preserve">-211.10 </w:t>
            </w:r>
            <w:r>
              <w:t>(</w:t>
            </w:r>
            <w:r w:rsidRPr="00BA6825">
              <w:t>41.72</w:t>
            </w:r>
            <w:r>
              <w:t>)</w:t>
            </w:r>
          </w:p>
        </w:tc>
        <w:tc>
          <w:tcPr>
            <w:tcW w:w="425" w:type="dxa"/>
            <w:vAlign w:val="center"/>
          </w:tcPr>
          <w:p w14:paraId="0A0CCA18" w14:textId="208612F6" w:rsidR="005D0085" w:rsidRDefault="005D0085" w:rsidP="00D86728"/>
        </w:tc>
        <w:tc>
          <w:tcPr>
            <w:tcW w:w="1985" w:type="dxa"/>
            <w:vAlign w:val="center"/>
          </w:tcPr>
          <w:p w14:paraId="27B1B205" w14:textId="2E6E5D00" w:rsidR="005D0085" w:rsidRDefault="00BA6825" w:rsidP="00D86728">
            <w:r w:rsidRPr="00BA6825">
              <w:t xml:space="preserve">0.21 </w:t>
            </w:r>
            <w:r>
              <w:t>(</w:t>
            </w:r>
            <w:r w:rsidRPr="00BA6825">
              <w:t>0.0</w:t>
            </w:r>
            <w:r w:rsidR="00FB785C">
              <w:t>4</w:t>
            </w:r>
            <w:r>
              <w:t>)</w:t>
            </w:r>
          </w:p>
        </w:tc>
      </w:tr>
      <w:tr w:rsidR="00BA6825" w14:paraId="11033BEE" w14:textId="77777777" w:rsidTr="00D86728">
        <w:trPr>
          <w:trHeight w:val="419"/>
        </w:trPr>
        <w:tc>
          <w:tcPr>
            <w:tcW w:w="4962" w:type="dxa"/>
            <w:vAlign w:val="center"/>
          </w:tcPr>
          <w:p w14:paraId="4D6995CA" w14:textId="4B241257" w:rsidR="00BA6825" w:rsidRDefault="00BA6825" w:rsidP="00D86728">
            <w:r>
              <w:t xml:space="preserve">Reward phase </w:t>
            </w:r>
            <w:r w:rsidR="00E91E39">
              <w:t>+</w:t>
            </w:r>
            <w:r>
              <w:t xml:space="preserve"> attention</w:t>
            </w:r>
          </w:p>
        </w:tc>
        <w:tc>
          <w:tcPr>
            <w:tcW w:w="2126" w:type="dxa"/>
            <w:vAlign w:val="center"/>
          </w:tcPr>
          <w:p w14:paraId="66A441C1" w14:textId="52FB3980" w:rsidR="00BA6825" w:rsidRDefault="00BA6825" w:rsidP="00D86728">
            <w:r w:rsidRPr="00BA6825">
              <w:t xml:space="preserve">-200.35 </w:t>
            </w:r>
            <w:r>
              <w:t>(</w:t>
            </w:r>
            <w:r w:rsidRPr="00BA6825">
              <w:t>41.10</w:t>
            </w:r>
            <w:r>
              <w:t>)</w:t>
            </w:r>
          </w:p>
        </w:tc>
        <w:tc>
          <w:tcPr>
            <w:tcW w:w="425" w:type="dxa"/>
            <w:vAlign w:val="center"/>
          </w:tcPr>
          <w:p w14:paraId="467B89B1" w14:textId="529231FF" w:rsidR="00BA6825" w:rsidRDefault="00BA6825" w:rsidP="00D86728"/>
        </w:tc>
        <w:tc>
          <w:tcPr>
            <w:tcW w:w="1985" w:type="dxa"/>
            <w:vAlign w:val="center"/>
          </w:tcPr>
          <w:p w14:paraId="0C5E1974" w14:textId="44F7F2CD" w:rsidR="00BA6825" w:rsidRDefault="00BA6825" w:rsidP="00D86728">
            <w:r w:rsidRPr="00BA6825">
              <w:t xml:space="preserve">0.22 </w:t>
            </w:r>
            <w:r>
              <w:t>(</w:t>
            </w:r>
            <w:r w:rsidRPr="00BA6825">
              <w:t>0.0</w:t>
            </w:r>
            <w:r w:rsidR="00FB785C">
              <w:t>4</w:t>
            </w:r>
            <w:r>
              <w:t>)</w:t>
            </w:r>
          </w:p>
        </w:tc>
      </w:tr>
      <w:tr w:rsidR="00E91E39" w14:paraId="404428DF" w14:textId="77777777" w:rsidTr="00D86728">
        <w:trPr>
          <w:trHeight w:val="419"/>
        </w:trPr>
        <w:tc>
          <w:tcPr>
            <w:tcW w:w="4962" w:type="dxa"/>
            <w:vAlign w:val="center"/>
          </w:tcPr>
          <w:p w14:paraId="073A3545" w14:textId="4054DFF1" w:rsidR="00E91E39" w:rsidRDefault="00E91E39" w:rsidP="00D86728">
            <w:r>
              <w:t xml:space="preserve">Reward phase </w:t>
            </w:r>
            <w:r w:rsidR="007063D5">
              <w:t xml:space="preserve">x </w:t>
            </w:r>
            <w:r>
              <w:t>attention</w:t>
            </w:r>
          </w:p>
        </w:tc>
        <w:tc>
          <w:tcPr>
            <w:tcW w:w="2126" w:type="dxa"/>
            <w:vAlign w:val="center"/>
          </w:tcPr>
          <w:p w14:paraId="5F1A4FD0" w14:textId="24AE73CF" w:rsidR="00E91E39" w:rsidRPr="00BA6825" w:rsidRDefault="00E91E39" w:rsidP="00D86728">
            <w:r w:rsidRPr="00BA6825">
              <w:t>-</w:t>
            </w:r>
            <w:r>
              <w:t>193.05</w:t>
            </w:r>
            <w:r w:rsidRPr="00BA6825">
              <w:t xml:space="preserve"> </w:t>
            </w:r>
            <w:r>
              <w:t>(40.69)</w:t>
            </w:r>
          </w:p>
        </w:tc>
        <w:tc>
          <w:tcPr>
            <w:tcW w:w="425" w:type="dxa"/>
            <w:vAlign w:val="center"/>
          </w:tcPr>
          <w:p w14:paraId="0F74BDCD" w14:textId="4D94DA2E" w:rsidR="00E91E39" w:rsidRPr="00BA6825" w:rsidRDefault="00E91E39" w:rsidP="00D86728"/>
        </w:tc>
        <w:tc>
          <w:tcPr>
            <w:tcW w:w="1985" w:type="dxa"/>
            <w:vAlign w:val="center"/>
          </w:tcPr>
          <w:p w14:paraId="0CA20FC8" w14:textId="59EBB602" w:rsidR="00E91E39" w:rsidRPr="00BA6825" w:rsidRDefault="00E91E39" w:rsidP="00D86728">
            <w:r>
              <w:t>0.23</w:t>
            </w:r>
            <w:r w:rsidRPr="00BA6825">
              <w:t xml:space="preserve"> </w:t>
            </w:r>
            <w:r>
              <w:t>(</w:t>
            </w:r>
            <w:r w:rsidRPr="00BA6825">
              <w:t>0.0</w:t>
            </w:r>
            <w:r>
              <w:t>4)</w:t>
            </w:r>
          </w:p>
        </w:tc>
      </w:tr>
      <w:tr w:rsidR="00E91E39" w14:paraId="4EBA895C" w14:textId="77777777" w:rsidTr="00D86728">
        <w:trPr>
          <w:trHeight w:val="419"/>
        </w:trPr>
        <w:tc>
          <w:tcPr>
            <w:tcW w:w="4962" w:type="dxa"/>
            <w:vAlign w:val="center"/>
          </w:tcPr>
          <w:p w14:paraId="6E205B00" w14:textId="1ED332FF" w:rsidR="00E91E39" w:rsidRDefault="00E91E39" w:rsidP="00D86728">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D86728">
            <w:r w:rsidRPr="00BA6825">
              <w:t xml:space="preserve">-272.18 </w:t>
            </w:r>
            <w:r>
              <w:t>(</w:t>
            </w:r>
            <w:r w:rsidRPr="00BA6825">
              <w:t>42.75</w:t>
            </w:r>
            <w:r>
              <w:t>)</w:t>
            </w:r>
          </w:p>
        </w:tc>
        <w:tc>
          <w:tcPr>
            <w:tcW w:w="425" w:type="dxa"/>
            <w:vAlign w:val="center"/>
          </w:tcPr>
          <w:p w14:paraId="1A2AE93F" w14:textId="6282E8AE" w:rsidR="00E91E39" w:rsidRDefault="00E91E39" w:rsidP="00D86728"/>
        </w:tc>
        <w:tc>
          <w:tcPr>
            <w:tcW w:w="1985" w:type="dxa"/>
            <w:vAlign w:val="center"/>
          </w:tcPr>
          <w:p w14:paraId="7B42DA38" w14:textId="56052ADB" w:rsidR="00E91E39" w:rsidRDefault="00E91E39" w:rsidP="00D86728">
            <w:r w:rsidRPr="00BA6825">
              <w:t>0.4</w:t>
            </w:r>
            <w:r>
              <w:t>3</w:t>
            </w:r>
            <w:r w:rsidRPr="00BA6825">
              <w:t xml:space="preserve"> </w:t>
            </w:r>
            <w:r>
              <w:t>(</w:t>
            </w:r>
            <w:r w:rsidRPr="00BA6825">
              <w:t>0.0</w:t>
            </w:r>
            <w:r>
              <w:t>4)</w:t>
            </w:r>
          </w:p>
        </w:tc>
      </w:tr>
      <w:tr w:rsidR="00E91E39" w14:paraId="7A6056A2" w14:textId="77777777" w:rsidTr="00D86728">
        <w:trPr>
          <w:trHeight w:val="419"/>
        </w:trPr>
        <w:tc>
          <w:tcPr>
            <w:tcW w:w="4962" w:type="dxa"/>
            <w:tcBorders>
              <w:bottom w:val="single" w:sz="4" w:space="0" w:color="auto"/>
            </w:tcBorders>
            <w:vAlign w:val="center"/>
          </w:tcPr>
          <w:p w14:paraId="205D9A02" w14:textId="7EDA14F1" w:rsidR="00E91E39" w:rsidRDefault="007063D5" w:rsidP="00D86728">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D86728">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718E3D4D" w:rsidR="00E91E39" w:rsidRDefault="00E91E39" w:rsidP="00D86728">
            <w:r w:rsidRPr="00BA6825">
              <w:t>0.5</w:t>
            </w:r>
            <w:r>
              <w:t>3</w:t>
            </w:r>
            <w:r w:rsidRPr="00BA6825">
              <w:t xml:space="preserve"> </w:t>
            </w:r>
            <w:r>
              <w:t>(</w:t>
            </w:r>
            <w:r w:rsidRPr="00BA6825">
              <w:t>0.0</w:t>
            </w:r>
            <w:r>
              <w:t>5)</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lang w:val="nl-BE" w:eastAsia="nl-BE"/>
        </w:rPr>
        <mc:AlternateContent>
          <mc:Choice Requires="wpg">
            <w:drawing>
              <wp:anchor distT="0" distB="0" distL="114300" distR="114300" simplePos="0" relativeHeight="251669504" behindDoc="0" locked="0" layoutInCell="1" allowOverlap="1" wp14:anchorId="4B0978F4" wp14:editId="362F8633">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F1D576" id="Group 15" o:spid="_x0000_s1026" style="position:absolute;margin-left:-49.1pt;margin-top:84.15pt;width:567.8pt;height:194.75pt;z-index:251669504;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681BF6B4" w:rsidR="000F0109" w:rsidRDefault="006B2F93" w:rsidP="004269CE">
      <w:pPr>
        <w:jc w:val="both"/>
        <w:rPr>
          <w:sz w:val="20"/>
        </w:rPr>
      </w:pPr>
      <w:r>
        <w:rPr>
          <w:b/>
          <w:sz w:val="20"/>
        </w:rPr>
        <w:t>Figure 6</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18FBB9AC"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 xml:space="preserve">for a difference between </w:t>
      </w:r>
      <w:r w:rsidR="00C153CF">
        <w:t>training</w:t>
      </w:r>
      <w:r w:rsidR="00462A22">
        <w:t xml:space="preserve">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 xml:space="preserve">evidence for lower amplitudes in </w:t>
      </w:r>
      <w:r w:rsidR="00C153CF">
        <w:t>training</w:t>
      </w:r>
      <w:r w:rsidR="00750818">
        <w:t xml:space="preserve">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w:t>
      </w:r>
      <w:r w:rsidR="00C153CF">
        <w:t>training</w:t>
      </w:r>
      <w:r w:rsidR="00755367">
        <w:t xml:space="preserve"> compared to </w:t>
      </w:r>
      <w:r w:rsidR="00C153CF">
        <w:t>test</w:t>
      </w:r>
      <w:r w:rsidR="00755367">
        <w:t xml:space="preserve">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w:t>
      </w:r>
      <w:r w:rsidR="00C153CF">
        <w:t>test</w:t>
      </w:r>
      <w:r w:rsidR="00755367">
        <w:t xml:space="preserve"> compared to </w:t>
      </w:r>
      <w:r w:rsidR="00C153CF">
        <w:t>training</w:t>
      </w:r>
      <w:r w:rsidR="00755367">
        <w:t xml:space="preserve">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baseline to </w:t>
      </w:r>
      <w:r w:rsidR="00C153CF">
        <w:t>training</w:t>
      </w:r>
      <w:r w:rsidR="004D7E75">
        <w:t xml:space="preserve">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w:t>
      </w:r>
      <w:r w:rsidR="00C153CF">
        <w:t>training</w:t>
      </w:r>
      <w:r w:rsidR="0049608C">
        <w:t xml:space="preserve"> to </w:t>
      </w:r>
      <w:r w:rsidR="00C153CF">
        <w:t>test</w:t>
      </w:r>
      <w:r w:rsidR="0049608C">
        <w:t xml:space="preserve">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67D2DED"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w:t>
      </w:r>
      <w:r w:rsidR="00C153CF">
        <w:t>training</w:t>
      </w:r>
      <w:r>
        <w:t xml:space="preserve"> and increased from </w:t>
      </w:r>
      <w:r w:rsidR="00C153CF">
        <w:t>training</w:t>
      </w:r>
      <w:r>
        <w:t xml:space="preserve"> to </w:t>
      </w:r>
      <w:r w:rsidR="00C153CF">
        <w:t>test</w:t>
      </w:r>
      <w:r>
        <w:t>.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 xml:space="preserve">from baseline to </w:t>
      </w:r>
      <w:r w:rsidR="00C153CF">
        <w:t>training</w:t>
      </w:r>
      <w:r w:rsidR="0084073F">
        <w:t xml:space="preserve"> and increased from </w:t>
      </w:r>
      <w:r w:rsidR="00C153CF">
        <w:t>training</w:t>
      </w:r>
      <w:r w:rsidR="0084073F">
        <w:t xml:space="preserve"> to </w:t>
      </w:r>
      <w:r w:rsidR="00C153CF">
        <w:t>test</w:t>
      </w:r>
      <w:r w:rsidR="0084073F">
        <w:t>.</w:t>
      </w:r>
    </w:p>
    <w:p w14:paraId="7DDADE4C" w14:textId="4CAB1C2D"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 xml:space="preserve">be rewarded in the </w:t>
      </w:r>
      <w:r w:rsidR="00C153CF">
        <w:t>training</w:t>
      </w:r>
      <w:r w:rsidR="002374F2">
        <w:t xml:space="preserve">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0A2B91AF" w14:textId="1385B12C" w:rsidR="009508C9" w:rsidRDefault="009508C9" w:rsidP="004B04C5">
      <w:pPr>
        <w:pStyle w:val="Heading1"/>
        <w:spacing w:before="0" w:after="240"/>
      </w:pPr>
      <w:r>
        <w:t>Discussion</w:t>
      </w:r>
    </w:p>
    <w:p w14:paraId="0AEAA247" w14:textId="44B03814" w:rsidR="00EB186C" w:rsidRDefault="00EB186C" w:rsidP="00EB186C"/>
    <w:p w14:paraId="37642185" w14:textId="605B0D21" w:rsidR="00EB186C" w:rsidRDefault="00EB186C" w:rsidP="00EB186C">
      <w:pPr>
        <w:rPr>
          <w:b/>
        </w:rPr>
      </w:pPr>
      <w:r>
        <w:rPr>
          <w:b/>
        </w:rPr>
        <w:t>Restructuring</w:t>
      </w:r>
    </w:p>
    <w:p w14:paraId="751F95BA" w14:textId="09382ECA" w:rsidR="007624F1" w:rsidRDefault="007624F1" w:rsidP="00EB186C">
      <w:pPr>
        <w:pStyle w:val="ListParagraph"/>
        <w:numPr>
          <w:ilvl w:val="0"/>
          <w:numId w:val="44"/>
        </w:numPr>
      </w:pPr>
      <w:r>
        <w:t>A very short summary of the main questions and of the paradigm</w:t>
      </w:r>
    </w:p>
    <w:p w14:paraId="20139038" w14:textId="0BB9E1FE" w:rsidR="00EB186C" w:rsidRDefault="00EB186C" w:rsidP="00EB186C">
      <w:pPr>
        <w:pStyle w:val="ListParagraph"/>
        <w:numPr>
          <w:ilvl w:val="0"/>
          <w:numId w:val="44"/>
        </w:numPr>
      </w:pPr>
      <w:r>
        <w:t>A short summary of the results</w:t>
      </w:r>
    </w:p>
    <w:p w14:paraId="3D35C947" w14:textId="78B72453" w:rsidR="00EB186C" w:rsidRDefault="00EB186C" w:rsidP="00EB186C">
      <w:pPr>
        <w:pStyle w:val="ListParagraph"/>
        <w:numPr>
          <w:ilvl w:val="1"/>
          <w:numId w:val="44"/>
        </w:numPr>
      </w:pPr>
      <w:r>
        <w:t>Improvements in attentional control come from increased attention to the high-rewarded feature</w:t>
      </w:r>
    </w:p>
    <w:p w14:paraId="24F971B3" w14:textId="49BA8D0F" w:rsidR="00EB186C" w:rsidRDefault="00EB186C" w:rsidP="00EB186C">
      <w:pPr>
        <w:pStyle w:val="ListParagraph"/>
        <w:numPr>
          <w:ilvl w:val="1"/>
          <w:numId w:val="44"/>
        </w:numPr>
      </w:pPr>
      <w:r>
        <w:t>This improvement is present even when it conflicts with the current goal (when the high rewarded feature is the distractor)</w:t>
      </w:r>
    </w:p>
    <w:p w14:paraId="14C2433B" w14:textId="653BC4C3" w:rsidR="00EB186C" w:rsidRDefault="00EB186C" w:rsidP="00EB186C">
      <w:pPr>
        <w:pStyle w:val="ListParagraph"/>
        <w:numPr>
          <w:ilvl w:val="1"/>
          <w:numId w:val="44"/>
        </w:numPr>
      </w:pPr>
      <w:r>
        <w:t>This result is seen in the behavior as well</w:t>
      </w:r>
    </w:p>
    <w:p w14:paraId="40F84A93" w14:textId="1DAA69B6" w:rsidR="00EB186C" w:rsidRDefault="00EB186C" w:rsidP="00EB186C">
      <w:pPr>
        <w:pStyle w:val="ListParagraph"/>
        <w:numPr>
          <w:ilvl w:val="1"/>
          <w:numId w:val="44"/>
        </w:numPr>
      </w:pPr>
      <w:r>
        <w:t>After rewards are no longer present the effects disappears in the SSVEPs, but remains in the behavior</w:t>
      </w:r>
    </w:p>
    <w:p w14:paraId="2DA63E97" w14:textId="7207FA9A" w:rsidR="007624F1" w:rsidRDefault="00D35B61" w:rsidP="007624F1">
      <w:pPr>
        <w:pStyle w:val="ListParagraph"/>
        <w:numPr>
          <w:ilvl w:val="0"/>
          <w:numId w:val="44"/>
        </w:numPr>
      </w:pPr>
      <w:r>
        <w:t>People are faster to respond to the high reward feature. In the EEG r</w:t>
      </w:r>
      <w:r w:rsidR="007624F1">
        <w:t xml:space="preserve">eward influences attentional control through boosting the processing of the high rewarded feature irrespective of if it’s a target or a distractor. </w:t>
      </w:r>
      <w:r>
        <w:t xml:space="preserve">This provides an answer to the question of how the attentional control system improves when it expects rewards. This is in line with the Hickey and Peelen result. However, we have not found evidence for the suppression. It could be that this is due to the trial-by-trial changes in the task-set. It might be inefficient for the system to change the task set on every trial in those circumstances. This hypothesis could be checked with a mini-block design such as the one which Hickey &amp; Peelen had. </w:t>
      </w:r>
    </w:p>
    <w:p w14:paraId="1F4ABDEB" w14:textId="5714B77B" w:rsidR="007624F1" w:rsidRDefault="007624F1" w:rsidP="007624F1">
      <w:pPr>
        <w:pStyle w:val="ListParagraph"/>
        <w:numPr>
          <w:ilvl w:val="0"/>
          <w:numId w:val="44"/>
        </w:numPr>
      </w:pPr>
      <w:r>
        <w:t xml:space="preserve">While the effect remains </w:t>
      </w:r>
      <w:r w:rsidR="00D35B61">
        <w:t xml:space="preserve">in behavior in the testing phase, the SSVEPs go back to the baseline. It seems that the attentional control system is quick to re-adapt once the rewards are no longer present. However, the question which we </w:t>
      </w:r>
      <w:r w:rsidR="00CF1E39">
        <w:t>cannot</w:t>
      </w:r>
      <w:r w:rsidR="00D35B61">
        <w:t xml:space="preserve"> directly answer here is where does the behavioral effect in the test phase come from. One option is that it is coming from very early processing, lower from the one which we are measuring here. Then make an argument around the timing relying on the Talkevitch and Soren’s 2010 paper. Otherwise, it could be that the effect is more motor. While the rewards are present there is enough reason for the attentional system to be involved. However, once the rewards are not there anymore the attention is to expensive to keep. But, during the training phase the features are linked to faster motor responses. These can maybe operate in absence of the heavy attentional system. </w:t>
      </w:r>
    </w:p>
    <w:p w14:paraId="3F9C7B4E" w14:textId="193BA39E" w:rsidR="00750978" w:rsidRDefault="00750978" w:rsidP="007624F1">
      <w:pPr>
        <w:pStyle w:val="ListParagraph"/>
        <w:numPr>
          <w:ilvl w:val="0"/>
          <w:numId w:val="44"/>
        </w:numPr>
      </w:pPr>
      <w:r>
        <w:t>The significance of the work:</w:t>
      </w:r>
    </w:p>
    <w:p w14:paraId="20009DB9" w14:textId="458816C3" w:rsidR="00750978" w:rsidRDefault="00750978" w:rsidP="00750978">
      <w:pPr>
        <w:pStyle w:val="ListParagraph"/>
        <w:numPr>
          <w:ilvl w:val="1"/>
          <w:numId w:val="44"/>
        </w:numPr>
      </w:pPr>
      <w:r>
        <w:t>Demonstration of the mechanism through which rewards enhance attentional control. The first direct test of the target vs. distractor processing idea with EEG</w:t>
      </w:r>
    </w:p>
    <w:p w14:paraId="1FAB1819" w14:textId="2BEAF69B" w:rsidR="00750978" w:rsidRPr="00EB186C" w:rsidRDefault="00750978" w:rsidP="00750978">
      <w:pPr>
        <w:pStyle w:val="ListParagraph"/>
        <w:numPr>
          <w:ilvl w:val="1"/>
          <w:numId w:val="44"/>
        </w:numPr>
      </w:pPr>
      <w:r>
        <w:lastRenderedPageBreak/>
        <w:t xml:space="preserve">Important for models of attentional control and motivation. List what are the results which need to be considered. For example the absence of the effect in the test phase. </w:t>
      </w:r>
    </w:p>
    <w:p w14:paraId="470575FA" w14:textId="77777777" w:rsidR="005B31EB" w:rsidRDefault="0053165D" w:rsidP="00E4130A">
      <w:pPr>
        <w:spacing w:line="480" w:lineRule="auto"/>
        <w:jc w:val="both"/>
      </w:pPr>
      <w:r>
        <w:tab/>
      </w:r>
    </w:p>
    <w:p w14:paraId="3A18F589" w14:textId="77777777" w:rsidR="005B31EB" w:rsidRDefault="005B31EB" w:rsidP="005B31EB">
      <w:pPr>
        <w:spacing w:line="480" w:lineRule="auto"/>
        <w:ind w:firstLine="720"/>
        <w:jc w:val="both"/>
      </w:pPr>
      <w:r>
        <w:t xml:space="preserve">In this study we investigated how rewards influence attentional control at behavioral and neural level. Compared to baseline, the introduction of rewards improved both the sensitivity (d prime) and reaction times for the stimulus features linked to both high and low probability of earning a monetary reward. Further, the movements of dots linked to high reward probability were detected faster than those of dots linked to low reward probability. Sensitivity has increased more for the low feature due to the lower sensitivity in the baseline. However, sensitivity for both features increased from baseline to training phase, and the sensitivity for the high reward feature stayed higher in the training and the test phase. Importantly, the effects of reward remained throughout the test phase in which participants were aware that they could not earn any more rewards. </w:t>
      </w:r>
    </w:p>
    <w:p w14:paraId="48E61461" w14:textId="137A9933" w:rsidR="005B31EB" w:rsidRDefault="005B31EB" w:rsidP="005B31EB">
      <w:pPr>
        <w:spacing w:line="480" w:lineRule="auto"/>
        <w:ind w:firstLine="720"/>
        <w:jc w:val="both"/>
      </w:pPr>
      <w:r>
        <w:t xml:space="preserve">At the neural level </w:t>
      </w:r>
      <w:r w:rsidR="00A46E96">
        <w:t xml:space="preserve">we replicated the robust effect of the goal to direct attention to one of the features (Anderson &amp; Hillyard, 2010). The SSVEP amplitude for the attended feature was always higher than the unattended feature. This effect was further modulated by reward. In the phase in which rewards were introduced the amount of attention directed toward the high rewarded feature was higher relative to the baseline. This was true both when the high rewarded feature acted as a target and as a distractor. The amount of attention allocated toward the low reward feature did not change across the phases of the experiment. Finally, the amount of attention allocated toward the high reward feature went back to the baseline when participants learned that they could not earn any more rewards. </w:t>
      </w:r>
      <w:r>
        <w:t xml:space="preserve">  </w:t>
      </w:r>
    </w:p>
    <w:p w14:paraId="19CF0CD8" w14:textId="77777777" w:rsidR="002C06AF" w:rsidRDefault="00CF1E39" w:rsidP="00E4130A">
      <w:pPr>
        <w:spacing w:line="480" w:lineRule="auto"/>
        <w:jc w:val="both"/>
      </w:pPr>
      <w:r>
        <w:tab/>
        <w:t xml:space="preserve">Facilitation of the processing of the stimulus feature linked to high reward probability provides a potential mechanisms through which the reward-based enhancements of attentional </w:t>
      </w:r>
      <w:r>
        <w:lastRenderedPageBreak/>
        <w:t>control can operate. This finding parallels the finding of Hickey and Peelen (2015) who found the improvements in representations of objects linked to high rewards in object-selective visual cortex. It is possible that the enhanced frontoparietal activity reported in the fMRI studies of reward anticipation and attention (Krebs &amp; Woldorff, 2017) translates into increased activity</w:t>
      </w:r>
      <w:r w:rsidR="002C06AF">
        <w:t xml:space="preserve"> in the relevant areas of the visual cortex. Importantly, this effect is the same no matter which feature is attended. Thus the value of the stimulus feature overrides the existing goal. This finding is in line with the theories proposing that reward associations can counteract the top-down attentional control (Chelazzi et al., 2013; Anderson, 2016; Failing &amp; Theeuwes, 2018).</w:t>
      </w:r>
    </w:p>
    <w:p w14:paraId="0AF7E239" w14:textId="0879216D" w:rsidR="005B31EB" w:rsidRDefault="002C06AF" w:rsidP="00E4130A">
      <w:pPr>
        <w:spacing w:line="480" w:lineRule="auto"/>
        <w:jc w:val="both"/>
      </w:pPr>
      <w:r>
        <w:tab/>
        <w:t xml:space="preserve">We have not found evidence for the suppression of the stimulus feature linked to low rewards. Rather, the amount of attention allocated toward this feature remained unchanged throughout the experiment. This finding is different from the results of Hickey and Peelen (2015) who have reported the suppression of the object representations related to low rewards. An important difference between our task and that of Hickey and Peelen is that the attended feature changed trial-by-trial in our experiment, while they employed small blocks of XX trials in which the attended feature was always the same. This difference could explain why they found evidence for suppression while we did not. </w:t>
      </w:r>
      <w:bookmarkStart w:id="23" w:name="_GoBack"/>
      <w:bookmarkEnd w:id="23"/>
      <w:r>
        <w:t xml:space="preserve"> </w:t>
      </w:r>
      <w:r w:rsidR="00CF1E39">
        <w:t xml:space="preserve">  </w:t>
      </w:r>
    </w:p>
    <w:p w14:paraId="02036C57" w14:textId="77777777" w:rsidR="005B31EB" w:rsidRDefault="005B31EB" w:rsidP="00E4130A">
      <w:pPr>
        <w:spacing w:line="480" w:lineRule="auto"/>
        <w:jc w:val="both"/>
      </w:pPr>
    </w:p>
    <w:p w14:paraId="4757875A" w14:textId="539E7BE2" w:rsidR="00410220" w:rsidRDefault="00410220" w:rsidP="00E4130A">
      <w:pPr>
        <w:spacing w:line="480" w:lineRule="auto"/>
        <w:jc w:val="both"/>
      </w:pPr>
      <w:commentRangeStart w:id="24"/>
      <w:r>
        <w:t>This result provides a conceptual replication</w:t>
      </w:r>
      <w:commentRangeEnd w:id="24"/>
      <w:r w:rsidR="0022579B">
        <w:rPr>
          <w:rStyle w:val="CommentReference"/>
        </w:rPr>
        <w:commentReference w:id="24"/>
      </w:r>
      <w:r>
        <w:t xml:space="preserve"> of the value-driven effects found in </w:t>
      </w:r>
      <w:r w:rsidR="00A902AD">
        <w:t>studies using</w:t>
      </w:r>
      <w:r>
        <w:t xml:space="preserve"> visual search and cueing tasks </w:t>
      </w:r>
      <w:r>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reward","type":"article-journal","volume":"14"},"uris":["http://www.mendeley.com/documents/?uuid=42255e82-e8b3-4659-a168-287f428c6ebe"]}],"mendeley":{"formattedCitation":"(B a Anderson et al., 2011; M. F. Failing &amp; Theeuwes, 2014)","manualFormatting":"(Anderson et al., 2011; Failing &amp; Theeuwes, 2014)","plainTextFormattedCitation":"(B a Anderson et al., 2011; M. F. Failing &amp; Theeuwes, 2014)","previouslyFormattedCitation":"(B a Anderson et al., 2011; M. F. Failing &amp; Theeuwes, 2014)"},"properties":{"noteIndex":0},"schema":"https://github.com/citation-style-language/schema/raw/master/csl-citation.json"}</w:instrText>
      </w:r>
      <w:r>
        <w:fldChar w:fldCharType="separate"/>
      </w:r>
      <w:r w:rsidRPr="00410220">
        <w:rPr>
          <w:noProof/>
        </w:rPr>
        <w:t>(Anderson et al., 2011; Failing &amp; Theeuwes, 2014)</w:t>
      </w:r>
      <w:r>
        <w:fldChar w:fldCharType="end"/>
      </w:r>
      <w:r>
        <w:t xml:space="preserve">. </w:t>
      </w:r>
      <w:commentRangeStart w:id="25"/>
      <w:r>
        <w:t xml:space="preserve">This replication is significant given the large differences between our task and the previously used tasks. </w:t>
      </w:r>
      <w:commentRangeEnd w:id="25"/>
      <w:r w:rsidR="0039218C">
        <w:rPr>
          <w:rStyle w:val="CommentReference"/>
        </w:rPr>
        <w:commentReference w:id="25"/>
      </w:r>
      <w:r>
        <w:t xml:space="preserve">In our paradigm, participants </w:t>
      </w:r>
      <w:r w:rsidR="00004924">
        <w:t>were</w:t>
      </w:r>
      <w:r>
        <w:t xml:space="preserve"> instructed which features to pay attention to, and they </w:t>
      </w:r>
      <w:r w:rsidR="00A902AD">
        <w:t>were</w:t>
      </w:r>
      <w:r>
        <w:t xml:space="preserve"> doing so over the much longer periods of time than in previously used paradigms. </w:t>
      </w:r>
      <w:commentRangeStart w:id="26"/>
      <w:r>
        <w:t xml:space="preserve">This result thus provides </w:t>
      </w:r>
      <w:r>
        <w:lastRenderedPageBreak/>
        <w:t xml:space="preserve">additional support to the robustness of the value-driven attentional effects </w:t>
      </w:r>
      <w:commentRangeEnd w:id="26"/>
      <w:r w:rsidR="0039218C">
        <w:rPr>
          <w:rStyle w:val="CommentReference"/>
        </w:rPr>
        <w:commentReference w:id="26"/>
      </w:r>
      <w:r>
        <w:fldChar w:fldCharType="begin" w:fldLock="1"/>
      </w:r>
      <w:r w:rsidR="002E3AE3">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fldChar w:fldCharType="separate"/>
      </w:r>
      <w:r w:rsidRPr="00410220">
        <w:rPr>
          <w:noProof/>
        </w:rPr>
        <w:t>(Anderson, 2016; Chelazzi et al., 2013; Failing &amp; Theeuwes, 2017)</w:t>
      </w:r>
      <w:r>
        <w:fldChar w:fldCharType="end"/>
      </w:r>
      <w:r>
        <w:t xml:space="preserve">.  </w:t>
      </w:r>
    </w:p>
    <w:p w14:paraId="6AAF7B46" w14:textId="57118D46" w:rsidR="00CD3D93" w:rsidRDefault="00B754E8" w:rsidP="00E4130A">
      <w:pPr>
        <w:spacing w:line="480" w:lineRule="auto"/>
        <w:jc w:val="both"/>
      </w:pPr>
      <w:r>
        <w:tab/>
      </w:r>
      <w:r w:rsidR="00CD3D93">
        <w:t>At the neural level w</w:t>
      </w:r>
      <w:r w:rsidR="0046723F">
        <w:t xml:space="preserve">e have </w:t>
      </w:r>
      <w:r w:rsidR="00CD3D93">
        <w:t xml:space="preserve">directly </w:t>
      </w:r>
      <w:r w:rsidR="0046723F">
        <w:t xml:space="preserve">replicated the finding that the SSVEP amplitudes are strongly influenced by voluntary attention </w:t>
      </w:r>
      <w:r w:rsidR="0046723F">
        <w:fldChar w:fldCharType="begin" w:fldLock="1"/>
      </w:r>
      <w:r w:rsidR="0041022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 Andersen, Müller, &amp; Hillyard, 2012)","plainTextFormattedCitation":"(Andersen &amp; Müller, 2010; Andersen, Müller, &amp; Hillyard, 2012)","previouslyFormattedCitation":"(Andersen &amp; Müller, 2010; Andersen, Müller, &amp; Hillyard, 2012)"},"properties":{"noteIndex":0},"schema":"https://github.com/citation-style-language/schema/raw/master/csl-citation.json"}</w:instrText>
      </w:r>
      <w:r w:rsidR="0046723F">
        <w:fldChar w:fldCharType="separate"/>
      </w:r>
      <w:r w:rsidR="0046723F" w:rsidRPr="0046723F">
        <w:rPr>
          <w:noProof/>
        </w:rPr>
        <w:t>(Andersen &amp; Müller, 2010; Andersen, Müller, &amp; Hillyard, 2012)</w:t>
      </w:r>
      <w:r w:rsidR="0046723F">
        <w:fldChar w:fldCharType="end"/>
      </w:r>
      <w:r w:rsidR="0046723F">
        <w:t xml:space="preserve">. Across all of the phases of the experiment, the SSVEP amplitudes in the frequency of the attended stimuli were </w:t>
      </w:r>
      <w:r w:rsidR="00CD3D93">
        <w:t xml:space="preserve">robustly </w:t>
      </w:r>
      <w:r w:rsidR="0046723F">
        <w:t xml:space="preserve">higher than the amplitudes in the frequency of the unattended stimuli. This strong </w:t>
      </w:r>
      <w:ins w:id="27" w:author="Gilles Pourtois" w:date="2019-02-12T14:41:00Z">
        <w:r w:rsidR="0039218C">
          <w:t xml:space="preserve">gating </w:t>
        </w:r>
      </w:ins>
      <w:r w:rsidR="0046723F">
        <w:t xml:space="preserve">effect was modulated by </w:t>
      </w:r>
      <w:del w:id="28" w:author="Gilles Pourtois" w:date="2019-02-12T14:41:00Z">
        <w:r w:rsidR="0046723F" w:rsidDel="0039218C">
          <w:delText xml:space="preserve">the introduction of </w:delText>
        </w:r>
      </w:del>
      <w:r w:rsidR="0046723F">
        <w:t>reward</w:t>
      </w:r>
      <w:del w:id="29" w:author="Gilles Pourtois" w:date="2019-02-12T14:41:00Z">
        <w:r w:rsidR="0046723F" w:rsidDel="0039218C">
          <w:delText>s</w:delText>
        </w:r>
      </w:del>
      <w:r w:rsidR="0046723F">
        <w:t xml:space="preserve">. </w:t>
      </w:r>
      <w:r w:rsidR="00CD3D93">
        <w:t xml:space="preserve">Model comparisons have provided evidence that the models which take into account </w:t>
      </w:r>
      <w:ins w:id="30" w:author="Gilles Pourtois" w:date="2019-02-12T14:42:00Z">
        <w:r w:rsidR="0039218C">
          <w:t>the</w:t>
        </w:r>
      </w:ins>
      <w:del w:id="31" w:author="Gilles Pourtois" w:date="2019-02-12T14:42:00Z">
        <w:r w:rsidR="00CD3D93" w:rsidDel="0039218C">
          <w:delText>our</w:delText>
        </w:r>
      </w:del>
      <w:r w:rsidR="00CD3D93">
        <w:t xml:space="preserve"> reward manipulation account better for the data compared to the model that includes only the effect of voluntary attention. </w:t>
      </w:r>
      <w:commentRangeStart w:id="32"/>
      <w:r w:rsidR="00CD3D93">
        <w:t xml:space="preserve">This result further corroborates models of cognitive control </w:t>
      </w:r>
      <w:commentRangeEnd w:id="32"/>
      <w:r w:rsidR="0039218C">
        <w:rPr>
          <w:rStyle w:val="CommentReference"/>
        </w:rPr>
        <w:commentReference w:id="32"/>
      </w:r>
      <w:r w:rsidR="00CD3D93">
        <w:t xml:space="preserve">which posit motivation as the crucial component in the </w:t>
      </w:r>
      <w:r w:rsidR="00A902AD">
        <w:t xml:space="preserve">voluntary </w:t>
      </w:r>
      <w:r w:rsidR="00CD3D93">
        <w:t xml:space="preserve">allocation of attention </w:t>
      </w:r>
      <w:r w:rsidR="00CD3D93">
        <w:fldChar w:fldCharType="begin" w:fldLock="1"/>
      </w:r>
      <w:r w:rsidR="006E3FAB">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D3D93">
        <w:fldChar w:fldCharType="separate"/>
      </w:r>
      <w:r w:rsidR="006E3FAB" w:rsidRPr="006E3FAB">
        <w:rPr>
          <w:noProof/>
        </w:rPr>
        <w:t>(Brown &amp; Alexander, 2017; Holroyd &amp; McClure, 2015; Shenhav, Botvinick, &amp; Cohen, 2013; Verguts, Vassena, &amp; Silvetti, 2015)</w:t>
      </w:r>
      <w:r w:rsidR="00CD3D93">
        <w:fldChar w:fldCharType="end"/>
      </w:r>
      <w:r w:rsidR="00CD3D93">
        <w:t xml:space="preserve">. </w:t>
      </w:r>
    </w:p>
    <w:p w14:paraId="5382C25C" w14:textId="2BB363AC" w:rsidR="00CD3D93" w:rsidRDefault="00CD3D93" w:rsidP="00E4130A">
      <w:pPr>
        <w:spacing w:line="480" w:lineRule="auto"/>
        <w:ind w:firstLine="720"/>
        <w:jc w:val="both"/>
      </w:pPr>
      <w:r>
        <w:t xml:space="preserve">The SSVEP results further indicate that </w:t>
      </w:r>
      <w:r w:rsidR="00B754E8">
        <w:t xml:space="preserve">when participants were attending to the </w:t>
      </w:r>
      <w:r w:rsidR="00A902AD">
        <w:t>stimuli paired with high reward probability</w:t>
      </w:r>
      <w:r w:rsidR="00B754E8">
        <w:t xml:space="preserve">, the amplitudes did not change during the phases of the experiment. </w:t>
      </w:r>
      <w:r>
        <w:t xml:space="preserve">This result is somewhat surprising given that previous neuroimaging studies demonstrated </w:t>
      </w:r>
      <w:r w:rsidR="00A902AD">
        <w:t>enhanced</w:t>
      </w:r>
      <w:r>
        <w:t xml:space="preserve"> processing of targets paired with high reward</w:t>
      </w:r>
      <w:r w:rsidR="00004924">
        <w:t>s</w:t>
      </w:r>
      <w:r>
        <w:t xml:space="preserve"> </w:t>
      </w:r>
      <w:r>
        <w:fldChar w:fldCharType="begin" w:fldLock="1"/>
      </w:r>
      <w:r w:rsidR="002E3AE3">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Vision","type":"article-journal","volume":"85"},"uris":["http://www.mendeley.com/documents/?uuid=ce429b97-da77-4522-a4ce-592dcebda922"]},{"id":"ITEM-2","itemData":{"DOI":"10.1523/JNEUROSCI.1026-10.2010","ISBN":"1529-2401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Neuroscience","id":"ITEM-2","issue":"33","issued":{"date-parts":[["2010"]]},"page":"11096-11103","title":"Reward Changes Salience in Human Vision via the Anterior Cingulate","type":"article-journal","volume":"30"},"uris":["http://www.mendeley.com/documents/?uuid=63f54998-73ab-4870-b69a-5a1e479f1bd2"]}],"mendeley":{"formattedCitation":"(C. Hickey et al., 2010; Clayton Hickey, Peelen, Hickey, &amp; Peelen, 2015)","manualFormatting":"(Hickey et al., 2010; Hickey, Peelen, Hickey, &amp; Peelen, 2015)","plainTextFormattedCitation":"(C. Hickey et al., 2010; Clayton Hickey, Peelen, Hickey, &amp; Peelen, 2015)","previouslyFormattedCitation":"(C. Hickey et al., 2010; Clayton Hickey et al., 2015)"},"properties":{"noteIndex":0},"schema":"https://github.com/citation-style-language/schema/raw/master/csl-citation.json"}</w:instrText>
      </w:r>
      <w:r>
        <w:fldChar w:fldCharType="separate"/>
      </w:r>
      <w:r w:rsidRPr="00CD3D93">
        <w:rPr>
          <w:noProof/>
        </w:rPr>
        <w:t>(Hickey et al., 2010; Hickey, Peelen, Hickey, &amp; Peelen, 2015)</w:t>
      </w:r>
      <w:r>
        <w:fldChar w:fldCharType="end"/>
      </w:r>
      <w:r>
        <w:t xml:space="preserve">. </w:t>
      </w:r>
      <w:commentRangeStart w:id="33"/>
      <w:r w:rsidR="0043206E">
        <w:t xml:space="preserve">One of the possible explanations for this result is that it is due to the high difficulty of our task. </w:t>
      </w:r>
      <w:commentRangeEnd w:id="33"/>
      <w:r w:rsidR="0039218C">
        <w:rPr>
          <w:rStyle w:val="CommentReference"/>
        </w:rPr>
        <w:commentReference w:id="33"/>
      </w:r>
      <w:r w:rsidR="0043206E">
        <w:t xml:space="preserve">As can be seen from the behavioral data, on average participants </w:t>
      </w:r>
      <w:del w:id="34" w:author="Gilles Pourtois" w:date="2019-02-12T14:47:00Z">
        <w:r w:rsidR="0043206E" w:rsidDel="0039218C">
          <w:delText>were able to correctly detect only</w:delText>
        </w:r>
      </w:del>
      <w:ins w:id="35" w:author="Gilles Pourtois" w:date="2019-02-12T14:47:00Z">
        <w:r w:rsidR="0039218C">
          <w:t>had</w:t>
        </w:r>
      </w:ins>
      <w:r w:rsidR="0043206E">
        <w:t xml:space="preserve"> 60% </w:t>
      </w:r>
      <w:ins w:id="36" w:author="Gilles Pourtois" w:date="2019-02-12T14:47:00Z">
        <w:r w:rsidR="0039218C">
          <w:t>correct responses</w:t>
        </w:r>
      </w:ins>
      <w:del w:id="37" w:author="Gilles Pourtois" w:date="2019-02-12T14:47:00Z">
        <w:r w:rsidR="0043206E" w:rsidDel="0039218C">
          <w:delText>of dot movements</w:delText>
        </w:r>
      </w:del>
      <w:r w:rsidR="0043206E">
        <w:t xml:space="preserve">. </w:t>
      </w:r>
      <w:commentRangeStart w:id="38"/>
      <w:r w:rsidR="003A042E">
        <w:t xml:space="preserve">Having this in mind, it is possible that our participants were already at the ceiling in terms of the allocation of attentional resources. This would suggest that there was no room for the further increase in the SSVEP amplitudes. However, it was possible to adaptively allocate less resources to certain features. </w:t>
      </w:r>
      <w:r w:rsidR="0043206E">
        <w:t xml:space="preserve"> </w:t>
      </w:r>
      <w:commentRangeEnd w:id="38"/>
      <w:r w:rsidR="0039218C">
        <w:rPr>
          <w:rStyle w:val="CommentReference"/>
        </w:rPr>
        <w:commentReference w:id="38"/>
      </w:r>
    </w:p>
    <w:p w14:paraId="69039E93" w14:textId="7A1FC3B3" w:rsidR="00E32915" w:rsidRDefault="003A042E" w:rsidP="00E4130A">
      <w:pPr>
        <w:spacing w:line="480" w:lineRule="auto"/>
        <w:ind w:firstLine="720"/>
        <w:jc w:val="both"/>
      </w:pPr>
      <w:r>
        <w:lastRenderedPageBreak/>
        <w:t>W</w:t>
      </w:r>
      <w:r w:rsidR="00B754E8">
        <w:t xml:space="preserve">hen </w:t>
      </w:r>
      <w:r w:rsidR="00004924">
        <w:t>the</w:t>
      </w:r>
      <w:r>
        <w:t xml:space="preserve"> participants </w:t>
      </w:r>
      <w:r w:rsidR="00B754E8">
        <w:t xml:space="preserve">were attending to the low rewarded stimuli, the </w:t>
      </w:r>
      <w:r>
        <w:t xml:space="preserve">SSVEP </w:t>
      </w:r>
      <w:r w:rsidR="00B754E8">
        <w:t xml:space="preserve">amplitudes decreased in the reward phase and went back to the baseline level in the </w:t>
      </w:r>
      <w:r w:rsidR="00C153CF">
        <w:t>test</w:t>
      </w:r>
      <w:r w:rsidR="00B754E8">
        <w:t xml:space="preserve"> phase. The opposite was true when looking at the unattended stimuli. While the low rewarded stimuli did not change over the experiment, the amount of attention being allocated toward the high rewarded stimuli dropped in the reward phase, and </w:t>
      </w:r>
      <w:r w:rsidR="003E7343">
        <w:t>stayed at that</w:t>
      </w:r>
      <w:r w:rsidR="00B754E8">
        <w:t xml:space="preserve"> level in the </w:t>
      </w:r>
      <w:r w:rsidR="00C153CF">
        <w:t>test</w:t>
      </w:r>
      <w:r w:rsidR="00B754E8">
        <w:t xml:space="preserve">. </w:t>
      </w:r>
      <w:r w:rsidR="00A902AD">
        <w:t xml:space="preserve">The finding of suppression in processing of the stimuli related with low rewards is comparable to the results found in the fMRI study focusing on the visual cortex </w:t>
      </w:r>
      <w:r w:rsidR="00A902AD">
        <w:fldChar w:fldCharType="begin" w:fldLock="1"/>
      </w:r>
      <w:r w:rsidR="00033739">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Vision","type":"article-journal","volume":"85"},"uris":["http://www.mendeley.com/documents/?uuid=ce429b97-da77-4522-a4ce-592dcebda922"]}],"mendeley":{"formattedCitation":"(Clayton Hickey et al., 2015)","manualFormatting":"(Hickey et al., 2015)","plainTextFormattedCitation":"(Clayton Hickey et al., 2015)","previouslyFormattedCitation":"(Clayton Hickey et al., 2015)"},"properties":{"noteIndex":0},"schema":"https://github.com/citation-style-language/schema/raw/master/csl-citation.json"}</w:instrText>
      </w:r>
      <w:r w:rsidR="00A902AD">
        <w:fldChar w:fldCharType="separate"/>
      </w:r>
      <w:r w:rsidR="00A902AD" w:rsidRPr="00A902AD">
        <w:rPr>
          <w:noProof/>
        </w:rPr>
        <w:t>(Hickey et al., 2015)</w:t>
      </w:r>
      <w:r w:rsidR="00A902AD">
        <w:fldChar w:fldCharType="end"/>
      </w:r>
      <w:r w:rsidR="00A902AD">
        <w:t>. Our result</w:t>
      </w:r>
      <w:r w:rsidR="00B754E8">
        <w:t xml:space="preserve"> suggest</w:t>
      </w:r>
      <w:r w:rsidR="00A902AD">
        <w:t>s</w:t>
      </w:r>
      <w:r w:rsidR="00B754E8">
        <w:t xml:space="preserve"> that the voluntary allocation of attention was flexibly adapted depending on the possibility of earning extra monetary rewards in the experiment. </w:t>
      </w:r>
      <w:r w:rsidR="00004924">
        <w:t>This is the first electrophysiological study that has looked into the simultaneous deployment of attention to stimuli linked both to high and low reward probability. As such it provides a novel insight into the flexible dynamics of attentional deployment based on value of different stimuli. Also, t</w:t>
      </w:r>
      <w:r w:rsidR="00B754E8">
        <w:t xml:space="preserve">his result is contrary to the prediction made </w:t>
      </w:r>
      <w:commentRangeStart w:id="39"/>
      <w:r w:rsidR="00B754E8">
        <w:t xml:space="preserve">by the value-based </w:t>
      </w:r>
      <w:r>
        <w:t xml:space="preserve">attention </w:t>
      </w:r>
      <w:r w:rsidR="00B754E8">
        <w:t>account, but in line with the prediction made by cognitive control models</w:t>
      </w:r>
      <w:commentRangeEnd w:id="39"/>
      <w:r w:rsidR="00BA5A51">
        <w:rPr>
          <w:rStyle w:val="CommentReference"/>
        </w:rPr>
        <w:commentReference w:id="39"/>
      </w:r>
      <w:r w:rsidR="00B754E8">
        <w:t xml:space="preserve">. </w:t>
      </w:r>
      <w:commentRangeStart w:id="40"/>
      <w:r w:rsidR="00004924">
        <w:t xml:space="preserve">Namely, the value-driven attentional account posits that linking stimuli to high reward probability induces a long lasting attentional bias toward such stimuli. </w:t>
      </w:r>
      <w:commentRangeEnd w:id="40"/>
      <w:r w:rsidR="00BA5A51">
        <w:rPr>
          <w:rStyle w:val="CommentReference"/>
        </w:rPr>
        <w:commentReference w:id="40"/>
      </w:r>
      <w:r w:rsidR="00004924">
        <w:t xml:space="preserve">However, our data suggests the opposite. Attention is flexibly </w:t>
      </w:r>
      <w:commentRangeStart w:id="41"/>
      <w:r w:rsidR="00004924">
        <w:t xml:space="preserve">deployed in order to maximize the probability of obtaining a reward, but then goes back to the baseline levels once the possibility of earning rewards is gone. </w:t>
      </w:r>
      <w:commentRangeEnd w:id="41"/>
      <w:r w:rsidR="00BA5A51">
        <w:rPr>
          <w:rStyle w:val="CommentReference"/>
        </w:rPr>
        <w:commentReference w:id="41"/>
      </w:r>
    </w:p>
    <w:p w14:paraId="5062F622" w14:textId="445FBFDC" w:rsidR="003A042E" w:rsidRDefault="003A042E" w:rsidP="00E4130A">
      <w:pPr>
        <w:spacing w:line="480" w:lineRule="auto"/>
        <w:ind w:firstLine="720"/>
        <w:jc w:val="both"/>
      </w:pPr>
      <w:commentRangeStart w:id="42"/>
      <w:r>
        <w:t xml:space="preserve">These results point to the importance of several factors in the allocation of attention based on goals and reward history. </w:t>
      </w:r>
      <w:commentRangeEnd w:id="42"/>
      <w:r w:rsidR="00BA5A51">
        <w:rPr>
          <w:rStyle w:val="CommentReference"/>
        </w:rPr>
        <w:commentReference w:id="42"/>
      </w:r>
      <w:commentRangeStart w:id="43"/>
      <w:r>
        <w:t xml:space="preserve">First, our electrophysiological measure displayed an interesting decoupling from the behavior. While the behavioral data seems to be in line with the persistent effect of reward history, the neural data suggests that this effect does not arise from the </w:t>
      </w:r>
      <w:r w:rsidR="00C153E4">
        <w:t xml:space="preserve">long-lasting </w:t>
      </w:r>
      <w:r>
        <w:t xml:space="preserve">change in the amount of attention being allocated based on previous rewards. </w:t>
      </w:r>
      <w:commentRangeEnd w:id="43"/>
      <w:r w:rsidR="00BA5A51">
        <w:rPr>
          <w:rStyle w:val="CommentReference"/>
        </w:rPr>
        <w:commentReference w:id="43"/>
      </w:r>
      <w:r w:rsidR="00033739">
        <w:t xml:space="preserve">This is contrast to some of the existing electrophysiological studies </w:t>
      </w:r>
      <w:r w:rsidR="00033739">
        <w:fldChar w:fldCharType="begin" w:fldLock="1"/>
      </w:r>
      <w:r w:rsidR="00491D76">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33739">
        <w:fldChar w:fldCharType="separate"/>
      </w:r>
      <w:r w:rsidR="00033739" w:rsidRPr="00033739">
        <w:rPr>
          <w:noProof/>
        </w:rPr>
        <w:t>(MacLean &amp; Giesbrecht, 2015)</w:t>
      </w:r>
      <w:r w:rsidR="00033739">
        <w:fldChar w:fldCharType="end"/>
      </w:r>
      <w:r w:rsidR="00033739">
        <w:t xml:space="preserve">, but it is important </w:t>
      </w:r>
      <w:r w:rsidR="00033739">
        <w:lastRenderedPageBreak/>
        <w:t xml:space="preserve">to point out that there are very few such studies to date. Future studies could explore further why such a decoupling occurs. Tentatively, there is a possibility that the persistent behavioral effect is driven by a more motor effect, rather than a one mediated by attention. Interestingly, the value-driven attentional bias has mostly been demonstrated by the speeded responses to the previously rewarded stimuli compared to neutral stimuli. It is possible that such an effect is driven by the motor pairing of a stimulus and a fast response. </w:t>
      </w:r>
    </w:p>
    <w:p w14:paraId="3A0FCBCD" w14:textId="27D53584" w:rsidR="003A042E" w:rsidRDefault="00033739" w:rsidP="00E4130A">
      <w:pPr>
        <w:spacing w:line="480" w:lineRule="auto"/>
        <w:ind w:firstLine="720"/>
        <w:jc w:val="both"/>
      </w:pPr>
      <w:r>
        <w:t xml:space="preserve">Another important factor in the allocation of reward-guided attention is the type of the task used. </w:t>
      </w:r>
      <w:commentRangeStart w:id="44"/>
      <w:r>
        <w:t>O</w:t>
      </w:r>
      <w:r w:rsidR="003A042E">
        <w:t>ur results demonstrate the importance of more rigorous tests of the idea that reward history can counteract goal-</w:t>
      </w:r>
      <w:r w:rsidR="00491D76">
        <w:t xml:space="preserve">driven allocation of attention. </w:t>
      </w:r>
      <w:commentRangeEnd w:id="44"/>
      <w:r w:rsidR="00BA5A51">
        <w:rPr>
          <w:rStyle w:val="CommentReference"/>
        </w:rPr>
        <w:commentReference w:id="44"/>
      </w:r>
      <w:r w:rsidR="00491D76">
        <w:t xml:space="preserve">The tasks used in most studies only infer that the goals of participants have changed in the test phase, or that they are induced in the instruction prior to the experiment </w:t>
      </w:r>
      <w:r w:rsidR="00491D76">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capture","type":"article-journal","volume":"108"},"uris":["http://www.mendeley.com/documents/?uuid=d494dedf-304d-438c-ad37-25ad56194e7e"]},{"id":"ITEM-2","itemData":{"DOI":"10.1167/13.3.7.doi","ISBN":"1534-7362 (Electronic)\\r1534-7362 (Linking)","ISSN":"1534-7362","PMID":"23589803","abstract":"Attention selects stimuli for cognitive processing, and the mechanisms that underlie the process of attentional selection have been a major topic of psychological research for over 30 years. From this research, it has been well documented that attentional selection can proceed both voluntarily, driven by visual search goals, and involuntarily, driven by the physical salience of stimuli. In this review, I provide a conceptual framework for attentional control that emphasizes the need for stimulus selection to promote the survival and wellbeing of an organism. I argue that although goal-driven and salience-driven mechanisms of attentional selection fit within this framework, a central component that is missing is a mechanism of attentional selection that is uniquely driven by learned associations between stimuli and rewards. I go on to review recent evidence for such a value-driven mechanism of attentional selection, and describe how this mechanism functions independently of the well-documented salience-driven and goal-driven mechanisms. I conclude by arguing that reward learning modifies the attentional priority of stimuli, allowing them to compete more effectively for selection even when nonsalient and task-irrelevant.","author":[{"dropping-particle":"","family":"Anderson","given":"Ba","non-dropping-particle":"","parse-names":false,"suffix":""}],"container-title":"Journal of vision","id":"ITEM-2","issued":{"date-parts":[["2013"]]},"page":"1-16","title":"A value-driven mechanism of attentional selection","type":"article-journal","volume":"13"},"uris":["http://www.mendeley.com/documents/?uuid=1bfad0d9-c8b8-4eee-b37d-7857d882dc7e"]},{"id":"ITEM-3","itemData":{"DOI":"10.1167/14.5.6.doi","ISSN":"1534-7362","PMID":"24819737","abstract":"Classic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Ba Anderson, 2013; M. F. Failing &amp; Theeuwes, 2014)","manualFormatting":"(Anderson et al., 2011; Anderson, 2013; Failing &amp; Theeuwes, 2014)","plainTextFormattedCitation":"(B a Anderson et al., 2011; Ba Anderson, 2013; M. F. Failing &amp; Theeuwes, 2014)","previouslyFormattedCitation":"(B a Anderson et al., 2011; Ba Anderson, 2013; M. F. Failing &amp; Theeuwes, 2014)"},"properties":{"noteIndex":0},"schema":"https://github.com/citation-style-language/schema/raw/master/csl-citation.json"}</w:instrText>
      </w:r>
      <w:r w:rsidR="00491D76">
        <w:fldChar w:fldCharType="separate"/>
      </w:r>
      <w:r w:rsidR="00491D76" w:rsidRPr="00491D76">
        <w:rPr>
          <w:noProof/>
        </w:rPr>
        <w:t>(Anderson et al., 2011; Anderson, 2013; Failing &amp; Theeuwes, 2014)</w:t>
      </w:r>
      <w:r w:rsidR="00491D76">
        <w:fldChar w:fldCharType="end"/>
      </w:r>
      <w:r w:rsidR="00491D76">
        <w:t xml:space="preserve">. </w:t>
      </w:r>
      <w:r>
        <w:t>We have demonstrated that</w:t>
      </w:r>
      <w:r w:rsidR="00491D76">
        <w:t xml:space="preserve">, </w:t>
      </w:r>
      <w:commentRangeStart w:id="45"/>
      <w:r w:rsidR="00491D76">
        <w:t>in the task in which participants have a goal on every trial, we did not observe the value-driven attentional bias in our measure of sustained attention</w:t>
      </w:r>
      <w:commentRangeEnd w:id="45"/>
      <w:r w:rsidR="00BA5A51">
        <w:rPr>
          <w:rStyle w:val="CommentReference"/>
        </w:rPr>
        <w:commentReference w:id="45"/>
      </w:r>
      <w:r w:rsidR="00491D76">
        <w:t xml:space="preserve">. We believe that such an experimental setup provides </w:t>
      </w:r>
      <w:commentRangeStart w:id="46"/>
      <w:r w:rsidR="00491D76">
        <w:t xml:space="preserve">a more rigorous way of looking at the competition between the goal-driven and value-driven attention. </w:t>
      </w:r>
      <w:commentRangeEnd w:id="46"/>
      <w:r w:rsidR="00BA5A51">
        <w:rPr>
          <w:rStyle w:val="CommentReference"/>
        </w:rPr>
        <w:commentReference w:id="46"/>
      </w:r>
      <w:r w:rsidR="00491D76">
        <w:t xml:space="preserve">However, it is important to stress </w:t>
      </w:r>
      <w:commentRangeStart w:id="47"/>
      <w:r w:rsidR="00491D76">
        <w:t>that our paradigm</w:t>
      </w:r>
      <w:r w:rsidR="00C153E4">
        <w:t xml:space="preserve"> could favor the goa</w:t>
      </w:r>
      <w:r w:rsidR="00491D76">
        <w:t xml:space="preserve">l-directed effects on attention, while the previous paradigm could have favored the value-driven effects. </w:t>
      </w:r>
      <w:commentRangeEnd w:id="47"/>
      <w:r w:rsidR="000252E3">
        <w:rPr>
          <w:rStyle w:val="CommentReference"/>
        </w:rPr>
        <w:commentReference w:id="47"/>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29688D5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t>
      </w:r>
      <w:r w:rsidR="006158A2">
        <w:lastRenderedPageBreak/>
        <w:t xml:space="preserve">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 xml:space="preserve">that was identical as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5A2F3D60" w:rsidR="00900F7E" w:rsidRDefault="00C153CF" w:rsidP="00C11E13">
            <w:r>
              <w:t>Training</w:t>
            </w:r>
            <w:r w:rsidR="00900F7E" w:rsidRPr="00DC56DA">
              <w:t>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301DBA47" w:rsidR="00900F7E" w:rsidRDefault="00C153CF" w:rsidP="00C11E13">
            <w:r>
              <w:t>Training</w:t>
            </w:r>
            <w:r w:rsidR="00900F7E" w:rsidRPr="00DC56DA">
              <w:t>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6A723EBC" w:rsidR="00900F7E" w:rsidRDefault="00C153CF" w:rsidP="00C11E13">
            <w:r>
              <w:t>Training</w:t>
            </w:r>
            <w:r w:rsidR="00900F7E" w:rsidRPr="00DC56DA">
              <w:t>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4063C936" w:rsidR="00900F7E" w:rsidRDefault="00C153CF" w:rsidP="00C11E13">
            <w:r>
              <w:t>Training</w:t>
            </w:r>
            <w:r w:rsidR="00900F7E" w:rsidRPr="00DC56DA">
              <w:t>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3305FF5B" w:rsidR="00900F7E" w:rsidRDefault="00C153CF" w:rsidP="00C11E13">
            <w:r>
              <w:t>Test</w:t>
            </w:r>
            <w:r w:rsidR="00900F7E" w:rsidRPr="00DC56DA">
              <w:t>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1FC43104" w:rsidR="00900F7E" w:rsidRDefault="00C153CF" w:rsidP="00C11E13">
            <w:r>
              <w:t>Test</w:t>
            </w:r>
            <w:r w:rsidR="00900F7E" w:rsidRPr="00DC56DA">
              <w:t>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404DF397" w:rsidR="00900F7E" w:rsidRDefault="00C153CF" w:rsidP="00C11E13">
            <w:r>
              <w:t>Test</w:t>
            </w:r>
            <w:r w:rsidR="00900F7E" w:rsidRPr="00DC56DA">
              <w:t>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11ECB966" w:rsidR="00900F7E" w:rsidRDefault="00C153CF" w:rsidP="00C11E13">
            <w:r>
              <w:t>Test</w:t>
            </w:r>
            <w:r w:rsidR="00900F7E" w:rsidRPr="00DC56DA">
              <w:t>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lang w:val="nl-BE" w:eastAsia="nl-BE"/>
        </w:rPr>
        <mc:AlternateContent>
          <mc:Choice Requires="wpg">
            <w:drawing>
              <wp:anchor distT="0" distB="0" distL="114300" distR="114300" simplePos="0" relativeHeight="251675648" behindDoc="0" locked="0" layoutInCell="1" allowOverlap="1" wp14:anchorId="296702B0" wp14:editId="583C2DB7">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91B3A96" id="Group 16" o:spid="_x0000_s1026" style="position:absolute;margin-left:-48.4pt;margin-top:31.95pt;width:567.2pt;height:141.75pt;z-index:251675648;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lastRenderedPageBreak/>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0E83345D"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C94B53">
        <w:t xml:space="preserve">0.01; 95% HDI [-0.03, 0.04]; ER = 1.82). However, in the low probability condition, hit rates were higher in the first part of </w:t>
      </w:r>
      <w:r w:rsidR="00C153CF">
        <w:t>training</w:t>
      </w:r>
      <w:r w:rsidR="00C94B53">
        <w:t xml:space="preserve">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training effects on the </w:t>
      </w:r>
      <w:r w:rsidR="0047115E">
        <w:t>hit rate</w:t>
      </w:r>
      <w:r w:rsidR="008C49F8">
        <w:t xml:space="preserve"> data.</w:t>
      </w:r>
    </w:p>
    <w:p w14:paraId="3D90DF22" w14:textId="78CACB13"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w:t>
      </w:r>
      <w:r w:rsidR="00C153CF">
        <w:t>training</w:t>
      </w:r>
      <w:r>
        <w:t xml:space="preserve">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4CE4E3C8"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hit rates were improving during the baseline phase, reaction times clearly indicate that the main shift in performance happens in the beginning of </w:t>
      </w:r>
      <w:r w:rsidR="00C153CF">
        <w:t>training</w:t>
      </w:r>
      <w:r>
        <w:t xml:space="preserve">, when rewards are introduced. Importantly, the </w:t>
      </w:r>
      <w:r>
        <w:lastRenderedPageBreak/>
        <w:t xml:space="preserve">strongest behavioral effects in our study were found on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0D133FB8" w:rsidR="001B2F73" w:rsidRDefault="00C153CF" w:rsidP="00C11E13">
            <w:r>
              <w:t>Training</w:t>
            </w:r>
            <w:r w:rsidR="001B2F73">
              <w:t xml:space="preserve"> </w:t>
            </w:r>
            <w:r w:rsidR="001B2F73"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6C3FB1A9" w:rsidR="001B2F73" w:rsidRDefault="00C153CF" w:rsidP="00C11E13">
            <w:r>
              <w:t>Training</w:t>
            </w:r>
            <w:r w:rsidR="001B2F73">
              <w:t xml:space="preserve"> </w:t>
            </w:r>
            <w:r w:rsidR="001B2F73"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36E66F3C" w:rsidR="001B2F73" w:rsidRDefault="00C153CF" w:rsidP="00C11E13">
            <w:r>
              <w:t>Training</w:t>
            </w:r>
            <w:r w:rsidR="001B2F73">
              <w:t xml:space="preserve"> </w:t>
            </w:r>
            <w:r w:rsidR="001B2F73"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3AF5AB5D" w:rsidR="001B2F73" w:rsidRDefault="00C153CF" w:rsidP="00C11E13">
            <w:r>
              <w:t>Training</w:t>
            </w:r>
            <w:r w:rsidR="001B2F73">
              <w:t xml:space="preserve"> </w:t>
            </w:r>
            <w:r w:rsidR="001B2F73"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7C50C71D" w:rsidR="001B2F73" w:rsidRDefault="00C153CF" w:rsidP="00C11E13">
            <w:r>
              <w:t>Test</w:t>
            </w:r>
            <w:r w:rsidR="001B2F73">
              <w:t xml:space="preserve"> </w:t>
            </w:r>
            <w:r w:rsidR="001B2F73"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3C55EA8A" w:rsidR="001B2F73" w:rsidRDefault="00C153CF" w:rsidP="00C11E13">
            <w:r>
              <w:t>Test</w:t>
            </w:r>
            <w:r w:rsidR="001B2F73">
              <w:t xml:space="preserve"> </w:t>
            </w:r>
            <w:r w:rsidR="001B2F73"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553BF4A2" w:rsidR="001B2F73" w:rsidRDefault="00C153CF" w:rsidP="00C11E13">
            <w:r>
              <w:t>Test</w:t>
            </w:r>
            <w:r w:rsidR="001B2F73">
              <w:t xml:space="preserve"> </w:t>
            </w:r>
            <w:r w:rsidR="001B2F73"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39354276" w:rsidR="001B2F73" w:rsidRDefault="00C153CF" w:rsidP="00C11E13">
            <w:r>
              <w:t>Test</w:t>
            </w:r>
            <w:r w:rsidR="001B2F73">
              <w:t xml:space="preserve"> </w:t>
            </w:r>
            <w:r w:rsidR="001B2F73"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lang w:val="nl-BE" w:eastAsia="nl-BE"/>
        </w:rPr>
        <mc:AlternateContent>
          <mc:Choice Requires="wpg">
            <w:drawing>
              <wp:anchor distT="0" distB="0" distL="114300" distR="114300" simplePos="0" relativeHeight="251673600" behindDoc="0" locked="0" layoutInCell="1" allowOverlap="1" wp14:anchorId="08B9AB08" wp14:editId="17B2A17F">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EF072B1" id="Group 17" o:spid="_x0000_s1026" style="position:absolute;margin-left:-55.9pt;margin-top:20.4pt;width:567.2pt;height:141.75pt;z-index:251673600;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06465635" w14:textId="77777777" w:rsidR="009940B0" w:rsidRDefault="009940B0" w:rsidP="009940B0">
      <w:pPr>
        <w:spacing w:line="480" w:lineRule="auto"/>
        <w:ind w:firstLine="284"/>
        <w:jc w:val="both"/>
      </w:pPr>
      <w:r>
        <w:lastRenderedPageBreak/>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48"/>
      <w:r w:rsidR="009508C9">
        <w:rPr>
          <w:highlight w:val="yellow"/>
        </w:rPr>
        <w:t xml:space="preserve">Gilles </w:t>
      </w:r>
      <w:commentRangeEnd w:id="48"/>
      <w:r w:rsidR="0047115E">
        <w:rPr>
          <w:rStyle w:val="CommentReference"/>
        </w:rPr>
        <w:commentReference w:id="48"/>
      </w:r>
      <w:r w:rsidR="009508C9" w:rsidRPr="009508C9">
        <w:rPr>
          <w:highlight w:val="yellow"/>
        </w:rPr>
        <w:t>and Søren</w:t>
      </w:r>
      <w:r w:rsidR="000B4D3A" w:rsidRPr="000B4D3A">
        <w:rPr>
          <w:highlight w:val="yellow"/>
        </w:rPr>
        <w:t>.</w:t>
      </w:r>
      <w:r w:rsidR="000B4D3A">
        <w:t xml:space="preserve"> </w:t>
      </w:r>
      <w:r w:rsidR="00ED1620">
        <w:t xml:space="preserve">The funding sources had no involvement in the study design; </w:t>
      </w:r>
      <w:r w:rsidR="00ED1620">
        <w:lastRenderedPageBreak/>
        <w:t>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3649FAED" w14:textId="38F04223" w:rsidR="002E3AE3" w:rsidRPr="002E3AE3" w:rsidRDefault="009214B6" w:rsidP="002E3AE3">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2E3AE3" w:rsidRPr="00D0341A">
        <w:rPr>
          <w:noProof/>
          <w:szCs w:val="24"/>
        </w:rPr>
        <w:t xml:space="preserve">Andersen, S. K., &amp; Müller, M. M. (2010). </w:t>
      </w:r>
      <w:r w:rsidR="002E3AE3" w:rsidRPr="002E3AE3">
        <w:rPr>
          <w:noProof/>
          <w:szCs w:val="24"/>
        </w:rPr>
        <w:t xml:space="preserve">Behavioral performance follows the time course of neural facilitation and suppression during cued shifts of feature-selective attention. </w:t>
      </w:r>
      <w:r w:rsidR="002E3AE3" w:rsidRPr="002E3AE3">
        <w:rPr>
          <w:i/>
          <w:iCs/>
          <w:noProof/>
          <w:szCs w:val="24"/>
        </w:rPr>
        <w:t>Proceedings of the National Academy of Sciences of the United States of America</w:t>
      </w:r>
      <w:r w:rsidR="002E3AE3" w:rsidRPr="002E3AE3">
        <w:rPr>
          <w:noProof/>
          <w:szCs w:val="24"/>
        </w:rPr>
        <w:t xml:space="preserve">, </w:t>
      </w:r>
      <w:r w:rsidR="002E3AE3" w:rsidRPr="002E3AE3">
        <w:rPr>
          <w:i/>
          <w:iCs/>
          <w:noProof/>
          <w:szCs w:val="24"/>
        </w:rPr>
        <w:t>107</w:t>
      </w:r>
      <w:r w:rsidR="002E3AE3" w:rsidRPr="002E3AE3">
        <w:rPr>
          <w:noProof/>
          <w:szCs w:val="24"/>
        </w:rPr>
        <w:t>(31), 13878–13882. https://doi.org/10.1073/pnas.1002436107</w:t>
      </w:r>
    </w:p>
    <w:p w14:paraId="4F2C303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Andersen, S. K., Müller, M. M., &amp; Hillyard, S. A. (2012). Tracking the allocation of attention in visual scenes with steady-state evoked potentials. In </w:t>
      </w:r>
      <w:r w:rsidRPr="002E3AE3">
        <w:rPr>
          <w:i/>
          <w:iCs/>
          <w:noProof/>
          <w:szCs w:val="24"/>
        </w:rPr>
        <w:t>Cognitive neuroscience of attention</w:t>
      </w:r>
      <w:r w:rsidRPr="002E3AE3">
        <w:rPr>
          <w:noProof/>
          <w:szCs w:val="24"/>
        </w:rPr>
        <w:t xml:space="preserve"> (pp. 197–216).</w:t>
      </w:r>
    </w:p>
    <w:p w14:paraId="6D435B5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(2016). The attention habit: How reward learning shapes attentional selection. </w:t>
      </w:r>
      <w:r w:rsidRPr="002E3AE3">
        <w:rPr>
          <w:i/>
          <w:iCs/>
          <w:noProof/>
          <w:szCs w:val="24"/>
        </w:rPr>
        <w:t>Annals of the New York Academy of Sciences</w:t>
      </w:r>
      <w:r w:rsidRPr="002E3AE3">
        <w:rPr>
          <w:noProof/>
          <w:szCs w:val="24"/>
        </w:rPr>
        <w:t xml:space="preserve">, </w:t>
      </w:r>
      <w:r w:rsidRPr="002E3AE3">
        <w:rPr>
          <w:i/>
          <w:iCs/>
          <w:noProof/>
          <w:szCs w:val="24"/>
        </w:rPr>
        <w:t>1369</w:t>
      </w:r>
      <w:r w:rsidRPr="002E3AE3">
        <w:rPr>
          <w:noProof/>
          <w:szCs w:val="24"/>
        </w:rPr>
        <w:t>(1), 24–39. https://doi.org/10.1111/nyas.12957</w:t>
      </w:r>
    </w:p>
    <w:p w14:paraId="4C1407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Laurent, P. a, &amp; Yantis, S. (2011). Value-driven attentional capture. </w:t>
      </w:r>
      <w:r w:rsidRPr="002E3AE3">
        <w:rPr>
          <w:i/>
          <w:iCs/>
          <w:noProof/>
          <w:szCs w:val="24"/>
        </w:rPr>
        <w:t>Proceedings of the National Academy of Sciences</w:t>
      </w:r>
      <w:r w:rsidRPr="002E3AE3">
        <w:rPr>
          <w:noProof/>
          <w:szCs w:val="24"/>
        </w:rPr>
        <w:t xml:space="preserve">, </w:t>
      </w:r>
      <w:r w:rsidRPr="002E3AE3">
        <w:rPr>
          <w:i/>
          <w:iCs/>
          <w:noProof/>
          <w:szCs w:val="24"/>
        </w:rPr>
        <w:t>108</w:t>
      </w:r>
      <w:r w:rsidRPr="002E3AE3">
        <w:rPr>
          <w:noProof/>
          <w:szCs w:val="24"/>
        </w:rPr>
        <w:t>(25), 10367–10371. https://doi.org/10.1073/pnas.1104047108</w:t>
      </w:r>
    </w:p>
    <w:p w14:paraId="377EEC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Ba. (2013). A value-driven mechanism of attentional selection. </w:t>
      </w:r>
      <w:r w:rsidRPr="002E3AE3">
        <w:rPr>
          <w:i/>
          <w:iCs/>
          <w:noProof/>
          <w:szCs w:val="24"/>
        </w:rPr>
        <w:t>Journal of Vision</w:t>
      </w:r>
      <w:r w:rsidRPr="002E3AE3">
        <w:rPr>
          <w:noProof/>
          <w:szCs w:val="24"/>
        </w:rPr>
        <w:t xml:space="preserve">, </w:t>
      </w:r>
      <w:r w:rsidRPr="002E3AE3">
        <w:rPr>
          <w:i/>
          <w:iCs/>
          <w:noProof/>
          <w:szCs w:val="24"/>
        </w:rPr>
        <w:t>13</w:t>
      </w:r>
      <w:r w:rsidRPr="002E3AE3">
        <w:rPr>
          <w:noProof/>
          <w:szCs w:val="24"/>
        </w:rPr>
        <w:t>, 1–16. https://doi.org/10.1167/13.3.7.doi</w:t>
      </w:r>
    </w:p>
    <w:p w14:paraId="1B373EF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Awh, E., Belopolsky, A. V., &amp; Theeuwes, J. (2012). Top-down versus bottom-up attentional control: A failed theoretical dichotomy. </w:t>
      </w:r>
      <w:r w:rsidRPr="002E3AE3">
        <w:rPr>
          <w:i/>
          <w:iCs/>
          <w:noProof/>
          <w:szCs w:val="24"/>
        </w:rPr>
        <w:t>Trends in Cognitive Sciences</w:t>
      </w:r>
      <w:r w:rsidRPr="002E3AE3">
        <w:rPr>
          <w:noProof/>
          <w:szCs w:val="24"/>
        </w:rPr>
        <w:t xml:space="preserve">, </w:t>
      </w:r>
      <w:r w:rsidRPr="002E3AE3">
        <w:rPr>
          <w:i/>
          <w:iCs/>
          <w:noProof/>
          <w:szCs w:val="24"/>
        </w:rPr>
        <w:t>16</w:t>
      </w:r>
      <w:r w:rsidRPr="002E3AE3">
        <w:rPr>
          <w:noProof/>
          <w:szCs w:val="24"/>
        </w:rPr>
        <w:t>(8), 437–443. https://doi.org/10.1016/j.tics.2012.06.010</w:t>
      </w:r>
    </w:p>
    <w:p w14:paraId="31780BB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Brown, J. W., &amp; Alexander, W. H. (2017). Foraging Value, Risk Avoidance, and Multiple Control Signals: How the Anterior Cingulate Cortex Controls Value-based Decision-making. </w:t>
      </w:r>
      <w:r w:rsidRPr="002E3AE3">
        <w:rPr>
          <w:i/>
          <w:iCs/>
          <w:noProof/>
          <w:szCs w:val="24"/>
        </w:rPr>
        <w:t>Journal of Cognitive Neuroscience</w:t>
      </w:r>
      <w:r w:rsidRPr="002E3AE3">
        <w:rPr>
          <w:noProof/>
          <w:szCs w:val="24"/>
        </w:rPr>
        <w:t xml:space="preserve">, </w:t>
      </w:r>
      <w:r w:rsidRPr="002E3AE3">
        <w:rPr>
          <w:i/>
          <w:iCs/>
          <w:noProof/>
          <w:szCs w:val="24"/>
        </w:rPr>
        <w:t>29</w:t>
      </w:r>
      <w:r w:rsidRPr="002E3AE3">
        <w:rPr>
          <w:noProof/>
          <w:szCs w:val="24"/>
        </w:rPr>
        <w:t>(10), 1656–1673. https://doi.org/10.1162/jocn_a_01140</w:t>
      </w:r>
    </w:p>
    <w:p w14:paraId="6566078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(2016). brms: An R package for Bayesian multilevel models using Stan. </w:t>
      </w:r>
      <w:r w:rsidRPr="002E3AE3">
        <w:rPr>
          <w:i/>
          <w:iCs/>
          <w:noProof/>
          <w:szCs w:val="24"/>
        </w:rPr>
        <w:t xml:space="preserve">Journal </w:t>
      </w:r>
      <w:r w:rsidRPr="002E3AE3">
        <w:rPr>
          <w:i/>
          <w:iCs/>
          <w:noProof/>
          <w:szCs w:val="24"/>
        </w:rPr>
        <w:lastRenderedPageBreak/>
        <w:t>of Statistical Software</w:t>
      </w:r>
      <w:r w:rsidRPr="002E3AE3">
        <w:rPr>
          <w:noProof/>
          <w:szCs w:val="24"/>
        </w:rPr>
        <w:t xml:space="preserve">, </w:t>
      </w:r>
      <w:r w:rsidRPr="002E3AE3">
        <w:rPr>
          <w:i/>
          <w:iCs/>
          <w:noProof/>
          <w:szCs w:val="24"/>
        </w:rPr>
        <w:t>80</w:t>
      </w:r>
      <w:r w:rsidRPr="002E3AE3">
        <w:rPr>
          <w:noProof/>
          <w:szCs w:val="24"/>
        </w:rPr>
        <w:t>(1), 1–28.</w:t>
      </w:r>
    </w:p>
    <w:p w14:paraId="163AB72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(2017). Advanced Bayesian Multilevel Modeling with the R Package brms. </w:t>
      </w:r>
      <w:r w:rsidRPr="002E3AE3">
        <w:rPr>
          <w:i/>
          <w:iCs/>
          <w:noProof/>
          <w:szCs w:val="24"/>
        </w:rPr>
        <w:t>ArXiv:1705.11123</w:t>
      </w:r>
      <w:r w:rsidRPr="002E3AE3">
        <w:rPr>
          <w:noProof/>
          <w:szCs w:val="24"/>
        </w:rPr>
        <w:t>.</w:t>
      </w:r>
    </w:p>
    <w:p w14:paraId="659144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Carpenter, B., Gelman, A., Hoffman, M., Lee, D., Goodrich, B., Betancourt, M., … Riddell, A. (2016). Stan: A probabilistic programming language. </w:t>
      </w:r>
      <w:r w:rsidRPr="002E3AE3">
        <w:rPr>
          <w:i/>
          <w:iCs/>
          <w:noProof/>
          <w:szCs w:val="24"/>
        </w:rPr>
        <w:t>Journal of Statistical Software</w:t>
      </w:r>
      <w:r w:rsidRPr="002E3AE3">
        <w:rPr>
          <w:noProof/>
          <w:szCs w:val="24"/>
        </w:rPr>
        <w:t xml:space="preserve">, </w:t>
      </w:r>
      <w:r w:rsidRPr="002E3AE3">
        <w:rPr>
          <w:i/>
          <w:iCs/>
          <w:noProof/>
          <w:szCs w:val="24"/>
        </w:rPr>
        <w:t>2</w:t>
      </w:r>
      <w:r w:rsidRPr="002E3AE3">
        <w:rPr>
          <w:noProof/>
          <w:szCs w:val="24"/>
        </w:rPr>
        <w:t>(20), 1–37.</w:t>
      </w:r>
    </w:p>
    <w:p w14:paraId="10FC2EE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Chatrian, G. E., Lettich, E., &amp; Nelson, P. L. (1985). Ten percent electrode system for topographic studies of spontaneous and evoked EEG activities. </w:t>
      </w:r>
      <w:r w:rsidRPr="002E3AE3">
        <w:rPr>
          <w:i/>
          <w:iCs/>
          <w:noProof/>
          <w:szCs w:val="24"/>
        </w:rPr>
        <w:t>American Journal of EEG Technology</w:t>
      </w:r>
      <w:r w:rsidRPr="002E3AE3">
        <w:rPr>
          <w:noProof/>
          <w:szCs w:val="24"/>
        </w:rPr>
        <w:t xml:space="preserve">, </w:t>
      </w:r>
      <w:r w:rsidRPr="002E3AE3">
        <w:rPr>
          <w:i/>
          <w:iCs/>
          <w:noProof/>
          <w:szCs w:val="24"/>
        </w:rPr>
        <w:t>25</w:t>
      </w:r>
      <w:r w:rsidRPr="002E3AE3">
        <w:rPr>
          <w:noProof/>
          <w:szCs w:val="24"/>
        </w:rPr>
        <w:t>(2).</w:t>
      </w:r>
    </w:p>
    <w:p w14:paraId="35A0D53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Chelazzi, L., Perlato, A., Santandrea, E., &amp; Della Libera, C. (2013). Rewards teach visual selective attention. </w:t>
      </w:r>
      <w:r w:rsidRPr="002E3AE3">
        <w:rPr>
          <w:i/>
          <w:iCs/>
          <w:noProof/>
          <w:szCs w:val="24"/>
        </w:rPr>
        <w:t>Vision Research</w:t>
      </w:r>
      <w:r w:rsidRPr="002E3AE3">
        <w:rPr>
          <w:noProof/>
          <w:szCs w:val="24"/>
        </w:rPr>
        <w:t xml:space="preserve">, </w:t>
      </w:r>
      <w:r w:rsidRPr="002E3AE3">
        <w:rPr>
          <w:i/>
          <w:iCs/>
          <w:noProof/>
          <w:szCs w:val="24"/>
        </w:rPr>
        <w:t>85</w:t>
      </w:r>
      <w:r w:rsidRPr="002E3AE3">
        <w:rPr>
          <w:noProof/>
          <w:szCs w:val="24"/>
        </w:rPr>
        <w:t>, 58–62. https://doi.org/10.1016/j.visres.2012.12.005</w:t>
      </w:r>
    </w:p>
    <w:p w14:paraId="7620BC1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Chun, M. M., Golomb, J. D., &amp; Turk-Browne, N. B. (2011). A Taxonomy of External and Internal Attention. </w:t>
      </w:r>
      <w:r w:rsidRPr="002E3AE3">
        <w:rPr>
          <w:i/>
          <w:iCs/>
          <w:noProof/>
          <w:szCs w:val="24"/>
        </w:rPr>
        <w:t>Annual Review of Psychology</w:t>
      </w:r>
      <w:r w:rsidRPr="002E3AE3">
        <w:rPr>
          <w:noProof/>
          <w:szCs w:val="24"/>
        </w:rPr>
        <w:t xml:space="preserve">, </w:t>
      </w:r>
      <w:r w:rsidRPr="002E3AE3">
        <w:rPr>
          <w:i/>
          <w:iCs/>
          <w:noProof/>
          <w:szCs w:val="24"/>
        </w:rPr>
        <w:t>62</w:t>
      </w:r>
      <w:r w:rsidRPr="002E3AE3">
        <w:rPr>
          <w:noProof/>
          <w:szCs w:val="24"/>
        </w:rPr>
        <w:t>(1), 73–101. https://doi.org/10.1146/annurev.psych.093008.100427</w:t>
      </w:r>
    </w:p>
    <w:p w14:paraId="60DD2D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Corbetta, M., &amp; Shulman, G. L. (2002). Control of Goal-Directed and Stimulus-Driven Attention in the Brain. </w:t>
      </w:r>
      <w:r w:rsidRPr="002E3AE3">
        <w:rPr>
          <w:i/>
          <w:iCs/>
          <w:noProof/>
          <w:szCs w:val="24"/>
        </w:rPr>
        <w:t>Nature Reviews Neuroscience</w:t>
      </w:r>
      <w:r w:rsidRPr="002E3AE3">
        <w:rPr>
          <w:noProof/>
          <w:szCs w:val="24"/>
        </w:rPr>
        <w:t xml:space="preserve">, </w:t>
      </w:r>
      <w:r w:rsidRPr="002E3AE3">
        <w:rPr>
          <w:i/>
          <w:iCs/>
          <w:noProof/>
          <w:szCs w:val="24"/>
        </w:rPr>
        <w:t>3</w:t>
      </w:r>
      <w:r w:rsidRPr="002E3AE3">
        <w:rPr>
          <w:noProof/>
          <w:szCs w:val="24"/>
        </w:rPr>
        <w:t>(3), 215–229. https://doi.org/10.1038/nrn755</w:t>
      </w:r>
    </w:p>
    <w:p w14:paraId="2033E59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Craddock, M. (2018). craddm/eegUtils: eegUtils (Version v0.2.0). Zenodo.</w:t>
      </w:r>
    </w:p>
    <w:p w14:paraId="01FAFDC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Della Libera, C., &amp; Chelazzi, L. (2009). Learning to attend and to ignore is a matter of gains and losses. </w:t>
      </w:r>
      <w:r w:rsidRPr="002E3AE3">
        <w:rPr>
          <w:i/>
          <w:iCs/>
          <w:noProof/>
          <w:szCs w:val="24"/>
        </w:rPr>
        <w:t>Psychological Science</w:t>
      </w:r>
      <w:r w:rsidRPr="002E3AE3">
        <w:rPr>
          <w:noProof/>
          <w:szCs w:val="24"/>
        </w:rPr>
        <w:t xml:space="preserve">, </w:t>
      </w:r>
      <w:r w:rsidRPr="002E3AE3">
        <w:rPr>
          <w:i/>
          <w:iCs/>
          <w:noProof/>
          <w:szCs w:val="24"/>
        </w:rPr>
        <w:t>20</w:t>
      </w:r>
      <w:r w:rsidRPr="002E3AE3">
        <w:rPr>
          <w:noProof/>
          <w:szCs w:val="24"/>
        </w:rPr>
        <w:t>(6), 778–784. https://doi.org/10.1111/j.1467-9280.2009.02360.x</w:t>
      </w:r>
    </w:p>
    <w:p w14:paraId="14E6E98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Delorme, A., &amp; Makeig, S. (2004). EEGLAB: an open sorce toolbox for analysis of single-trail EEG dynamics including independent component anlaysis. </w:t>
      </w:r>
      <w:r w:rsidRPr="002E3AE3">
        <w:rPr>
          <w:i/>
          <w:iCs/>
          <w:noProof/>
          <w:szCs w:val="24"/>
        </w:rPr>
        <w:t>Journal of Neuroscience Methods</w:t>
      </w:r>
      <w:r w:rsidRPr="002E3AE3">
        <w:rPr>
          <w:noProof/>
          <w:szCs w:val="24"/>
        </w:rPr>
        <w:t xml:space="preserve">, </w:t>
      </w:r>
      <w:r w:rsidRPr="002E3AE3">
        <w:rPr>
          <w:i/>
          <w:iCs/>
          <w:noProof/>
          <w:szCs w:val="24"/>
        </w:rPr>
        <w:t>134</w:t>
      </w:r>
      <w:r w:rsidRPr="002E3AE3">
        <w:rPr>
          <w:noProof/>
          <w:szCs w:val="24"/>
        </w:rPr>
        <w:t>, 9–21. https://doi.org/10.1016/j.jneumeth.2003.10.009</w:t>
      </w:r>
    </w:p>
    <w:p w14:paraId="7998B96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Desimone, R., &amp; Duncan, J. (1995). Neural Mechanisms of Selective Visual. </w:t>
      </w:r>
      <w:r w:rsidRPr="002E3AE3">
        <w:rPr>
          <w:i/>
          <w:iCs/>
          <w:noProof/>
          <w:szCs w:val="24"/>
        </w:rPr>
        <w:t xml:space="preserve">Annual Review of </w:t>
      </w:r>
      <w:r w:rsidRPr="002E3AE3">
        <w:rPr>
          <w:i/>
          <w:iCs/>
          <w:noProof/>
          <w:szCs w:val="24"/>
        </w:rPr>
        <w:lastRenderedPageBreak/>
        <w:t>Neuroscience</w:t>
      </w:r>
      <w:r w:rsidRPr="002E3AE3">
        <w:rPr>
          <w:noProof/>
          <w:szCs w:val="24"/>
        </w:rPr>
        <w:t xml:space="preserve">, </w:t>
      </w:r>
      <w:r w:rsidRPr="002E3AE3">
        <w:rPr>
          <w:i/>
          <w:iCs/>
          <w:noProof/>
          <w:szCs w:val="24"/>
        </w:rPr>
        <w:t>18</w:t>
      </w:r>
      <w:r w:rsidRPr="002E3AE3">
        <w:rPr>
          <w:noProof/>
          <w:szCs w:val="24"/>
        </w:rPr>
        <w:t>(1), 193–222. https://doi.org/10.1146/annurev.ne.18.030195.001205</w:t>
      </w:r>
    </w:p>
    <w:p w14:paraId="730D96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Donohue, S. E., Hopf, J.-M., Bartsch, M. V., Schoenfeld, M. A., Heinze, H.-J., &amp; Woldorff, M. G. (2016). The Rapid Capture of Attention by Rewarded Objects. </w:t>
      </w:r>
      <w:r w:rsidRPr="002E3AE3">
        <w:rPr>
          <w:i/>
          <w:iCs/>
          <w:noProof/>
          <w:szCs w:val="24"/>
        </w:rPr>
        <w:t>Journal of Cognitive Neuroscience</w:t>
      </w:r>
      <w:r w:rsidRPr="002E3AE3">
        <w:rPr>
          <w:noProof/>
          <w:szCs w:val="24"/>
        </w:rPr>
        <w:t xml:space="preserve">, </w:t>
      </w:r>
      <w:r w:rsidRPr="002E3AE3">
        <w:rPr>
          <w:i/>
          <w:iCs/>
          <w:noProof/>
          <w:szCs w:val="24"/>
        </w:rPr>
        <w:t>28</w:t>
      </w:r>
      <w:r w:rsidRPr="002E3AE3">
        <w:rPr>
          <w:noProof/>
          <w:szCs w:val="24"/>
        </w:rPr>
        <w:t>(4), 529–541. https://doi.org/10.1162/jocn_a_00917</w:t>
      </w:r>
    </w:p>
    <w:p w14:paraId="6B51F20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F., &amp; Theeuwes, J. (2014). Exogenous visual orienting by reward. </w:t>
      </w:r>
      <w:r w:rsidRPr="002E3AE3">
        <w:rPr>
          <w:i/>
          <w:iCs/>
          <w:noProof/>
          <w:szCs w:val="24"/>
        </w:rPr>
        <w:t>Journal of Vision</w:t>
      </w:r>
      <w:r w:rsidRPr="002E3AE3">
        <w:rPr>
          <w:noProof/>
          <w:szCs w:val="24"/>
        </w:rPr>
        <w:t xml:space="preserve">, </w:t>
      </w:r>
      <w:r w:rsidRPr="002E3AE3">
        <w:rPr>
          <w:i/>
          <w:iCs/>
          <w:noProof/>
          <w:szCs w:val="24"/>
        </w:rPr>
        <w:t>14</w:t>
      </w:r>
      <w:r w:rsidRPr="002E3AE3">
        <w:rPr>
          <w:noProof/>
          <w:szCs w:val="24"/>
        </w:rPr>
        <w:t>(2014), 1–9. https://doi.org/10.1167/14.5.6.doi</w:t>
      </w:r>
    </w:p>
    <w:p w14:paraId="41BEC33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&amp; Theeuwes, J. (2017). Selection history: How reward modulates selectivity of visual attention. </w:t>
      </w:r>
      <w:r w:rsidRPr="002E3AE3">
        <w:rPr>
          <w:i/>
          <w:iCs/>
          <w:noProof/>
          <w:szCs w:val="24"/>
        </w:rPr>
        <w:t>Psychonomic Bulletin and Review</w:t>
      </w:r>
      <w:r w:rsidRPr="002E3AE3">
        <w:rPr>
          <w:noProof/>
          <w:szCs w:val="24"/>
        </w:rPr>
        <w:t>, 1–25. https://doi.org/10.3758/s13423-017-1380-y</w:t>
      </w:r>
    </w:p>
    <w:p w14:paraId="4E53281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Franken, I. H. A., Muris, P., &amp; Rassin, E. (2005). Psychometric properties of the Dutch BIS/BAS scales. </w:t>
      </w:r>
      <w:r w:rsidRPr="002E3AE3">
        <w:rPr>
          <w:i/>
          <w:iCs/>
          <w:noProof/>
          <w:szCs w:val="24"/>
        </w:rPr>
        <w:t>Journal of Psychopathology and Behavioral Assessment</w:t>
      </w:r>
      <w:r w:rsidRPr="002E3AE3">
        <w:rPr>
          <w:noProof/>
          <w:szCs w:val="24"/>
        </w:rPr>
        <w:t xml:space="preserve">, </w:t>
      </w:r>
      <w:r w:rsidRPr="002E3AE3">
        <w:rPr>
          <w:i/>
          <w:iCs/>
          <w:noProof/>
          <w:szCs w:val="24"/>
        </w:rPr>
        <w:t>27</w:t>
      </w:r>
      <w:r w:rsidRPr="002E3AE3">
        <w:rPr>
          <w:noProof/>
          <w:szCs w:val="24"/>
        </w:rPr>
        <w:t>(1), 25–30. https://doi.org/10.1007/s10862-005-3262-2</w:t>
      </w:r>
    </w:p>
    <w:p w14:paraId="673696EE"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Garnier, S. (2018). viridis: Default Color Maps from ‘matplotlib.’ R package version 0.3.</w:t>
      </w:r>
    </w:p>
    <w:p w14:paraId="344923B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Gelman, A., Goodrich, B., Gabry, J., &amp; Ali, I. (2017). R-squared for Bayesian regression models. </w:t>
      </w:r>
      <w:r w:rsidRPr="002E3AE3">
        <w:rPr>
          <w:i/>
          <w:iCs/>
          <w:noProof/>
          <w:szCs w:val="24"/>
        </w:rPr>
        <w:t>Unpublished via Http://Www. Stat. Columbia. Edu/~ Gelman/Research/Unpublished.</w:t>
      </w:r>
      <w:r w:rsidRPr="002E3AE3">
        <w:rPr>
          <w:noProof/>
          <w:szCs w:val="24"/>
        </w:rPr>
        <w:t xml:space="preserve"> Retrieved from http://www.stat.columbia.edu/~gelman/research/unpublished/bayes_R2.pdf</w:t>
      </w:r>
    </w:p>
    <w:p w14:paraId="74EC1BF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Gelman, A., &amp; Rubin, D. B. (1992). </w:t>
      </w:r>
      <w:r w:rsidRPr="002E3AE3">
        <w:rPr>
          <w:noProof/>
          <w:szCs w:val="24"/>
        </w:rPr>
        <w:t xml:space="preserve">Inference from Iterative Simulation Using Multiple Sequences. </w:t>
      </w:r>
      <w:r w:rsidRPr="002E3AE3">
        <w:rPr>
          <w:i/>
          <w:iCs/>
          <w:noProof/>
          <w:szCs w:val="24"/>
        </w:rPr>
        <w:t>Statistical Science</w:t>
      </w:r>
      <w:r w:rsidRPr="002E3AE3">
        <w:rPr>
          <w:noProof/>
          <w:szCs w:val="24"/>
        </w:rPr>
        <w:t xml:space="preserve">, </w:t>
      </w:r>
      <w:r w:rsidRPr="002E3AE3">
        <w:rPr>
          <w:i/>
          <w:iCs/>
          <w:noProof/>
          <w:szCs w:val="24"/>
        </w:rPr>
        <w:t>7</w:t>
      </w:r>
      <w:r w:rsidRPr="002E3AE3">
        <w:rPr>
          <w:noProof/>
          <w:szCs w:val="24"/>
        </w:rPr>
        <w:t>(4), 457–472. https://doi.org/10.1214/ss/1177011136</w:t>
      </w:r>
    </w:p>
    <w:p w14:paraId="20F9AF9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 Chelazzi, L., &amp; Theeuwes, J. (2010). Reward Changes Salience in Human Vision via the Anterior Cingulate. </w:t>
      </w:r>
      <w:r w:rsidRPr="002E3AE3">
        <w:rPr>
          <w:i/>
          <w:iCs/>
          <w:noProof/>
          <w:szCs w:val="24"/>
        </w:rPr>
        <w:t>Journal of Neuroscience</w:t>
      </w:r>
      <w:r w:rsidRPr="002E3AE3">
        <w:rPr>
          <w:noProof/>
          <w:szCs w:val="24"/>
        </w:rPr>
        <w:t xml:space="preserve">, </w:t>
      </w:r>
      <w:r w:rsidRPr="002E3AE3">
        <w:rPr>
          <w:i/>
          <w:iCs/>
          <w:noProof/>
          <w:szCs w:val="24"/>
        </w:rPr>
        <w:t>30</w:t>
      </w:r>
      <w:r w:rsidRPr="002E3AE3">
        <w:rPr>
          <w:noProof/>
          <w:szCs w:val="24"/>
        </w:rPr>
        <w:t>(33), 11096–11103. https://doi.org/10.1523/JNEUROSCI.1026-10.2010</w:t>
      </w:r>
    </w:p>
    <w:p w14:paraId="25D1299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&amp; Peelen, M. V. (2015).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6436410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Peelen, M. V, Hickey, C., &amp; Peelen, M. V. (2015). Neural Mechanisms of </w:t>
      </w:r>
      <w:r w:rsidRPr="002E3AE3">
        <w:rPr>
          <w:noProof/>
          <w:szCs w:val="24"/>
        </w:rPr>
        <w:lastRenderedPageBreak/>
        <w:t xml:space="preserve">Incentive Salience in Naturalistic Human Vision Report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10689C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Holroyd, C. B., &amp; McClure, S. M. (2015). Hierarchical control over effortful behavior by rodent medial frontal cortex: A computational model. </w:t>
      </w:r>
      <w:r w:rsidRPr="002E3AE3">
        <w:rPr>
          <w:i/>
          <w:iCs/>
          <w:noProof/>
          <w:szCs w:val="24"/>
        </w:rPr>
        <w:t>Psychological Review</w:t>
      </w:r>
      <w:r w:rsidRPr="002E3AE3">
        <w:rPr>
          <w:noProof/>
          <w:szCs w:val="24"/>
        </w:rPr>
        <w:t xml:space="preserve">, </w:t>
      </w:r>
      <w:r w:rsidRPr="002E3AE3">
        <w:rPr>
          <w:i/>
          <w:iCs/>
          <w:noProof/>
          <w:szCs w:val="24"/>
        </w:rPr>
        <w:t>122</w:t>
      </w:r>
      <w:r w:rsidRPr="002E3AE3">
        <w:rPr>
          <w:noProof/>
          <w:szCs w:val="24"/>
        </w:rPr>
        <w:t>(1), 54–83. https://doi.org/10.1037/a0038339</w:t>
      </w:r>
    </w:p>
    <w:p w14:paraId="1846E6D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Hope, R. M. (2013). Rmisc: Ryan miscellaneous. R package version, 1(5).</w:t>
      </w:r>
    </w:p>
    <w:p w14:paraId="73133BC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Junghöfer, M., Elbert, T., Tucker, D. O. N. M., &amp; Rockstroh, B. (2000). Statistical control of artifacts in dense array EEG 0 MEG studies. </w:t>
      </w:r>
      <w:r w:rsidRPr="002E3AE3">
        <w:rPr>
          <w:i/>
          <w:iCs/>
          <w:noProof/>
          <w:szCs w:val="24"/>
        </w:rPr>
        <w:t>Wiley Online Library</w:t>
      </w:r>
      <w:r w:rsidRPr="002E3AE3">
        <w:rPr>
          <w:noProof/>
          <w:szCs w:val="24"/>
        </w:rPr>
        <w:t>, 523–532. Retrieved from http://onlinelibrary.wiley.com/doi/10.1111/1469-8986.3740523/full</w:t>
      </w:r>
    </w:p>
    <w:p w14:paraId="43E9CB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Kruschke, J. K., &amp; Meredith, M. (2017). BEST: Bayesian Estimation Supersedes the t-Test.</w:t>
      </w:r>
    </w:p>
    <w:p w14:paraId="7B34289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Kruschke, John K. (2014). </w:t>
      </w:r>
      <w:r w:rsidRPr="002E3AE3">
        <w:rPr>
          <w:i/>
          <w:iCs/>
          <w:noProof/>
          <w:szCs w:val="24"/>
        </w:rPr>
        <w:t>Doing Bayesian data analysis: A tutorial with R, JAGS, and Stan, second edition</w:t>
      </w:r>
      <w:r w:rsidRPr="002E3AE3">
        <w:rPr>
          <w:noProof/>
          <w:szCs w:val="24"/>
        </w:rPr>
        <w:t xml:space="preserve">. </w:t>
      </w:r>
      <w:r w:rsidRPr="002E3AE3">
        <w:rPr>
          <w:i/>
          <w:iCs/>
          <w:noProof/>
          <w:szCs w:val="24"/>
        </w:rPr>
        <w:t>Doing Bayesian Data Analysis: A Tutorial with R, JAGS, and Stan, Second Edition</w:t>
      </w:r>
      <w:r w:rsidRPr="002E3AE3">
        <w:rPr>
          <w:noProof/>
          <w:szCs w:val="24"/>
        </w:rPr>
        <w:t xml:space="preserve"> (2nd ed.). Elsevier Inc. https://doi.org/10.1016/B978-0-12-405888-0.09999-2</w:t>
      </w:r>
    </w:p>
    <w:p w14:paraId="1B06D0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Le Pelley, M. E., Mitchell, C. J., Beesley, T., George, D. N., &amp; Wills, A. J. (2016). Attention and associative learning in humans: An integrative review. </w:t>
      </w:r>
      <w:r w:rsidRPr="002E3AE3">
        <w:rPr>
          <w:i/>
          <w:iCs/>
          <w:noProof/>
          <w:szCs w:val="24"/>
        </w:rPr>
        <w:t>Psychological Bulletin</w:t>
      </w:r>
      <w:r w:rsidRPr="002E3AE3">
        <w:rPr>
          <w:noProof/>
          <w:szCs w:val="24"/>
        </w:rPr>
        <w:t xml:space="preserve">, </w:t>
      </w:r>
      <w:r w:rsidRPr="002E3AE3">
        <w:rPr>
          <w:i/>
          <w:iCs/>
          <w:noProof/>
          <w:szCs w:val="24"/>
        </w:rPr>
        <w:t>142</w:t>
      </w:r>
      <w:r w:rsidRPr="002E3AE3">
        <w:rPr>
          <w:noProof/>
          <w:szCs w:val="24"/>
        </w:rPr>
        <w:t>(10), 1111–1140. https://doi.org/10.1037/bul0000064</w:t>
      </w:r>
    </w:p>
    <w:p w14:paraId="6F85F4B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MacLean, M. H., &amp; Giesbrecht, B. (2015). </w:t>
      </w:r>
      <w:r w:rsidRPr="002E3AE3">
        <w:rPr>
          <w:noProof/>
          <w:szCs w:val="24"/>
        </w:rPr>
        <w:t xml:space="preserve">Neural evidence reveals the rapid effects of reward history on selective attention. </w:t>
      </w:r>
      <w:r w:rsidRPr="002E3AE3">
        <w:rPr>
          <w:i/>
          <w:iCs/>
          <w:noProof/>
          <w:szCs w:val="24"/>
        </w:rPr>
        <w:t>Brain Research</w:t>
      </w:r>
      <w:r w:rsidRPr="002E3AE3">
        <w:rPr>
          <w:noProof/>
          <w:szCs w:val="24"/>
        </w:rPr>
        <w:t xml:space="preserve">, </w:t>
      </w:r>
      <w:r w:rsidRPr="002E3AE3">
        <w:rPr>
          <w:i/>
          <w:iCs/>
          <w:noProof/>
          <w:szCs w:val="24"/>
        </w:rPr>
        <w:t>1606</w:t>
      </w:r>
      <w:r w:rsidRPr="002E3AE3">
        <w:rPr>
          <w:noProof/>
          <w:szCs w:val="24"/>
        </w:rPr>
        <w:t>, 86–94. https://doi.org/10.1016/j.brainres.2015.02.016</w:t>
      </w:r>
    </w:p>
    <w:p w14:paraId="0109BD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McElreath, R. (2016). </w:t>
      </w:r>
      <w:r w:rsidRPr="002E3AE3">
        <w:rPr>
          <w:i/>
          <w:iCs/>
          <w:noProof/>
          <w:szCs w:val="24"/>
        </w:rPr>
        <w:t>Statistical Rethinking: A Bayesian Course with Examples in R and Stan</w:t>
      </w:r>
      <w:r w:rsidRPr="002E3AE3">
        <w:rPr>
          <w:noProof/>
          <w:szCs w:val="24"/>
        </w:rPr>
        <w:t>. Chapman Hall - CRC.</w:t>
      </w:r>
    </w:p>
    <w:p w14:paraId="6DBB0AD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Nalborczyk, L., &amp; Bürkner, P.-C. (2019). An Introduction to Bayesian Multilevel Models Using brms: A Case Study of Gender Effects on Vowel Variability in Standard Indonesian. </w:t>
      </w:r>
      <w:r w:rsidRPr="002E3AE3">
        <w:rPr>
          <w:i/>
          <w:iCs/>
          <w:noProof/>
          <w:szCs w:val="24"/>
        </w:rPr>
        <w:lastRenderedPageBreak/>
        <w:t>Journal of Speech, Language, and Hearing Research</w:t>
      </w:r>
      <w:r w:rsidRPr="002E3AE3">
        <w:rPr>
          <w:noProof/>
          <w:szCs w:val="24"/>
        </w:rPr>
        <w:t>.</w:t>
      </w:r>
    </w:p>
    <w:p w14:paraId="3B9AE04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Nolan, H., Whelan, R., &amp; Reilly, R. B. (2010). FASTER: Fully Automated Statistical Thresholding for EEG artifact Rejection. </w:t>
      </w:r>
      <w:r w:rsidRPr="002E3AE3">
        <w:rPr>
          <w:i/>
          <w:iCs/>
          <w:noProof/>
          <w:szCs w:val="24"/>
        </w:rPr>
        <w:t>Journal of Neuroscience Methods</w:t>
      </w:r>
      <w:r w:rsidRPr="002E3AE3">
        <w:rPr>
          <w:noProof/>
          <w:szCs w:val="24"/>
        </w:rPr>
        <w:t xml:space="preserve">, </w:t>
      </w:r>
      <w:r w:rsidRPr="002E3AE3">
        <w:rPr>
          <w:i/>
          <w:iCs/>
          <w:noProof/>
          <w:szCs w:val="24"/>
        </w:rPr>
        <w:t>192</w:t>
      </w:r>
      <w:r w:rsidRPr="002E3AE3">
        <w:rPr>
          <w:noProof/>
          <w:szCs w:val="24"/>
        </w:rPr>
        <w:t>(1), 152–162. https://doi.org/10.1016/j.jneumeth.2010.07.015</w:t>
      </w:r>
    </w:p>
    <w:p w14:paraId="3F9AB57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Norcia, A. M., Appelbaum, L. G., Ales, J. M., Cottereau, B. R., &amp; Rossion, B. (2015). The steady-state visual evoked potential in vision research : A review. </w:t>
      </w:r>
      <w:r w:rsidRPr="002E3AE3">
        <w:rPr>
          <w:i/>
          <w:iCs/>
          <w:noProof/>
          <w:szCs w:val="24"/>
        </w:rPr>
        <w:t>Journal of Vision</w:t>
      </w:r>
      <w:r w:rsidRPr="002E3AE3">
        <w:rPr>
          <w:noProof/>
          <w:szCs w:val="24"/>
        </w:rPr>
        <w:t xml:space="preserve">, </w:t>
      </w:r>
      <w:r w:rsidRPr="002E3AE3">
        <w:rPr>
          <w:i/>
          <w:iCs/>
          <w:noProof/>
          <w:szCs w:val="24"/>
        </w:rPr>
        <w:t>15</w:t>
      </w:r>
      <w:r w:rsidRPr="002E3AE3">
        <w:rPr>
          <w:noProof/>
          <w:szCs w:val="24"/>
        </w:rPr>
        <w:t>(6), 1–46. https://doi.org/10.1167/15.6.4.doi</w:t>
      </w:r>
    </w:p>
    <w:p w14:paraId="2D30A6D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Pearson, D., Donkin, C., Tran, S. C., Most, S. B., &amp; Le Pelley, M. E. (2015). Cognitive control and counterproductive oculomotor capture by reward-related stimuli. </w:t>
      </w:r>
      <w:r w:rsidRPr="002E3AE3">
        <w:rPr>
          <w:i/>
          <w:iCs/>
          <w:noProof/>
          <w:szCs w:val="24"/>
        </w:rPr>
        <w:t>Visual Cognition</w:t>
      </w:r>
      <w:r w:rsidRPr="002E3AE3">
        <w:rPr>
          <w:noProof/>
          <w:szCs w:val="24"/>
        </w:rPr>
        <w:t xml:space="preserve">, </w:t>
      </w:r>
      <w:r w:rsidRPr="002E3AE3">
        <w:rPr>
          <w:i/>
          <w:iCs/>
          <w:noProof/>
          <w:szCs w:val="24"/>
        </w:rPr>
        <w:t>23</w:t>
      </w:r>
      <w:r w:rsidRPr="002E3AE3">
        <w:rPr>
          <w:noProof/>
          <w:szCs w:val="24"/>
        </w:rPr>
        <w:t>(1–2), 41–66. https://doi.org/10.1080/13506285.2014.994252</w:t>
      </w:r>
    </w:p>
    <w:p w14:paraId="3E7D75A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Perrin, F., Pernier, J., Bertrand, O., &amp; Echallier, J. F. (1989). Spherical splines for scalp potential and current density mapping. </w:t>
      </w:r>
      <w:r w:rsidRPr="002E3AE3">
        <w:rPr>
          <w:i/>
          <w:iCs/>
          <w:noProof/>
          <w:szCs w:val="24"/>
        </w:rPr>
        <w:t>Electroencephalography and Clinical Neurophysiology</w:t>
      </w:r>
      <w:r w:rsidRPr="002E3AE3">
        <w:rPr>
          <w:noProof/>
          <w:szCs w:val="24"/>
        </w:rPr>
        <w:t xml:space="preserve">, </w:t>
      </w:r>
      <w:r w:rsidRPr="002E3AE3">
        <w:rPr>
          <w:i/>
          <w:iCs/>
          <w:noProof/>
          <w:szCs w:val="24"/>
        </w:rPr>
        <w:t>72</w:t>
      </w:r>
      <w:r w:rsidRPr="002E3AE3">
        <w:rPr>
          <w:noProof/>
          <w:szCs w:val="24"/>
        </w:rPr>
        <w:t>(2), 184–187. https://doi.org/10.1016/0013-4694(89)90180-6</w:t>
      </w:r>
    </w:p>
    <w:p w14:paraId="6E18331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Phillips, N. (2016). Yarrr: A companion to the e-book YaRrr!: The Pirate’s Guide to R. R package version 0.1.</w:t>
      </w:r>
    </w:p>
    <w:p w14:paraId="316C80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Posner, M. I. (1980). Orienting of attention. </w:t>
      </w:r>
      <w:r w:rsidRPr="002E3AE3">
        <w:rPr>
          <w:i/>
          <w:iCs/>
          <w:noProof/>
          <w:szCs w:val="24"/>
        </w:rPr>
        <w:t>The Quarterly Journal of Experimental Psychology</w:t>
      </w:r>
      <w:r w:rsidRPr="002E3AE3">
        <w:rPr>
          <w:noProof/>
          <w:szCs w:val="24"/>
        </w:rPr>
        <w:t xml:space="preserve">, </w:t>
      </w:r>
      <w:r w:rsidRPr="002E3AE3">
        <w:rPr>
          <w:i/>
          <w:iCs/>
          <w:noProof/>
          <w:szCs w:val="24"/>
        </w:rPr>
        <w:t>32</w:t>
      </w:r>
      <w:r w:rsidRPr="002E3AE3">
        <w:rPr>
          <w:noProof/>
          <w:szCs w:val="24"/>
        </w:rPr>
        <w:t>(1), 3–25. https://doi.org/10.1080/00335558008248231</w:t>
      </w:r>
    </w:p>
    <w:p w14:paraId="2A7E063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 Core Team. (2017). R: A Language and Environment for Statistical Computing. R Foundation for Statistical Computing.</w:t>
      </w:r>
    </w:p>
    <w:p w14:paraId="3FC0DA2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Rinker, T., &amp; Kurkiewicz, D. (n.d.). pacman: Package Management for R.</w:t>
      </w:r>
    </w:p>
    <w:p w14:paraId="647DB4C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Roelfsema, P. R., van Ooyen, A., &amp; Watanabe, T. (2010). </w:t>
      </w:r>
      <w:r w:rsidRPr="002E3AE3">
        <w:rPr>
          <w:noProof/>
          <w:szCs w:val="24"/>
        </w:rPr>
        <w:t xml:space="preserve">Perceptual learning rules based on reinforcers and attention. </w:t>
      </w:r>
      <w:r w:rsidRPr="002E3AE3">
        <w:rPr>
          <w:i/>
          <w:iCs/>
          <w:noProof/>
          <w:szCs w:val="24"/>
        </w:rPr>
        <w:t>Trends in Cognitive Sciences</w:t>
      </w:r>
      <w:r w:rsidRPr="002E3AE3">
        <w:rPr>
          <w:noProof/>
          <w:szCs w:val="24"/>
        </w:rPr>
        <w:t xml:space="preserve">, </w:t>
      </w:r>
      <w:r w:rsidRPr="002E3AE3">
        <w:rPr>
          <w:i/>
          <w:iCs/>
          <w:noProof/>
          <w:szCs w:val="24"/>
        </w:rPr>
        <w:t>14</w:t>
      </w:r>
      <w:r w:rsidRPr="002E3AE3">
        <w:rPr>
          <w:noProof/>
          <w:szCs w:val="24"/>
        </w:rPr>
        <w:t>(2), 64–71. https://doi.org/10.1016/j.tics.2009.11.005</w:t>
      </w:r>
    </w:p>
    <w:p w14:paraId="458E03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RStudio Team. (2015). Integrated Development for R. RStudio, Inc.</w:t>
      </w:r>
    </w:p>
    <w:p w14:paraId="7437755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lastRenderedPageBreak/>
        <w:t xml:space="preserve">Shenhav, A., Botvinick, M., &amp; Cohen, J. (2013). The expected value of control: An integrative theory of anterior cingulate cortex function. </w:t>
      </w:r>
      <w:r w:rsidRPr="002E3AE3">
        <w:rPr>
          <w:i/>
          <w:iCs/>
          <w:noProof/>
          <w:szCs w:val="24"/>
        </w:rPr>
        <w:t>Neuron</w:t>
      </w:r>
      <w:r w:rsidRPr="002E3AE3">
        <w:rPr>
          <w:noProof/>
          <w:szCs w:val="24"/>
        </w:rPr>
        <w:t xml:space="preserve">, </w:t>
      </w:r>
      <w:r w:rsidRPr="002E3AE3">
        <w:rPr>
          <w:i/>
          <w:iCs/>
          <w:noProof/>
          <w:szCs w:val="24"/>
        </w:rPr>
        <w:t>79</w:t>
      </w:r>
      <w:r w:rsidRPr="002E3AE3">
        <w:rPr>
          <w:noProof/>
          <w:szCs w:val="24"/>
        </w:rPr>
        <w:t>(2), 217–240. https://doi.org/10.1016/j.neuron.2013.07.007</w:t>
      </w:r>
    </w:p>
    <w:p w14:paraId="0E9CDFE6" w14:textId="77777777" w:rsidR="002E3AE3" w:rsidRPr="00BB1DE2" w:rsidRDefault="002E3AE3" w:rsidP="002E3AE3">
      <w:pPr>
        <w:widowControl w:val="0"/>
        <w:autoSpaceDE w:val="0"/>
        <w:autoSpaceDN w:val="0"/>
        <w:adjustRightInd w:val="0"/>
        <w:spacing w:after="0" w:line="480" w:lineRule="auto"/>
        <w:ind w:left="480" w:hanging="480"/>
        <w:rPr>
          <w:noProof/>
          <w:szCs w:val="24"/>
          <w:lang w:val="nl-BE"/>
        </w:rPr>
      </w:pPr>
      <w:r w:rsidRPr="002E3AE3">
        <w:rPr>
          <w:noProof/>
          <w:szCs w:val="24"/>
        </w:rPr>
        <w:t xml:space="preserve">Theeuwes, J. (2010). Top-down and bottom-up control of visual selection. </w:t>
      </w:r>
      <w:r w:rsidRPr="00BB1DE2">
        <w:rPr>
          <w:i/>
          <w:iCs/>
          <w:noProof/>
          <w:szCs w:val="24"/>
          <w:lang w:val="nl-BE"/>
        </w:rPr>
        <w:t>Acta Psychologica</w:t>
      </w:r>
      <w:r w:rsidRPr="00BB1DE2">
        <w:rPr>
          <w:noProof/>
          <w:szCs w:val="24"/>
          <w:lang w:val="nl-BE"/>
        </w:rPr>
        <w:t xml:space="preserve">, </w:t>
      </w:r>
      <w:r w:rsidRPr="00BB1DE2">
        <w:rPr>
          <w:i/>
          <w:iCs/>
          <w:noProof/>
          <w:szCs w:val="24"/>
          <w:lang w:val="nl-BE"/>
        </w:rPr>
        <w:t>135</w:t>
      </w:r>
      <w:r w:rsidRPr="00BB1DE2">
        <w:rPr>
          <w:noProof/>
          <w:szCs w:val="24"/>
          <w:lang w:val="nl-BE"/>
        </w:rPr>
        <w:t>(2), 77–99. https://doi.org/10.1016/j.actpsy.2010.02.006</w:t>
      </w:r>
    </w:p>
    <w:p w14:paraId="3346400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Van der Does, A. J. W. (2002). </w:t>
      </w:r>
      <w:r w:rsidRPr="00BB1DE2">
        <w:rPr>
          <w:i/>
          <w:iCs/>
          <w:noProof/>
          <w:szCs w:val="24"/>
          <w:lang w:val="nl-BE"/>
        </w:rPr>
        <w:t xml:space="preserve">Handleiding bij de Nederlandse versie van beck depression inventory—second edition (BDI-II-NL). </w:t>
      </w:r>
      <w:r w:rsidRPr="002E3AE3">
        <w:rPr>
          <w:i/>
          <w:iCs/>
          <w:noProof/>
          <w:szCs w:val="24"/>
        </w:rPr>
        <w:t>[The Dutch version of the Beck depression inventory].</w:t>
      </w:r>
      <w:r w:rsidRPr="002E3AE3">
        <w:rPr>
          <w:noProof/>
          <w:szCs w:val="24"/>
        </w:rPr>
        <w:t xml:space="preserve"> Amsterdam: Harcourt.</w:t>
      </w:r>
    </w:p>
    <w:p w14:paraId="29129B8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Verguts, T., Vassena, E., &amp; Silvetti, M. (2015). Adaptive effort investment in cognitive and physical tasks: a neurocomputational model. </w:t>
      </w:r>
      <w:r w:rsidRPr="002E3AE3">
        <w:rPr>
          <w:i/>
          <w:iCs/>
          <w:noProof/>
          <w:szCs w:val="24"/>
        </w:rPr>
        <w:t>Frontiers in Behavioral Neuroscience</w:t>
      </w:r>
      <w:r w:rsidRPr="002E3AE3">
        <w:rPr>
          <w:noProof/>
          <w:szCs w:val="24"/>
        </w:rPr>
        <w:t xml:space="preserve">, </w:t>
      </w:r>
      <w:r w:rsidRPr="002E3AE3">
        <w:rPr>
          <w:i/>
          <w:iCs/>
          <w:noProof/>
          <w:szCs w:val="24"/>
        </w:rPr>
        <w:t>9</w:t>
      </w:r>
      <w:r w:rsidRPr="002E3AE3">
        <w:rPr>
          <w:noProof/>
          <w:szCs w:val="24"/>
        </w:rPr>
        <w:t>(March). https://doi.org/10.3389/fnbeh.2015.00057</w:t>
      </w:r>
    </w:p>
    <w:p w14:paraId="49E5DEE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Watanabe, S. (2010). Asymptotic Equivalence of Bayes Cross Validation and Widely Applicable Information Criterion in Singular Learning Theory, </w:t>
      </w:r>
      <w:r w:rsidRPr="002E3AE3">
        <w:rPr>
          <w:i/>
          <w:iCs/>
          <w:noProof/>
          <w:szCs w:val="24"/>
        </w:rPr>
        <w:t>11</w:t>
      </w:r>
      <w:r w:rsidRPr="002E3AE3">
        <w:rPr>
          <w:noProof/>
          <w:szCs w:val="24"/>
        </w:rPr>
        <w:t>, 3571–3594. Retrieved from http://arxiv.org/abs/1004.2316</w:t>
      </w:r>
    </w:p>
    <w:p w14:paraId="12A5926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Wickham, H. (2017). Tidyverse: Easily install and load ’tidyverse’ packages. R package version, 1(1).</w:t>
      </w:r>
    </w:p>
    <w:p w14:paraId="74EF03C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Wilke, C. O. (2016). cowplot: streamlined plot theme and plot annotations for ‘ggplot2.’ CRAN Repos.</w:t>
      </w:r>
    </w:p>
    <w:p w14:paraId="10712BF6" w14:textId="77777777" w:rsidR="002E3AE3" w:rsidRPr="002E3AE3" w:rsidRDefault="002E3AE3" w:rsidP="002E3AE3">
      <w:pPr>
        <w:widowControl w:val="0"/>
        <w:autoSpaceDE w:val="0"/>
        <w:autoSpaceDN w:val="0"/>
        <w:adjustRightInd w:val="0"/>
        <w:spacing w:after="0" w:line="480" w:lineRule="auto"/>
        <w:ind w:left="480" w:hanging="480"/>
        <w:rPr>
          <w:noProof/>
        </w:rPr>
      </w:pPr>
      <w:r w:rsidRPr="002E3AE3">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7"/>
      <w:headerReference w:type="first" r:id="rId38"/>
      <w:footerReference w:type="first" r:id="rId3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p05labo" w:date="2019-07-16T11:57:00Z" w:initials="p">
    <w:p w14:paraId="52BA8C31" w14:textId="56095DA9" w:rsidR="00EB186C" w:rsidRDefault="00EB186C">
      <w:pPr>
        <w:pStyle w:val="CommentText"/>
      </w:pPr>
      <w:r>
        <w:rPr>
          <w:rStyle w:val="CommentReference"/>
        </w:rPr>
        <w:annotationRef/>
      </w:r>
      <w:r w:rsidRPr="00C71C28">
        <w:rPr>
          <w:rFonts w:ascii="Arial" w:hAnsi="Arial" w:cs="Arial"/>
          <w:color w:val="222222"/>
          <w:shd w:val="clear" w:color="auto" w:fill="FFFFFF"/>
          <w:lang w:val="nl-BE"/>
        </w:rPr>
        <w:t xml:space="preserve">Pessoa, L., &amp; Engelmann, J. B. (2010). </w:t>
      </w:r>
      <w:r>
        <w:rPr>
          <w:rFonts w:ascii="Arial" w:hAnsi="Arial" w:cs="Arial"/>
          <w:color w:val="222222"/>
          <w:shd w:val="clear" w:color="auto" w:fill="FFFFFF"/>
        </w:rPr>
        <w:t>Embedding reward signals into perception and cognition. </w:t>
      </w:r>
      <w:r>
        <w:rPr>
          <w:rFonts w:ascii="Arial" w:hAnsi="Arial" w:cs="Arial"/>
          <w:i/>
          <w:iCs/>
          <w:color w:val="222222"/>
          <w:shd w:val="clear" w:color="auto" w:fill="FFFFFF"/>
        </w:rPr>
        <w:t>Frontiers in neuroscience</w:t>
      </w:r>
      <w:r>
        <w:rPr>
          <w:rFonts w:ascii="Arial" w:hAnsi="Arial" w:cs="Arial"/>
          <w:color w:val="222222"/>
          <w:shd w:val="clear" w:color="auto" w:fill="FFFFFF"/>
        </w:rPr>
        <w:t>, </w:t>
      </w:r>
      <w:r>
        <w:rPr>
          <w:rFonts w:ascii="Arial" w:hAnsi="Arial" w:cs="Arial"/>
          <w:i/>
          <w:iCs/>
          <w:color w:val="222222"/>
          <w:shd w:val="clear" w:color="auto" w:fill="FFFFFF"/>
        </w:rPr>
        <w:t>4</w:t>
      </w:r>
      <w:r>
        <w:rPr>
          <w:rFonts w:ascii="Arial" w:hAnsi="Arial" w:cs="Arial"/>
          <w:color w:val="222222"/>
          <w:shd w:val="clear" w:color="auto" w:fill="FFFFFF"/>
        </w:rPr>
        <w:t>, 17.</w:t>
      </w:r>
    </w:p>
  </w:comment>
  <w:comment w:id="1" w:author="pp05labo" w:date="2019-07-16T11:59:00Z" w:initials="p">
    <w:p w14:paraId="714F1F3E" w14:textId="6F0C6F0A" w:rsidR="00EB186C" w:rsidRDefault="00EB186C">
      <w:pPr>
        <w:pStyle w:val="CommentText"/>
      </w:pPr>
      <w:r>
        <w:rPr>
          <w:rStyle w:val="CommentReference"/>
        </w:rPr>
        <w:annotationRef/>
      </w:r>
      <w:r>
        <w:rPr>
          <w:rFonts w:ascii="Arial" w:hAnsi="Arial" w:cs="Arial"/>
          <w:color w:val="222222"/>
          <w:shd w:val="clear" w:color="auto" w:fill="FFFFFF"/>
        </w:rPr>
        <w:t>Krebs, R. M., Boehler, C. N., Roberts, K. C., Song, A. W., &amp; Woldorff, M. G. (2011). The involvement of the dopaminergic midbrain and cortico-striatal-thalamic circuits in the integration of reward prospect and attentional task demands. </w:t>
      </w:r>
      <w:r>
        <w:rPr>
          <w:rFonts w:ascii="Arial" w:hAnsi="Arial" w:cs="Arial"/>
          <w:i/>
          <w:iCs/>
          <w:color w:val="222222"/>
          <w:shd w:val="clear" w:color="auto" w:fill="FFFFFF"/>
        </w:rPr>
        <w:t>Cerebral cortex</w:t>
      </w:r>
      <w:r>
        <w:rPr>
          <w:rFonts w:ascii="Arial" w:hAnsi="Arial" w:cs="Arial"/>
          <w:color w:val="222222"/>
          <w:shd w:val="clear" w:color="auto" w:fill="FFFFFF"/>
        </w:rPr>
        <w:t>, </w:t>
      </w:r>
      <w:r>
        <w:rPr>
          <w:rFonts w:ascii="Arial" w:hAnsi="Arial" w:cs="Arial"/>
          <w:i/>
          <w:iCs/>
          <w:color w:val="222222"/>
          <w:shd w:val="clear" w:color="auto" w:fill="FFFFFF"/>
        </w:rPr>
        <w:t>22</w:t>
      </w:r>
      <w:r>
        <w:rPr>
          <w:rFonts w:ascii="Arial" w:hAnsi="Arial" w:cs="Arial"/>
          <w:color w:val="222222"/>
          <w:shd w:val="clear" w:color="auto" w:fill="FFFFFF"/>
        </w:rPr>
        <w:t>(3), 607-615.</w:t>
      </w:r>
    </w:p>
  </w:comment>
  <w:comment w:id="2" w:author="pp05labo" w:date="2019-07-16T12:02:00Z" w:initials="p">
    <w:p w14:paraId="25D99631" w14:textId="38D74173" w:rsidR="00EB186C" w:rsidRPr="00B44EE3" w:rsidRDefault="00EB186C">
      <w:pPr>
        <w:pStyle w:val="CommentText"/>
        <w:rPr>
          <w:lang w:val="nl-BE"/>
        </w:rPr>
      </w:pPr>
      <w:r>
        <w:rPr>
          <w:rStyle w:val="CommentReference"/>
        </w:rPr>
        <w:annotationRef/>
      </w:r>
      <w:r>
        <w:rPr>
          <w:rFonts w:ascii="Arial" w:hAnsi="Arial" w:cs="Arial"/>
          <w:color w:val="222222"/>
          <w:shd w:val="clear" w:color="auto" w:fill="FFFFFF"/>
        </w:rPr>
        <w:t>Schevernels, H., Krebs, R. M., Santens, P., Woldorff, M. G., &amp; Boehler, C. N. (2014). Task preparation processes related to reward prediction precede those related to task-difficulty expectation. </w:t>
      </w:r>
      <w:r w:rsidRPr="00B44EE3">
        <w:rPr>
          <w:rFonts w:ascii="Arial" w:hAnsi="Arial" w:cs="Arial"/>
          <w:i/>
          <w:iCs/>
          <w:color w:val="222222"/>
          <w:shd w:val="clear" w:color="auto" w:fill="FFFFFF"/>
          <w:lang w:val="nl-BE"/>
        </w:rPr>
        <w:t>NeuroImage</w:t>
      </w:r>
      <w:r w:rsidRPr="00B44EE3">
        <w:rPr>
          <w:rFonts w:ascii="Arial" w:hAnsi="Arial" w:cs="Arial"/>
          <w:color w:val="222222"/>
          <w:shd w:val="clear" w:color="auto" w:fill="FFFFFF"/>
          <w:lang w:val="nl-BE"/>
        </w:rPr>
        <w:t>, </w:t>
      </w:r>
      <w:r w:rsidRPr="00B44EE3">
        <w:rPr>
          <w:rFonts w:ascii="Arial" w:hAnsi="Arial" w:cs="Arial"/>
          <w:i/>
          <w:iCs/>
          <w:color w:val="222222"/>
          <w:shd w:val="clear" w:color="auto" w:fill="FFFFFF"/>
          <w:lang w:val="nl-BE"/>
        </w:rPr>
        <w:t>84</w:t>
      </w:r>
      <w:r w:rsidRPr="00B44EE3">
        <w:rPr>
          <w:rFonts w:ascii="Arial" w:hAnsi="Arial" w:cs="Arial"/>
          <w:color w:val="222222"/>
          <w:shd w:val="clear" w:color="auto" w:fill="FFFFFF"/>
          <w:lang w:val="nl-BE"/>
        </w:rPr>
        <w:t>, 639-647.</w:t>
      </w:r>
    </w:p>
  </w:comment>
  <w:comment w:id="3" w:author="pp05labo" w:date="2019-07-17T12:05:00Z" w:initials="p">
    <w:p w14:paraId="60545DE7" w14:textId="0192BB71" w:rsidR="00EB186C" w:rsidRDefault="00EB186C">
      <w:pPr>
        <w:pStyle w:val="CommentText"/>
      </w:pPr>
      <w:r>
        <w:rPr>
          <w:rStyle w:val="CommentReference"/>
        </w:rPr>
        <w:annotationRef/>
      </w:r>
      <w:r w:rsidRPr="00C175C9">
        <w:rPr>
          <w:rFonts w:ascii="Arial" w:hAnsi="Arial" w:cs="Arial"/>
          <w:color w:val="222222"/>
          <w:shd w:val="clear" w:color="auto" w:fill="FFFFFF"/>
          <w:lang w:val="nl-BE"/>
        </w:rPr>
        <w:t xml:space="preserve">van den Berg, B., Krebs, R. M., Lorist, M. M., &amp; Woldorff, M. G. (2014). </w:t>
      </w:r>
      <w:r>
        <w:rPr>
          <w:rFonts w:ascii="Arial" w:hAnsi="Arial" w:cs="Arial"/>
          <w:color w:val="222222"/>
          <w:shd w:val="clear" w:color="auto" w:fill="FFFFFF"/>
        </w:rPr>
        <w:t>Utilization of reward-prospect enhances preparatory attention and reduces stimulus conflict. </w:t>
      </w:r>
      <w:r>
        <w:rPr>
          <w:rFonts w:ascii="Arial" w:hAnsi="Arial" w:cs="Arial"/>
          <w:i/>
          <w:iCs/>
          <w:color w:val="222222"/>
          <w:shd w:val="clear" w:color="auto" w:fill="FFFFFF"/>
        </w:rPr>
        <w:t>Cognitive, Affective, &amp; Behavioral Neuroscience</w:t>
      </w:r>
      <w:r>
        <w:rPr>
          <w:rFonts w:ascii="Arial" w:hAnsi="Arial" w:cs="Arial"/>
          <w:color w:val="222222"/>
          <w:shd w:val="clear" w:color="auto" w:fill="FFFFFF"/>
        </w:rPr>
        <w:t>, </w:t>
      </w:r>
      <w:r>
        <w:rPr>
          <w:rFonts w:ascii="Arial" w:hAnsi="Arial" w:cs="Arial"/>
          <w:i/>
          <w:iCs/>
          <w:color w:val="222222"/>
          <w:shd w:val="clear" w:color="auto" w:fill="FFFFFF"/>
        </w:rPr>
        <w:t>14</w:t>
      </w:r>
      <w:r>
        <w:rPr>
          <w:rFonts w:ascii="Arial" w:hAnsi="Arial" w:cs="Arial"/>
          <w:color w:val="222222"/>
          <w:shd w:val="clear" w:color="auto" w:fill="FFFFFF"/>
        </w:rPr>
        <w:t>(2), 561-577.</w:t>
      </w:r>
    </w:p>
  </w:comment>
  <w:comment w:id="4" w:author="pp05labo" w:date="2019-07-16T14:50:00Z" w:initials="p">
    <w:p w14:paraId="7D8E2BEE" w14:textId="77777777" w:rsidR="00EB186C" w:rsidRDefault="00EB186C" w:rsidP="00441BA8">
      <w:pPr>
        <w:pStyle w:val="CommentText"/>
      </w:pPr>
      <w:r>
        <w:rPr>
          <w:rStyle w:val="CommentReference"/>
        </w:rPr>
        <w:annotationRef/>
      </w:r>
      <w:r>
        <w:t xml:space="preserve">For discussion: they also have cues, very similar to us. But they have mini-blocks. It could be that suppression is useful when you have mini blocks, but not when the attended category can change trial-to-trial. Also, they don’t have the extinction phase. </w:t>
      </w:r>
    </w:p>
  </w:comment>
  <w:comment w:id="5" w:author="Ivan Grahek" w:date="2019-05-03T15:58:00Z" w:initials="IG">
    <w:p w14:paraId="0BA42910" w14:textId="62846AD7" w:rsidR="00EB186C" w:rsidRDefault="00EB186C">
      <w:pPr>
        <w:pStyle w:val="CommentText"/>
      </w:pPr>
      <w:r>
        <w:rPr>
          <w:rStyle w:val="CommentReference"/>
        </w:rPr>
        <w:annotationRef/>
      </w:r>
      <w:r>
        <w:t xml:space="preserve">@Antonio: do you think that there’s merit in keeping the graph B? </w:t>
      </w:r>
    </w:p>
  </w:comment>
  <w:comment w:id="6" w:author="Ivan Grahek" w:date="2019-01-29T11:47:00Z" w:initials="IG">
    <w:p w14:paraId="5552F5BF" w14:textId="77777777" w:rsidR="00EB186C" w:rsidRDefault="00EB186C" w:rsidP="002749F6">
      <w:pPr>
        <w:pStyle w:val="CommentText"/>
      </w:pPr>
      <w:r>
        <w:rPr>
          <w:rStyle w:val="CommentReference"/>
        </w:rPr>
        <w:annotationRef/>
      </w:r>
      <w:r>
        <w:t>Add a part on pre-processing the behavior and include how the hit rates and false alarms were calculated.</w:t>
      </w:r>
    </w:p>
  </w:comment>
  <w:comment w:id="7" w:author="Ivan Grahek" w:date="2019-05-03T11:04:00Z" w:initials="IG">
    <w:p w14:paraId="13627C7F" w14:textId="4A2233BC" w:rsidR="00EB186C" w:rsidRDefault="00EB186C">
      <w:pPr>
        <w:pStyle w:val="CommentText"/>
      </w:pPr>
      <w:r>
        <w:rPr>
          <w:rStyle w:val="CommentReference"/>
        </w:rPr>
        <w:annotationRef/>
      </w:r>
      <w:r>
        <w:t>Change now that we are doing single trials</w:t>
      </w:r>
    </w:p>
  </w:comment>
  <w:comment w:id="8" w:author="Ivan Grahek" w:date="2019-05-02T16:33:00Z" w:initials="IG">
    <w:p w14:paraId="1D5920D4" w14:textId="39509E5F" w:rsidR="00EB186C" w:rsidRDefault="00EB186C">
      <w:pPr>
        <w:pStyle w:val="CommentText"/>
      </w:pPr>
      <w:r>
        <w:rPr>
          <w:rStyle w:val="CommentReference"/>
        </w:rPr>
        <w:annotationRef/>
      </w:r>
      <w:r>
        <w:t>Do we still need this?</w:t>
      </w:r>
    </w:p>
  </w:comment>
  <w:comment w:id="9" w:author="Ivan Grahek" w:date="2019-05-02T16:33:00Z" w:initials="IG">
    <w:p w14:paraId="46D87FA9" w14:textId="39A28A9E" w:rsidR="00EB186C" w:rsidRDefault="00EB186C">
      <w:pPr>
        <w:pStyle w:val="CommentText"/>
      </w:pPr>
      <w:r>
        <w:rPr>
          <w:rStyle w:val="CommentReference"/>
        </w:rPr>
        <w:annotationRef/>
      </w:r>
      <w:r>
        <w:t>Change to the average reference</w:t>
      </w:r>
    </w:p>
  </w:comment>
  <w:comment w:id="10" w:author="Ivan Grahek" w:date="2019-03-15T10:17:00Z" w:initials="IG">
    <w:p w14:paraId="2AD44FAB" w14:textId="191B777B" w:rsidR="00EB186C" w:rsidRDefault="00EB186C">
      <w:pPr>
        <w:pStyle w:val="CommentText"/>
      </w:pPr>
      <w:r>
        <w:rPr>
          <w:rStyle w:val="CommentReference"/>
        </w:rPr>
        <w:annotationRef/>
      </w:r>
      <w:r>
        <w:t>Change if we go for the baseline normalization</w:t>
      </w:r>
    </w:p>
  </w:comment>
  <w:comment w:id="11" w:author="Ivan Grahek" w:date="2019-05-03T17:27:00Z" w:initials="IG">
    <w:p w14:paraId="1DE830FD" w14:textId="2FA108A0" w:rsidR="00EB186C" w:rsidRDefault="00EB186C">
      <w:pPr>
        <w:pStyle w:val="CommentText"/>
      </w:pPr>
      <w:r>
        <w:rPr>
          <w:rStyle w:val="CommentReference"/>
        </w:rPr>
        <w:annotationRef/>
      </w:r>
      <w:r>
        <w:t>Edit with the final number</w:t>
      </w:r>
    </w:p>
  </w:comment>
  <w:comment w:id="12" w:author="Ivan Grahek" w:date="2019-02-09T14:04:00Z" w:initials="IG">
    <w:p w14:paraId="7EE80669" w14:textId="6B7A0B0E" w:rsidR="00EB186C" w:rsidRDefault="00EB186C">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13" w:author="Ivan Grahek" w:date="2019-02-09T14:10:00Z" w:initials="IG">
    <w:p w14:paraId="08DA60F3" w14:textId="6E3A3C95" w:rsidR="00EB186C" w:rsidRDefault="00EB186C">
      <w:pPr>
        <w:pStyle w:val="CommentText"/>
      </w:pPr>
      <w:r>
        <w:rPr>
          <w:rStyle w:val="CommentReference"/>
        </w:rPr>
        <w:annotationRef/>
      </w:r>
      <w:r>
        <w:t xml:space="preserve">This table could be merged with Table 3 or moved to the supplementary materials. </w:t>
      </w:r>
    </w:p>
  </w:comment>
  <w:comment w:id="14" w:author="Ivan Grahek" w:date="2019-02-09T14:08:00Z" w:initials="IG">
    <w:p w14:paraId="00A9CCF1" w14:textId="7E21FF27" w:rsidR="00EB186C" w:rsidRDefault="00EB186C">
      <w:pPr>
        <w:pStyle w:val="CommentText"/>
      </w:pPr>
      <w:r>
        <w:rPr>
          <w:rStyle w:val="CommentReference"/>
        </w:rPr>
        <w:annotationRef/>
      </w:r>
      <w:r>
        <w:t xml:space="preserve">The font in all of the graphs will be increased. </w:t>
      </w:r>
    </w:p>
  </w:comment>
  <w:comment w:id="15" w:author="Ivan Grahek" w:date="2019-03-15T10:32:00Z" w:initials="IG">
    <w:p w14:paraId="1A78F42E" w14:textId="20DAED21" w:rsidR="00EB186C" w:rsidRDefault="00EB186C">
      <w:pPr>
        <w:pStyle w:val="CommentText"/>
      </w:pPr>
      <w:r>
        <w:rPr>
          <w:rStyle w:val="CommentReference"/>
        </w:rPr>
        <w:annotationRef/>
      </w:r>
      <w:r>
        <w:t>Antonio: As a rule of thumb for the description of our results, we could look at the ER and be a bit more confident if ER &gt; 10. Anything between 3 and 10 could be “indicative of” or “suggesting” a difference, whereas 1 &lt; ER &lt; 3 indicates no reliable difference. What do you think? If you agree, we should write it somewhere in the methods.</w:t>
      </w:r>
    </w:p>
  </w:comment>
  <w:comment w:id="17" w:author="Gilles Pourtois" w:date="2019-02-12T14:28:00Z" w:initials="GP">
    <w:p w14:paraId="7A6947E0" w14:textId="5A1AD815" w:rsidR="00EB186C" w:rsidRDefault="00EB186C">
      <w:pPr>
        <w:pStyle w:val="CommentText"/>
      </w:pPr>
      <w:r>
        <w:rPr>
          <w:rStyle w:val="CommentReference"/>
        </w:rPr>
        <w:annotationRef/>
      </w:r>
      <w:r>
        <w:t>Indeed, but then one can wonder about false alarms, right? And hence d primes or a better (more sensitive) behavioral measure maybe than the hit rate only.</w:t>
      </w:r>
    </w:p>
  </w:comment>
  <w:comment w:id="18" w:author="Gilles Pourtois" w:date="2019-02-12T14:30:00Z" w:initials="GP">
    <w:p w14:paraId="37CDA2BC" w14:textId="52EFB07E" w:rsidR="00EB186C" w:rsidRDefault="00EB186C">
      <w:pPr>
        <w:pStyle w:val="CommentText"/>
      </w:pPr>
      <w:r>
        <w:rPr>
          <w:rStyle w:val="CommentReference"/>
        </w:rPr>
        <w:annotationRef/>
      </w:r>
      <w:r>
        <w:t>Weird this, right? Isn’t the case that participants should improve more for high-rewarded color?</w:t>
      </w:r>
    </w:p>
  </w:comment>
  <w:comment w:id="19" w:author="Ivan Grahek" w:date="2019-03-15T10:35:00Z" w:initials="IG">
    <w:p w14:paraId="58705832" w14:textId="3E41E23E" w:rsidR="00EB186C" w:rsidRDefault="00EB186C">
      <w:pPr>
        <w:pStyle w:val="CommentText"/>
      </w:pPr>
      <w:r>
        <w:rPr>
          <w:rStyle w:val="CommentReference"/>
        </w:rPr>
        <w:annotationRef/>
      </w:r>
      <w:r>
        <w:t>Antonio: I wouldn’t over-interpret this finding, the ER is not very high (8.43).</w:t>
      </w:r>
    </w:p>
  </w:comment>
  <w:comment w:id="20" w:author="Gilles Pourtois" w:date="2019-02-12T14:31:00Z" w:initials="GP">
    <w:p w14:paraId="3BE8451B" w14:textId="5536837A" w:rsidR="00EB186C" w:rsidRDefault="00EB186C">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21" w:author="Ivan Grahek" w:date="2019-03-15T10:36:00Z" w:initials="IG">
    <w:p w14:paraId="147D1BAD" w14:textId="0C537C15" w:rsidR="00EB186C" w:rsidRDefault="00EB186C">
      <w:pPr>
        <w:pStyle w:val="CommentText"/>
      </w:pPr>
      <w:r>
        <w:rPr>
          <w:rStyle w:val="CommentReference"/>
        </w:rPr>
        <w:annotationRef/>
      </w:r>
      <w:r>
        <w:t>Antonio: Again, I wouldn’t over-interpret this finding (</w:t>
      </w:r>
      <w:r w:rsidRPr="00F57403">
        <w:t>ER = 7.20</w:t>
      </w:r>
      <w:r>
        <w:t>).</w:t>
      </w:r>
    </w:p>
  </w:comment>
  <w:comment w:id="22" w:author="Ivan Grahek" w:date="2019-05-03T15:41:00Z" w:initials="IG">
    <w:p w14:paraId="1DB20E5C" w14:textId="270F5B4C" w:rsidR="00EB186C" w:rsidRDefault="00EB186C">
      <w:pPr>
        <w:pStyle w:val="CommentText"/>
      </w:pPr>
      <w:r>
        <w:rPr>
          <w:rStyle w:val="CommentReference"/>
        </w:rPr>
        <w:annotationRef/>
      </w:r>
      <w:r>
        <w:t xml:space="preserve">@Antonio these look amazing!!! Very well done </w:t>
      </w:r>
      <w:r>
        <w:sym w:font="Wingdings" w:char="F04A"/>
      </w:r>
    </w:p>
    <w:p w14:paraId="6EE4BF18" w14:textId="20930A2A" w:rsidR="00EB186C" w:rsidRDefault="00EB186C">
      <w:pPr>
        <w:pStyle w:val="CommentText"/>
      </w:pPr>
    </w:p>
    <w:p w14:paraId="43F9B7A9" w14:textId="7D26BC07" w:rsidR="00EB186C" w:rsidRDefault="00EB186C">
      <w:pPr>
        <w:pStyle w:val="CommentText"/>
      </w:pPr>
      <w:r>
        <w:t>Could you do a caption for these?</w:t>
      </w:r>
    </w:p>
    <w:p w14:paraId="2806F354" w14:textId="5E3261C4" w:rsidR="00EB186C" w:rsidRDefault="00EB186C">
      <w:pPr>
        <w:pStyle w:val="CommentText"/>
      </w:pPr>
    </w:p>
    <w:p w14:paraId="15E08E98" w14:textId="74AB2900" w:rsidR="00EB186C" w:rsidRDefault="00EB186C">
      <w:pPr>
        <w:pStyle w:val="CommentText"/>
      </w:pPr>
      <w:r>
        <w:t>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6550DC0F" w14:textId="4DD1A314" w:rsidR="00EB186C" w:rsidRDefault="00EB186C">
      <w:pPr>
        <w:pStyle w:val="CommentText"/>
      </w:pPr>
    </w:p>
    <w:p w14:paraId="7E6A21A2" w14:textId="376BC168" w:rsidR="00EB186C" w:rsidRDefault="00EB186C">
      <w:pPr>
        <w:pStyle w:val="CommentText"/>
      </w:pPr>
      <w:r>
        <w:t>Finally, there is a figure 2 in the folder with the raw values. Was your idea to include it there as well?</w:t>
      </w:r>
    </w:p>
  </w:comment>
  <w:comment w:id="24" w:author="Gilles Pourtois" w:date="2019-02-12T14:37:00Z" w:initials="GP">
    <w:p w14:paraId="642D1D86" w14:textId="0FF957A4" w:rsidR="00EB186C" w:rsidRDefault="00EB186C">
      <w:pPr>
        <w:pStyle w:val="CommentText"/>
      </w:pPr>
      <w:r>
        <w:rPr>
          <w:rStyle w:val="CommentReference"/>
        </w:rPr>
        <w:annotationRef/>
      </w:r>
      <w:r>
        <w:t xml:space="preserve">I don’t think so…you task measures competition between two stimuli that have variable reward values (high and low). In comparison, value-based attention capture is when goal and reward clash, and you see that despite the target (goal), the “unrelated”/distractor reward stimulus grabs attention. I don’t see how your experiment provides a conceptual replication of value based attention capture? </w:t>
      </w:r>
    </w:p>
  </w:comment>
  <w:comment w:id="25" w:author="Gilles Pourtois" w:date="2019-02-12T14:40:00Z" w:initials="GP">
    <w:p w14:paraId="5EF914C4" w14:textId="31FEC6D6" w:rsidR="00EB186C" w:rsidRDefault="00EB186C">
      <w:pPr>
        <w:pStyle w:val="CommentText"/>
      </w:pPr>
      <w:r>
        <w:rPr>
          <w:rStyle w:val="CommentReference"/>
        </w:rPr>
        <w:annotationRef/>
      </w:r>
      <w:r>
        <w:t>I don’t think it is a replication here: here you focus on feature-based attention, and competition between two stimuli both having some value.</w:t>
      </w:r>
    </w:p>
  </w:comment>
  <w:comment w:id="26" w:author="Gilles Pourtois" w:date="2019-02-12T14:40:00Z" w:initials="GP">
    <w:p w14:paraId="6FFED0A0" w14:textId="6556C1AB" w:rsidR="00EB186C" w:rsidRDefault="00EB186C">
      <w:pPr>
        <w:pStyle w:val="CommentText"/>
      </w:pPr>
      <w:r>
        <w:rPr>
          <w:rStyle w:val="CommentReference"/>
        </w:rPr>
        <w:annotationRef/>
      </w:r>
      <w:r>
        <w:t>Unclear to me if you can draw this conclusion.</w:t>
      </w:r>
    </w:p>
  </w:comment>
  <w:comment w:id="32" w:author="Gilles Pourtois" w:date="2019-02-12T14:42:00Z" w:initials="GP">
    <w:p w14:paraId="686F6E8B" w14:textId="5E2FCD5D" w:rsidR="00EB186C" w:rsidRDefault="00EB186C">
      <w:pPr>
        <w:pStyle w:val="CommentText"/>
      </w:pPr>
      <w:r>
        <w:rPr>
          <w:rStyle w:val="CommentReference"/>
        </w:rPr>
        <w:annotationRef/>
      </w:r>
      <w:r>
        <w:t>See my comment in intro: I don’t think this experiment here says anything about CC; well about attention, selection and value. I would rather avoid explanation in terms of CC and focus on attention (Desimone &amp; Duncan is probably the best model here, given the competition)</w:t>
      </w:r>
    </w:p>
  </w:comment>
  <w:comment w:id="33" w:author="Gilles Pourtois" w:date="2019-02-12T14:44:00Z" w:initials="GP">
    <w:p w14:paraId="1248484F" w14:textId="77777777" w:rsidR="00EB186C" w:rsidRDefault="00EB186C">
      <w:pPr>
        <w:pStyle w:val="CommentText"/>
      </w:pPr>
      <w:r>
        <w:rPr>
          <w:rStyle w:val="CommentReference"/>
        </w:rPr>
        <w:annotationRef/>
      </w:r>
      <w:r>
        <w:t xml:space="preserve">If something is difficult but you attend to it, you should see a boost in its processing. This is a classical finding: attention increases resolution and processing (see M. Carrasco). So to me, assuming that task difficulty is the factor that precludes seeing a change for high reward stimulus, is a bit hard to hold. </w:t>
      </w:r>
    </w:p>
    <w:p w14:paraId="08FD95C1" w14:textId="77777777" w:rsidR="00EB186C" w:rsidRDefault="00EB186C">
      <w:pPr>
        <w:pStyle w:val="CommentText"/>
      </w:pPr>
    </w:p>
    <w:p w14:paraId="3D982E49" w14:textId="24A8C315" w:rsidR="00EB186C" w:rsidRDefault="00EB186C">
      <w:pPr>
        <w:pStyle w:val="CommentText"/>
      </w:pPr>
      <w:r>
        <w:t>Isn’t possible that your effect of attention, which is very strong, could “mask” the (weaker) effect of reward/value? So presumably, the attended/unattended manipulation had a stronger impact than the high/low reward one. But this explanation does not provide a good/satisfactory one to explain the change you see for low reward.</w:t>
      </w:r>
    </w:p>
    <w:p w14:paraId="358EED60" w14:textId="626E8AA8" w:rsidR="00EB186C" w:rsidRDefault="00EB186C">
      <w:pPr>
        <w:pStyle w:val="CommentText"/>
      </w:pPr>
    </w:p>
    <w:p w14:paraId="619D75CE" w14:textId="163469B5" w:rsidR="00EB186C" w:rsidRDefault="00EB186C">
      <w:pPr>
        <w:pStyle w:val="CommentText"/>
      </w:pPr>
      <w:r>
        <w:t xml:space="preserve">I think your EEG data show that when competition occurs between 2 features and it is challenging indeed, this competition is mostly resolved though a “suppression” of the low value stimulus. To me, you don’t need to worry too much here about lack of increase for high reward (the goal of the study was to test whether you could find increase for high reward, decrease for low or both, right?)…instead you should say here that in this experiment, you have found evidence for suppression/reduction of low reward (without worrying about excessive task difficulty that would mask this effect), which is probably the way your visual system deals with this competition. I’m not aware of any existing study that already reported a selective suppression (in the absence of increase), but that’s how it is here looks like and what needs to be conveyed. </w:t>
      </w:r>
    </w:p>
  </w:comment>
  <w:comment w:id="38" w:author="Gilles Pourtois" w:date="2019-02-12T14:47:00Z" w:initials="GP">
    <w:p w14:paraId="30E868A1" w14:textId="4E3EDDCA" w:rsidR="00EB186C" w:rsidRDefault="00EB186C">
      <w:pPr>
        <w:pStyle w:val="CommentText"/>
      </w:pPr>
      <w:r>
        <w:rPr>
          <w:rStyle w:val="CommentReference"/>
        </w:rPr>
        <w:annotationRef/>
      </w:r>
      <w:r>
        <w:t xml:space="preserve">I think it is implausible…and cannot also explain why then you found an effect/change for the low reward stimulus across phases. </w:t>
      </w:r>
    </w:p>
  </w:comment>
  <w:comment w:id="39" w:author="Gilles Pourtois" w:date="2019-02-12T15:02:00Z" w:initials="GP">
    <w:p w14:paraId="73D63071" w14:textId="42B664BD" w:rsidR="00EB186C" w:rsidRDefault="00EB186C">
      <w:pPr>
        <w:pStyle w:val="CommentText"/>
      </w:pPr>
      <w:r>
        <w:rPr>
          <w:rStyle w:val="CommentReference"/>
        </w:rPr>
        <w:annotationRef/>
      </w:r>
      <w:r>
        <w:t>Not sure about the accuracy of this</w:t>
      </w:r>
    </w:p>
  </w:comment>
  <w:comment w:id="40" w:author="Gilles Pourtois" w:date="2019-02-12T15:02:00Z" w:initials="GP">
    <w:p w14:paraId="200EEA2D" w14:textId="59935F08" w:rsidR="00EB186C" w:rsidRDefault="00EB186C">
      <w:pPr>
        <w:pStyle w:val="CommentText"/>
      </w:pPr>
      <w:r>
        <w:rPr>
          <w:rStyle w:val="CommentReference"/>
        </w:rPr>
        <w:annotationRef/>
      </w:r>
      <w:r>
        <w:t>Not true this. Value-based attention capture is never explored for competition between different “valued” stimuli (low vs. high), like you have done here. It is always a competition between target (without any value) and a reward or punishment-related stimulus used primarily as distractor. So it appears hard to dismiss value-based capture and favor CC account, which makes no/little sense here. Where and how do you measure CC with this task?</w:t>
      </w:r>
    </w:p>
  </w:comment>
  <w:comment w:id="41" w:author="Gilles Pourtois" w:date="2019-02-12T15:05:00Z" w:initials="GP">
    <w:p w14:paraId="33CFA73D" w14:textId="0976DB69" w:rsidR="00EB186C" w:rsidRDefault="00EB186C">
      <w:pPr>
        <w:pStyle w:val="CommentText"/>
      </w:pPr>
      <w:r>
        <w:rPr>
          <w:rStyle w:val="CommentReference"/>
        </w:rPr>
        <w:annotationRef/>
      </w:r>
      <w:r>
        <w:t xml:space="preserve">What you should stress here is the suppression of low reward, probably to deal with the competition. Looks like this is how your visual cortex solves this competition. The two stimuli are important and they compete for selection; a “control” mechanism downplays the processing of the low-reward one.  </w:t>
      </w:r>
    </w:p>
  </w:comment>
  <w:comment w:id="42" w:author="Gilles Pourtois" w:date="2019-02-12T15:07:00Z" w:initials="GP">
    <w:p w14:paraId="509D5469" w14:textId="2C771A37" w:rsidR="00EB186C" w:rsidRDefault="00EB186C">
      <w:pPr>
        <w:pStyle w:val="CommentText"/>
      </w:pPr>
      <w:r>
        <w:rPr>
          <w:rStyle w:val="CommentReference"/>
        </w:rPr>
        <w:annotationRef/>
      </w:r>
      <w:r>
        <w:t>Unsure about this again. What you measure here is competition between 2 value-based stimuli, not between goal and value.</w:t>
      </w:r>
    </w:p>
  </w:comment>
  <w:comment w:id="43" w:author="Gilles Pourtois" w:date="2019-02-12T15:08:00Z" w:initials="GP">
    <w:p w14:paraId="3395808D" w14:textId="34EB6B37" w:rsidR="00EB186C" w:rsidRDefault="00EB186C">
      <w:pPr>
        <w:pStyle w:val="CommentText"/>
      </w:pPr>
      <w:r>
        <w:rPr>
          <w:rStyle w:val="CommentReference"/>
        </w:rPr>
        <w:annotationRef/>
      </w:r>
      <w:r>
        <w:t>At the behavioral level you see slower RTs for low reward than high reward. Why could that not result from the suppression effect at the neurophysiological/SSVEP level? In other words, are you really sure EEG and behavior show different effects?</w:t>
      </w:r>
    </w:p>
  </w:comment>
  <w:comment w:id="44" w:author="Gilles Pourtois" w:date="2019-02-12T15:10:00Z" w:initials="GP">
    <w:p w14:paraId="3307E5A0" w14:textId="388B2E15" w:rsidR="00EB186C" w:rsidRDefault="00EB186C">
      <w:pPr>
        <w:pStyle w:val="CommentText"/>
      </w:pPr>
      <w:r>
        <w:rPr>
          <w:rStyle w:val="CommentReference"/>
        </w:rPr>
        <w:annotationRef/>
      </w:r>
      <w:r>
        <w:t xml:space="preserve">Unclear to me which result of your study shows this? </w:t>
      </w:r>
    </w:p>
  </w:comment>
  <w:comment w:id="45" w:author="Gilles Pourtois" w:date="2019-02-12T15:10:00Z" w:initials="GP">
    <w:p w14:paraId="3439B156" w14:textId="59095BD5" w:rsidR="00EB186C" w:rsidRDefault="00EB186C">
      <w:pPr>
        <w:pStyle w:val="CommentText"/>
      </w:pPr>
      <w:r>
        <w:rPr>
          <w:rStyle w:val="CommentReference"/>
        </w:rPr>
        <w:annotationRef/>
      </w:r>
      <w:r>
        <w:t xml:space="preserve">In value-based attention capture, participants have always a specific goal active on each and every trial = find the target in the array/display, and ignore the distractor (if any). So you design is not better or controlling this better I think. </w:t>
      </w:r>
    </w:p>
  </w:comment>
  <w:comment w:id="46" w:author="Gilles Pourtois" w:date="2019-02-12T15:11:00Z" w:initials="GP">
    <w:p w14:paraId="73C043A4" w14:textId="30A7E057" w:rsidR="00EB186C" w:rsidRDefault="00EB186C">
      <w:pPr>
        <w:pStyle w:val="CommentText"/>
      </w:pPr>
      <w:r>
        <w:rPr>
          <w:rStyle w:val="CommentReference"/>
        </w:rPr>
        <w:annotationRef/>
      </w:r>
      <w:r>
        <w:t>I would kindly disagree and Theeuwes and Anderson too probably ;-) You cannot compare peers and apples. The difference between your design and the classical value-based capture ought to be better presented in order to better appraise the novelty of your results and this without challenging value-based attention capture preferably.</w:t>
      </w:r>
    </w:p>
  </w:comment>
  <w:comment w:id="47" w:author="Gilles Pourtois" w:date="2019-02-12T15:13:00Z" w:initials="GP">
    <w:p w14:paraId="29DCCCB8" w14:textId="540C3E26" w:rsidR="00EB186C" w:rsidRDefault="00EB186C">
      <w:pPr>
        <w:pStyle w:val="CommentText"/>
      </w:pPr>
      <w:r>
        <w:rPr>
          <w:rStyle w:val="CommentReference"/>
        </w:rPr>
        <w:annotationRef/>
      </w:r>
      <w:r>
        <w:t>Unclear to me this</w:t>
      </w:r>
    </w:p>
  </w:comment>
  <w:comment w:id="48" w:author="Ivan Grahek" w:date="2019-02-09T14:15:00Z" w:initials="IG">
    <w:p w14:paraId="0ECD07BE" w14:textId="00E18607" w:rsidR="00EB186C" w:rsidRDefault="00EB186C">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BA8C31" w15:done="0"/>
  <w15:commentEx w15:paraId="714F1F3E" w15:done="0"/>
  <w15:commentEx w15:paraId="25D99631" w15:done="0"/>
  <w15:commentEx w15:paraId="60545DE7" w15:done="0"/>
  <w15:commentEx w15:paraId="7D8E2BEE" w15:done="0"/>
  <w15:commentEx w15:paraId="0BA42910" w15:done="0"/>
  <w15:commentEx w15:paraId="5552F5BF" w15:done="0"/>
  <w15:commentEx w15:paraId="13627C7F" w15:done="0"/>
  <w15:commentEx w15:paraId="1D5920D4" w15:done="0"/>
  <w15:commentEx w15:paraId="46D87FA9" w15:done="0"/>
  <w15:commentEx w15:paraId="2AD44FAB" w15:done="0"/>
  <w15:commentEx w15:paraId="1DE830FD" w15:done="0"/>
  <w15:commentEx w15:paraId="7EE80669" w15:done="0"/>
  <w15:commentEx w15:paraId="08DA60F3" w15:done="0"/>
  <w15:commentEx w15:paraId="00A9CCF1" w15:done="0"/>
  <w15:commentEx w15:paraId="1A78F42E" w15:done="0"/>
  <w15:commentEx w15:paraId="7A6947E0" w15:done="0"/>
  <w15:commentEx w15:paraId="37CDA2BC" w15:done="0"/>
  <w15:commentEx w15:paraId="58705832" w15:paraIdParent="37CDA2BC" w15:done="0"/>
  <w15:commentEx w15:paraId="3BE8451B" w15:done="0"/>
  <w15:commentEx w15:paraId="147D1BAD" w15:paraIdParent="3BE8451B" w15:done="0"/>
  <w15:commentEx w15:paraId="7E6A21A2" w15:done="0"/>
  <w15:commentEx w15:paraId="642D1D86" w15:done="0"/>
  <w15:commentEx w15:paraId="5EF914C4" w15:done="0"/>
  <w15:commentEx w15:paraId="6FFED0A0" w15:done="0"/>
  <w15:commentEx w15:paraId="686F6E8B" w15:done="0"/>
  <w15:commentEx w15:paraId="619D75CE" w15:done="0"/>
  <w15:commentEx w15:paraId="30E868A1" w15:done="0"/>
  <w15:commentEx w15:paraId="73D63071" w15:done="0"/>
  <w15:commentEx w15:paraId="200EEA2D" w15:done="0"/>
  <w15:commentEx w15:paraId="33CFA73D" w15:done="0"/>
  <w15:commentEx w15:paraId="509D5469" w15:done="0"/>
  <w15:commentEx w15:paraId="3395808D" w15:done="0"/>
  <w15:commentEx w15:paraId="3307E5A0" w15:done="0"/>
  <w15:commentEx w15:paraId="3439B156" w15:done="0"/>
  <w15:commentEx w15:paraId="73C043A4" w15:done="0"/>
  <w15:commentEx w15:paraId="29DCCCB8" w15:done="0"/>
  <w15:commentEx w15:paraId="0ECD07B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8F08BA" w14:textId="77777777" w:rsidR="00D64A15" w:rsidRDefault="00D64A15" w:rsidP="00AD5698">
      <w:pPr>
        <w:spacing w:after="0" w:line="240" w:lineRule="auto"/>
      </w:pPr>
      <w:r>
        <w:separator/>
      </w:r>
    </w:p>
  </w:endnote>
  <w:endnote w:type="continuationSeparator" w:id="0">
    <w:p w14:paraId="0CD32186" w14:textId="77777777" w:rsidR="00D64A15" w:rsidRDefault="00D64A15"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EB186C" w:rsidRDefault="00EB186C"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EB186C" w:rsidRDefault="00EB186C"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B64799" w14:textId="77777777" w:rsidR="00D64A15" w:rsidRDefault="00D64A15" w:rsidP="00AD5698">
      <w:pPr>
        <w:spacing w:after="0" w:line="240" w:lineRule="auto"/>
      </w:pPr>
      <w:r>
        <w:separator/>
      </w:r>
    </w:p>
  </w:footnote>
  <w:footnote w:type="continuationSeparator" w:id="0">
    <w:p w14:paraId="6A3D6A42" w14:textId="77777777" w:rsidR="00D64A15" w:rsidRDefault="00D64A15"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24C394AB" w:rsidR="00EB186C" w:rsidRDefault="00EB186C">
    <w:pPr>
      <w:pStyle w:val="Header"/>
    </w:pPr>
    <w:r>
      <w:rPr>
        <w:szCs w:val="24"/>
      </w:rPr>
      <w:t>ATTENTIONAL CONTROL AND REWARD</w:t>
    </w:r>
    <w:sdt>
      <w:sdtPr>
        <w:id w:val="-1319488693"/>
        <w:docPartObj>
          <w:docPartGallery w:val="Page Numbers (Top of Page)"/>
          <w:docPartUnique/>
        </w:docPartObj>
      </w:sdtPr>
      <w:sdtEndPr>
        <w:rPr>
          <w:noProof/>
        </w:rPr>
      </w:sdtEndPr>
      <w:sdtContent>
        <w:r>
          <w:tab/>
        </w:r>
        <w:r>
          <w:tab/>
        </w:r>
        <w:r w:rsidRPr="00271CF9">
          <w:rPr>
            <w:szCs w:val="24"/>
          </w:rPr>
          <w:fldChar w:fldCharType="begin"/>
        </w:r>
        <w:r w:rsidRPr="00271CF9">
          <w:rPr>
            <w:szCs w:val="24"/>
          </w:rPr>
          <w:instrText xml:space="preserve"> PAGE   \* MERGEFORMAT </w:instrText>
        </w:r>
        <w:r w:rsidRPr="00271CF9">
          <w:rPr>
            <w:szCs w:val="24"/>
          </w:rPr>
          <w:fldChar w:fldCharType="separate"/>
        </w:r>
        <w:r w:rsidR="002D3F09">
          <w:rPr>
            <w:noProof/>
            <w:szCs w:val="24"/>
          </w:rPr>
          <w:t>4</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31497425" w:rsidR="00EB186C" w:rsidRDefault="00EB186C" w:rsidP="0050297E">
    <w:pPr>
      <w:pStyle w:val="Header"/>
      <w:ind w:left="360"/>
    </w:pPr>
    <w:r>
      <w:rPr>
        <w:szCs w:val="24"/>
      </w:rPr>
      <w:t xml:space="preserve">Running head: ATTENTIONAL CONTROL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0"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41"/>
  </w:num>
  <w:num w:numId="3">
    <w:abstractNumId w:val="20"/>
  </w:num>
  <w:num w:numId="4">
    <w:abstractNumId w:val="43"/>
  </w:num>
  <w:num w:numId="5">
    <w:abstractNumId w:val="17"/>
  </w:num>
  <w:num w:numId="6">
    <w:abstractNumId w:val="18"/>
  </w:num>
  <w:num w:numId="7">
    <w:abstractNumId w:val="10"/>
  </w:num>
  <w:num w:numId="8">
    <w:abstractNumId w:val="38"/>
  </w:num>
  <w:num w:numId="9">
    <w:abstractNumId w:val="22"/>
  </w:num>
  <w:num w:numId="10">
    <w:abstractNumId w:val="31"/>
  </w:num>
  <w:num w:numId="11">
    <w:abstractNumId w:val="23"/>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2"/>
  </w:num>
  <w:num w:numId="24">
    <w:abstractNumId w:val="14"/>
  </w:num>
  <w:num w:numId="25">
    <w:abstractNumId w:val="27"/>
  </w:num>
  <w:num w:numId="26">
    <w:abstractNumId w:val="13"/>
  </w:num>
  <w:num w:numId="27">
    <w:abstractNumId w:val="29"/>
  </w:num>
  <w:num w:numId="28">
    <w:abstractNumId w:val="12"/>
  </w:num>
  <w:num w:numId="29">
    <w:abstractNumId w:val="28"/>
  </w:num>
  <w:num w:numId="30">
    <w:abstractNumId w:val="36"/>
  </w:num>
  <w:num w:numId="31">
    <w:abstractNumId w:val="24"/>
  </w:num>
  <w:num w:numId="32">
    <w:abstractNumId w:val="30"/>
  </w:num>
  <w:num w:numId="33">
    <w:abstractNumId w:val="42"/>
  </w:num>
  <w:num w:numId="34">
    <w:abstractNumId w:val="25"/>
  </w:num>
  <w:num w:numId="35">
    <w:abstractNumId w:val="16"/>
  </w:num>
  <w:num w:numId="36">
    <w:abstractNumId w:val="33"/>
  </w:num>
  <w:num w:numId="37">
    <w:abstractNumId w:val="37"/>
  </w:num>
  <w:num w:numId="38">
    <w:abstractNumId w:val="34"/>
  </w:num>
  <w:num w:numId="39">
    <w:abstractNumId w:val="21"/>
  </w:num>
  <w:num w:numId="40">
    <w:abstractNumId w:val="40"/>
  </w:num>
  <w:num w:numId="41">
    <w:abstractNumId w:val="19"/>
  </w:num>
  <w:num w:numId="42">
    <w:abstractNumId w:val="11"/>
  </w:num>
  <w:num w:numId="43">
    <w:abstractNumId w:val="15"/>
  </w:num>
  <w:num w:numId="44">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p05labo">
    <w15:presenceInfo w15:providerId="None" w15:userId="pp05labo"/>
  </w15:person>
  <w15:person w15:author="Ivan Grahek">
    <w15:presenceInfo w15:providerId="AD" w15:userId="S-1-5-21-4030456262-320625612-449655040-202850"/>
  </w15:person>
  <w15:person w15:author="Gilles Pourtois">
    <w15:presenceInfo w15:providerId="AD" w15:userId="S-1-5-21-4030456262-320625612-449655040-85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924"/>
    <w:rsid w:val="00004A4A"/>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52E3"/>
    <w:rsid w:val="000278C3"/>
    <w:rsid w:val="00031270"/>
    <w:rsid w:val="00031738"/>
    <w:rsid w:val="000317F2"/>
    <w:rsid w:val="000320CE"/>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6C83"/>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CA6"/>
    <w:rsid w:val="00170E95"/>
    <w:rsid w:val="001716B6"/>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2B18"/>
    <w:rsid w:val="001F3473"/>
    <w:rsid w:val="001F35A2"/>
    <w:rsid w:val="001F3808"/>
    <w:rsid w:val="001F4AFC"/>
    <w:rsid w:val="001F4E7D"/>
    <w:rsid w:val="001F57E0"/>
    <w:rsid w:val="001F590A"/>
    <w:rsid w:val="001F6C38"/>
    <w:rsid w:val="0020050A"/>
    <w:rsid w:val="002006AF"/>
    <w:rsid w:val="00202086"/>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FD5"/>
    <w:rsid w:val="002C2951"/>
    <w:rsid w:val="002C2BC1"/>
    <w:rsid w:val="002C348E"/>
    <w:rsid w:val="002C38E1"/>
    <w:rsid w:val="002C6016"/>
    <w:rsid w:val="002C6AB1"/>
    <w:rsid w:val="002D055B"/>
    <w:rsid w:val="002D1345"/>
    <w:rsid w:val="002D175F"/>
    <w:rsid w:val="002D1838"/>
    <w:rsid w:val="002D1ADC"/>
    <w:rsid w:val="002D2011"/>
    <w:rsid w:val="002D3F09"/>
    <w:rsid w:val="002D550E"/>
    <w:rsid w:val="002D5696"/>
    <w:rsid w:val="002D6AA9"/>
    <w:rsid w:val="002E084C"/>
    <w:rsid w:val="002E25E4"/>
    <w:rsid w:val="002E3AE3"/>
    <w:rsid w:val="002E61CC"/>
    <w:rsid w:val="002E682B"/>
    <w:rsid w:val="002E70B7"/>
    <w:rsid w:val="002E73CE"/>
    <w:rsid w:val="002F1130"/>
    <w:rsid w:val="002F1342"/>
    <w:rsid w:val="002F2365"/>
    <w:rsid w:val="002F27DA"/>
    <w:rsid w:val="002F3051"/>
    <w:rsid w:val="002F3190"/>
    <w:rsid w:val="002F4FEB"/>
    <w:rsid w:val="002F5539"/>
    <w:rsid w:val="002F5597"/>
    <w:rsid w:val="002F586C"/>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20"/>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FC7"/>
    <w:rsid w:val="003F0BFB"/>
    <w:rsid w:val="003F0EB9"/>
    <w:rsid w:val="003F4C5C"/>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1BA8"/>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73F"/>
    <w:rsid w:val="00456A14"/>
    <w:rsid w:val="00456AD5"/>
    <w:rsid w:val="00456AFA"/>
    <w:rsid w:val="004570B2"/>
    <w:rsid w:val="0046106E"/>
    <w:rsid w:val="00462A22"/>
    <w:rsid w:val="00462C5A"/>
    <w:rsid w:val="004633F4"/>
    <w:rsid w:val="00463635"/>
    <w:rsid w:val="0046376A"/>
    <w:rsid w:val="004644D0"/>
    <w:rsid w:val="00464912"/>
    <w:rsid w:val="004653A8"/>
    <w:rsid w:val="00466CE7"/>
    <w:rsid w:val="00466F15"/>
    <w:rsid w:val="0046723F"/>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233"/>
    <w:rsid w:val="004F2264"/>
    <w:rsid w:val="004F22DB"/>
    <w:rsid w:val="004F2429"/>
    <w:rsid w:val="004F24BD"/>
    <w:rsid w:val="004F2B99"/>
    <w:rsid w:val="004F2CCF"/>
    <w:rsid w:val="004F46FB"/>
    <w:rsid w:val="004F47E2"/>
    <w:rsid w:val="004F571C"/>
    <w:rsid w:val="004F6933"/>
    <w:rsid w:val="004F6ED4"/>
    <w:rsid w:val="004F6F4C"/>
    <w:rsid w:val="004F717C"/>
    <w:rsid w:val="00500850"/>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346D"/>
    <w:rsid w:val="00534F07"/>
    <w:rsid w:val="0053562F"/>
    <w:rsid w:val="0053658B"/>
    <w:rsid w:val="0053671B"/>
    <w:rsid w:val="005375AF"/>
    <w:rsid w:val="00540089"/>
    <w:rsid w:val="005403D8"/>
    <w:rsid w:val="0054123F"/>
    <w:rsid w:val="00541EE3"/>
    <w:rsid w:val="0054295E"/>
    <w:rsid w:val="00544BF2"/>
    <w:rsid w:val="00544E3B"/>
    <w:rsid w:val="00545C94"/>
    <w:rsid w:val="00545CC7"/>
    <w:rsid w:val="00546CB9"/>
    <w:rsid w:val="00546EF5"/>
    <w:rsid w:val="005479A5"/>
    <w:rsid w:val="005509D4"/>
    <w:rsid w:val="00553066"/>
    <w:rsid w:val="005530E3"/>
    <w:rsid w:val="005548A9"/>
    <w:rsid w:val="00555151"/>
    <w:rsid w:val="00555B1B"/>
    <w:rsid w:val="005561D5"/>
    <w:rsid w:val="00556CA7"/>
    <w:rsid w:val="00557230"/>
    <w:rsid w:val="00560057"/>
    <w:rsid w:val="005606CB"/>
    <w:rsid w:val="00561252"/>
    <w:rsid w:val="005614C4"/>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51F"/>
    <w:rsid w:val="00577FD1"/>
    <w:rsid w:val="005839D2"/>
    <w:rsid w:val="00584552"/>
    <w:rsid w:val="005847E9"/>
    <w:rsid w:val="005865BB"/>
    <w:rsid w:val="00587C68"/>
    <w:rsid w:val="0059007C"/>
    <w:rsid w:val="00590D31"/>
    <w:rsid w:val="00591141"/>
    <w:rsid w:val="00592409"/>
    <w:rsid w:val="00592D73"/>
    <w:rsid w:val="00592F04"/>
    <w:rsid w:val="00593D6B"/>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C60F0"/>
    <w:rsid w:val="005D0085"/>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4652"/>
    <w:rsid w:val="006649D9"/>
    <w:rsid w:val="00666A72"/>
    <w:rsid w:val="00670101"/>
    <w:rsid w:val="006702FE"/>
    <w:rsid w:val="00671569"/>
    <w:rsid w:val="00672325"/>
    <w:rsid w:val="00672A58"/>
    <w:rsid w:val="00672DE8"/>
    <w:rsid w:val="006737F8"/>
    <w:rsid w:val="00675162"/>
    <w:rsid w:val="00675E0F"/>
    <w:rsid w:val="0067643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5179"/>
    <w:rsid w:val="006C5325"/>
    <w:rsid w:val="006C58D6"/>
    <w:rsid w:val="006C644D"/>
    <w:rsid w:val="006C73F2"/>
    <w:rsid w:val="006D0089"/>
    <w:rsid w:val="006D09B9"/>
    <w:rsid w:val="006D0A2B"/>
    <w:rsid w:val="006D0AFA"/>
    <w:rsid w:val="006D139F"/>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1B0C"/>
    <w:rsid w:val="00761C9D"/>
    <w:rsid w:val="007624F1"/>
    <w:rsid w:val="00762A26"/>
    <w:rsid w:val="00763151"/>
    <w:rsid w:val="00763929"/>
    <w:rsid w:val="007647C4"/>
    <w:rsid w:val="007657DC"/>
    <w:rsid w:val="00765B6B"/>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29A"/>
    <w:rsid w:val="00792843"/>
    <w:rsid w:val="00792E3F"/>
    <w:rsid w:val="007930D0"/>
    <w:rsid w:val="00794A66"/>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4A22"/>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4203"/>
    <w:rsid w:val="00825530"/>
    <w:rsid w:val="008258E2"/>
    <w:rsid w:val="00825ECE"/>
    <w:rsid w:val="0082617B"/>
    <w:rsid w:val="00826535"/>
    <w:rsid w:val="00826D7A"/>
    <w:rsid w:val="00827815"/>
    <w:rsid w:val="008304F1"/>
    <w:rsid w:val="00830B50"/>
    <w:rsid w:val="00832287"/>
    <w:rsid w:val="00832444"/>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52B6"/>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5EC6"/>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548"/>
    <w:rsid w:val="008D1833"/>
    <w:rsid w:val="008D2436"/>
    <w:rsid w:val="008D2531"/>
    <w:rsid w:val="008D3217"/>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533"/>
    <w:rsid w:val="00A10931"/>
    <w:rsid w:val="00A11155"/>
    <w:rsid w:val="00A1583D"/>
    <w:rsid w:val="00A16695"/>
    <w:rsid w:val="00A16775"/>
    <w:rsid w:val="00A16807"/>
    <w:rsid w:val="00A177E1"/>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37B7D"/>
    <w:rsid w:val="00B40E1A"/>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4BC4"/>
    <w:rsid w:val="00B57238"/>
    <w:rsid w:val="00B57635"/>
    <w:rsid w:val="00B57645"/>
    <w:rsid w:val="00B576A9"/>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436"/>
    <w:rsid w:val="00BE7E2C"/>
    <w:rsid w:val="00BE7E40"/>
    <w:rsid w:val="00BF28DE"/>
    <w:rsid w:val="00BF4D0C"/>
    <w:rsid w:val="00BF4EA7"/>
    <w:rsid w:val="00BF5370"/>
    <w:rsid w:val="00BF580F"/>
    <w:rsid w:val="00BF605E"/>
    <w:rsid w:val="00BF64F7"/>
    <w:rsid w:val="00BF6CA0"/>
    <w:rsid w:val="00BF7E7D"/>
    <w:rsid w:val="00C01C2B"/>
    <w:rsid w:val="00C01EBD"/>
    <w:rsid w:val="00C03E65"/>
    <w:rsid w:val="00C04A3E"/>
    <w:rsid w:val="00C04CD9"/>
    <w:rsid w:val="00C054D7"/>
    <w:rsid w:val="00C076B1"/>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175C9"/>
    <w:rsid w:val="00C21D51"/>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D0A"/>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1E39"/>
    <w:rsid w:val="00CF39AE"/>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B186C"/>
    <w:rsid w:val="00EB28D8"/>
    <w:rsid w:val="00EC00BB"/>
    <w:rsid w:val="00EC1A12"/>
    <w:rsid w:val="00EC3BFD"/>
    <w:rsid w:val="00EC44C8"/>
    <w:rsid w:val="00EC4518"/>
    <w:rsid w:val="00EC47D6"/>
    <w:rsid w:val="00EC55FB"/>
    <w:rsid w:val="00EC59E6"/>
    <w:rsid w:val="00EC666A"/>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A09"/>
    <w:rsid w:val="00F73FAB"/>
    <w:rsid w:val="00F7400F"/>
    <w:rsid w:val="00F742BF"/>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0E07AA04-B1EA-48D7-9490-39234588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8B9BC-63BA-401A-B3E2-B6F89865E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TotalTime>
  <Pages>19</Pages>
  <Words>25550</Words>
  <Characters>140528</Characters>
  <Application>Microsoft Office Word</Application>
  <DocSecurity>0</DocSecurity>
  <Lines>1171</Lines>
  <Paragraphs>331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165747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pp05labo</cp:lastModifiedBy>
  <cp:revision>1</cp:revision>
  <cp:lastPrinted>2019-07-16T11:53:00Z</cp:lastPrinted>
  <dcterms:created xsi:type="dcterms:W3CDTF">2019-07-17T09:49:00Z</dcterms:created>
  <dcterms:modified xsi:type="dcterms:W3CDTF">2019-07-18T08:23:00Z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