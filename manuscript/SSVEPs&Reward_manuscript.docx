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 xml:space="preserve">&amp; </w:t>
      </w:r>
      <w:proofErr w:type="spellStart"/>
      <w:r w:rsidRPr="00014B1F">
        <w:rPr>
          <w:lang w:val="nl-BE"/>
        </w:rPr>
        <w:t>Søren</w:t>
      </w:r>
      <w:proofErr w:type="spellEnd"/>
      <w:r w:rsidRPr="00014B1F">
        <w:rPr>
          <w:lang w:val="nl-BE"/>
        </w:rPr>
        <w:t xml:space="preserve">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77777777" w:rsidR="00EE20A8" w:rsidRDefault="00EE20A8" w:rsidP="00EE20A8">
      <w:pPr>
        <w:spacing w:line="480" w:lineRule="auto"/>
      </w:pPr>
      <w:r>
        <w:t xml:space="preserve">Keywords: attention; 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734C431A" w:rsidR="00E4130A" w:rsidRDefault="00E4130A" w:rsidP="00EE20A8"/>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032BA7FB" w14:textId="66E31786" w:rsidR="00E4130A" w:rsidRDefault="00E4130A" w:rsidP="00EE20A8"/>
    <w:p w14:paraId="310A4DCA" w14:textId="726B6828" w:rsidR="00E4130A" w:rsidRDefault="00E4130A" w:rsidP="00EE20A8"/>
    <w:p w14:paraId="1D87C0F7" w14:textId="413D77DD" w:rsidR="00E4130A" w:rsidRDefault="00E4130A" w:rsidP="00EE20A8"/>
    <w:p w14:paraId="19006139" w14:textId="2BA1FEB8" w:rsidR="0054295E" w:rsidRDefault="0054295E" w:rsidP="00CC580C">
      <w:pPr>
        <w:pStyle w:val="Heading1"/>
        <w:spacing w:before="0" w:after="240"/>
      </w:pPr>
      <w:r>
        <w:lastRenderedPageBreak/>
        <w:t>Introduction</w:t>
      </w:r>
    </w:p>
    <w:p w14:paraId="35D57E93" w14:textId="5A7F4DE2" w:rsidR="004D04DA" w:rsidRDefault="00832444" w:rsidP="00E4130A">
      <w:pPr>
        <w:spacing w:line="480" w:lineRule="auto"/>
        <w:ind w:firstLine="720"/>
        <w:jc w:val="both"/>
      </w:pPr>
      <w:r>
        <w:t xml:space="preserve">Selective attention is crucial for adaptive behavior because it enables the selection of relevant stimuli in the environment for </w:t>
      </w:r>
      <w:r w:rsidR="004D04DA">
        <w:t xml:space="preserve">further processing </w:t>
      </w:r>
      <w:r w:rsidR="004D04DA">
        <w:fldChar w:fldCharType="begin" w:fldLock="1"/>
      </w:r>
      <w:r w:rsidR="004D04DA">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rsidR="004D04DA">
        <w:fldChar w:fldCharType="separate"/>
      </w:r>
      <w:r w:rsidR="004D04DA" w:rsidRPr="006A3657">
        <w:rPr>
          <w:noProof/>
        </w:rPr>
        <w:t>(Chun, Golomb, &amp; Turk-Browne, 2011; Desimone &amp; Duncan, 1995)</w:t>
      </w:r>
      <w:r w:rsidR="004D04DA">
        <w:fldChar w:fldCharType="end"/>
      </w:r>
      <w:r w:rsidR="004D04DA">
        <w:t xml:space="preserve">. </w:t>
      </w:r>
      <w:r w:rsidR="00BF4D0C">
        <w:t>This selection depend</w:t>
      </w:r>
      <w:r>
        <w:t>s</w:t>
      </w:r>
      <w:r w:rsidR="00BF4D0C">
        <w:t xml:space="preserve"> on t</w:t>
      </w:r>
      <w:r w:rsidR="004D04DA">
        <w:t>he physical salience of a stimulus</w:t>
      </w:r>
      <w:r>
        <w:t xml:space="preserve"> (e.g., a loud noise)</w:t>
      </w:r>
      <w:r w:rsidR="004D04DA">
        <w:t xml:space="preserve"> or on </w:t>
      </w:r>
      <w:r w:rsidR="009F2B50">
        <w:t xml:space="preserve">people’s </w:t>
      </w:r>
      <w:r w:rsidR="004D04DA">
        <w:t xml:space="preserve">current goals </w:t>
      </w:r>
      <w:r w:rsidR="004D04DA">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rsidR="004D04DA">
        <w:fldChar w:fldCharType="separate"/>
      </w:r>
      <w:r w:rsidR="004D04DA" w:rsidRPr="006A3657">
        <w:rPr>
          <w:noProof/>
        </w:rPr>
        <w:t>(</w:t>
      </w:r>
      <w:r>
        <w:rPr>
          <w:noProof/>
        </w:rPr>
        <w:t xml:space="preserve">e.g., searching for our keys; </w:t>
      </w:r>
      <w:r w:rsidR="004D04DA" w:rsidRPr="006A3657">
        <w:rPr>
          <w:noProof/>
        </w:rPr>
        <w:t>Corbetta &amp; Shulman, 2002; Posner, 1980; Theeuwes, 2010)</w:t>
      </w:r>
      <w:r w:rsidR="004D04DA">
        <w:fldChar w:fldCharType="end"/>
      </w:r>
      <w:r w:rsidR="004D04DA">
        <w:t xml:space="preserve">. </w:t>
      </w:r>
      <w:r>
        <w:t>R</w:t>
      </w:r>
      <w:r w:rsidR="004D04DA">
        <w:t xml:space="preserve">ecent research on the influence of reward history on visual selective attention has provided a potential third mechanism </w:t>
      </w:r>
      <w:r w:rsidR="000474D2">
        <w:t>which</w:t>
      </w:r>
      <w:r w:rsidR="004D04DA">
        <w:t xml:space="preserve"> guides attention </w:t>
      </w:r>
      <w:r w:rsidR="004D04DA">
        <w:fldChar w:fldCharType="begin" w:fldLock="1"/>
      </w:r>
      <w:r w:rsidR="004D04DA">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4D04DA">
        <w:fldChar w:fldCharType="separate"/>
      </w:r>
      <w:r w:rsidR="004D04DA" w:rsidRPr="006E3FAB">
        <w:rPr>
          <w:noProof/>
        </w:rPr>
        <w:t>(Awh, Belopolsky, &amp; Theeuwes, 2012)</w:t>
      </w:r>
      <w:r w:rsidR="004D04DA">
        <w:fldChar w:fldCharType="end"/>
      </w:r>
      <w:r w:rsidR="004D04DA">
        <w:t>. Stimul</w:t>
      </w:r>
      <w:r>
        <w:t>i linked with</w:t>
      </w:r>
      <w:r w:rsidR="004D04DA">
        <w:t xml:space="preserve"> rewards</w:t>
      </w:r>
      <w:r>
        <w:t xml:space="preserve"> (e.g., </w:t>
      </w:r>
      <w:r w:rsidR="00500850">
        <w:t>the logo of our favorite chocolate)</w:t>
      </w:r>
      <w:r w:rsidR="004D04DA">
        <w:t xml:space="preserve"> capture attention independently of</w:t>
      </w:r>
      <w:r w:rsidR="000474D2">
        <w:t xml:space="preserve"> their</w:t>
      </w:r>
      <w:r w:rsidR="004D04DA">
        <w:t xml:space="preserve"> physical salience</w:t>
      </w:r>
      <w:r>
        <w:t>,</w:t>
      </w:r>
      <w:r w:rsidR="004D04DA">
        <w:t xml:space="preserve"> </w:t>
      </w:r>
      <w:r w:rsidR="000474D2">
        <w:t xml:space="preserve">and </w:t>
      </w:r>
      <w:r>
        <w:t xml:space="preserve">can do so even </w:t>
      </w:r>
      <w:r w:rsidR="000474D2">
        <w:t xml:space="preserve">in spite of individual’s current goals </w:t>
      </w:r>
      <w:r w:rsidR="008D0FFD">
        <w:fldChar w:fldCharType="begin" w:fldLock="1"/>
      </w:r>
      <w:r w:rsidR="00524556">
        <w:instrText>ADDIN CSL_CITATION {"citationItems":[{"id":"ITEM-1","itemData":{"DOI":"10.1037/bul0000064","ISSN":"00332909","abstract":"This article presents a comprehensive survey of research concerning interactions between associative learning and attention in humans. Four main findings are described. First, attention is biased toward stimuli that predict their consequences reliably (learned predictiveness). This finding is consistent with the approach taken by Mackintosh (1975) in his attentional model of associative learning in nonhuman animals. Second, the strength of this attentional bias is modulated by the value of the outcome (learned value). That is, predictors of high-value outcomes receive especially high levels of attention. Third, the related but opposing idea that uncertainty may result in increased attention to stimuli (Pearce &amp; Hall, 1980), receives less support. This suggests that hybrid models of associative learning, incorporating the mechanisms of both the Mackintosh and Pearce-Hall theories, may not be required to explain data from human participants. Rather, a simpler model, in which attention to stimuli is determined by how strongly they are associated with significant outcomes, goes a long way to account for the data on human attentional learning. The last main finding, and an exciting area for future research and theorizing, is that learned predictiveness and learned value modulate both deliberate attentional focus, and more automatic attentional capture. The automatic influence of learning on attention does not appear to fit the traditional view of attention as being either goal-directed or stimulus-driven. Rather, it suggests a new kind of “derived” attention.","author":[{"dropping-particle":"","family":"Pelley","given":"Mike E.","non-dropping-particle":"Le","parse-names":false,"suffix":""},{"dropping-particle":"","family":"Mitchell","given":"Chris J.","non-dropping-particle":"","parse-names":false,"suffix":""},{"dropping-particle":"","family":"Beesley","given":"Tom","non-dropping-particle":"","parse-names":false,"suffix":""},{"dropping-particle":"","family":"George","given":"David N.","non-dropping-particle":"","parse-names":false,"suffix":""},{"dropping-particle":"","family":"Wills","given":"Andy J.","non-dropping-particle":"","parse-names":false,"suffix":""}],"container-title":"Psychological Bulletin","id":"ITEM-1","issue":"10","issued":{"date-parts":[["2016"]]},"page":"1111-1140","title":"Attention and associative learning in humans: An integrative review","type":"article-journal","volume":"142"},"uris":["http://www.mendeley.com/documents/?uuid=eff9a48f-1b33-4de2-83c3-512675deb9b1"]},{"id":"ITEM-2","itemData":{"DOI":"10.3758/s13423-017-1380-y","ISSN":"15315320","abstract":"Visual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Sciences","id":"ITEM-3","issue":"1","issued":{"date-parts":[["2016"]]},"page":"24-39","title":"The attention habit: How reward learning shapes attentional selection","type":"article-journal","volume":"1369"},"uris":["http://www.mendeley.com/documents/?uuid=0eceea53-0151-4f26-a5a8-42f0a0abb097"]},{"id":"ITEM-4","itemData":{"DOI":"10.1016/j.visres.2012.12.005","ISBN":"0042-6989","ISSN":"00426989","PMID":"23262054","abstract":"Visual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Research","id":"ITEM-4","issued":{"date-parts":[["2013"]]},"page":"58-62","publisher":"Elsevier Ltd","title":"Rewards teach visual selective attention","type":"article-journal","volume":"85"},"uris":["http://www.mendeley.com/documents/?uuid=32b99263-1c78-4ea2-a826-fea9bd9f805a"]}],"mendeley":{"formattedCitation":"(B. A. Anderson, 2016; Chelazzi, Perlato, Santandrea, &amp; Della Libera, 2013; M. Failing &amp; Theeuwes, 2017; Le Pelley, Mitchell, Beesley, George, &amp; Wills, 2016)","manualFormatting":"(for reviews see: Anderson, 2016; Chelazzi et al., 2013; Failing &amp; Theeuwes, 2017; Le Pelley, Mitchell, Beesley, George, &amp; Wills, 2016)","plainTextFormattedCitation":"(B. A. Anderson, 2016; Chelazzi, Perlato, Santandrea, &amp; Della Libera, 2013; M. Failing &amp; Theeuwes, 2017; Le Pelley, Mitchell, Beesley, George, &amp; Wills, 2016)","previouslyFormattedCitation":"(B A Anderson, 2016; Chelazzi, Perlato, Santandrea, &amp; Della Libera, 2013; M. Failing &amp; Theeuwes, 2017; Le Pelley, Mitchell, Beesley, George, &amp; Wills, 2016)"},"properties":{"noteIndex":0},"schema":"https://github.com/citation-style-language/schema/raw/master/csl-citation.json"}</w:instrText>
      </w:r>
      <w:r w:rsidR="008D0FFD">
        <w:fldChar w:fldCharType="separate"/>
      </w:r>
      <w:r w:rsidR="008D0FFD" w:rsidRPr="008D0FFD">
        <w:rPr>
          <w:noProof/>
        </w:rPr>
        <w:t>(</w:t>
      </w:r>
      <w:r w:rsidR="00051CAB">
        <w:rPr>
          <w:noProof/>
        </w:rPr>
        <w:t xml:space="preserve">for reviews see: </w:t>
      </w:r>
      <w:r w:rsidR="008D0FFD" w:rsidRPr="008D0FFD">
        <w:rPr>
          <w:noProof/>
        </w:rPr>
        <w:t xml:space="preserve">Anderson, </w:t>
      </w:r>
      <w:r w:rsidR="00944B59">
        <w:rPr>
          <w:noProof/>
        </w:rPr>
        <w:t xml:space="preserve">2016; Chelazzi et al., 2013; </w:t>
      </w:r>
      <w:r w:rsidR="008D0FFD" w:rsidRPr="008D0FFD">
        <w:rPr>
          <w:noProof/>
        </w:rPr>
        <w:t>Failing &amp; Theeuwes, 2017; Le Pelley, Mitchell, Beesley, George, &amp; Wills, 2016)</w:t>
      </w:r>
      <w:r w:rsidR="008D0FFD">
        <w:fldChar w:fldCharType="end"/>
      </w:r>
      <w:r>
        <w:t xml:space="preserve">. However, the neural mechanisms through which rewards influence attention are not </w:t>
      </w:r>
      <w:r w:rsidR="009F2B50">
        <w:t>fully</w:t>
      </w:r>
      <w:r>
        <w:t xml:space="preserve"> understood. </w:t>
      </w:r>
    </w:p>
    <w:p w14:paraId="12CB901D" w14:textId="77777777" w:rsidR="00082D74" w:rsidRDefault="00500850" w:rsidP="00EC1A12">
      <w:pPr>
        <w:spacing w:line="480" w:lineRule="auto"/>
        <w:ind w:firstLine="720"/>
        <w:jc w:val="both"/>
      </w:pPr>
      <w:r>
        <w:t>Objects paired with high rewards are easier to select as targets and harder</w:t>
      </w:r>
      <w:r w:rsidR="00EE20A8">
        <w:t xml:space="preserve"> ignore as distractors</w:t>
      </w:r>
      <w:r w:rsidR="00BF5370">
        <w:t>.</w:t>
      </w:r>
      <w:r>
        <w:t xml:space="preserve"> This is true</w:t>
      </w:r>
      <w:r w:rsidR="006D09B9">
        <w:t xml:space="preserve"> across a number of tasks (e.g., shape-matching, visual search, and spatial-cueing tasks)</w:t>
      </w:r>
      <w:r>
        <w:t xml:space="preserve"> </w:t>
      </w:r>
      <w:r w:rsidR="006D09B9">
        <w:t xml:space="preserve">in which either locations or stimulus features are predictive of rewards </w:t>
      </w:r>
      <w:r w:rsidR="006D09B9">
        <w:fldChar w:fldCharType="begin" w:fldLock="1"/>
      </w:r>
      <w:r w:rsidR="006D09B9">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losses","type":"article-journal","volume":"20"},"uris":["http://www.mendeley.com/documents/?uuid=45e6fa21-0796-4fec-bf7d-e583dc652a17"]},{"id":"ITEM-2","itemData":{"DOI":"10.1080/13506285.2014.994252","ISBN":"1350-6285","ISSN":"14640716","abstract":"Two experiments investigated the extent to which value-modulated oculomotor capture is subject to top-down control. In these experiments, participants were never required to look at the reward-related stimuli; indeed, doing so was directly counterproductive because it caused omission of the reward that would otherwise have been obtained. In Experiment 1, participants were explicitly informed of this omission contingency. Nevertheless, they still showed counterproductive oculomotor capture by reward-related stimuli, suggesting that this effect is relatively immune to cognitive control. Experiment 2 more directly tested whether this capture is controllable by comparing the performance of participants who either had or had not been explicitly informed of the omission contingency. There was no evidence that value-modulated oculomotor capture differed between the two conditions, providing further evidence that this effect proceeds independently of cognitive control. Taken together, the results of the present research provide strong evidence for the automaticity and cognitive impenetrability of value-modulated attentional capture. © 2015 Taylor &amp; Francis.","author":[{"dropping-particle":"","family":"Pearson","given":"Daniel","non-dropping-particle":"","parse-names":false,"suffix":""},{"dropping-particle":"","family":"Donkin","given":"Chris","non-dropping-particle":"","parse-names":false,"suffix":""},{"dropping-particle":"","family":"Tran","given":"Sophia C.","non-dropping-particle":"","parse-names":false,"suffix":""},{"dropping-particle":"","family":"Most","given":"Steven B.","non-dropping-particle":"","parse-names":false,"suffix":""},{"dropping-particle":"","family":"Pelley","given":"Mike E.","non-dropping-particle":"Le","parse-names":false,"suffix":""}],"container-title":"Visual Cognition","id":"ITEM-2","issue":"1-2","issued":{"date-parts":[["2015"]]},"page":"41-66","title":"Cognitive control and counterproductive oculomotor capture by reward-related stimuli","type":"article-journal","volume":"23"},"uris":["http://www.mendeley.com/documents/?uuid=c83791d2-0f8b-4233-8a26-dabd050e4f3e"]},{"id":"ITEM-3","itemData":{"DOI":"10.1167/14.5.6.doi","ISSN":"1534-7362","PMID":"24819737","abstract":"Classic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reward","type":"article-journal","volume":"14"},"uris":["http://www.mendeley.com/documents/?uuid=42255e82-e8b3-4659-a168-287f428c6ebe"]}],"mendeley":{"formattedCitation":"(Della Libera &amp; Chelazzi, 2009; M. F. Failing &amp; Theeuwes, 2014; Pearson, Donkin, Tran, Most, &amp; Le Pelley, 2015)","manualFormatting":"(Della Libera &amp; Chelazzi, 2009; Failing &amp; Theeuwes, 2014; Pearson, Donkin, Tran, Most, &amp; Le Pelley, 2015)","plainTextFormattedCitation":"(Della Libera &amp; Chelazzi, 2009; M. F. Failing &amp; Theeuwes, 2014; Pearson, Donkin, Tran, Most, &amp; Le Pelley, 2015)","previouslyFormattedCitation":"(Della Libera &amp; Chelazzi, 2009; M. F. Failing &amp; Theeuwes, 2014; Pearson, Donkin, Tran, Most, &amp; Le Pelley, 2015)"},"properties":{"noteIndex":0},"schema":"https://github.com/citation-style-language/schema/raw/master/csl-citation.json"}</w:instrText>
      </w:r>
      <w:r w:rsidR="006D09B9">
        <w:fldChar w:fldCharType="separate"/>
      </w:r>
      <w:r w:rsidR="006D09B9" w:rsidRPr="006D09B9">
        <w:rPr>
          <w:noProof/>
        </w:rPr>
        <w:t>(Della Libera &amp; Chelazzi, 2009; Failing &amp; Theeuwes, 2014; Pearson, Donkin</w:t>
      </w:r>
      <w:r w:rsidR="006D09B9">
        <w:rPr>
          <w:noProof/>
        </w:rPr>
        <w:t>, Tran, Most, &amp; Le Pelley, 2015</w:t>
      </w:r>
      <w:r w:rsidR="006D09B9" w:rsidRPr="006D09B9">
        <w:rPr>
          <w:noProof/>
        </w:rPr>
        <w:t>)</w:t>
      </w:r>
      <w:r w:rsidR="006D09B9">
        <w:fldChar w:fldCharType="end"/>
      </w:r>
      <w:r w:rsidR="006D09B9">
        <w:t xml:space="preserve">, and </w:t>
      </w:r>
      <w:r>
        <w:t>even if participants are explicitly instructed that they will not be able to earn any more rewards</w:t>
      </w:r>
      <w:r w:rsidR="00BF5370">
        <w:t xml:space="preserve"> </w:t>
      </w:r>
      <w:r w:rsidR="00EE20A8">
        <w:fldChar w:fldCharType="begin" w:fldLock="1"/>
      </w:r>
      <w:r w:rsidR="006D09B9">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capture","type":"article-journal","volume":"108"},"uris":["http://www.mendeley.com/documents/?uuid=d494dedf-304d-438c-ad37-25ad56194e7e"]}],"mendeley":{"formattedCitation":"(B a Anderson, Laurent, &amp; Yantis, 2011)","manualFormatting":"(Anderson, Laurent, &amp; Yantis, 2011)","plainTextFormattedCitation":"(B a Anderson, Laurent, &amp; Yantis, 2011)","previouslyFormattedCitation":"(B a Anderson, Laurent, &amp; Yantis, 2011)"},"properties":{"noteIndex":0},"schema":"https://github.com/citation-style-language/schema/raw/master/csl-citation.json"}</w:instrText>
      </w:r>
      <w:r w:rsidR="00EE20A8">
        <w:fldChar w:fldCharType="separate"/>
      </w:r>
      <w:r w:rsidR="00EE20A8" w:rsidRPr="006C0C9B">
        <w:rPr>
          <w:noProof/>
        </w:rPr>
        <w:t>(Anderson, Laurent, &amp; Yantis, 2011)</w:t>
      </w:r>
      <w:r w:rsidR="00EE20A8">
        <w:fldChar w:fldCharType="end"/>
      </w:r>
      <w:r w:rsidR="00EE20A8">
        <w:t>.</w:t>
      </w:r>
      <w:r w:rsidR="006D09B9">
        <w:t xml:space="preserve"> </w:t>
      </w:r>
      <w:r w:rsidR="00082D74">
        <w:t xml:space="preserve">Using electroencephalography in a visual search task it was demonstrated that previous rewards facilitate perceptual activity and lead to an increase in the deployment of attention </w:t>
      </w:r>
      <w:r w:rsidR="00082D74">
        <w:fldChar w:fldCharType="begin" w:fldLock="1"/>
      </w:r>
      <w:r w:rsidR="00082D74">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2010)"},"properties":{"noteIndex":0},"schema":"https://github.com/citation-style-language/schema/raw/master/csl-citation.json"}</w:instrText>
      </w:r>
      <w:r w:rsidR="00082D74">
        <w:fldChar w:fldCharType="separate"/>
      </w:r>
      <w:r w:rsidR="00082D74" w:rsidRPr="00545923">
        <w:rPr>
          <w:noProof/>
        </w:rPr>
        <w:t>(Hickey, Chelazzi, &amp; Theeuwes, 2010)</w:t>
      </w:r>
      <w:r w:rsidR="00082D74">
        <w:fldChar w:fldCharType="end"/>
      </w:r>
      <w:r w:rsidR="00082D74">
        <w:t xml:space="preserve">. These authors have shown an amplification of early visual processing in extrastriate visual cortex (increased P1 component) and an increase in visuospatial attention (increased N2pc component) contralateral to the color associated with a high reward on the previous trial. This effect was present when that color was in </w:t>
      </w:r>
      <w:r w:rsidR="00082D74">
        <w:lastRenderedPageBreak/>
        <w:t xml:space="preserve">the location of either the distractor or a target. A similar modulation of the N2pc component was found when object categories were linked to different reward schedules </w:t>
      </w:r>
      <w:r w:rsidR="00082D74">
        <w:fldChar w:fldCharType="begin" w:fldLock="1"/>
      </w:r>
      <w:r w:rsidR="00082D74">
        <w:instrText>ADDIN CSL_CITATION {"citationItems":[{"id":"ITEM-1","itemData":{"DOI":"10.1162/jocn_a_00917","ISBN":"9780192880512","ISSN":"0898-929X","PMID":"1000111929","abstract":"The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Neuroscience","id":"ITEM-1","issue":"4","issued":{"date-parts":[["2016","4","12"]]},"page":"529-541","title":"The Rapid Capture of Attention by Rewarded Objects","type":"article-journal","volume":"28"},"uris":["http://www.mendeley.com/documents/?uuid=f0eaac4c-bf00-4bef-a3e0-4a9ac530cb56"]}],"mendeley":{"formattedCitation":"(Donohue et al., 2016)","plainTextFormattedCitation":"(Donohue et al., 2016)","previouslyFormattedCitation":"(Donohue et al., 2016)"},"properties":{"noteIndex":0},"schema":"https://github.com/citation-style-language/schema/raw/master/csl-citation.json"}</w:instrText>
      </w:r>
      <w:r w:rsidR="00082D74">
        <w:fldChar w:fldCharType="separate"/>
      </w:r>
      <w:r w:rsidR="00082D74" w:rsidRPr="008458D0">
        <w:rPr>
          <w:noProof/>
        </w:rPr>
        <w:t>(Donohue et al., 2016)</w:t>
      </w:r>
      <w:r w:rsidR="00082D74">
        <w:fldChar w:fldCharType="end"/>
      </w:r>
      <w:r w:rsidR="00082D74">
        <w:t xml:space="preserve">. Another ERP study used a training-test design and found a larger P1 component for stimuli associated with high rewards up to 7 days after the training </w:t>
      </w:r>
      <w:r w:rsidR="00082D74">
        <w:fldChar w:fldCharType="begin" w:fldLock="1"/>
      </w:r>
      <w:r w:rsidR="00082D74">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82D74">
        <w:fldChar w:fldCharType="separate"/>
      </w:r>
      <w:r w:rsidR="00082D74" w:rsidRPr="00674F83">
        <w:rPr>
          <w:noProof/>
        </w:rPr>
        <w:t>(MacLean &amp; Giesbrecht, 2015)</w:t>
      </w:r>
      <w:r w:rsidR="00082D74">
        <w:fldChar w:fldCharType="end"/>
      </w:r>
      <w:r w:rsidR="00082D74">
        <w:t xml:space="preserve">.  </w:t>
      </w:r>
    </w:p>
    <w:p w14:paraId="1056D653" w14:textId="1CEB69F5" w:rsidR="00541EE3" w:rsidRDefault="00082D74" w:rsidP="00EC1A12">
      <w:pPr>
        <w:spacing w:line="480" w:lineRule="auto"/>
        <w:ind w:firstLine="720"/>
        <w:jc w:val="both"/>
      </w:pPr>
      <w:r>
        <w:t>Several theoretical frameworks explain these results by</w:t>
      </w:r>
      <w:r w:rsidR="00D208A7">
        <w:t xml:space="preserve"> p</w:t>
      </w:r>
      <w:r>
        <w:t>roposing</w:t>
      </w:r>
      <w:r w:rsidR="00EC1A12">
        <w:t xml:space="preserve"> that more attention is allocated towards stimuli which are (or used to be) predictive of </w:t>
      </w:r>
      <w:bookmarkStart w:id="0" w:name="_GoBack"/>
      <w:bookmarkEnd w:id="0"/>
      <w:r w:rsidR="00EC1A12">
        <w:t xml:space="preserve">rewards, while the processing of other stimuli is suppressed </w:t>
      </w:r>
      <w:r w:rsidR="00524556">
        <w:fldChar w:fldCharType="begin" w:fldLock="1"/>
      </w:r>
      <w:r w:rsidR="00524556">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2017)"},"properties":{"noteIndex":0},"schema":"https://github.com/citation-style-language/schema/raw/master/csl-citation.json"}</w:instrText>
      </w:r>
      <w:r w:rsidR="00524556">
        <w:fldChar w:fldCharType="separate"/>
      </w:r>
      <w:r w:rsidR="00524556" w:rsidRPr="00524556">
        <w:rPr>
          <w:noProof/>
        </w:rPr>
        <w:t>(Anderson, 2016; Awh et al., 2012; Chelazzi et al., 2013; Failing &amp; Theeuwes, 2017)</w:t>
      </w:r>
      <w:r w:rsidR="00524556">
        <w:fldChar w:fldCharType="end"/>
      </w:r>
      <w:r w:rsidR="00EC1A12">
        <w:t xml:space="preserve">. Further, it has been proposed that this effect relies on the plasticity of the visual cortex </w:t>
      </w:r>
      <w:r w:rsidR="00EC1A12">
        <w:fldChar w:fldCharType="begin" w:fldLock="1"/>
      </w:r>
      <w:r w:rsidR="00524556">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rsidR="00EC1A12">
        <w:fldChar w:fldCharType="separate"/>
      </w:r>
      <w:r w:rsidR="00EC1A12" w:rsidRPr="00EC1A12">
        <w:rPr>
          <w:noProof/>
        </w:rPr>
        <w:t>(Roelfsema, van Ooyen, &amp; Watanabe, 2010)</w:t>
      </w:r>
      <w:r w:rsidR="00EC1A12">
        <w:fldChar w:fldCharType="end"/>
      </w:r>
      <w:r w:rsidR="00EC1A12">
        <w:t xml:space="preserve">. However, the existing EEG studies were not able to assess the simultaneous competition for attention of the stimuli linked to different reward schedules. Further, the existing EEG studies have largely focused on paradigms in which the rewarded features </w:t>
      </w:r>
      <w:r w:rsidR="00A53C77">
        <w:t>(e.g., different colors) are organized in a visual search array, thus making it challenging to fully disentangle the effects of feature-based and spatial attention.</w:t>
      </w:r>
      <w:r w:rsidR="009936F9">
        <w:t xml:space="preserve"> </w:t>
      </w:r>
      <w:r w:rsidR="00825ECE">
        <w:t xml:space="preserve">By presenting a set of stimuli in an array </w:t>
      </w:r>
      <w:r w:rsidR="00825ECE">
        <w:t>the existing EEG studies</w:t>
      </w:r>
      <w:r w:rsidR="00825ECE">
        <w:t xml:space="preserve"> have been able to investigate the neural activity in cases when the reward-associated stimulus is present as a target or a distractor, but not how stimuli linked to different reward schedules are simultaneously processed. </w:t>
      </w:r>
      <w:r w:rsidR="00EC1A12">
        <w:t xml:space="preserve">The only direct test of this proposal comes from an fMRI experiment in which </w:t>
      </w:r>
      <w:r w:rsidR="00541EE3">
        <w:t xml:space="preserve">Hickey and Peelen </w:t>
      </w:r>
      <w:r w:rsidR="00541EE3">
        <w:fldChar w:fldCharType="begin" w:fldLock="1"/>
      </w:r>
      <w:r w:rsidR="00541EE3">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layton","non-dropping-particle":"","parse-names":false,"suffix":""},{"dropping-particle":"V.","family":"Peelen","given":"Marius","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vision","type":"article-journal","volume":"85"},"uris":["http://www.mendeley.com/documents/?uuid=8023251a-3e10-4ac6-ab72-1cd54c2c81ef"]}],"mendeley":{"formattedCitation":"(Clayton Hickey &amp; Peelen, 2015)","manualFormatting":"(2015)","plainTextFormattedCitation":"(Clayton Hickey &amp; Peelen, 2015)","previouslyFormattedCitation":"(Clayton Hickey &amp; Peelen, 2015)"},"properties":{"noteIndex":0},"schema":"https://github.com/citation-style-language/schema/raw/master/csl-citation.json"}</w:instrText>
      </w:r>
      <w:r w:rsidR="00541EE3">
        <w:fldChar w:fldCharType="separate"/>
      </w:r>
      <w:r w:rsidR="00541EE3" w:rsidRPr="00545923">
        <w:rPr>
          <w:noProof/>
        </w:rPr>
        <w:t>(2015)</w:t>
      </w:r>
      <w:r w:rsidR="00541EE3">
        <w:fldChar w:fldCharType="end"/>
      </w:r>
      <w:r w:rsidR="00541EE3">
        <w:t xml:space="preserve"> showed that the representation of objects (cars, trees, or people in naturalistic images) in object-selective visual cortex paired with high rewards was enhanced, while the representation of objects paired with low rewards was suppressed</w:t>
      </w:r>
      <w:r w:rsidR="00EC1A12">
        <w:t xml:space="preserve">. </w:t>
      </w:r>
    </w:p>
    <w:p w14:paraId="25DAC3C0" w14:textId="2AB93452" w:rsidR="00EE20A8" w:rsidRDefault="000801F7" w:rsidP="00E4130A">
      <w:pPr>
        <w:spacing w:line="480" w:lineRule="auto"/>
        <w:ind w:firstLine="720"/>
        <w:jc w:val="both"/>
      </w:pPr>
      <w:r>
        <w:t xml:space="preserve">In this study we </w:t>
      </w:r>
      <w:r w:rsidR="00DB6A95">
        <w:t>sought</w:t>
      </w:r>
      <w:r>
        <w:t xml:space="preserve"> to directly compare the simultaneous processing of the features linked to different reward schedules. Furthermore, we compared how goal-directed attention is influenced by rewards</w:t>
      </w:r>
      <w:r w:rsidR="009936F9">
        <w:t xml:space="preserve"> (training phase) and by previous reward associations once rewards are no </w:t>
      </w:r>
      <w:r w:rsidR="009936F9">
        <w:lastRenderedPageBreak/>
        <w:t>longer available (test phase)</w:t>
      </w:r>
      <w:r>
        <w:t xml:space="preserve">. </w:t>
      </w:r>
      <w:r w:rsidR="00887A38">
        <w:t xml:space="preserve">We did so by </w:t>
      </w:r>
      <w:r w:rsidR="001D293D">
        <w:t>investigating</w:t>
      </w:r>
      <w:r w:rsidR="00EE20A8">
        <w:t xml:space="preserve"> the simultaneous deployment of attention to the stimuli</w:t>
      </w:r>
      <w:r w:rsidR="001D293D">
        <w:t xml:space="preserve"> currently or previously</w:t>
      </w:r>
      <w:r w:rsidR="00EE20A8">
        <w:t xml:space="preserve"> linked to high or low probability</w:t>
      </w:r>
      <w:r w:rsidR="001D293D">
        <w:t xml:space="preserve"> of earning a monetary reward</w:t>
      </w:r>
      <w:r w:rsidR="00EE20A8">
        <w:t xml:space="preserve">. </w:t>
      </w:r>
      <w:r w:rsidR="00FD25AD">
        <w:t>To this end, w</w:t>
      </w:r>
      <w:r w:rsidR="00EE20A8">
        <w:t>e used steady-state visual evoked potentials (SSVEPs) to track stimulus processing in early visual cortex. SSVEPs represent the oscillatory response of the visual cortex to flickering stimuli</w:t>
      </w:r>
      <w:r w:rsidR="009552B1">
        <w:t xml:space="preserve"> </w:t>
      </w:r>
      <w:r w:rsidR="009552B1">
        <w:fldChar w:fldCharType="begin" w:fldLock="1"/>
      </w:r>
      <w:r w:rsidR="00B06880">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rsidR="009552B1">
        <w:fldChar w:fldCharType="separate"/>
      </w:r>
      <w:r w:rsidR="009552B1" w:rsidRPr="009552B1">
        <w:rPr>
          <w:noProof/>
        </w:rPr>
        <w:t>(Norcia, Appelbaum, Ales, Cottereau, &amp; Rossion, 2015)</w:t>
      </w:r>
      <w:r w:rsidR="009552B1">
        <w:fldChar w:fldCharType="end"/>
      </w:r>
      <w:r w:rsidR="00EE20A8">
        <w:t xml:space="preserve">. </w:t>
      </w:r>
      <w:r w:rsidR="00BA68BB">
        <w:t xml:space="preserve">They provide a continuous measure of feature-based attention deployment across multiple stimuli simultaneously, and are a reliably modulated by goals such as paying attention to a certain stimulus feature. For example, in a random-dot kinematogram (RDK) task, dots of different colors can be frequency-tagged with different flickering rates. If participants are instructed to pay attention to the movement of red dots, the amplitude in their frequency is reliably increased, while the amplitude in the frequencies of the other stimuli is decreased </w:t>
      </w:r>
      <w:r w:rsidR="00BA68BB">
        <w:fldChar w:fldCharType="begin" w:fldLock="1"/>
      </w:r>
      <w:r w:rsidR="00BA68BB">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rsidR="00BA68BB">
        <w:fldChar w:fldCharType="separate"/>
      </w:r>
      <w:r w:rsidR="00BA68BB" w:rsidRPr="00C06628">
        <w:rPr>
          <w:noProof/>
        </w:rPr>
        <w:t>(Andersen &amp; Müller, 2010)</w:t>
      </w:r>
      <w:r w:rsidR="00BA68BB">
        <w:fldChar w:fldCharType="end"/>
      </w:r>
      <w:r w:rsidR="00BA68BB">
        <w:t>.</w:t>
      </w:r>
      <w:r w:rsidR="00EE20A8">
        <w:t xml:space="preserve"> Using the RDK task, we investigated the simultaneous deployment of attention to two features (red and blue dots) across three phases o</w:t>
      </w:r>
      <w:r w:rsidR="001D293D">
        <w:t xml:space="preserve">f the experiment. </w:t>
      </w:r>
      <w:r w:rsidR="00A92CBA">
        <w:t>On each trial participants were instructed to attend to one of the two colors</w:t>
      </w:r>
      <w:r w:rsidR="007A5705">
        <w:t xml:space="preserve"> and to press a key if the dots of the attended color moved coherently. They performed this task</w:t>
      </w:r>
      <w:r w:rsidR="00A92CBA">
        <w:t xml:space="preserve"> firs</w:t>
      </w:r>
      <w:r w:rsidR="007A5705">
        <w:t>t without any reward (baseline) and</w:t>
      </w:r>
      <w:r w:rsidR="00A92CBA">
        <w:t xml:space="preserve"> then with each color associated with different probabilities of earning a rewards (</w:t>
      </w:r>
      <w:r w:rsidR="00F032A7">
        <w:t>training</w:t>
      </w:r>
      <w:r w:rsidR="00A92CBA">
        <w:t>). In the last phase (</w:t>
      </w:r>
      <w:r w:rsidR="00F032A7">
        <w:t>test</w:t>
      </w:r>
      <w:r w:rsidR="00A92CBA">
        <w:t xml:space="preserve">), participants were informed that they would not earn any more rewards. This design enabled us to investigate the influence of reward on attention simultaneously for both features. </w:t>
      </w:r>
    </w:p>
    <w:p w14:paraId="499F8EB7" w14:textId="7C3DA624" w:rsidR="007A5705" w:rsidRDefault="007A5705" w:rsidP="00E4130A">
      <w:pPr>
        <w:spacing w:line="480" w:lineRule="auto"/>
        <w:ind w:firstLine="720"/>
        <w:jc w:val="both"/>
      </w:pPr>
      <w:r>
        <w:t xml:space="preserve">In this setting the theoretical accounts of reward-attention interactions predict that the amount of attention toward the high reward feature will increase (attentional facilitation), while the amount of attention allocated toward the low reward feature will decrease (attentional suppression) in the training phase compared to the baseline phase. Further, it is possible that this effect will remain even when participants are aware that no more rewards can be earned (test phase). The use </w:t>
      </w:r>
      <w:r>
        <w:lastRenderedPageBreak/>
        <w:t xml:space="preserve">of the SSVEPs in the current paradigm allowed us to test the facilitation and suppression simultaneously on each trial as two features compete for attention. </w:t>
      </w:r>
    </w:p>
    <w:p w14:paraId="00B5A0A1" w14:textId="77777777" w:rsidR="00EE20A8" w:rsidRPr="00EE20A8" w:rsidRDefault="00EE20A8" w:rsidP="00EE20A8"/>
    <w:p w14:paraId="78FCD169" w14:textId="4A7F2141"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EB3CB7B"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w:t>
      </w:r>
      <w:r w:rsidR="00704050">
        <w:lastRenderedPageBreak/>
        <w:t xml:space="preserve">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6E97874"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DB4776" w:rsidRPr="00DB4776">
        <w:rPr>
          <w:i/>
        </w:rPr>
        <w:t>acquisition</w:t>
      </w:r>
      <w:r w:rsidR="00DB4776">
        <w:t xml:space="preserve">, and </w:t>
      </w:r>
      <w:r w:rsidR="00DB4776" w:rsidRPr="00DB4776">
        <w:rPr>
          <w:i/>
        </w:rPr>
        <w:t>extinction</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During baseline, participants were simply doing the described task. In the acquisition</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acquisition phase, participants got feedback on both their performance and the amount of extra money earned within the block. The third phase, extinction, was identical to baseline (i.e., no monetary rewards assigned). The whole task lasted for </w:t>
      </w:r>
      <w:r w:rsidR="002749F6" w:rsidRPr="00FC3F13">
        <w:t>approximately 50 minutes</w:t>
      </w:r>
      <w:r w:rsidR="002749F6">
        <w:t xml:space="preserve">, plus a few minutes of break in between blocks. After completing the </w:t>
      </w:r>
      <w:r w:rsidR="002749F6">
        <w:lastRenderedPageBreak/>
        <w:t xml:space="preserve">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77777777" w:rsidR="002749F6" w:rsidRDefault="002749F6" w:rsidP="002749F6">
      <w:pPr>
        <w:spacing w:line="480" w:lineRule="auto"/>
        <w:ind w:firstLine="720"/>
        <w:jc w:val="both"/>
      </w:pPr>
      <w:r w:rsidRPr="00695F22">
        <w:t xml:space="preserve">This experiment was realized using Cogent 2000 developed by the Cogent 2000 team at the FIL and the ICN and Cogent Graphics developed by John </w:t>
      </w:r>
      <w:proofErr w:type="spellStart"/>
      <w:r w:rsidRPr="00695F22">
        <w:t>Romaya</w:t>
      </w:r>
      <w:proofErr w:type="spellEnd"/>
      <w:r w:rsidRPr="00695F22">
        <w:t xml:space="preserve"> at the LON at the </w:t>
      </w:r>
      <w:proofErr w:type="spellStart"/>
      <w:r w:rsidRPr="00695F22">
        <w:t>Wellcome</w:t>
      </w:r>
      <w:proofErr w:type="spellEnd"/>
      <w:r w:rsidRPr="00695F22">
        <w:t xml:space="preserve"> Department of Imaging Neuroscience</w:t>
      </w:r>
      <w:r>
        <w:t>.</w:t>
      </w:r>
    </w:p>
    <w:p w14:paraId="59AD0E82" w14:textId="0AA627C5" w:rsidR="00917742" w:rsidRPr="00917742" w:rsidRDefault="00917742" w:rsidP="00917742">
      <w:pPr>
        <w:spacing w:line="480" w:lineRule="auto"/>
        <w:ind w:firstLine="720"/>
        <w:jc w:val="center"/>
        <w:rPr>
          <w:b/>
          <w:sz w:val="20"/>
          <w:lang w:val="da-DK"/>
        </w:rPr>
      </w:pPr>
      <w:commentRangeStart w:id="1"/>
      <w:r w:rsidRPr="00917742">
        <w:rPr>
          <w:b/>
          <w:sz w:val="20"/>
          <w:lang w:val="da-DK"/>
        </w:rPr>
        <w:t>Figure 1. The design of the task. Depiction of a single trial and of the phases of the experiment.</w:t>
      </w:r>
      <w:commentRangeEnd w:id="1"/>
      <w:r>
        <w:rPr>
          <w:rStyle w:val="CommentReference"/>
        </w:rPr>
        <w:commentReference w:id="1"/>
      </w:r>
    </w:p>
    <w:p w14:paraId="08D1DCE6" w14:textId="359E1E5C" w:rsidR="002749F6" w:rsidRDefault="002749F6" w:rsidP="00CA0030">
      <w:pPr>
        <w:pStyle w:val="Heading2"/>
        <w:spacing w:before="0" w:after="240"/>
      </w:pPr>
      <w:commentRangeStart w:id="2"/>
      <w:r>
        <w:t xml:space="preserve">Behavior </w:t>
      </w:r>
      <w:commentRangeEnd w:id="2"/>
      <w:r>
        <w:rPr>
          <w:rStyle w:val="CommentReference"/>
          <w:rFonts w:eastAsiaTheme="minorHAnsi" w:cs="Times New Roman"/>
          <w:b w:val="0"/>
        </w:rPr>
        <w:commentReference w:id="2"/>
      </w:r>
    </w:p>
    <w:p w14:paraId="0DFF79D4" w14:textId="1D01E22C" w:rsidR="00F02AB1" w:rsidRDefault="00F02AB1" w:rsidP="00F02AB1"/>
    <w:p w14:paraId="6C4E84ED" w14:textId="28AA2BBD" w:rsidR="00F02AB1" w:rsidRDefault="00F02AB1" w:rsidP="00F02AB1">
      <w:r w:rsidRPr="00F02AB1">
        <w:rPr>
          <w:highlight w:val="yellow"/>
        </w:rPr>
        <w:t>XXXXXXXXXXXXXXXXXXXXX</w:t>
      </w:r>
    </w:p>
    <w:p w14:paraId="3594AC76" w14:textId="77777777" w:rsidR="00F02AB1" w:rsidRPr="00F02AB1" w:rsidRDefault="00F02AB1" w:rsidP="00F02AB1"/>
    <w:p w14:paraId="1B0C36CA" w14:textId="42426963" w:rsidR="00BA0ADE" w:rsidRDefault="00BA0ADE" w:rsidP="00CA0030">
      <w:pPr>
        <w:pStyle w:val="Heading2"/>
        <w:spacing w:before="0" w:after="240"/>
      </w:pPr>
      <w:commentRangeStart w:id="3"/>
      <w:r>
        <w:t>EEG recording and pre</w:t>
      </w:r>
      <w:r w:rsidR="00703DB2">
        <w:t>-</w:t>
      </w:r>
      <w:r>
        <w:t>processing</w:t>
      </w:r>
      <w:commentRangeEnd w:id="3"/>
      <w:r w:rsidR="00A44140">
        <w:rPr>
          <w:rStyle w:val="CommentReference"/>
          <w:rFonts w:eastAsiaTheme="minorHAnsi" w:cs="Times New Roman"/>
          <w:b w:val="0"/>
        </w:rPr>
        <w:commentReference w:id="3"/>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xml:space="preserve">, Inc., The Netherlands) at a sampling rate of 512 Hz. </w:t>
      </w:r>
      <w:r>
        <w:rPr>
          <w:szCs w:val="24"/>
        </w:rPr>
        <w:t>Sixty-f</w:t>
      </w:r>
      <w:r w:rsidRPr="002006AF">
        <w:rPr>
          <w:szCs w:val="24"/>
        </w:rPr>
        <w:t>our Ag/</w:t>
      </w:r>
      <w:proofErr w:type="spellStart"/>
      <w:r w:rsidRPr="002006AF">
        <w:rPr>
          <w:szCs w:val="24"/>
        </w:rPr>
        <w:t>AgCl</w:t>
      </w:r>
      <w:proofErr w:type="spellEnd"/>
      <w:r w:rsidRPr="002006AF">
        <w:rPr>
          <w:szCs w:val="24"/>
        </w:rPr>
        <w:t xml:space="preserve">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commentRangeStart w:id="4"/>
      <w:r w:rsidR="007A5260">
        <w:t xml:space="preserve">Additional external electrodes were applied to the left and right mastoids, </w:t>
      </w:r>
      <w:commentRangeEnd w:id="4"/>
      <w:r w:rsidR="00314813">
        <w:rPr>
          <w:rStyle w:val="CommentReference"/>
        </w:rPr>
        <w:commentReference w:id="4"/>
      </w:r>
      <w:r w:rsidR="007A5260">
        <w:t xml:space="preserve">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6560E112"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 xml:space="preserve">channels with variance, </w:t>
      </w:r>
      <w:r w:rsidR="001140A2" w:rsidRPr="001140A2">
        <w:rPr>
          <w:szCs w:val="24"/>
        </w:rPr>
        <w:lastRenderedPageBreak/>
        <w:t>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5"/>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5"/>
      <w:r w:rsidR="00314813">
        <w:rPr>
          <w:rStyle w:val="CommentReference"/>
        </w:rPr>
        <w:commentReference w:id="5"/>
      </w:r>
      <w:r w:rsidRPr="002006AF">
        <w:rPr>
          <w:szCs w:val="24"/>
        </w:rPr>
        <w:t xml:space="preserve">, </w:t>
      </w:r>
      <w:r w:rsidR="00A91667">
        <w:rPr>
          <w:szCs w:val="24"/>
        </w:rPr>
        <w:t>trials in each condition were averaged separately for each participant</w:t>
      </w:r>
      <w:r w:rsidR="0017433F">
        <w:rPr>
          <w:szCs w:val="24"/>
        </w:rPr>
        <w:t>, resulting in the following grand-averages: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acquisition, red attended; (iv)</w:t>
      </w:r>
      <w:r w:rsidR="0017433F" w:rsidRPr="0017433F">
        <w:rPr>
          <w:szCs w:val="24"/>
        </w:rPr>
        <w:t xml:space="preserve"> acquisition, blue attended;</w:t>
      </w:r>
      <w:r w:rsidR="0017433F">
        <w:rPr>
          <w:szCs w:val="24"/>
        </w:rPr>
        <w:t xml:space="preserve"> (v) extinction, red attended; (vi)</w:t>
      </w:r>
      <w:r w:rsidR="0017433F" w:rsidRPr="0017433F">
        <w:rPr>
          <w:szCs w:val="24"/>
        </w:rPr>
        <w:t xml:space="preserve"> extinction, blue attended.</w:t>
      </w:r>
    </w:p>
    <w:p w14:paraId="3E9E022B" w14:textId="78F426C9"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w:t>
      </w:r>
      <w:proofErr w:type="spellStart"/>
      <w:r w:rsidRPr="00D92BFE">
        <w:rPr>
          <w:rFonts w:eastAsia="Times New Roman"/>
          <w:szCs w:val="24"/>
        </w:rPr>
        <w:t>isocontour</w:t>
      </w:r>
      <w:proofErr w:type="spellEnd"/>
      <w:r w:rsidRPr="00D92BFE">
        <w:rPr>
          <w:rFonts w:eastAsia="Times New Roman"/>
          <w:szCs w:val="24"/>
        </w:rPr>
        <w:t xml:space="preserve">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commentRangeStart w:id="6"/>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all six conditions. </w:t>
      </w:r>
      <w:commentRangeEnd w:id="6"/>
      <w:r w:rsidR="004C379C">
        <w:rPr>
          <w:rStyle w:val="CommentReference"/>
        </w:rPr>
        <w:commentReference w:id="6"/>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w:t>
      </w:r>
      <w:r w:rsidRPr="00D92BFE">
        <w:rPr>
          <w:rFonts w:eastAsia="Times New Roman"/>
          <w:szCs w:val="24"/>
        </w:rPr>
        <w:lastRenderedPageBreak/>
        <w:t xml:space="preserve">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A87989" w14:textId="23AC5EDB"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complexity to predict hit rates,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118C56D8"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and Gaussian likelihood. Four MCMC simulations (“chains”) with 10</w:t>
      </w:r>
      <w:r w:rsidR="00462C5A">
        <w:t>,</w:t>
      </w:r>
      <w:r w:rsidR="00750379">
        <w:t>000 iterations (2</w:t>
      </w:r>
      <w:r w:rsidR="00462C5A">
        <w:t>,</w:t>
      </w:r>
      <w:r w:rsidR="00750379">
        <w:t>000 warmup)</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lastRenderedPageBreak/>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commentRangeStart w:id="7"/>
      <w:r>
        <w:t>Behavioral results</w:t>
      </w:r>
      <w:commentRangeEnd w:id="7"/>
      <w:r w:rsidR="00917742">
        <w:rPr>
          <w:rStyle w:val="CommentReference"/>
          <w:rFonts w:eastAsiaTheme="minorHAnsi" w:cs="Times New Roman"/>
          <w:b w:val="0"/>
        </w:rPr>
        <w:commentReference w:id="7"/>
      </w:r>
    </w:p>
    <w:p w14:paraId="524FBDC5" w14:textId="01E6273D"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acquisition, extinction),</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 xml:space="preserve">these two effects and their </w:t>
      </w:r>
      <w:r w:rsidR="00AF1D01">
        <w:lastRenderedPageBreak/>
        <w:t>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acquisition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8"/>
            <w:r>
              <w:t>Table 1</w:t>
            </w:r>
            <w:commentRangeEnd w:id="8"/>
            <w:r w:rsidR="00917742">
              <w:rPr>
                <w:rStyle w:val="CommentReference"/>
              </w:rPr>
              <w:commentReference w:id="8"/>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77777777" w:rsidR="00FF1479" w:rsidRDefault="00FF1479" w:rsidP="00C11E13">
            <w:r>
              <w:t>Acquisition</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5118095B" w:rsidR="00FF1479" w:rsidRDefault="00FF1479" w:rsidP="00C11E13">
            <w:r>
              <w:t>Acquisition</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61D7D3A1" w:rsidR="00FF1479" w:rsidRDefault="00FF1479" w:rsidP="00C11E13">
            <w:r>
              <w:t>Extinction</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1EECDFEF" w:rsidR="00FF1479" w:rsidRDefault="00FF1479" w:rsidP="00C11E13">
            <w:r>
              <w:t>Extinction</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9"/>
    <w:p w14:paraId="71258051" w14:textId="21EA61D3" w:rsidR="00EF140D" w:rsidRDefault="00C11E13" w:rsidP="007709FE">
      <w:pPr>
        <w:ind w:firstLine="720"/>
      </w:pPr>
      <w:r w:rsidRPr="003A0B81">
        <w:rPr>
          <w:noProof/>
        </w:rPr>
        <w:lastRenderedPageBreak/>
        <mc:AlternateContent>
          <mc:Choice Requires="wpg">
            <w:drawing>
              <wp:anchor distT="0" distB="0" distL="114300" distR="114300" simplePos="0" relativeHeight="251664384" behindDoc="0" locked="0" layoutInCell="1" allowOverlap="1" wp14:anchorId="0AE3DD69" wp14:editId="6DF48179">
                <wp:simplePos x="0" y="0"/>
                <wp:positionH relativeFrom="margin">
                  <wp:posOffset>-623570</wp:posOffset>
                </wp:positionH>
                <wp:positionV relativeFrom="margin">
                  <wp:posOffset>2724073</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120B399F" id="Group 23" o:spid="_x0000_s1026" style="position:absolute;margin-left:-49.1pt;margin-top:214.5pt;width:567.9pt;height:194.65pt;z-index:251664384;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9"/>
      <w:r w:rsidR="00917742">
        <w:rPr>
          <w:rStyle w:val="CommentReference"/>
        </w:rPr>
        <w:commentReference w:id="9"/>
      </w:r>
    </w:p>
    <w:p w14:paraId="6D93541F" w14:textId="4029401F"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77777777" w:rsidR="00E66917" w:rsidRDefault="00E66917" w:rsidP="00E66917">
      <w:pPr>
        <w:pStyle w:val="Heading2"/>
        <w:spacing w:before="0" w:after="240"/>
      </w:pPr>
      <w:commentRangeStart w:id="10"/>
      <w:r>
        <w:t>Hit rates</w:t>
      </w:r>
      <w:del w:id="11" w:author="Antonio Schettino" w:date="2018-08-28T10:15:00Z">
        <w:r w:rsidDel="006F62F4">
          <w:delText xml:space="preserve"> </w:delText>
        </w:r>
      </w:del>
      <w:commentRangeEnd w:id="10"/>
      <w:r w:rsidR="00411041">
        <w:rPr>
          <w:rStyle w:val="CommentReference"/>
          <w:rFonts w:eastAsiaTheme="minorHAnsi" w:cs="Times New Roman"/>
          <w:b w:val="0"/>
        </w:rPr>
        <w:commentReference w:id="10"/>
      </w:r>
    </w:p>
    <w:p w14:paraId="38AFDDD3" w14:textId="12AAE065" w:rsidR="00FE683F" w:rsidRDefault="00411041" w:rsidP="00575829">
      <w:pPr>
        <w:spacing w:line="480" w:lineRule="auto"/>
        <w:ind w:firstLine="284"/>
        <w:jc w:val="both"/>
      </w:pPr>
      <w:r>
        <w:t xml:space="preserve">As can be seen in </w:t>
      </w:r>
      <w:r>
        <w:rPr>
          <w:i/>
        </w:rPr>
        <w:t xml:space="preserve">Table </w:t>
      </w:r>
      <w:r w:rsidRPr="00917742">
        <w:rPr>
          <w:i/>
        </w:rPr>
        <w:t>1</w:t>
      </w:r>
      <w:r>
        <w:t>, this task was quite challenging as participants were able to detect only about 60% of the movements across different experimental conditions. Nonetheless</w:t>
      </w:r>
      <w:commentRangeStart w:id="12"/>
      <w:r w:rsidR="00917742">
        <w:t xml:space="preserve">, it should be noted that this is a signal detection task, so the performance of 50% is not chance level. </w:t>
      </w:r>
      <w:commentRangeEnd w:id="12"/>
      <w:r w:rsidR="0041367D">
        <w:rPr>
          <w:rStyle w:val="CommentReference"/>
        </w:rPr>
        <w:commentReference w:id="12"/>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hit rates improved in the acquisition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evidence for the difference between acquisition and extinction phase</w:t>
      </w:r>
      <w:r w:rsidR="00C04A3E">
        <w:t>s</w:t>
      </w:r>
      <w:r w:rsidR="00FE2900">
        <w:t xml:space="preserve"> was much weaker. </w:t>
      </w:r>
      <w:r w:rsidR="00575829">
        <w:t>Participants were</w:t>
      </w:r>
      <w:r w:rsidR="007063D5">
        <w:t xml:space="preserve"> slightly</w:t>
      </w:r>
      <w:r w:rsidR="00575829">
        <w:t xml:space="preserve"> less accurate in extinction compared to acquisition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 xml:space="preserve">while </w:t>
      </w:r>
      <w:r w:rsidR="00B71FD2">
        <w:lastRenderedPageBreak/>
        <w:t>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47ABB91B" w:rsidR="00FF793F" w:rsidRDefault="00575829" w:rsidP="00575829">
      <w:pPr>
        <w:spacing w:line="480" w:lineRule="auto"/>
        <w:ind w:firstLine="284"/>
        <w:jc w:val="both"/>
      </w:pPr>
      <w:r>
        <w:t xml:space="preserve">These results suggest that participants were reliably more accurate in the acquisition phase compared to baseline, </w:t>
      </w:r>
      <w:r w:rsidR="00B92561">
        <w:t xml:space="preserve">and </w:t>
      </w:r>
      <w:commentRangeStart w:id="13"/>
      <w:commentRangeStart w:id="14"/>
      <w:r w:rsidR="00B92561">
        <w:t>more so</w:t>
      </w:r>
      <w:r>
        <w:t xml:space="preserve"> for the low rewarded color</w:t>
      </w:r>
      <w:commentRangeEnd w:id="13"/>
      <w:r w:rsidR="0041367D">
        <w:rPr>
          <w:rStyle w:val="CommentReference"/>
        </w:rPr>
        <w:commentReference w:id="13"/>
      </w:r>
      <w:commentRangeEnd w:id="14"/>
      <w:r w:rsidR="00411041">
        <w:rPr>
          <w:rStyle w:val="CommentReference"/>
        </w:rPr>
        <w:commentReference w:id="14"/>
      </w:r>
      <w:r>
        <w:t xml:space="preserve">. There was also evidence for </w:t>
      </w:r>
      <w:r w:rsidR="00FE683F">
        <w:t xml:space="preserve">a </w:t>
      </w:r>
      <w:r>
        <w:t>drop in their accuracy in the extinction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lastRenderedPageBreak/>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70F280EF" w:rsidR="007F6AA7" w:rsidRDefault="007F6AA7" w:rsidP="00C11E13">
            <w:r>
              <w:t>Acquisition</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5E52338E" w:rsidR="007F6AA7" w:rsidRDefault="007F6AA7" w:rsidP="00C11E13">
            <w:r>
              <w:t>Acquisition</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020165B3" w:rsidR="007F6AA7" w:rsidRDefault="007F6AA7" w:rsidP="00C11E13">
            <w:r>
              <w:t>Extinction</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7C2B1B33" w:rsidR="007F6AA7" w:rsidRDefault="007F6AA7" w:rsidP="00C11E13">
            <w:r>
              <w:t>Extinction</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rPr>
        <mc:AlternateContent>
          <mc:Choice Requires="wpg">
            <w:drawing>
              <wp:anchor distT="0" distB="0" distL="114300" distR="114300" simplePos="0" relativeHeight="251666432" behindDoc="0" locked="0" layoutInCell="1" allowOverlap="1" wp14:anchorId="4F181D98" wp14:editId="460C570F">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4151E092" id="Group 22" o:spid="_x0000_s1026" style="position:absolute;margin-left:0;margin-top:1.6pt;width:567.8pt;height:194.75pt;z-index:251666432;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4D606666"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Participants were reliably faster in the acquisition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acquisition and the extinction phase. </w:t>
      </w:r>
      <w:r w:rsidR="00B71FD2">
        <w:t xml:space="preserve">Participants were approximately </w:t>
      </w:r>
      <w:r w:rsidR="00B71FD2">
        <w:lastRenderedPageBreak/>
        <w:t xml:space="preserve">equally fast in acquisition and extinction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15"/>
      <w:commentRangeStart w:id="16"/>
      <w:r>
        <w:t>and more so in the condition with higher probability of earning a reward</w:t>
      </w:r>
      <w:commentRangeEnd w:id="15"/>
      <w:r w:rsidR="0041367D">
        <w:rPr>
          <w:rStyle w:val="CommentReference"/>
        </w:rPr>
        <w:commentReference w:id="15"/>
      </w:r>
      <w:commentRangeEnd w:id="16"/>
      <w:r w:rsidR="00411041">
        <w:rPr>
          <w:rStyle w:val="CommentReference"/>
        </w:rPr>
        <w:commentReference w:id="16"/>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proofErr w:type="spellStart"/>
      <w:r w:rsidRPr="00411041">
        <w:rPr>
          <w:rFonts w:eastAsia="Times New Roman"/>
          <w:i/>
          <w:szCs w:val="24"/>
        </w:rPr>
        <w:t>POz</w:t>
      </w:r>
      <w:proofErr w:type="spellEnd"/>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1059B01C" w14:textId="6B87E171" w:rsidR="00E1045E" w:rsidRDefault="00E1045E" w:rsidP="00C11E13">
      <w:pPr>
        <w:spacing w:line="480" w:lineRule="auto"/>
        <w:ind w:firstLine="284"/>
        <w:jc w:val="both"/>
      </w:pPr>
      <w:commentRangeStart w:id="17"/>
      <w:r>
        <w:rPr>
          <w:noProof/>
        </w:rPr>
        <w:lastRenderedPageBreak/>
        <w:drawing>
          <wp:inline distT="0" distB="0" distL="0" distR="0" wp14:anchorId="56E09EC4" wp14:editId="0237A2A5">
            <wp:extent cx="5971540" cy="542867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s\Grahek_Ivan\FSAReward\repo\figures\topos_spectra.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71540" cy="5428672"/>
                    </a:xfrm>
                    <a:prstGeom prst="rect">
                      <a:avLst/>
                    </a:prstGeom>
                    <a:noFill/>
                    <a:ln>
                      <a:noFill/>
                    </a:ln>
                  </pic:spPr>
                </pic:pic>
              </a:graphicData>
            </a:graphic>
          </wp:inline>
        </w:drawing>
      </w:r>
      <w:commentRangeEnd w:id="17"/>
      <w:r w:rsidR="001F2B18">
        <w:rPr>
          <w:rStyle w:val="CommentReference"/>
        </w:rPr>
        <w:commentReference w:id="17"/>
      </w:r>
    </w:p>
    <w:p w14:paraId="18F62F57" w14:textId="0F3C5616" w:rsidR="00E1045E" w:rsidRPr="00F36223" w:rsidRDefault="00E1045E" w:rsidP="00E1045E">
      <w:pPr>
        <w:jc w:val="both"/>
        <w:rPr>
          <w:sz w:val="20"/>
          <w:szCs w:val="20"/>
        </w:rPr>
      </w:pPr>
      <w:r w:rsidRPr="00F36223">
        <w:rPr>
          <w:b/>
          <w:sz w:val="20"/>
          <w:szCs w:val="20"/>
        </w:rPr>
        <w:t>Figure</w:t>
      </w:r>
      <w:r>
        <w:rPr>
          <w:b/>
          <w:sz w:val="20"/>
          <w:szCs w:val="20"/>
        </w:rPr>
        <w:t xml:space="preserve"> 4.</w:t>
      </w:r>
      <w:r w:rsidRPr="00F36223">
        <w:rPr>
          <w:sz w:val="20"/>
          <w:szCs w:val="20"/>
        </w:rPr>
        <w:t xml:space="preserve"> Grand average FFT-amplitude spectra derived from EEG signals at each participant's best four-electrode cluster for the </w:t>
      </w:r>
      <w:r>
        <w:rPr>
          <w:sz w:val="20"/>
          <w:szCs w:val="20"/>
        </w:rPr>
        <w:t>10 and 1</w:t>
      </w:r>
      <w:r w:rsidRPr="00F36223">
        <w:rPr>
          <w:sz w:val="20"/>
          <w:szCs w:val="20"/>
        </w:rPr>
        <w:t>2 Hz signal</w:t>
      </w:r>
      <w:r>
        <w:rPr>
          <w:sz w:val="20"/>
          <w:szCs w:val="20"/>
        </w:rPr>
        <w:t>.</w:t>
      </w:r>
      <w:r w:rsidR="00917742">
        <w:rPr>
          <w:sz w:val="20"/>
          <w:szCs w:val="20"/>
        </w:rPr>
        <w:t xml:space="preserve"> </w:t>
      </w:r>
      <w:r>
        <w:rPr>
          <w:sz w:val="20"/>
          <w:szCs w:val="20"/>
        </w:rPr>
        <w:t xml:space="preserve">Data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2E8EC26C"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proofErr w:type="spellStart"/>
      <w:r w:rsidR="0011021B">
        <w:t>a.u</w:t>
      </w:r>
      <w:proofErr w:type="spellEnd"/>
      <w:r w:rsidR="0011021B">
        <w:t>.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t xml:space="preserve">Reward phase </w:t>
      </w:r>
      <w:r w:rsidR="00B34D24">
        <w:rPr>
          <w:i/>
        </w:rPr>
        <w:t xml:space="preserve">+ </w:t>
      </w:r>
      <w:r>
        <w:rPr>
          <w:i/>
        </w:rPr>
        <w:t>attention</w:t>
      </w:r>
      <w:r>
        <w:t xml:space="preserve"> model included the additive effects of reward phase and attention</w:t>
      </w:r>
      <w:r w:rsidR="00B34D24">
        <w:t>;</w:t>
      </w:r>
      <w:r>
        <w:t xml:space="preserve"> and </w:t>
      </w:r>
      <w:r>
        <w:lastRenderedPageBreak/>
        <w:t xml:space="preserve">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proofErr w:type="spellStart"/>
            <w:r w:rsidR="0011021B">
              <w:t>a.u</w:t>
            </w:r>
            <w:proofErr w:type="spellEnd"/>
            <w:r w:rsidR="0011021B">
              <w:t>.</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77777777" w:rsidR="00443CF7" w:rsidRPr="008E021D" w:rsidRDefault="00443CF7" w:rsidP="00C11E13">
            <w:r>
              <w:t>Acquisition</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77777777" w:rsidR="00443CF7" w:rsidRPr="00534F07" w:rsidRDefault="00443CF7" w:rsidP="00C11E13">
            <w:r>
              <w:t>Acquisition</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77777777" w:rsidR="00443CF7" w:rsidRPr="00C21D51" w:rsidRDefault="00443CF7" w:rsidP="00C11E13">
            <w:r>
              <w:t>Extinction</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77777777" w:rsidR="00443CF7" w:rsidRPr="00C21D51" w:rsidRDefault="00443CF7" w:rsidP="00C11E13">
            <w:r>
              <w:t>Extinction</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77777777" w:rsidR="00443CF7" w:rsidRDefault="00443CF7" w:rsidP="00C11E13">
            <w:r>
              <w:t>Acquisition</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77777777" w:rsidR="00443CF7" w:rsidRDefault="00443CF7" w:rsidP="00C11E13">
            <w:r>
              <w:t>Acquisition</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77777777" w:rsidR="00443CF7" w:rsidRDefault="00443CF7" w:rsidP="00C11E13">
            <w:r>
              <w:t>Extinction</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7777777" w:rsidR="00443CF7" w:rsidRDefault="00443CF7" w:rsidP="00C11E13">
            <w:r>
              <w:t>Extinction</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rPr>
        <w:lastRenderedPageBreak/>
        <mc:AlternateContent>
          <mc:Choice Requires="wpg">
            <w:drawing>
              <wp:anchor distT="0" distB="0" distL="114300" distR="114300" simplePos="0" relativeHeight="251672576" behindDoc="0" locked="0" layoutInCell="1" allowOverlap="1" wp14:anchorId="76261424" wp14:editId="541B3E72">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6303A4C6" id="Group 3" o:spid="_x0000_s1026" style="position:absolute;margin-left:-49pt;margin-top:15pt;width:567.8pt;height:194.75pt;z-index:251672576;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36308FBE"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acquisition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n the extinction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w:t>
            </w:r>
            <w:proofErr w:type="spellStart"/>
            <w:r>
              <w:t>a.u</w:t>
            </w:r>
            <w:proofErr w:type="spellEnd"/>
            <w:r>
              <w:t>.)</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77777777" w:rsidR="00E1045E" w:rsidRPr="008E021D" w:rsidRDefault="00E1045E" w:rsidP="00E1045E">
            <w:r>
              <w:t>Acquisition</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77777777" w:rsidR="00E1045E" w:rsidRPr="00534F07" w:rsidRDefault="00E1045E" w:rsidP="00E1045E">
            <w:r>
              <w:t>Acquisition</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77777777" w:rsidR="00E1045E" w:rsidRPr="00C21D51" w:rsidRDefault="00E1045E" w:rsidP="00E1045E">
            <w:r>
              <w:t>Extinction</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77777777" w:rsidR="00E1045E" w:rsidRPr="00C21D51" w:rsidRDefault="00E1045E" w:rsidP="00E1045E">
            <w:r>
              <w:t>Extinction</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7777777" w:rsidR="00E1045E" w:rsidRDefault="00E1045E" w:rsidP="00E1045E">
            <w:r>
              <w:t>Acquisition</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77777777" w:rsidR="00E1045E" w:rsidRDefault="00E1045E" w:rsidP="00E1045E">
            <w:r>
              <w:t>Acquisition</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7777777" w:rsidR="00E1045E" w:rsidRDefault="00E1045E" w:rsidP="00E1045E">
            <w:r>
              <w:t>Extinction</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77777777" w:rsidR="00E1045E" w:rsidRDefault="00E1045E" w:rsidP="00E1045E">
            <w:r>
              <w:t>Extinction</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11072626" w:rsidR="005D0085" w:rsidRDefault="00BA6825" w:rsidP="00D86728">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29135CA8" w:rsidR="005D0085" w:rsidRDefault="00BA6825" w:rsidP="00D86728">
            <w:r w:rsidRPr="00BA6825">
              <w:t xml:space="preserve">0.00 </w:t>
            </w:r>
            <w:r>
              <w:t>(</w:t>
            </w:r>
            <w:r w:rsidRPr="00BA6825">
              <w:t>0.00</w:t>
            </w:r>
            <w:r>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360BFE81" w:rsidR="005D0085" w:rsidRDefault="00BA6825" w:rsidP="00D86728">
            <w:r w:rsidRPr="00BA6825">
              <w:t xml:space="preserve">-115.47 </w:t>
            </w:r>
            <w:r>
              <w:t>(</w:t>
            </w:r>
            <w:r w:rsidRPr="00BA6825">
              <w:t>38.14</w:t>
            </w:r>
            <w:r>
              <w:t>)</w:t>
            </w:r>
          </w:p>
        </w:tc>
        <w:tc>
          <w:tcPr>
            <w:tcW w:w="425" w:type="dxa"/>
            <w:vAlign w:val="center"/>
          </w:tcPr>
          <w:p w14:paraId="6AEAB5AD" w14:textId="3B2BF5EB" w:rsidR="005D0085" w:rsidRDefault="005D0085" w:rsidP="00D86728"/>
        </w:tc>
        <w:tc>
          <w:tcPr>
            <w:tcW w:w="1985" w:type="dxa"/>
            <w:vAlign w:val="center"/>
          </w:tcPr>
          <w:p w14:paraId="49488DC1" w14:textId="12F03E2E" w:rsidR="005D0085" w:rsidRDefault="00BA6825" w:rsidP="00D86728">
            <w:r w:rsidRPr="00BA6825">
              <w:t>0.0</w:t>
            </w:r>
            <w:r w:rsidR="00FB785C">
              <w:t>2</w:t>
            </w:r>
            <w:r w:rsidRPr="00BA6825">
              <w:t xml:space="preserve"> </w:t>
            </w:r>
            <w:r>
              <w:t>(</w:t>
            </w:r>
            <w:r w:rsidRPr="00BA6825">
              <w:t>0.01</w:t>
            </w:r>
            <w:r>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188FCF77" w:rsidR="005D0085" w:rsidRDefault="00BA6825" w:rsidP="00D86728">
            <w:r w:rsidRPr="00BA6825">
              <w:t xml:space="preserve">-211.10 </w:t>
            </w:r>
            <w:r>
              <w:t>(</w:t>
            </w:r>
            <w:r w:rsidRPr="00BA6825">
              <w:t>41.72</w:t>
            </w:r>
            <w:r>
              <w:t>)</w:t>
            </w:r>
          </w:p>
        </w:tc>
        <w:tc>
          <w:tcPr>
            <w:tcW w:w="425" w:type="dxa"/>
            <w:vAlign w:val="center"/>
          </w:tcPr>
          <w:p w14:paraId="0A0CCA18" w14:textId="208612F6" w:rsidR="005D0085" w:rsidRDefault="005D0085" w:rsidP="00D86728"/>
        </w:tc>
        <w:tc>
          <w:tcPr>
            <w:tcW w:w="1985" w:type="dxa"/>
            <w:vAlign w:val="center"/>
          </w:tcPr>
          <w:p w14:paraId="27B1B205" w14:textId="2E6E5D00" w:rsidR="005D0085" w:rsidRDefault="00BA6825" w:rsidP="00D86728">
            <w:r w:rsidRPr="00BA6825">
              <w:t xml:space="preserve">0.21 </w:t>
            </w:r>
            <w:r>
              <w:t>(</w:t>
            </w:r>
            <w:r w:rsidRPr="00BA6825">
              <w:t>0.0</w:t>
            </w:r>
            <w:r w:rsidR="00FB785C">
              <w:t>4</w:t>
            </w:r>
            <w:r>
              <w:t>)</w:t>
            </w:r>
          </w:p>
        </w:tc>
      </w:tr>
      <w:tr w:rsidR="00BA6825" w14:paraId="11033BEE" w14:textId="77777777" w:rsidTr="00D86728">
        <w:trPr>
          <w:trHeight w:val="419"/>
        </w:trPr>
        <w:tc>
          <w:tcPr>
            <w:tcW w:w="4962" w:type="dxa"/>
            <w:vAlign w:val="center"/>
          </w:tcPr>
          <w:p w14:paraId="4D6995CA" w14:textId="4B241257" w:rsidR="00BA6825" w:rsidRDefault="00BA6825" w:rsidP="00D86728">
            <w:r>
              <w:lastRenderedPageBreak/>
              <w:t xml:space="preserve">Reward phase </w:t>
            </w:r>
            <w:r w:rsidR="00E91E39">
              <w:t>+</w:t>
            </w:r>
            <w:r>
              <w:t xml:space="preserve"> attention</w:t>
            </w:r>
          </w:p>
        </w:tc>
        <w:tc>
          <w:tcPr>
            <w:tcW w:w="2126" w:type="dxa"/>
            <w:vAlign w:val="center"/>
          </w:tcPr>
          <w:p w14:paraId="66A441C1" w14:textId="52FB3980" w:rsidR="00BA6825" w:rsidRDefault="00BA6825" w:rsidP="00D86728">
            <w:r w:rsidRPr="00BA6825">
              <w:t xml:space="preserve">-200.35 </w:t>
            </w:r>
            <w:r>
              <w:t>(</w:t>
            </w:r>
            <w:r w:rsidRPr="00BA6825">
              <w:t>41.10</w:t>
            </w:r>
            <w:r>
              <w:t>)</w:t>
            </w:r>
          </w:p>
        </w:tc>
        <w:tc>
          <w:tcPr>
            <w:tcW w:w="425" w:type="dxa"/>
            <w:vAlign w:val="center"/>
          </w:tcPr>
          <w:p w14:paraId="467B89B1" w14:textId="529231FF" w:rsidR="00BA6825" w:rsidRDefault="00BA6825" w:rsidP="00D86728"/>
        </w:tc>
        <w:tc>
          <w:tcPr>
            <w:tcW w:w="1985" w:type="dxa"/>
            <w:vAlign w:val="center"/>
          </w:tcPr>
          <w:p w14:paraId="0C5E1974" w14:textId="44F7F2CD" w:rsidR="00BA6825" w:rsidRDefault="00BA6825" w:rsidP="00D86728">
            <w:r w:rsidRPr="00BA6825">
              <w:t xml:space="preserve">0.22 </w:t>
            </w:r>
            <w:r>
              <w:t>(</w:t>
            </w:r>
            <w:r w:rsidRPr="00BA6825">
              <w:t>0.0</w:t>
            </w:r>
            <w:r w:rsidR="00FB785C">
              <w:t>4</w:t>
            </w:r>
            <w:r>
              <w:t>)</w:t>
            </w:r>
          </w:p>
        </w:tc>
      </w:tr>
      <w:tr w:rsidR="00E91E39" w14:paraId="404428DF" w14:textId="77777777" w:rsidTr="00D86728">
        <w:trPr>
          <w:trHeight w:val="419"/>
        </w:trPr>
        <w:tc>
          <w:tcPr>
            <w:tcW w:w="4962" w:type="dxa"/>
            <w:vAlign w:val="center"/>
          </w:tcPr>
          <w:p w14:paraId="073A3545" w14:textId="4054DFF1" w:rsidR="00E91E39" w:rsidRDefault="00E91E39" w:rsidP="00D86728">
            <w:r>
              <w:t xml:space="preserve">Reward phase </w:t>
            </w:r>
            <w:r w:rsidR="007063D5">
              <w:t xml:space="preserve">x </w:t>
            </w:r>
            <w:r>
              <w:t>attention</w:t>
            </w:r>
          </w:p>
        </w:tc>
        <w:tc>
          <w:tcPr>
            <w:tcW w:w="2126" w:type="dxa"/>
            <w:vAlign w:val="center"/>
          </w:tcPr>
          <w:p w14:paraId="5F1A4FD0" w14:textId="24AE73CF" w:rsidR="00E91E39" w:rsidRPr="00BA6825" w:rsidRDefault="00E91E39" w:rsidP="00D86728">
            <w:r w:rsidRPr="00BA6825">
              <w:t>-</w:t>
            </w:r>
            <w:r>
              <w:t>193.05</w:t>
            </w:r>
            <w:r w:rsidRPr="00BA6825">
              <w:t xml:space="preserve"> </w:t>
            </w:r>
            <w:r>
              <w:t>(40.69)</w:t>
            </w:r>
          </w:p>
        </w:tc>
        <w:tc>
          <w:tcPr>
            <w:tcW w:w="425" w:type="dxa"/>
            <w:vAlign w:val="center"/>
          </w:tcPr>
          <w:p w14:paraId="0F74BDCD" w14:textId="4D94DA2E" w:rsidR="00E91E39" w:rsidRPr="00BA6825" w:rsidRDefault="00E91E39" w:rsidP="00D86728"/>
        </w:tc>
        <w:tc>
          <w:tcPr>
            <w:tcW w:w="1985" w:type="dxa"/>
            <w:vAlign w:val="center"/>
          </w:tcPr>
          <w:p w14:paraId="0CA20FC8" w14:textId="59EBB602" w:rsidR="00E91E39" w:rsidRPr="00BA6825" w:rsidRDefault="00E91E39" w:rsidP="00D86728">
            <w:r>
              <w:t>0.23</w:t>
            </w:r>
            <w:r w:rsidRPr="00BA6825">
              <w:t xml:space="preserve"> </w:t>
            </w:r>
            <w:r>
              <w:t>(</w:t>
            </w:r>
            <w:r w:rsidRPr="00BA6825">
              <w:t>0.0</w:t>
            </w:r>
            <w:r>
              <w:t>4)</w:t>
            </w:r>
          </w:p>
        </w:tc>
      </w:tr>
      <w:tr w:rsidR="00E91E39" w14:paraId="4EBA895C" w14:textId="77777777" w:rsidTr="00D86728">
        <w:trPr>
          <w:trHeight w:val="419"/>
        </w:trPr>
        <w:tc>
          <w:tcPr>
            <w:tcW w:w="4962" w:type="dxa"/>
            <w:vAlign w:val="center"/>
          </w:tcPr>
          <w:p w14:paraId="6E205B00" w14:textId="1ED332FF" w:rsidR="00E91E39" w:rsidRDefault="00E91E39" w:rsidP="00D86728">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D86728">
            <w:r w:rsidRPr="00BA6825">
              <w:t xml:space="preserve">-272.18 </w:t>
            </w:r>
            <w:r>
              <w:t>(</w:t>
            </w:r>
            <w:r w:rsidRPr="00BA6825">
              <w:t>42.75</w:t>
            </w:r>
            <w:r>
              <w:t>)</w:t>
            </w:r>
          </w:p>
        </w:tc>
        <w:tc>
          <w:tcPr>
            <w:tcW w:w="425" w:type="dxa"/>
            <w:vAlign w:val="center"/>
          </w:tcPr>
          <w:p w14:paraId="1A2AE93F" w14:textId="6282E8AE" w:rsidR="00E91E39" w:rsidRDefault="00E91E39" w:rsidP="00D86728"/>
        </w:tc>
        <w:tc>
          <w:tcPr>
            <w:tcW w:w="1985" w:type="dxa"/>
            <w:vAlign w:val="center"/>
          </w:tcPr>
          <w:p w14:paraId="7B42DA38" w14:textId="56052ADB" w:rsidR="00E91E39" w:rsidRDefault="00E91E39" w:rsidP="00D86728">
            <w:r w:rsidRPr="00BA6825">
              <w:t>0.4</w:t>
            </w:r>
            <w:r>
              <w:t>3</w:t>
            </w:r>
            <w:r w:rsidRPr="00BA6825">
              <w:t xml:space="preserve"> </w:t>
            </w:r>
            <w:r>
              <w:t>(</w:t>
            </w:r>
            <w:r w:rsidRPr="00BA6825">
              <w:t>0.0</w:t>
            </w:r>
            <w:r>
              <w:t>4)</w:t>
            </w:r>
          </w:p>
        </w:tc>
      </w:tr>
      <w:tr w:rsidR="00E91E39" w14:paraId="7A6056A2" w14:textId="77777777" w:rsidTr="00D86728">
        <w:trPr>
          <w:trHeight w:val="419"/>
        </w:trPr>
        <w:tc>
          <w:tcPr>
            <w:tcW w:w="4962" w:type="dxa"/>
            <w:tcBorders>
              <w:bottom w:val="single" w:sz="4" w:space="0" w:color="auto"/>
            </w:tcBorders>
            <w:vAlign w:val="center"/>
          </w:tcPr>
          <w:p w14:paraId="205D9A02" w14:textId="7EDA14F1" w:rsidR="00E91E39" w:rsidRDefault="007063D5" w:rsidP="00D86728">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D86728">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718E3D4D" w:rsidR="00E91E39" w:rsidRDefault="00E91E39" w:rsidP="00D86728">
            <w:r w:rsidRPr="00BA6825">
              <w:t>0.5</w:t>
            </w:r>
            <w:r>
              <w:t>3</w:t>
            </w:r>
            <w:r w:rsidRPr="00BA6825">
              <w:t xml:space="preserve"> </w:t>
            </w:r>
            <w:r>
              <w:t>(</w:t>
            </w:r>
            <w:r w:rsidRPr="00BA6825">
              <w:t>0.0</w:t>
            </w:r>
            <w:r>
              <w:t>5)</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rPr>
        <mc:AlternateContent>
          <mc:Choice Requires="wpg">
            <w:drawing>
              <wp:anchor distT="0" distB="0" distL="114300" distR="114300" simplePos="0" relativeHeight="251670528" behindDoc="0" locked="0" layoutInCell="1" allowOverlap="1" wp14:anchorId="4B0978F4" wp14:editId="4B42A165">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2155BA52" id="Group 15" o:spid="_x0000_s1026" style="position:absolute;margin-left:-49.1pt;margin-top:84.15pt;width:567.8pt;height:194.75pt;z-index:251670528;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681BF6B4" w:rsidR="000F0109" w:rsidRDefault="006B2F93" w:rsidP="004269CE">
      <w:pPr>
        <w:jc w:val="both"/>
        <w:rPr>
          <w:sz w:val="20"/>
        </w:rPr>
      </w:pPr>
      <w:r>
        <w:rPr>
          <w:b/>
          <w:sz w:val="20"/>
        </w:rPr>
        <w:t>Figure 6</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7CF9E52F"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for a difference between acquisition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evidence for lower amplitudes in acquisition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acquisition compared to extinction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extinction compared to acquisition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w:t>
      </w:r>
      <w:r w:rsidR="004D7E75">
        <w:lastRenderedPageBreak/>
        <w:t xml:space="preserve">lowered from baseline to acquisition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acquisition to extinction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CFAF736"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acquisition and increased from acquisition to extinction.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from baseline to acquisition and increased from acquisition to extinction.</w:t>
      </w:r>
    </w:p>
    <w:p w14:paraId="7DDADE4C" w14:textId="2809C670"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be rewarded in the acquisition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0A2B91AF" w14:textId="7090ADF5" w:rsidR="009508C9" w:rsidRDefault="009508C9" w:rsidP="004B04C5">
      <w:pPr>
        <w:pStyle w:val="Heading1"/>
        <w:spacing w:before="0" w:after="240"/>
      </w:pPr>
      <w:r>
        <w:t>Discussion</w:t>
      </w:r>
    </w:p>
    <w:p w14:paraId="4757875A" w14:textId="0998287D" w:rsidR="00410220" w:rsidRDefault="0053165D" w:rsidP="00E4130A">
      <w:pPr>
        <w:spacing w:line="480" w:lineRule="auto"/>
        <w:jc w:val="both"/>
      </w:pPr>
      <w:r>
        <w:tab/>
        <w:t>Our results show that rewards influence the deployment of voluntary attention at both behavioral and neural level</w:t>
      </w:r>
      <w:r w:rsidR="0022579B">
        <w:t>s</w:t>
      </w:r>
      <w:r>
        <w:t xml:space="preserve">. </w:t>
      </w:r>
      <w:r w:rsidR="00E32915">
        <w:t xml:space="preserve">The introduction of rewards improved </w:t>
      </w:r>
      <w:r w:rsidR="00410220">
        <w:t xml:space="preserve">behavioral </w:t>
      </w:r>
      <w:r w:rsidR="00E32915">
        <w:t>performance in the task, and the stimuli linked to higher probability</w:t>
      </w:r>
      <w:r w:rsidR="00004924">
        <w:t xml:space="preserve"> of obtaining a reward</w:t>
      </w:r>
      <w:r w:rsidR="00E32915">
        <w:t xml:space="preserve"> were detected faster. </w:t>
      </w:r>
      <w:r w:rsidR="00410220">
        <w:t xml:space="preserve">The </w:t>
      </w:r>
      <w:r w:rsidR="00410220">
        <w:lastRenderedPageBreak/>
        <w:t xml:space="preserve">absence of rewards in the extinction phase did not influence behavior. </w:t>
      </w:r>
      <w:commentRangeStart w:id="18"/>
      <w:r w:rsidR="00410220">
        <w:t>This result provides a conceptual replication</w:t>
      </w:r>
      <w:commentRangeEnd w:id="18"/>
      <w:r w:rsidR="0022579B">
        <w:rPr>
          <w:rStyle w:val="CommentReference"/>
        </w:rPr>
        <w:commentReference w:id="18"/>
      </w:r>
      <w:r w:rsidR="00410220">
        <w:t xml:space="preserve"> of the value-driven effects found in </w:t>
      </w:r>
      <w:r w:rsidR="00A902AD">
        <w:t>studies using</w:t>
      </w:r>
      <w:r w:rsidR="00410220">
        <w:t xml:space="preserve"> visual search and cueing tasks </w:t>
      </w:r>
      <w:r w:rsidR="00410220">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reward","type":"article-journal","volume":"14"},"uris":["http://www.mendeley.com/documents/?uuid=42255e82-e8b3-4659-a168-287f428c6ebe"]}],"mendeley":{"formattedCitation":"(B a Anderson et al., 2011; M. F. Failing &amp; Theeuwes, 2014)","manualFormatting":"(Anderson et al., 2011; Failing &amp; Theeuwes, 2014)","plainTextFormattedCitation":"(B a Anderson et al., 2011; M. F. Failing &amp; Theeuwes, 2014)","previouslyFormattedCitation":"(B a Anderson et al., 2011; M. F. Failing &amp; Theeuwes, 2014)"},"properties":{"noteIndex":0},"schema":"https://github.com/citation-style-language/schema/raw/master/csl-citation.json"}</w:instrText>
      </w:r>
      <w:r w:rsidR="00410220">
        <w:fldChar w:fldCharType="separate"/>
      </w:r>
      <w:r w:rsidR="00410220" w:rsidRPr="00410220">
        <w:rPr>
          <w:noProof/>
        </w:rPr>
        <w:t>(Anderson et al., 2011; Failing &amp; Theeuwes, 2014)</w:t>
      </w:r>
      <w:r w:rsidR="00410220">
        <w:fldChar w:fldCharType="end"/>
      </w:r>
      <w:r w:rsidR="00410220">
        <w:t xml:space="preserve">. </w:t>
      </w:r>
      <w:commentRangeStart w:id="19"/>
      <w:r w:rsidR="00410220">
        <w:t xml:space="preserve">This replication is significant given the large differences between our task and the previously used tasks. </w:t>
      </w:r>
      <w:commentRangeEnd w:id="19"/>
      <w:r w:rsidR="0039218C">
        <w:rPr>
          <w:rStyle w:val="CommentReference"/>
        </w:rPr>
        <w:commentReference w:id="19"/>
      </w:r>
      <w:r w:rsidR="00410220">
        <w:t xml:space="preserve">In our paradigm, participants </w:t>
      </w:r>
      <w:r w:rsidR="00004924">
        <w:t>were</w:t>
      </w:r>
      <w:r w:rsidR="00410220">
        <w:t xml:space="preserve"> instructed which features to pay attention to, and they </w:t>
      </w:r>
      <w:r w:rsidR="00A902AD">
        <w:t>were</w:t>
      </w:r>
      <w:r w:rsidR="00410220">
        <w:t xml:space="preserve"> doing so over the much longer periods of time than in previously used paradigms. </w:t>
      </w:r>
      <w:commentRangeStart w:id="20"/>
      <w:r w:rsidR="00410220">
        <w:t xml:space="preserve">This result thus provides additional support to the robustness of the value-driven attentional effects </w:t>
      </w:r>
      <w:commentRangeEnd w:id="20"/>
      <w:r w:rsidR="0039218C">
        <w:rPr>
          <w:rStyle w:val="CommentReference"/>
        </w:rPr>
        <w:commentReference w:id="20"/>
      </w:r>
      <w:r w:rsidR="00410220">
        <w:fldChar w:fldCharType="begin" w:fldLock="1"/>
      </w:r>
      <w:r w:rsidR="00524556">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410220">
        <w:fldChar w:fldCharType="separate"/>
      </w:r>
      <w:r w:rsidR="00410220" w:rsidRPr="00410220">
        <w:rPr>
          <w:noProof/>
        </w:rPr>
        <w:t>(Anderson, 2016; Chelazzi et al., 2013; Failing &amp; Theeuwes, 2017)</w:t>
      </w:r>
      <w:r w:rsidR="00410220">
        <w:fldChar w:fldCharType="end"/>
      </w:r>
      <w:r w:rsidR="00410220">
        <w:t xml:space="preserve">.  </w:t>
      </w:r>
    </w:p>
    <w:p w14:paraId="6AAF7B46" w14:textId="57118D46" w:rsidR="00CD3D93" w:rsidRDefault="00B754E8" w:rsidP="00E4130A">
      <w:pPr>
        <w:spacing w:line="480" w:lineRule="auto"/>
        <w:jc w:val="both"/>
      </w:pPr>
      <w:r>
        <w:tab/>
      </w:r>
      <w:r w:rsidR="00CD3D93">
        <w:t>At the neural level w</w:t>
      </w:r>
      <w:r w:rsidR="0046723F">
        <w:t xml:space="preserve">e have </w:t>
      </w:r>
      <w:r w:rsidR="00CD3D93">
        <w:t xml:space="preserve">directly </w:t>
      </w:r>
      <w:r w:rsidR="0046723F">
        <w:t xml:space="preserve">replicated the finding that the SSVEP amplitudes are strongly influenced by voluntary attention </w:t>
      </w:r>
      <w:r w:rsidR="0046723F">
        <w:fldChar w:fldCharType="begin" w:fldLock="1"/>
      </w:r>
      <w:r w:rsidR="0041022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 Andersen, Müller, &amp; Hillyard, 2012)","plainTextFormattedCitation":"(Andersen &amp; Müller, 2010; Andersen, Müller, &amp; Hillyard, 2012)","previouslyFormattedCitation":"(Andersen &amp; Müller, 2010; Andersen, Müller, &amp; Hillyard, 2012)"},"properties":{"noteIndex":0},"schema":"https://github.com/citation-style-language/schema/raw/master/csl-citation.json"}</w:instrText>
      </w:r>
      <w:r w:rsidR="0046723F">
        <w:fldChar w:fldCharType="separate"/>
      </w:r>
      <w:r w:rsidR="0046723F" w:rsidRPr="0046723F">
        <w:rPr>
          <w:noProof/>
        </w:rPr>
        <w:t>(Andersen &amp; Müller, 2010; Andersen, Müller, &amp; Hillyard, 2012)</w:t>
      </w:r>
      <w:r w:rsidR="0046723F">
        <w:fldChar w:fldCharType="end"/>
      </w:r>
      <w:r w:rsidR="0046723F">
        <w:t xml:space="preserve">. Across all of the phases of the experiment, the SSVEP amplitudes in the frequency of the attended stimuli were </w:t>
      </w:r>
      <w:r w:rsidR="00CD3D93">
        <w:t xml:space="preserve">robustly </w:t>
      </w:r>
      <w:r w:rsidR="0046723F">
        <w:t xml:space="preserve">higher than the amplitudes in the frequency of the unattended stimuli. This strong </w:t>
      </w:r>
      <w:ins w:id="21" w:author="Gilles Pourtois" w:date="2019-02-12T14:41:00Z">
        <w:r w:rsidR="0039218C">
          <w:t xml:space="preserve">gating </w:t>
        </w:r>
      </w:ins>
      <w:r w:rsidR="0046723F">
        <w:t xml:space="preserve">effect was modulated by </w:t>
      </w:r>
      <w:del w:id="22" w:author="Gilles Pourtois" w:date="2019-02-12T14:41:00Z">
        <w:r w:rsidR="0046723F" w:rsidDel="0039218C">
          <w:delText xml:space="preserve">the introduction of </w:delText>
        </w:r>
      </w:del>
      <w:r w:rsidR="0046723F">
        <w:t>reward</w:t>
      </w:r>
      <w:del w:id="23" w:author="Gilles Pourtois" w:date="2019-02-12T14:41:00Z">
        <w:r w:rsidR="0046723F" w:rsidDel="0039218C">
          <w:delText>s</w:delText>
        </w:r>
      </w:del>
      <w:r w:rsidR="0046723F">
        <w:t xml:space="preserve">. </w:t>
      </w:r>
      <w:r w:rsidR="00CD3D93">
        <w:t xml:space="preserve">Model comparisons have provided evidence that the models which take into account </w:t>
      </w:r>
      <w:ins w:id="24" w:author="Gilles Pourtois" w:date="2019-02-12T14:42:00Z">
        <w:r w:rsidR="0039218C">
          <w:t>the</w:t>
        </w:r>
      </w:ins>
      <w:del w:id="25" w:author="Gilles Pourtois" w:date="2019-02-12T14:42:00Z">
        <w:r w:rsidR="00CD3D93" w:rsidDel="0039218C">
          <w:delText>our</w:delText>
        </w:r>
      </w:del>
      <w:r w:rsidR="00CD3D93">
        <w:t xml:space="preserve"> reward manipulation account better for the data compared to the model that includes only the effect of voluntary attention. </w:t>
      </w:r>
      <w:commentRangeStart w:id="26"/>
      <w:r w:rsidR="00CD3D93">
        <w:t xml:space="preserve">This result further corroborates models of cognitive control </w:t>
      </w:r>
      <w:commentRangeEnd w:id="26"/>
      <w:r w:rsidR="0039218C">
        <w:rPr>
          <w:rStyle w:val="CommentReference"/>
        </w:rPr>
        <w:commentReference w:id="26"/>
      </w:r>
      <w:r w:rsidR="00CD3D93">
        <w:t xml:space="preserve">which posit motivation as the crucial component in the </w:t>
      </w:r>
      <w:r w:rsidR="00A902AD">
        <w:t xml:space="preserve">voluntary </w:t>
      </w:r>
      <w:r w:rsidR="00CD3D93">
        <w:t xml:space="preserve">allocation of attention </w:t>
      </w:r>
      <w:r w:rsidR="00CD3D93">
        <w:fldChar w:fldCharType="begin" w:fldLock="1"/>
      </w:r>
      <w:r w:rsidR="006E3FAB">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D3D93">
        <w:fldChar w:fldCharType="separate"/>
      </w:r>
      <w:r w:rsidR="006E3FAB" w:rsidRPr="006E3FAB">
        <w:rPr>
          <w:noProof/>
        </w:rPr>
        <w:t>(Brown &amp; Alexander, 2017; Holroyd &amp; McClure, 2015; Shenhav, Botvinick, &amp; Cohen, 2013; Verguts, Vassena, &amp; Silvetti, 2015)</w:t>
      </w:r>
      <w:r w:rsidR="00CD3D93">
        <w:fldChar w:fldCharType="end"/>
      </w:r>
      <w:r w:rsidR="00CD3D93">
        <w:t xml:space="preserve">. </w:t>
      </w:r>
    </w:p>
    <w:p w14:paraId="5382C25C" w14:textId="775443E2" w:rsidR="00CD3D93" w:rsidRDefault="00CD3D93" w:rsidP="00E4130A">
      <w:pPr>
        <w:spacing w:line="480" w:lineRule="auto"/>
        <w:ind w:firstLine="720"/>
        <w:jc w:val="both"/>
      </w:pPr>
      <w:r>
        <w:t xml:space="preserve">The SSVEP results further indicate that </w:t>
      </w:r>
      <w:r w:rsidR="00B754E8">
        <w:t xml:space="preserve">when participants were attending to the </w:t>
      </w:r>
      <w:r w:rsidR="00A902AD">
        <w:t>stimuli paired with high reward probability</w:t>
      </w:r>
      <w:r w:rsidR="00B754E8">
        <w:t xml:space="preserve">, the amplitudes did not change during the phases of the experiment. </w:t>
      </w:r>
      <w:r>
        <w:t xml:space="preserve">This result is somewhat surprising given that previous neuroimaging studies demonstrated </w:t>
      </w:r>
      <w:r w:rsidR="00A902AD">
        <w:t>enhanced</w:t>
      </w:r>
      <w:r>
        <w:t xml:space="preserve"> processing of targets paired with high reward</w:t>
      </w:r>
      <w:r w:rsidR="00004924">
        <w:t>s</w:t>
      </w:r>
      <w:r>
        <w:t xml:space="preserve"> </w:t>
      </w:r>
      <w:r>
        <w:fldChar w:fldCharType="begin" w:fldLock="1"/>
      </w:r>
      <w:r w:rsidR="00A902AD">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Vision","type":"article-journal","volume":"85"},"uris":["http://www.mendeley.com/documents/?uuid=ce429b97-da77-4522-a4ce-592dcebda922"]},{"id":"ITEM-2","itemData":{"DOI":"10.1523/JNEUROSCI.1026-10.2010","ISBN":"1529-2401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Neuroscience","id":"ITEM-2","issue":"33","issued":{"date-parts":[["2010"]]},"page":"11096-11103","title":"Reward Changes Salience in Human Vision via the Anterior Cingulate","type":"article-journal","volume":"30"},"uris":["http://www.mendeley.com/documents/?uuid=63f54998-73ab-4870-b69a-5a1e479f1bd2"]}],"mendeley":{"formattedCitation":"(C. Hickey et al., 2010; Clayton Hickey, Peelen, Hickey, &amp; Peelen, 2015)","manualFormatting":"(Hickey et al., 2010; Hickey, Peelen, Hickey, &amp; Peelen, 2015)","plainTextFormattedCitation":"(C. Hickey et al., 2010; Clayton Hickey, Peelen, Hickey, &amp; Peelen, 2015)","previouslyFormattedCitation":"(C. Hickey et al., 2010; Clayton Hickey, Peelen, Hickey, &amp; Peelen, 2015)"},"properties":{"noteIndex":0},"schema":"https://github.com/citation-style-language/schema/raw/master/csl-citation.json"}</w:instrText>
      </w:r>
      <w:r>
        <w:fldChar w:fldCharType="separate"/>
      </w:r>
      <w:r w:rsidRPr="00CD3D93">
        <w:rPr>
          <w:noProof/>
        </w:rPr>
        <w:t xml:space="preserve">(Hickey et al., 2010; Hickey, </w:t>
      </w:r>
      <w:r w:rsidRPr="00CD3D93">
        <w:rPr>
          <w:noProof/>
        </w:rPr>
        <w:lastRenderedPageBreak/>
        <w:t>Peelen, Hickey, &amp; Peelen, 2015)</w:t>
      </w:r>
      <w:r>
        <w:fldChar w:fldCharType="end"/>
      </w:r>
      <w:r>
        <w:t xml:space="preserve">. </w:t>
      </w:r>
      <w:commentRangeStart w:id="27"/>
      <w:r w:rsidR="0043206E">
        <w:t xml:space="preserve">One of the possible explanations for this result is that it is due to the high difficulty of our task. </w:t>
      </w:r>
      <w:commentRangeEnd w:id="27"/>
      <w:r w:rsidR="0039218C">
        <w:rPr>
          <w:rStyle w:val="CommentReference"/>
        </w:rPr>
        <w:commentReference w:id="27"/>
      </w:r>
      <w:r w:rsidR="0043206E">
        <w:t xml:space="preserve">As can be seen from the behavioral data, on average participants </w:t>
      </w:r>
      <w:del w:id="28" w:author="Gilles Pourtois" w:date="2019-02-12T14:47:00Z">
        <w:r w:rsidR="0043206E" w:rsidDel="0039218C">
          <w:delText>were able to correctly detect only</w:delText>
        </w:r>
      </w:del>
      <w:ins w:id="29" w:author="Gilles Pourtois" w:date="2019-02-12T14:47:00Z">
        <w:r w:rsidR="0039218C">
          <w:t>had</w:t>
        </w:r>
      </w:ins>
      <w:r w:rsidR="0043206E">
        <w:t xml:space="preserve"> 60% </w:t>
      </w:r>
      <w:ins w:id="30" w:author="Gilles Pourtois" w:date="2019-02-12T14:47:00Z">
        <w:r w:rsidR="0039218C">
          <w:t>correct responses</w:t>
        </w:r>
      </w:ins>
      <w:del w:id="31" w:author="Gilles Pourtois" w:date="2019-02-12T14:47:00Z">
        <w:r w:rsidR="0043206E" w:rsidDel="0039218C">
          <w:delText>of dot movements</w:delText>
        </w:r>
      </w:del>
      <w:r w:rsidR="0043206E">
        <w:t xml:space="preserve">. </w:t>
      </w:r>
      <w:commentRangeStart w:id="32"/>
      <w:r w:rsidR="003A042E">
        <w:t xml:space="preserve">Having this in mind, it is possible that our participants were already at the ceiling in terms of the allocation of attentional resources. This would suggest that there was no room for the further increase in the SSVEP amplitudes. However, it was possible to adaptively allocate less resources to certain features. </w:t>
      </w:r>
      <w:r w:rsidR="0043206E">
        <w:t xml:space="preserve"> </w:t>
      </w:r>
      <w:commentRangeEnd w:id="32"/>
      <w:r w:rsidR="0039218C">
        <w:rPr>
          <w:rStyle w:val="CommentReference"/>
        </w:rPr>
        <w:commentReference w:id="32"/>
      </w:r>
    </w:p>
    <w:p w14:paraId="69039E93" w14:textId="12295F18" w:rsidR="00E32915" w:rsidRDefault="003A042E" w:rsidP="00E4130A">
      <w:pPr>
        <w:spacing w:line="480" w:lineRule="auto"/>
        <w:ind w:firstLine="720"/>
        <w:jc w:val="both"/>
      </w:pPr>
      <w:r>
        <w:t>W</w:t>
      </w:r>
      <w:r w:rsidR="00B754E8">
        <w:t xml:space="preserve">hen </w:t>
      </w:r>
      <w:r w:rsidR="00004924">
        <w:t>the</w:t>
      </w:r>
      <w:r>
        <w:t xml:space="preserve"> participants </w:t>
      </w:r>
      <w:r w:rsidR="00B754E8">
        <w:t xml:space="preserve">were attending to the low rewarded stimuli, the </w:t>
      </w:r>
      <w:r>
        <w:t xml:space="preserve">SSVEP </w:t>
      </w:r>
      <w:r w:rsidR="00B754E8">
        <w:t xml:space="preserve">amplitudes decreased in the reward phase and went back to the baseline level in the extinction phase. The opposite was true when looking at the unattended stimuli. While the low rewarded stimuli did not change over the experiment, the amount of attention being allocated toward the high rewarded stimuli dropped in the reward phase, and </w:t>
      </w:r>
      <w:r w:rsidR="003E7343">
        <w:t>stayed at that</w:t>
      </w:r>
      <w:r w:rsidR="00B754E8">
        <w:t xml:space="preserve"> level in the extinction. </w:t>
      </w:r>
      <w:r w:rsidR="00A902AD">
        <w:t xml:space="preserve">The finding of suppression in processing of the stimuli related with low rewards is comparable to the results found in the fMRI study focusing on the visual cortex </w:t>
      </w:r>
      <w:r w:rsidR="00A902AD">
        <w:fldChar w:fldCharType="begin" w:fldLock="1"/>
      </w:r>
      <w:r w:rsidR="00033739">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Vision","type":"article-journal","volume":"85"},"uris":["http://www.mendeley.com/documents/?uuid=ce429b97-da77-4522-a4ce-592dcebda922"]}],"mendeley":{"formattedCitation":"(Clayton Hickey et al., 2015)","manualFormatting":"(Hickey et al., 2015)","plainTextFormattedCitation":"(Clayton Hickey et al., 2015)","previouslyFormattedCitation":"(Clayton Hickey et al., 2015)"},"properties":{"noteIndex":0},"schema":"https://github.com/citation-style-language/schema/raw/master/csl-citation.json"}</w:instrText>
      </w:r>
      <w:r w:rsidR="00A902AD">
        <w:fldChar w:fldCharType="separate"/>
      </w:r>
      <w:r w:rsidR="00A902AD" w:rsidRPr="00A902AD">
        <w:rPr>
          <w:noProof/>
        </w:rPr>
        <w:t>(Hickey et al., 2015)</w:t>
      </w:r>
      <w:r w:rsidR="00A902AD">
        <w:fldChar w:fldCharType="end"/>
      </w:r>
      <w:r w:rsidR="00A902AD">
        <w:t>. Our result</w:t>
      </w:r>
      <w:r w:rsidR="00B754E8">
        <w:t xml:space="preserve"> suggest</w:t>
      </w:r>
      <w:r w:rsidR="00A902AD">
        <w:t>s</w:t>
      </w:r>
      <w:r w:rsidR="00B754E8">
        <w:t xml:space="preserve"> that the voluntary allocation of attention was flexibly adapted depending on the possibility of earning extra monetary rewards in the experiment. </w:t>
      </w:r>
      <w:r w:rsidR="00004924">
        <w:t>This is the first electrophysiological study that has looked into the simultaneous deployment of attention to stimuli linked both to high and low reward probability. As such it provides a novel insight into the flexible dynamics of attentional deployment based on value of different stimuli. Also, t</w:t>
      </w:r>
      <w:r w:rsidR="00B754E8">
        <w:t xml:space="preserve">his result is contrary to the prediction made </w:t>
      </w:r>
      <w:commentRangeStart w:id="33"/>
      <w:r w:rsidR="00B754E8">
        <w:t xml:space="preserve">by the value-based </w:t>
      </w:r>
      <w:r>
        <w:t xml:space="preserve">attention </w:t>
      </w:r>
      <w:r w:rsidR="00B754E8">
        <w:t>account, but in line with the prediction made by cognitive control models</w:t>
      </w:r>
      <w:commentRangeEnd w:id="33"/>
      <w:r w:rsidR="00BA5A51">
        <w:rPr>
          <w:rStyle w:val="CommentReference"/>
        </w:rPr>
        <w:commentReference w:id="33"/>
      </w:r>
      <w:r w:rsidR="00B754E8">
        <w:t xml:space="preserve">. </w:t>
      </w:r>
      <w:commentRangeStart w:id="34"/>
      <w:r w:rsidR="00004924">
        <w:t xml:space="preserve">Namely, the value-driven attentional account posits that linking stimuli to high reward probability induces a long lasting attentional bias toward such stimuli. </w:t>
      </w:r>
      <w:commentRangeEnd w:id="34"/>
      <w:r w:rsidR="00BA5A51">
        <w:rPr>
          <w:rStyle w:val="CommentReference"/>
        </w:rPr>
        <w:commentReference w:id="34"/>
      </w:r>
      <w:r w:rsidR="00004924">
        <w:t xml:space="preserve">However, our data suggests the opposite. Attention is flexibly </w:t>
      </w:r>
      <w:commentRangeStart w:id="35"/>
      <w:r w:rsidR="00004924">
        <w:t xml:space="preserve">deployed in order to maximize the probability of obtaining a reward, but then goes back to the baseline levels once the possibility of earning rewards is gone. </w:t>
      </w:r>
      <w:commentRangeEnd w:id="35"/>
      <w:r w:rsidR="00BA5A51">
        <w:rPr>
          <w:rStyle w:val="CommentReference"/>
        </w:rPr>
        <w:commentReference w:id="35"/>
      </w:r>
    </w:p>
    <w:p w14:paraId="5062F622" w14:textId="445FBFDC" w:rsidR="003A042E" w:rsidRDefault="003A042E" w:rsidP="00E4130A">
      <w:pPr>
        <w:spacing w:line="480" w:lineRule="auto"/>
        <w:ind w:firstLine="720"/>
        <w:jc w:val="both"/>
      </w:pPr>
      <w:commentRangeStart w:id="36"/>
      <w:r>
        <w:lastRenderedPageBreak/>
        <w:t xml:space="preserve">These results point to the importance of several factors in the allocation of attention based on goals and reward history. </w:t>
      </w:r>
      <w:commentRangeEnd w:id="36"/>
      <w:r w:rsidR="00BA5A51">
        <w:rPr>
          <w:rStyle w:val="CommentReference"/>
        </w:rPr>
        <w:commentReference w:id="36"/>
      </w:r>
      <w:commentRangeStart w:id="37"/>
      <w:r>
        <w:t xml:space="preserve">First, our electrophysiological measure displayed an interesting decoupling from the behavior. While the behavioral data seems to be in line with the persistent effect of reward history, the neural data suggests that this effect does not arise from the </w:t>
      </w:r>
      <w:r w:rsidR="00C153E4">
        <w:t xml:space="preserve">long-lasting </w:t>
      </w:r>
      <w:r>
        <w:t xml:space="preserve">change in the amount of attention being allocated based on previous rewards. </w:t>
      </w:r>
      <w:commentRangeEnd w:id="37"/>
      <w:r w:rsidR="00BA5A51">
        <w:rPr>
          <w:rStyle w:val="CommentReference"/>
        </w:rPr>
        <w:commentReference w:id="37"/>
      </w:r>
      <w:r w:rsidR="00033739">
        <w:t xml:space="preserve">This is contrast to some of the existing electrophysiological studies </w:t>
      </w:r>
      <w:r w:rsidR="00033739">
        <w:fldChar w:fldCharType="begin" w:fldLock="1"/>
      </w:r>
      <w:r w:rsidR="00491D76">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33739">
        <w:fldChar w:fldCharType="separate"/>
      </w:r>
      <w:r w:rsidR="00033739" w:rsidRPr="00033739">
        <w:rPr>
          <w:noProof/>
        </w:rPr>
        <w:t>(MacLean &amp; Giesbrecht, 2015)</w:t>
      </w:r>
      <w:r w:rsidR="00033739">
        <w:fldChar w:fldCharType="end"/>
      </w:r>
      <w:r w:rsidR="00033739">
        <w:t xml:space="preserve">, but it is important to point out that there are very few such studies to date. Future studies could explore further why such a decoupling occurs. Tentatively, there is a possibility that the persistent behavioral effect is driven by a more motor effect, rather than a one mediated by attention. Interestingly, the value-driven attentional bias has mostly been demonstrated by the speeded responses to the previously rewarded stimuli compared to neutral stimuli. It is possible that such an effect is driven by the motor pairing of a stimulus and a fast response. </w:t>
      </w:r>
    </w:p>
    <w:p w14:paraId="3A0FCBCD" w14:textId="27D53584" w:rsidR="003A042E" w:rsidRDefault="00033739" w:rsidP="00E4130A">
      <w:pPr>
        <w:spacing w:line="480" w:lineRule="auto"/>
        <w:ind w:firstLine="720"/>
        <w:jc w:val="both"/>
      </w:pPr>
      <w:r>
        <w:t xml:space="preserve">Another important factor in the allocation of reward-guided attention is the type of the task used. </w:t>
      </w:r>
      <w:commentRangeStart w:id="38"/>
      <w:r>
        <w:t>O</w:t>
      </w:r>
      <w:r w:rsidR="003A042E">
        <w:t>ur results demonstrate the importance of more rigorous tests of the idea that reward history can counteract goal-</w:t>
      </w:r>
      <w:r w:rsidR="00491D76">
        <w:t xml:space="preserve">driven allocation of attention. </w:t>
      </w:r>
      <w:commentRangeEnd w:id="38"/>
      <w:r w:rsidR="00BA5A51">
        <w:rPr>
          <w:rStyle w:val="CommentReference"/>
        </w:rPr>
        <w:commentReference w:id="38"/>
      </w:r>
      <w:r w:rsidR="00491D76">
        <w:t xml:space="preserve">The tasks used in most studies only infer that the goals of participants have changed in the test phase, or that they are induced in the instruction prior to the experiment </w:t>
      </w:r>
      <w:r w:rsidR="00491D76">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capture","type":"article-journal","volume":"108"},"uris":["http://www.mendeley.com/documents/?uuid=d494dedf-304d-438c-ad37-25ad56194e7e"]},{"id":"ITEM-2","itemData":{"DOI":"10.1167/13.3.7.doi","ISBN":"1534-7362 (Electronic)\\r1534-7362 (Linking)","ISSN":"1534-7362","PMID":"23589803","abstract":"Attention selects stimuli for cognitive processing, and the mechanisms that underlie the process of attentional selection have been a major topic of psychological research for over 30 years. From this research, it has been well documented that attentional selection can proceed both voluntarily, driven by visual search goals, and involuntarily, driven by the physical salience of stimuli. In this review, I provide a conceptual framework for attentional control that emphasizes the need for stimulus selection to promote the survival and wellbeing of an organism. I argue that although goal-driven and salience-driven mechanisms of attentional selection fit within this framework, a central component that is missing is a mechanism of attentional selection that is uniquely driven by learned associations between stimuli and rewards. I go on to review recent evidence for such a value-driven mechanism of attentional selection, and describe how this mechanism functions independently of the well-documented salience-driven and goal-driven mechanisms. I conclude by arguing that reward learning modifies the attentional priority of stimuli, allowing them to compete more effectively for selection even when nonsalient and task-irrelevant.","author":[{"dropping-particle":"","family":"Anderson","given":"Ba","non-dropping-particle":"","parse-names":false,"suffix":""}],"container-title":"Journal of vision","id":"ITEM-2","issued":{"date-parts":[["2013"]]},"page":"1-16","title":"A value-driven mechanism of attentional selection","type":"article-journal","volume":"13"},"uris":["http://www.mendeley.com/documents/?uuid=1bfad0d9-c8b8-4eee-b37d-7857d882dc7e"]},{"id":"ITEM-3","itemData":{"DOI":"10.1167/14.5.6.doi","ISSN":"1534-7362","PMID":"24819737","abstract":"Classic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Ba Anderson, 2013; M. F. Failing &amp; Theeuwes, 2014)","manualFormatting":"(Anderson et al., 2011; Anderson, 2013; Failing &amp; Theeuwes, 2014)","plainTextFormattedCitation":"(B a Anderson et al., 2011; Ba Anderson, 2013; M. F. Failing &amp; Theeuwes, 2014)","previouslyFormattedCitation":"(B a Anderson et al., 2011; Ba Anderson, 2013; M. F. Failing &amp; Theeuwes, 2014)"},"properties":{"noteIndex":0},"schema":"https://github.com/citation-style-language/schema/raw/master/csl-citation.json"}</w:instrText>
      </w:r>
      <w:r w:rsidR="00491D76">
        <w:fldChar w:fldCharType="separate"/>
      </w:r>
      <w:r w:rsidR="00491D76" w:rsidRPr="00491D76">
        <w:rPr>
          <w:noProof/>
        </w:rPr>
        <w:t>(Anderson et al., 2011; Anderson, 2013; Failing &amp; Theeuwes, 2014)</w:t>
      </w:r>
      <w:r w:rsidR="00491D76">
        <w:fldChar w:fldCharType="end"/>
      </w:r>
      <w:r w:rsidR="00491D76">
        <w:t xml:space="preserve">. </w:t>
      </w:r>
      <w:r>
        <w:t>We have demonstrated that</w:t>
      </w:r>
      <w:r w:rsidR="00491D76">
        <w:t xml:space="preserve">, </w:t>
      </w:r>
      <w:commentRangeStart w:id="39"/>
      <w:r w:rsidR="00491D76">
        <w:t>in the task in which participants have a goal on every trial, we did not observe the value-driven attentional bias in our measure of sustained attention</w:t>
      </w:r>
      <w:commentRangeEnd w:id="39"/>
      <w:r w:rsidR="00BA5A51">
        <w:rPr>
          <w:rStyle w:val="CommentReference"/>
        </w:rPr>
        <w:commentReference w:id="39"/>
      </w:r>
      <w:r w:rsidR="00491D76">
        <w:t xml:space="preserve">. We believe that such an experimental setup provides </w:t>
      </w:r>
      <w:commentRangeStart w:id="40"/>
      <w:r w:rsidR="00491D76">
        <w:t xml:space="preserve">a more rigorous way of looking at the competition between the goal-driven and value-driven attention. </w:t>
      </w:r>
      <w:commentRangeEnd w:id="40"/>
      <w:r w:rsidR="00BA5A51">
        <w:rPr>
          <w:rStyle w:val="CommentReference"/>
        </w:rPr>
        <w:commentReference w:id="40"/>
      </w:r>
      <w:r w:rsidR="00491D76">
        <w:t xml:space="preserve">However, it is important to stress </w:t>
      </w:r>
      <w:commentRangeStart w:id="41"/>
      <w:r w:rsidR="00491D76">
        <w:t>that our paradigm</w:t>
      </w:r>
      <w:r w:rsidR="00C153E4">
        <w:t xml:space="preserve"> could favor the goa</w:t>
      </w:r>
      <w:r w:rsidR="00491D76">
        <w:t xml:space="preserve">l-directed effects on attention, while the previous paradigm could have favored the value-driven effects. </w:t>
      </w:r>
      <w:commentRangeEnd w:id="41"/>
      <w:r w:rsidR="000252E3">
        <w:rPr>
          <w:rStyle w:val="CommentReference"/>
        </w:rPr>
        <w:commentReference w:id="41"/>
      </w:r>
    </w:p>
    <w:p w14:paraId="0FC8378F" w14:textId="1CC3A969" w:rsidR="0047115E" w:rsidRDefault="0047115E" w:rsidP="0047115E">
      <w:pPr>
        <w:pStyle w:val="Heading1"/>
        <w:spacing w:before="0" w:after="240"/>
      </w:pPr>
      <w:r>
        <w:lastRenderedPageBreak/>
        <w:t>Conclusion</w:t>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09FB9C1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acquisition.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that was identical as the one described in the results section. We then compared behavioral performance between the first and the second part of the baseline phase, and between the second part of baseline and the first part of acquisition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77777777" w:rsidR="00900F7E" w:rsidRDefault="00900F7E" w:rsidP="00C11E13">
            <w:r w:rsidRPr="00DC56DA">
              <w:t>Acquisition1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77777777" w:rsidR="00900F7E" w:rsidRDefault="00900F7E" w:rsidP="00C11E13">
            <w:r w:rsidRPr="00DC56DA">
              <w:t>Acquisition1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77777777" w:rsidR="00900F7E" w:rsidRDefault="00900F7E" w:rsidP="00C11E13">
            <w:r w:rsidRPr="00DC56DA">
              <w:t>Acquisition2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77777777" w:rsidR="00900F7E" w:rsidRDefault="00900F7E" w:rsidP="00C11E13">
            <w:r w:rsidRPr="00DC56DA">
              <w:t>Acquisition2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77777777" w:rsidR="00900F7E" w:rsidRDefault="00900F7E" w:rsidP="00C11E13">
            <w:r w:rsidRPr="00DC56DA">
              <w:t>Extinction1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77777777" w:rsidR="00900F7E" w:rsidRDefault="00900F7E" w:rsidP="00C11E13">
            <w:r w:rsidRPr="00DC56DA">
              <w:t>Extinction1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77777777" w:rsidR="00900F7E" w:rsidRDefault="00900F7E" w:rsidP="00C11E13">
            <w:r w:rsidRPr="00DC56DA">
              <w:t>Extinction2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77777777" w:rsidR="00900F7E" w:rsidRDefault="00900F7E" w:rsidP="00C11E13">
            <w:r w:rsidRPr="00DC56DA">
              <w:lastRenderedPageBreak/>
              <w:t>Extinction2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rPr>
        <mc:AlternateContent>
          <mc:Choice Requires="wpg">
            <w:drawing>
              <wp:anchor distT="0" distB="0" distL="114300" distR="114300" simplePos="0" relativeHeight="251676672" behindDoc="0" locked="0" layoutInCell="1" allowOverlap="1" wp14:anchorId="296702B0" wp14:editId="3908E03E">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77543280" id="Group 16" o:spid="_x0000_s1026" style="position:absolute;margin-left:-48.4pt;margin-top:31.95pt;width:567.2pt;height:141.75pt;z-index:251676672;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7CE078CD"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When comparing the second part of baseline to the first part of acquisition</w:t>
      </w:r>
      <w:r w:rsidR="000C1A99">
        <w:t>,</w:t>
      </w:r>
      <w:r w:rsidR="00C94B53">
        <w:t xml:space="preserve"> there was no difference in the high reward probability condition (</w:t>
      </w:r>
      <w:r w:rsidR="00C94B53">
        <w:rPr>
          <w:i/>
        </w:rPr>
        <w:t xml:space="preserve">M = </w:t>
      </w:r>
      <w:r w:rsidR="00C94B53">
        <w:t>0.01; 95% HDI [-0.03, 0.04]; ER = 1.82). However, in the low probability condition, hit rates were higher in the first part of acquisition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acquisition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training effects on the </w:t>
      </w:r>
      <w:r w:rsidR="0047115E">
        <w:t>hit rate</w:t>
      </w:r>
      <w:r w:rsidR="008C49F8">
        <w:t xml:space="preserve"> data.</w:t>
      </w:r>
    </w:p>
    <w:p w14:paraId="3D90DF22" w14:textId="266FF88C"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acquisition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lastRenderedPageBreak/>
        <w:t>35.22</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7F062BA1"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hit rates were improving during the baseline phase, reaction times clearly indicate that the main shift in performance happens in the beginning of acquisition, when rewards are introduced. Importantly, the strongest behavioral effects in our study were found on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4217858B" w:rsidR="001B2F73" w:rsidRDefault="001B2F73" w:rsidP="00C11E13">
            <w:r w:rsidRPr="00DC56DA">
              <w:t>Acquisition</w:t>
            </w:r>
            <w:r>
              <w:t xml:space="preserve"> </w:t>
            </w:r>
            <w:r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038A2ECD" w:rsidR="001B2F73" w:rsidRDefault="001B2F73" w:rsidP="00C11E13">
            <w:r w:rsidRPr="00DC56DA">
              <w:t>Acquisition</w:t>
            </w:r>
            <w:r>
              <w:t xml:space="preserve"> </w:t>
            </w:r>
            <w:r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6BB604A8" w:rsidR="001B2F73" w:rsidRDefault="001B2F73" w:rsidP="00C11E13">
            <w:r w:rsidRPr="00DC56DA">
              <w:t>Acquisition</w:t>
            </w:r>
            <w:r>
              <w:t xml:space="preserve"> </w:t>
            </w:r>
            <w:r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6F444B15" w:rsidR="001B2F73" w:rsidRDefault="001B2F73" w:rsidP="00C11E13">
            <w:r w:rsidRPr="00DC56DA">
              <w:t>Acquisition</w:t>
            </w:r>
            <w:r>
              <w:t xml:space="preserve"> </w:t>
            </w:r>
            <w:r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36307487" w:rsidR="001B2F73" w:rsidRDefault="001B2F73" w:rsidP="00C11E13">
            <w:r w:rsidRPr="00DC56DA">
              <w:t>Extinction</w:t>
            </w:r>
            <w:r>
              <w:t xml:space="preserve"> </w:t>
            </w:r>
            <w:r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6A0C2894" w:rsidR="001B2F73" w:rsidRDefault="001B2F73" w:rsidP="00C11E13">
            <w:r w:rsidRPr="00DC56DA">
              <w:t>Extinction</w:t>
            </w:r>
            <w:r>
              <w:t xml:space="preserve"> </w:t>
            </w:r>
            <w:r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418FA760" w:rsidR="001B2F73" w:rsidRDefault="001B2F73" w:rsidP="00C11E13">
            <w:r w:rsidRPr="00DC56DA">
              <w:t>Extinction</w:t>
            </w:r>
            <w:r>
              <w:t xml:space="preserve"> </w:t>
            </w:r>
            <w:r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195B3BC9" w:rsidR="001B2F73" w:rsidRDefault="001B2F73" w:rsidP="00C11E13">
            <w:r w:rsidRPr="00DC56DA">
              <w:t>Extinction</w:t>
            </w:r>
            <w:r>
              <w:t xml:space="preserve"> </w:t>
            </w:r>
            <w:r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rPr>
        <w:lastRenderedPageBreak/>
        <mc:AlternateContent>
          <mc:Choice Requires="wpg">
            <w:drawing>
              <wp:anchor distT="0" distB="0" distL="114300" distR="114300" simplePos="0" relativeHeight="251674624" behindDoc="0" locked="0" layoutInCell="1" allowOverlap="1" wp14:anchorId="08B9AB08" wp14:editId="54220229">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478601FF" id="Group 17" o:spid="_x0000_s1026" style="position:absolute;margin-left:-55.9pt;margin-top:20.4pt;width:567.2pt;height:141.75pt;z-index:251674624;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 xml:space="preserve">data manipulation: </w:t>
      </w:r>
      <w:proofErr w:type="spellStart"/>
      <w:r>
        <w:t>tidyverse</w:t>
      </w:r>
      <w:proofErr w:type="spellEnd"/>
      <w:r>
        <w:t xml:space="preserv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xml:space="preserve">, </w:t>
      </w:r>
      <w:proofErr w:type="spellStart"/>
      <w:r>
        <w:t>yarrr</w:t>
      </w:r>
      <w:proofErr w:type="spellEnd"/>
      <w:r>
        <w:t xml:space="preserve">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lastRenderedPageBreak/>
        <w:t>•</w:t>
      </w:r>
      <w:r>
        <w:tab/>
        <w:t xml:space="preserve">report generation: </w:t>
      </w:r>
      <w:proofErr w:type="spellStart"/>
      <w:r>
        <w:t>pacman</w:t>
      </w:r>
      <w:proofErr w:type="spellEnd"/>
      <w:r>
        <w:t xml:space="preserve">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xml:space="preserve">, </w:t>
      </w:r>
      <w:proofErr w:type="spellStart"/>
      <w:r>
        <w:t>knitr</w:t>
      </w:r>
      <w:proofErr w:type="spellEnd"/>
      <w:r>
        <w:t xml:space="preserve">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42"/>
      <w:r w:rsidR="009508C9">
        <w:rPr>
          <w:highlight w:val="yellow"/>
        </w:rPr>
        <w:t xml:space="preserve">Gilles </w:t>
      </w:r>
      <w:commentRangeEnd w:id="42"/>
      <w:r w:rsidR="0047115E">
        <w:rPr>
          <w:rStyle w:val="CommentReference"/>
        </w:rPr>
        <w:commentReference w:id="42"/>
      </w:r>
      <w:r w:rsidR="009508C9" w:rsidRPr="009508C9">
        <w:rPr>
          <w:highlight w:val="yellow"/>
        </w:rPr>
        <w:t xml:space="preserve">and </w:t>
      </w:r>
      <w:proofErr w:type="spellStart"/>
      <w:r w:rsidR="009508C9" w:rsidRPr="009508C9">
        <w:rPr>
          <w:highlight w:val="yellow"/>
        </w:rPr>
        <w:t>Søren</w:t>
      </w:r>
      <w:proofErr w:type="spellEnd"/>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w:t>
      </w:r>
      <w:proofErr w:type="spellStart"/>
      <w:r>
        <w:t>Greven</w:t>
      </w:r>
      <w:proofErr w:type="spellEnd"/>
      <w:r>
        <w:t xml:space="preserve">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5679BB11" w14:textId="497FBAFD" w:rsidR="00524556" w:rsidRPr="00524556" w:rsidRDefault="009214B6" w:rsidP="00524556">
      <w:pPr>
        <w:widowControl w:val="0"/>
        <w:autoSpaceDE w:val="0"/>
        <w:autoSpaceDN w:val="0"/>
        <w:adjustRightInd w:val="0"/>
        <w:spacing w:after="0" w:line="480" w:lineRule="auto"/>
        <w:ind w:left="480" w:hanging="480"/>
        <w:rPr>
          <w:noProof/>
          <w:szCs w:val="24"/>
        </w:rPr>
      </w:pPr>
      <w:r>
        <w:rPr>
          <w:b/>
        </w:rPr>
        <w:fldChar w:fldCharType="begin" w:fldLock="1"/>
      </w:r>
      <w:r w:rsidRPr="00A57C80">
        <w:rPr>
          <w:b/>
        </w:rPr>
        <w:instrText xml:space="preserve">ADDIN Mendeley Bibliography CSL_BIBLIOGRAPHY </w:instrText>
      </w:r>
      <w:r>
        <w:rPr>
          <w:b/>
        </w:rPr>
        <w:fldChar w:fldCharType="separate"/>
      </w:r>
      <w:r w:rsidR="00524556" w:rsidRPr="00524556">
        <w:rPr>
          <w:noProof/>
          <w:szCs w:val="24"/>
        </w:rPr>
        <w:t xml:space="preserve">Andersen, S. K., &amp; Müller, M. M. (2010). Behavioral performance follows the time course of neural facilitation and suppression during cued shifts of feature-selective attention. </w:t>
      </w:r>
      <w:r w:rsidR="00524556" w:rsidRPr="00524556">
        <w:rPr>
          <w:i/>
          <w:iCs/>
          <w:noProof/>
          <w:szCs w:val="24"/>
        </w:rPr>
        <w:t>Proceedings of the National Academy of Sciences of the United States of America</w:t>
      </w:r>
      <w:r w:rsidR="00524556" w:rsidRPr="00524556">
        <w:rPr>
          <w:noProof/>
          <w:szCs w:val="24"/>
        </w:rPr>
        <w:t xml:space="preserve">, </w:t>
      </w:r>
      <w:r w:rsidR="00524556" w:rsidRPr="00524556">
        <w:rPr>
          <w:i/>
          <w:iCs/>
          <w:noProof/>
          <w:szCs w:val="24"/>
        </w:rPr>
        <w:t>107</w:t>
      </w:r>
      <w:r w:rsidR="00524556" w:rsidRPr="00524556">
        <w:rPr>
          <w:noProof/>
          <w:szCs w:val="24"/>
        </w:rPr>
        <w:t>(31), 13878–13882. https://doi.org/10.1073/pnas.1002436107</w:t>
      </w:r>
    </w:p>
    <w:p w14:paraId="170A6E45"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Andersen, S. K., Müller, M. M., &amp; Hillyard, S. A. (2012). Tracking the allocation of attention in visual scenes with steady-state evoked potentials. In </w:t>
      </w:r>
      <w:r w:rsidRPr="00524556">
        <w:rPr>
          <w:i/>
          <w:iCs/>
          <w:noProof/>
          <w:szCs w:val="24"/>
        </w:rPr>
        <w:t>Cognitive neuroscience of attention</w:t>
      </w:r>
      <w:r w:rsidRPr="00524556">
        <w:rPr>
          <w:noProof/>
          <w:szCs w:val="24"/>
        </w:rPr>
        <w:t xml:space="preserve"> (pp. 197–216).</w:t>
      </w:r>
    </w:p>
    <w:p w14:paraId="0635008C"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Anderson, B. A. (2016). The attention habit: How reward learning shapes attentional selection. </w:t>
      </w:r>
      <w:r w:rsidRPr="00524556">
        <w:rPr>
          <w:i/>
          <w:iCs/>
          <w:noProof/>
          <w:szCs w:val="24"/>
        </w:rPr>
        <w:t>Annals of the New York Academy of Sciences</w:t>
      </w:r>
      <w:r w:rsidRPr="00524556">
        <w:rPr>
          <w:noProof/>
          <w:szCs w:val="24"/>
        </w:rPr>
        <w:t xml:space="preserve">, </w:t>
      </w:r>
      <w:r w:rsidRPr="00524556">
        <w:rPr>
          <w:i/>
          <w:iCs/>
          <w:noProof/>
          <w:szCs w:val="24"/>
        </w:rPr>
        <w:t>1369</w:t>
      </w:r>
      <w:r w:rsidRPr="00524556">
        <w:rPr>
          <w:noProof/>
          <w:szCs w:val="24"/>
        </w:rPr>
        <w:t>(1), 24–39. https://doi.org/10.1111/nyas.12957</w:t>
      </w:r>
    </w:p>
    <w:p w14:paraId="3A62A62B"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Anderson, B a, Laurent, P. a, &amp; Yantis, S. (2011). Value-driven attentional capture. </w:t>
      </w:r>
      <w:r w:rsidRPr="00524556">
        <w:rPr>
          <w:i/>
          <w:iCs/>
          <w:noProof/>
          <w:szCs w:val="24"/>
        </w:rPr>
        <w:t>Proceedings of the National Academy of Sciences</w:t>
      </w:r>
      <w:r w:rsidRPr="00524556">
        <w:rPr>
          <w:noProof/>
          <w:szCs w:val="24"/>
        </w:rPr>
        <w:t xml:space="preserve">, </w:t>
      </w:r>
      <w:r w:rsidRPr="00524556">
        <w:rPr>
          <w:i/>
          <w:iCs/>
          <w:noProof/>
          <w:szCs w:val="24"/>
        </w:rPr>
        <w:t>108</w:t>
      </w:r>
      <w:r w:rsidRPr="00524556">
        <w:rPr>
          <w:noProof/>
          <w:szCs w:val="24"/>
        </w:rPr>
        <w:t>(25), 10367–10371. https://doi.org/10.1073/pnas.1104047108</w:t>
      </w:r>
    </w:p>
    <w:p w14:paraId="758D9902"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Anderson, Ba. (2013). A value-driven mechanism of attentional selection. </w:t>
      </w:r>
      <w:r w:rsidRPr="00524556">
        <w:rPr>
          <w:i/>
          <w:iCs/>
          <w:noProof/>
          <w:szCs w:val="24"/>
        </w:rPr>
        <w:t>Journal of Vision</w:t>
      </w:r>
      <w:r w:rsidRPr="00524556">
        <w:rPr>
          <w:noProof/>
          <w:szCs w:val="24"/>
        </w:rPr>
        <w:t xml:space="preserve">, </w:t>
      </w:r>
      <w:r w:rsidRPr="00524556">
        <w:rPr>
          <w:i/>
          <w:iCs/>
          <w:noProof/>
          <w:szCs w:val="24"/>
        </w:rPr>
        <w:t>13</w:t>
      </w:r>
      <w:r w:rsidRPr="00524556">
        <w:rPr>
          <w:noProof/>
          <w:szCs w:val="24"/>
        </w:rPr>
        <w:t>, 1–16. https://doi.org/10.1167/13.3.7.doi</w:t>
      </w:r>
    </w:p>
    <w:p w14:paraId="5433D650"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Awh, E., Belopolsky, A. V., &amp; Theeuwes, J. (2012). Top-down versus bottom-up attentional control: A failed theoretical dichotomy. </w:t>
      </w:r>
      <w:r w:rsidRPr="00524556">
        <w:rPr>
          <w:i/>
          <w:iCs/>
          <w:noProof/>
          <w:szCs w:val="24"/>
        </w:rPr>
        <w:t>Trends in Cognitive Sciences</w:t>
      </w:r>
      <w:r w:rsidRPr="00524556">
        <w:rPr>
          <w:noProof/>
          <w:szCs w:val="24"/>
        </w:rPr>
        <w:t xml:space="preserve">, </w:t>
      </w:r>
      <w:r w:rsidRPr="00524556">
        <w:rPr>
          <w:i/>
          <w:iCs/>
          <w:noProof/>
          <w:szCs w:val="24"/>
        </w:rPr>
        <w:t>16</w:t>
      </w:r>
      <w:r w:rsidRPr="00524556">
        <w:rPr>
          <w:noProof/>
          <w:szCs w:val="24"/>
        </w:rPr>
        <w:t>(8), 437–443. https://doi.org/10.1016/j.tics.2012.06.010</w:t>
      </w:r>
    </w:p>
    <w:p w14:paraId="63B1AD2D"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Brown, J. W., &amp; Alexander, W. H. (2017). Foraging Value, Risk Avoidance, and Multiple Control Signals: How the Anterior Cingulate Cortex Controls Value-based Decision-making. </w:t>
      </w:r>
      <w:r w:rsidRPr="00524556">
        <w:rPr>
          <w:i/>
          <w:iCs/>
          <w:noProof/>
          <w:szCs w:val="24"/>
        </w:rPr>
        <w:t>Journal of Cognitive Neuroscience</w:t>
      </w:r>
      <w:r w:rsidRPr="00524556">
        <w:rPr>
          <w:noProof/>
          <w:szCs w:val="24"/>
        </w:rPr>
        <w:t xml:space="preserve">, </w:t>
      </w:r>
      <w:r w:rsidRPr="00524556">
        <w:rPr>
          <w:i/>
          <w:iCs/>
          <w:noProof/>
          <w:szCs w:val="24"/>
        </w:rPr>
        <w:t>29</w:t>
      </w:r>
      <w:r w:rsidRPr="00524556">
        <w:rPr>
          <w:noProof/>
          <w:szCs w:val="24"/>
        </w:rPr>
        <w:t>(10), 1656–1673. https://doi.org/10.1162/jocn_a_01140</w:t>
      </w:r>
    </w:p>
    <w:p w14:paraId="324D89B0"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Bürkner, P.-C. (2016). brms: An R package for Bayesian multilevel models using Stan. </w:t>
      </w:r>
      <w:r w:rsidRPr="00524556">
        <w:rPr>
          <w:i/>
          <w:iCs/>
          <w:noProof/>
          <w:szCs w:val="24"/>
        </w:rPr>
        <w:t xml:space="preserve">Journal </w:t>
      </w:r>
      <w:r w:rsidRPr="00524556">
        <w:rPr>
          <w:i/>
          <w:iCs/>
          <w:noProof/>
          <w:szCs w:val="24"/>
        </w:rPr>
        <w:lastRenderedPageBreak/>
        <w:t>of Statistical Software</w:t>
      </w:r>
      <w:r w:rsidRPr="00524556">
        <w:rPr>
          <w:noProof/>
          <w:szCs w:val="24"/>
        </w:rPr>
        <w:t xml:space="preserve">, </w:t>
      </w:r>
      <w:r w:rsidRPr="00524556">
        <w:rPr>
          <w:i/>
          <w:iCs/>
          <w:noProof/>
          <w:szCs w:val="24"/>
        </w:rPr>
        <w:t>80</w:t>
      </w:r>
      <w:r w:rsidRPr="00524556">
        <w:rPr>
          <w:noProof/>
          <w:szCs w:val="24"/>
        </w:rPr>
        <w:t>(1), 1–28.</w:t>
      </w:r>
    </w:p>
    <w:p w14:paraId="63A805D1"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Bürkner, P.-C. (2017). Advanced Bayesian Multilevel Modeling with the R Package brms. </w:t>
      </w:r>
      <w:r w:rsidRPr="00524556">
        <w:rPr>
          <w:i/>
          <w:iCs/>
          <w:noProof/>
          <w:szCs w:val="24"/>
        </w:rPr>
        <w:t>ArXiv:1705.11123</w:t>
      </w:r>
      <w:r w:rsidRPr="00524556">
        <w:rPr>
          <w:noProof/>
          <w:szCs w:val="24"/>
        </w:rPr>
        <w:t>.</w:t>
      </w:r>
    </w:p>
    <w:p w14:paraId="3FF41DCF"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Carpenter, B., Gelman, A., Hoffman, M., Lee, D., Goodrich, B., Betancourt, M., … Riddell, A. (2016). Stan: A probabilistic programming language. </w:t>
      </w:r>
      <w:r w:rsidRPr="00524556">
        <w:rPr>
          <w:i/>
          <w:iCs/>
          <w:noProof/>
          <w:szCs w:val="24"/>
        </w:rPr>
        <w:t>Journal of Statistical Software</w:t>
      </w:r>
      <w:r w:rsidRPr="00524556">
        <w:rPr>
          <w:noProof/>
          <w:szCs w:val="24"/>
        </w:rPr>
        <w:t xml:space="preserve">, </w:t>
      </w:r>
      <w:r w:rsidRPr="00524556">
        <w:rPr>
          <w:i/>
          <w:iCs/>
          <w:noProof/>
          <w:szCs w:val="24"/>
        </w:rPr>
        <w:t>2</w:t>
      </w:r>
      <w:r w:rsidRPr="00524556">
        <w:rPr>
          <w:noProof/>
          <w:szCs w:val="24"/>
        </w:rPr>
        <w:t>(20), 1–37.</w:t>
      </w:r>
    </w:p>
    <w:p w14:paraId="132863D8"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Chatrian, G. E., Lettich, E., &amp; Nelson, P. L. (1985). Ten percent electrode system for topographic studies of spontaneous and evoked EEG activities. </w:t>
      </w:r>
      <w:r w:rsidRPr="00524556">
        <w:rPr>
          <w:i/>
          <w:iCs/>
          <w:noProof/>
          <w:szCs w:val="24"/>
        </w:rPr>
        <w:t>American Journal of EEG Technology</w:t>
      </w:r>
      <w:r w:rsidRPr="00524556">
        <w:rPr>
          <w:noProof/>
          <w:szCs w:val="24"/>
        </w:rPr>
        <w:t xml:space="preserve">, </w:t>
      </w:r>
      <w:r w:rsidRPr="00524556">
        <w:rPr>
          <w:i/>
          <w:iCs/>
          <w:noProof/>
          <w:szCs w:val="24"/>
        </w:rPr>
        <w:t>25</w:t>
      </w:r>
      <w:r w:rsidRPr="00524556">
        <w:rPr>
          <w:noProof/>
          <w:szCs w:val="24"/>
        </w:rPr>
        <w:t>(2).</w:t>
      </w:r>
    </w:p>
    <w:p w14:paraId="0F8B208D"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Chelazzi, L., Perlato, A., Santandrea, E., &amp; Della Libera, C. (2013). Rewards teach visual selective attention. </w:t>
      </w:r>
      <w:r w:rsidRPr="00524556">
        <w:rPr>
          <w:i/>
          <w:iCs/>
          <w:noProof/>
          <w:szCs w:val="24"/>
        </w:rPr>
        <w:t>Vision Research</w:t>
      </w:r>
      <w:r w:rsidRPr="00524556">
        <w:rPr>
          <w:noProof/>
          <w:szCs w:val="24"/>
        </w:rPr>
        <w:t xml:space="preserve">, </w:t>
      </w:r>
      <w:r w:rsidRPr="00524556">
        <w:rPr>
          <w:i/>
          <w:iCs/>
          <w:noProof/>
          <w:szCs w:val="24"/>
        </w:rPr>
        <w:t>85</w:t>
      </w:r>
      <w:r w:rsidRPr="00524556">
        <w:rPr>
          <w:noProof/>
          <w:szCs w:val="24"/>
        </w:rPr>
        <w:t>, 58–62. https://doi.org/10.1016/j.visres.2012.12.005</w:t>
      </w:r>
    </w:p>
    <w:p w14:paraId="676C74D9"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Chun, M. M., Golomb, J. D., &amp; Turk-Browne, N. B. (2011). A Taxonomy of External and Internal Attention. </w:t>
      </w:r>
      <w:r w:rsidRPr="00524556">
        <w:rPr>
          <w:i/>
          <w:iCs/>
          <w:noProof/>
          <w:szCs w:val="24"/>
        </w:rPr>
        <w:t>Annual Review of Psychology</w:t>
      </w:r>
      <w:r w:rsidRPr="00524556">
        <w:rPr>
          <w:noProof/>
          <w:szCs w:val="24"/>
        </w:rPr>
        <w:t xml:space="preserve">, </w:t>
      </w:r>
      <w:r w:rsidRPr="00524556">
        <w:rPr>
          <w:i/>
          <w:iCs/>
          <w:noProof/>
          <w:szCs w:val="24"/>
        </w:rPr>
        <w:t>62</w:t>
      </w:r>
      <w:r w:rsidRPr="00524556">
        <w:rPr>
          <w:noProof/>
          <w:szCs w:val="24"/>
        </w:rPr>
        <w:t>(1), 73–101. https://doi.org/10.1146/annurev.psych.093008.100427</w:t>
      </w:r>
    </w:p>
    <w:p w14:paraId="46CB8871"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Corbetta, M., &amp; Shulman, G. L. (2002). Control of Goal-Directed and Stimulus-Driven Attention in the Brain. </w:t>
      </w:r>
      <w:r w:rsidRPr="00524556">
        <w:rPr>
          <w:i/>
          <w:iCs/>
          <w:noProof/>
          <w:szCs w:val="24"/>
        </w:rPr>
        <w:t>Nature Reviews Neuroscience</w:t>
      </w:r>
      <w:r w:rsidRPr="00524556">
        <w:rPr>
          <w:noProof/>
          <w:szCs w:val="24"/>
        </w:rPr>
        <w:t xml:space="preserve">, </w:t>
      </w:r>
      <w:r w:rsidRPr="00524556">
        <w:rPr>
          <w:i/>
          <w:iCs/>
          <w:noProof/>
          <w:szCs w:val="24"/>
        </w:rPr>
        <w:t>3</w:t>
      </w:r>
      <w:r w:rsidRPr="00524556">
        <w:rPr>
          <w:noProof/>
          <w:szCs w:val="24"/>
        </w:rPr>
        <w:t>(3), 215–229. https://doi.org/10.1038/nrn755</w:t>
      </w:r>
    </w:p>
    <w:p w14:paraId="093E2834"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Craddock, M. (2018). craddm/eegUtils: eegUtils (Version v0.2.0). Zenodo.</w:t>
      </w:r>
    </w:p>
    <w:p w14:paraId="3098FB81"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Della Libera, C., &amp; Chelazzi, L. (2009). Learning to attend and to ignore is a matter of gains and losses. </w:t>
      </w:r>
      <w:r w:rsidRPr="00524556">
        <w:rPr>
          <w:i/>
          <w:iCs/>
          <w:noProof/>
          <w:szCs w:val="24"/>
        </w:rPr>
        <w:t>Psychological Science</w:t>
      </w:r>
      <w:r w:rsidRPr="00524556">
        <w:rPr>
          <w:noProof/>
          <w:szCs w:val="24"/>
        </w:rPr>
        <w:t xml:space="preserve">, </w:t>
      </w:r>
      <w:r w:rsidRPr="00524556">
        <w:rPr>
          <w:i/>
          <w:iCs/>
          <w:noProof/>
          <w:szCs w:val="24"/>
        </w:rPr>
        <w:t>20</w:t>
      </w:r>
      <w:r w:rsidRPr="00524556">
        <w:rPr>
          <w:noProof/>
          <w:szCs w:val="24"/>
        </w:rPr>
        <w:t>(6), 778–784. https://doi.org/10.1111/j.1467-9280.2009.02360.x</w:t>
      </w:r>
    </w:p>
    <w:p w14:paraId="77F54892"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Delorme, A., &amp; Makeig, S. (2004). EEGLAB: an open sorce toolbox for analysis of single-trail EEG dynamics including independent component anlaysis. </w:t>
      </w:r>
      <w:r w:rsidRPr="00524556">
        <w:rPr>
          <w:i/>
          <w:iCs/>
          <w:noProof/>
          <w:szCs w:val="24"/>
        </w:rPr>
        <w:t>Journal of Neuroscience Methods</w:t>
      </w:r>
      <w:r w:rsidRPr="00524556">
        <w:rPr>
          <w:noProof/>
          <w:szCs w:val="24"/>
        </w:rPr>
        <w:t xml:space="preserve">, </w:t>
      </w:r>
      <w:r w:rsidRPr="00524556">
        <w:rPr>
          <w:i/>
          <w:iCs/>
          <w:noProof/>
          <w:szCs w:val="24"/>
        </w:rPr>
        <w:t>134</w:t>
      </w:r>
      <w:r w:rsidRPr="00524556">
        <w:rPr>
          <w:noProof/>
          <w:szCs w:val="24"/>
        </w:rPr>
        <w:t>, 9–21. https://doi.org/10.1016/j.jneumeth.2003.10.009</w:t>
      </w:r>
    </w:p>
    <w:p w14:paraId="17EDF889"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Desimone, R., &amp; Duncan, J. (1995). Neural Mechanisms of Selective Visual. </w:t>
      </w:r>
      <w:r w:rsidRPr="00524556">
        <w:rPr>
          <w:i/>
          <w:iCs/>
          <w:noProof/>
          <w:szCs w:val="24"/>
        </w:rPr>
        <w:t xml:space="preserve">Annual Review of </w:t>
      </w:r>
      <w:r w:rsidRPr="00524556">
        <w:rPr>
          <w:i/>
          <w:iCs/>
          <w:noProof/>
          <w:szCs w:val="24"/>
        </w:rPr>
        <w:lastRenderedPageBreak/>
        <w:t>Neuroscience</w:t>
      </w:r>
      <w:r w:rsidRPr="00524556">
        <w:rPr>
          <w:noProof/>
          <w:szCs w:val="24"/>
        </w:rPr>
        <w:t xml:space="preserve">, </w:t>
      </w:r>
      <w:r w:rsidRPr="00524556">
        <w:rPr>
          <w:i/>
          <w:iCs/>
          <w:noProof/>
          <w:szCs w:val="24"/>
        </w:rPr>
        <w:t>18</w:t>
      </w:r>
      <w:r w:rsidRPr="00524556">
        <w:rPr>
          <w:noProof/>
          <w:szCs w:val="24"/>
        </w:rPr>
        <w:t>(1), 193–222. https://doi.org/10.1146/annurev.ne.18.030195.001205</w:t>
      </w:r>
    </w:p>
    <w:p w14:paraId="1F645E0A"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Donohue, S. E., Hopf, J.-M., Bartsch, M. V., Schoenfeld, M. A., Heinze, H.-J., &amp; Woldorff, M. G. (2016). The Rapid Capture of Attention by Rewarded Objects. </w:t>
      </w:r>
      <w:r w:rsidRPr="00524556">
        <w:rPr>
          <w:i/>
          <w:iCs/>
          <w:noProof/>
          <w:szCs w:val="24"/>
        </w:rPr>
        <w:t>Journal of Cognitive Neuroscience</w:t>
      </w:r>
      <w:r w:rsidRPr="00524556">
        <w:rPr>
          <w:noProof/>
          <w:szCs w:val="24"/>
        </w:rPr>
        <w:t xml:space="preserve">, </w:t>
      </w:r>
      <w:r w:rsidRPr="00524556">
        <w:rPr>
          <w:i/>
          <w:iCs/>
          <w:noProof/>
          <w:szCs w:val="24"/>
        </w:rPr>
        <w:t>28</w:t>
      </w:r>
      <w:r w:rsidRPr="00524556">
        <w:rPr>
          <w:noProof/>
          <w:szCs w:val="24"/>
        </w:rPr>
        <w:t>(4), 529–541. https://doi.org/10.1162/jocn_a_00917</w:t>
      </w:r>
    </w:p>
    <w:p w14:paraId="687856EF"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Failing, M. F., &amp; Theeuwes, J. (2014). Exogenous visual orienting by reward. </w:t>
      </w:r>
      <w:r w:rsidRPr="00524556">
        <w:rPr>
          <w:i/>
          <w:iCs/>
          <w:noProof/>
          <w:szCs w:val="24"/>
        </w:rPr>
        <w:t>Journal of Vision</w:t>
      </w:r>
      <w:r w:rsidRPr="00524556">
        <w:rPr>
          <w:noProof/>
          <w:szCs w:val="24"/>
        </w:rPr>
        <w:t xml:space="preserve">, </w:t>
      </w:r>
      <w:r w:rsidRPr="00524556">
        <w:rPr>
          <w:i/>
          <w:iCs/>
          <w:noProof/>
          <w:szCs w:val="24"/>
        </w:rPr>
        <w:t>14</w:t>
      </w:r>
      <w:r w:rsidRPr="00524556">
        <w:rPr>
          <w:noProof/>
          <w:szCs w:val="24"/>
        </w:rPr>
        <w:t>(2014), 1–9. https://doi.org/10.1167/14.5.6.doi</w:t>
      </w:r>
    </w:p>
    <w:p w14:paraId="6BABFC98"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Failing, M., &amp; Theeuwes, J. (2017). Selection history: How reward modulates selectivity of visual attention. </w:t>
      </w:r>
      <w:r w:rsidRPr="00524556">
        <w:rPr>
          <w:i/>
          <w:iCs/>
          <w:noProof/>
          <w:szCs w:val="24"/>
        </w:rPr>
        <w:t>Psychonomic Bulletin and Review</w:t>
      </w:r>
      <w:r w:rsidRPr="00524556">
        <w:rPr>
          <w:noProof/>
          <w:szCs w:val="24"/>
        </w:rPr>
        <w:t>, 1–25. https://doi.org/10.3758/s13423-017-1380-y</w:t>
      </w:r>
    </w:p>
    <w:p w14:paraId="40063107"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Franken, I. H. A., Muris, P., &amp; Rassin, E. (2005). Psychometric properties of the Dutch BIS/BAS scales. </w:t>
      </w:r>
      <w:r w:rsidRPr="00524556">
        <w:rPr>
          <w:i/>
          <w:iCs/>
          <w:noProof/>
          <w:szCs w:val="24"/>
        </w:rPr>
        <w:t>Journal of Psychopathology and Behavioral Assessment</w:t>
      </w:r>
      <w:r w:rsidRPr="00524556">
        <w:rPr>
          <w:noProof/>
          <w:szCs w:val="24"/>
        </w:rPr>
        <w:t xml:space="preserve">, </w:t>
      </w:r>
      <w:r w:rsidRPr="00524556">
        <w:rPr>
          <w:i/>
          <w:iCs/>
          <w:noProof/>
          <w:szCs w:val="24"/>
        </w:rPr>
        <w:t>27</w:t>
      </w:r>
      <w:r w:rsidRPr="00524556">
        <w:rPr>
          <w:noProof/>
          <w:szCs w:val="24"/>
        </w:rPr>
        <w:t>(1), 25–30. https://doi.org/10.1007/s10862-005-3262-2</w:t>
      </w:r>
    </w:p>
    <w:p w14:paraId="4893C344"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Garnier, S. (2018). viridis: Default Color Maps from ‘matplotlib.’ R package version 0.3.</w:t>
      </w:r>
    </w:p>
    <w:p w14:paraId="67B6ECDB"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Gelman, A., Goodrich, B., Gabry, J., &amp; Ali, I. (2017). R-squared for Bayesian regression models. </w:t>
      </w:r>
      <w:r w:rsidRPr="00524556">
        <w:rPr>
          <w:i/>
          <w:iCs/>
          <w:noProof/>
          <w:szCs w:val="24"/>
        </w:rPr>
        <w:t>Unpublished via Http://Www. Stat. Columbia. Edu/~ Gelman/Research/Unpublished.</w:t>
      </w:r>
      <w:r w:rsidRPr="00524556">
        <w:rPr>
          <w:noProof/>
          <w:szCs w:val="24"/>
        </w:rPr>
        <w:t xml:space="preserve"> Retrieved from http://www.stat.columbia.edu/~gelman/research/unpublished/bayes_R2.pdf</w:t>
      </w:r>
    </w:p>
    <w:p w14:paraId="6FA96FA3"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Gelman, A., &amp; Rubin, D. B. (1992). Inference from Iterative Simulation Using Multiple Sequences. </w:t>
      </w:r>
      <w:r w:rsidRPr="00524556">
        <w:rPr>
          <w:i/>
          <w:iCs/>
          <w:noProof/>
          <w:szCs w:val="24"/>
        </w:rPr>
        <w:t>Statistical Science</w:t>
      </w:r>
      <w:r w:rsidRPr="00524556">
        <w:rPr>
          <w:noProof/>
          <w:szCs w:val="24"/>
        </w:rPr>
        <w:t xml:space="preserve">, </w:t>
      </w:r>
      <w:r w:rsidRPr="00524556">
        <w:rPr>
          <w:i/>
          <w:iCs/>
          <w:noProof/>
          <w:szCs w:val="24"/>
        </w:rPr>
        <w:t>7</w:t>
      </w:r>
      <w:r w:rsidRPr="00524556">
        <w:rPr>
          <w:noProof/>
          <w:szCs w:val="24"/>
        </w:rPr>
        <w:t>(4), 457–472. https://doi.org/10.1214/ss/1177011136</w:t>
      </w:r>
    </w:p>
    <w:p w14:paraId="522CB780"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Hickey, C., Chelazzi, L., &amp; Theeuwes, J. (2010). Reward Changes Salience in Human Vision via the Anterior Cingulate. </w:t>
      </w:r>
      <w:r w:rsidRPr="00524556">
        <w:rPr>
          <w:i/>
          <w:iCs/>
          <w:noProof/>
          <w:szCs w:val="24"/>
        </w:rPr>
        <w:t>Journal of Neuroscience</w:t>
      </w:r>
      <w:r w:rsidRPr="00524556">
        <w:rPr>
          <w:noProof/>
          <w:szCs w:val="24"/>
        </w:rPr>
        <w:t xml:space="preserve">, </w:t>
      </w:r>
      <w:r w:rsidRPr="00524556">
        <w:rPr>
          <w:i/>
          <w:iCs/>
          <w:noProof/>
          <w:szCs w:val="24"/>
        </w:rPr>
        <w:t>30</w:t>
      </w:r>
      <w:r w:rsidRPr="00524556">
        <w:rPr>
          <w:noProof/>
          <w:szCs w:val="24"/>
        </w:rPr>
        <w:t>(33), 11096–11103. https://doi.org/10.1523/JNEUROSCI.1026-10.2010</w:t>
      </w:r>
    </w:p>
    <w:p w14:paraId="188889EF"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Hickey, Clayton, &amp; Peelen, M. V. (2015). Neural mechanisms of incentive salience in naturalistic human vision. </w:t>
      </w:r>
      <w:r w:rsidRPr="00524556">
        <w:rPr>
          <w:i/>
          <w:iCs/>
          <w:noProof/>
          <w:szCs w:val="24"/>
        </w:rPr>
        <w:t>Neuron</w:t>
      </w:r>
      <w:r w:rsidRPr="00524556">
        <w:rPr>
          <w:noProof/>
          <w:szCs w:val="24"/>
        </w:rPr>
        <w:t xml:space="preserve">, </w:t>
      </w:r>
      <w:r w:rsidRPr="00524556">
        <w:rPr>
          <w:i/>
          <w:iCs/>
          <w:noProof/>
          <w:szCs w:val="24"/>
        </w:rPr>
        <w:t>85</w:t>
      </w:r>
      <w:r w:rsidRPr="00524556">
        <w:rPr>
          <w:noProof/>
          <w:szCs w:val="24"/>
        </w:rPr>
        <w:t>(3), 512–518. https://doi.org/10.1016/j.neuron.2014.12.049</w:t>
      </w:r>
    </w:p>
    <w:p w14:paraId="492066E5"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Hickey, Clayton, Peelen, M. V, Hickey, C., &amp; Peelen, M. V. (2015). Neural Mechanisms of </w:t>
      </w:r>
      <w:r w:rsidRPr="00524556">
        <w:rPr>
          <w:noProof/>
          <w:szCs w:val="24"/>
        </w:rPr>
        <w:lastRenderedPageBreak/>
        <w:t xml:space="preserve">Incentive Salience in Naturalistic Human Vision Report Neural Mechanisms of Incentive Salience in Naturalistic Human Vision. </w:t>
      </w:r>
      <w:r w:rsidRPr="00524556">
        <w:rPr>
          <w:i/>
          <w:iCs/>
          <w:noProof/>
          <w:szCs w:val="24"/>
        </w:rPr>
        <w:t>Neuron</w:t>
      </w:r>
      <w:r w:rsidRPr="00524556">
        <w:rPr>
          <w:noProof/>
          <w:szCs w:val="24"/>
        </w:rPr>
        <w:t xml:space="preserve">, </w:t>
      </w:r>
      <w:r w:rsidRPr="00524556">
        <w:rPr>
          <w:i/>
          <w:iCs/>
          <w:noProof/>
          <w:szCs w:val="24"/>
        </w:rPr>
        <w:t>85</w:t>
      </w:r>
      <w:r w:rsidRPr="00524556">
        <w:rPr>
          <w:noProof/>
          <w:szCs w:val="24"/>
        </w:rPr>
        <w:t>(3), 512–518. https://doi.org/10.1016/j.neuron.2014.12.049</w:t>
      </w:r>
    </w:p>
    <w:p w14:paraId="7B184D8F"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Holroyd, C. B., &amp; McClure, S. M. (2015). Hierarchical control over effortful behavior by rodent medial frontal cortex: A computational model. </w:t>
      </w:r>
      <w:r w:rsidRPr="00524556">
        <w:rPr>
          <w:i/>
          <w:iCs/>
          <w:noProof/>
          <w:szCs w:val="24"/>
        </w:rPr>
        <w:t>Psychological Review</w:t>
      </w:r>
      <w:r w:rsidRPr="00524556">
        <w:rPr>
          <w:noProof/>
          <w:szCs w:val="24"/>
        </w:rPr>
        <w:t xml:space="preserve">, </w:t>
      </w:r>
      <w:r w:rsidRPr="00524556">
        <w:rPr>
          <w:i/>
          <w:iCs/>
          <w:noProof/>
          <w:szCs w:val="24"/>
        </w:rPr>
        <w:t>122</w:t>
      </w:r>
      <w:r w:rsidRPr="00524556">
        <w:rPr>
          <w:noProof/>
          <w:szCs w:val="24"/>
        </w:rPr>
        <w:t>(1), 54–83. https://doi.org/10.1037/a0038339</w:t>
      </w:r>
    </w:p>
    <w:p w14:paraId="6E645624"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Hope, R. M. (2013). Rmisc: Ryan miscellaneous. R package version, 1(5).</w:t>
      </w:r>
    </w:p>
    <w:p w14:paraId="1A499233"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Junghöfer, M., Elbert, T., Tucker, D. O. N. M., &amp; Rockstroh, B. (2000). Statistical control of artifacts in dense array EEG 0 MEG studies. </w:t>
      </w:r>
      <w:r w:rsidRPr="00524556">
        <w:rPr>
          <w:i/>
          <w:iCs/>
          <w:noProof/>
          <w:szCs w:val="24"/>
        </w:rPr>
        <w:t>Wiley Online Library</w:t>
      </w:r>
      <w:r w:rsidRPr="00524556">
        <w:rPr>
          <w:noProof/>
          <w:szCs w:val="24"/>
        </w:rPr>
        <w:t>, 523–532. Retrieved from http://onlinelibrary.wiley.com/doi/10.1111/1469-8986.3740523/full</w:t>
      </w:r>
    </w:p>
    <w:p w14:paraId="137A7064"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Kruschke, J. K., &amp; Meredith, M. (2017). BEST: Bayesian Estimation Supersedes the t-Test.</w:t>
      </w:r>
    </w:p>
    <w:p w14:paraId="5B367934"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Kruschke, John K. (2014). </w:t>
      </w:r>
      <w:r w:rsidRPr="00524556">
        <w:rPr>
          <w:i/>
          <w:iCs/>
          <w:noProof/>
          <w:szCs w:val="24"/>
        </w:rPr>
        <w:t>Doing Bayesian data analysis: A tutorial with R, JAGS, and Stan, second edition</w:t>
      </w:r>
      <w:r w:rsidRPr="00524556">
        <w:rPr>
          <w:noProof/>
          <w:szCs w:val="24"/>
        </w:rPr>
        <w:t xml:space="preserve">. </w:t>
      </w:r>
      <w:r w:rsidRPr="00524556">
        <w:rPr>
          <w:i/>
          <w:iCs/>
          <w:noProof/>
          <w:szCs w:val="24"/>
        </w:rPr>
        <w:t>Doing Bayesian Data Analysis: A Tutorial with R, JAGS, and Stan, Second Edition</w:t>
      </w:r>
      <w:r w:rsidRPr="00524556">
        <w:rPr>
          <w:noProof/>
          <w:szCs w:val="24"/>
        </w:rPr>
        <w:t xml:space="preserve"> (2nd ed.). Elsevier Inc. https://doi.org/10.1016/B978-0-12-405888-0.09999-2</w:t>
      </w:r>
    </w:p>
    <w:p w14:paraId="53D4A7AA"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Le Pelley, M. E., Mitchell, C. J., Beesley, T., George, D. N., &amp; Wills, A. J. (2016). Attention and associative learning in humans: An integrative review. </w:t>
      </w:r>
      <w:r w:rsidRPr="00524556">
        <w:rPr>
          <w:i/>
          <w:iCs/>
          <w:noProof/>
          <w:szCs w:val="24"/>
        </w:rPr>
        <w:t>Psychological Bulletin</w:t>
      </w:r>
      <w:r w:rsidRPr="00524556">
        <w:rPr>
          <w:noProof/>
          <w:szCs w:val="24"/>
        </w:rPr>
        <w:t xml:space="preserve">, </w:t>
      </w:r>
      <w:r w:rsidRPr="00524556">
        <w:rPr>
          <w:i/>
          <w:iCs/>
          <w:noProof/>
          <w:szCs w:val="24"/>
        </w:rPr>
        <w:t>142</w:t>
      </w:r>
      <w:r w:rsidRPr="00524556">
        <w:rPr>
          <w:noProof/>
          <w:szCs w:val="24"/>
        </w:rPr>
        <w:t>(10), 1111–1140. https://doi.org/10.1037/bul0000064</w:t>
      </w:r>
    </w:p>
    <w:p w14:paraId="2031148E"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MacLean, M. H., &amp; Giesbrecht, B. (2015). Neural evidence reveals the rapid effects of reward history on selective attention. </w:t>
      </w:r>
      <w:r w:rsidRPr="00524556">
        <w:rPr>
          <w:i/>
          <w:iCs/>
          <w:noProof/>
          <w:szCs w:val="24"/>
        </w:rPr>
        <w:t>Brain Research</w:t>
      </w:r>
      <w:r w:rsidRPr="00524556">
        <w:rPr>
          <w:noProof/>
          <w:szCs w:val="24"/>
        </w:rPr>
        <w:t xml:space="preserve">, </w:t>
      </w:r>
      <w:r w:rsidRPr="00524556">
        <w:rPr>
          <w:i/>
          <w:iCs/>
          <w:noProof/>
          <w:szCs w:val="24"/>
        </w:rPr>
        <w:t>1606</w:t>
      </w:r>
      <w:r w:rsidRPr="00524556">
        <w:rPr>
          <w:noProof/>
          <w:szCs w:val="24"/>
        </w:rPr>
        <w:t>, 86–94. https://doi.org/10.1016/j.brainres.2015.02.016</w:t>
      </w:r>
    </w:p>
    <w:p w14:paraId="15EE3F5D"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McElreath, R. (2016). </w:t>
      </w:r>
      <w:r w:rsidRPr="00524556">
        <w:rPr>
          <w:i/>
          <w:iCs/>
          <w:noProof/>
          <w:szCs w:val="24"/>
        </w:rPr>
        <w:t>Statistical Rethinking: A Bayesian Course with Examples in R and Stan</w:t>
      </w:r>
      <w:r w:rsidRPr="00524556">
        <w:rPr>
          <w:noProof/>
          <w:szCs w:val="24"/>
        </w:rPr>
        <w:t>. Chapman Hall - CRC.</w:t>
      </w:r>
    </w:p>
    <w:p w14:paraId="700199F7"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Nalborczyk, L., &amp; Bürkner, P.-C. (2019). An Introduction to Bayesian Multilevel Models Using brms: A Case Study of Gender Effects on Vowel Variability in Standard Indonesian. </w:t>
      </w:r>
      <w:r w:rsidRPr="00524556">
        <w:rPr>
          <w:i/>
          <w:iCs/>
          <w:noProof/>
          <w:szCs w:val="24"/>
        </w:rPr>
        <w:lastRenderedPageBreak/>
        <w:t>Journal of Speech, Language, and Hearing Research</w:t>
      </w:r>
      <w:r w:rsidRPr="00524556">
        <w:rPr>
          <w:noProof/>
          <w:szCs w:val="24"/>
        </w:rPr>
        <w:t>.</w:t>
      </w:r>
    </w:p>
    <w:p w14:paraId="087C8801"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Nolan, H., Whelan, R., &amp; Reilly, R. B. (2010). FASTER: Fully Automated Statistical Thresholding for EEG artifact Rejection. </w:t>
      </w:r>
      <w:r w:rsidRPr="00524556">
        <w:rPr>
          <w:i/>
          <w:iCs/>
          <w:noProof/>
          <w:szCs w:val="24"/>
        </w:rPr>
        <w:t>Journal of Neuroscience Methods</w:t>
      </w:r>
      <w:r w:rsidRPr="00524556">
        <w:rPr>
          <w:noProof/>
          <w:szCs w:val="24"/>
        </w:rPr>
        <w:t xml:space="preserve">, </w:t>
      </w:r>
      <w:r w:rsidRPr="00524556">
        <w:rPr>
          <w:i/>
          <w:iCs/>
          <w:noProof/>
          <w:szCs w:val="24"/>
        </w:rPr>
        <w:t>192</w:t>
      </w:r>
      <w:r w:rsidRPr="00524556">
        <w:rPr>
          <w:noProof/>
          <w:szCs w:val="24"/>
        </w:rPr>
        <w:t>(1), 152–162. https://doi.org/10.1016/j.jneumeth.2010.07.015</w:t>
      </w:r>
    </w:p>
    <w:p w14:paraId="2C7A37CD"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Norcia, A. M., Appelbaum, L. G., Ales, J. M., Cottereau, B. R., &amp; Rossion, B. (2015). The steady-state visual evoked potential in vision research : A review. </w:t>
      </w:r>
      <w:r w:rsidRPr="00524556">
        <w:rPr>
          <w:i/>
          <w:iCs/>
          <w:noProof/>
          <w:szCs w:val="24"/>
        </w:rPr>
        <w:t>Journal of Vision</w:t>
      </w:r>
      <w:r w:rsidRPr="00524556">
        <w:rPr>
          <w:noProof/>
          <w:szCs w:val="24"/>
        </w:rPr>
        <w:t xml:space="preserve">, </w:t>
      </w:r>
      <w:r w:rsidRPr="00524556">
        <w:rPr>
          <w:i/>
          <w:iCs/>
          <w:noProof/>
          <w:szCs w:val="24"/>
        </w:rPr>
        <w:t>15</w:t>
      </w:r>
      <w:r w:rsidRPr="00524556">
        <w:rPr>
          <w:noProof/>
          <w:szCs w:val="24"/>
        </w:rPr>
        <w:t>(6), 1–46. https://doi.org/10.1167/15.6.4.doi</w:t>
      </w:r>
    </w:p>
    <w:p w14:paraId="67BB781B"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Pearson, D., Donkin, C., Tran, S. C., Most, S. B., &amp; Le Pelley, M. E. (2015). Cognitive control and counterproductive oculomotor capture by reward-related stimuli. </w:t>
      </w:r>
      <w:r w:rsidRPr="00524556">
        <w:rPr>
          <w:i/>
          <w:iCs/>
          <w:noProof/>
          <w:szCs w:val="24"/>
        </w:rPr>
        <w:t>Visual Cognition</w:t>
      </w:r>
      <w:r w:rsidRPr="00524556">
        <w:rPr>
          <w:noProof/>
          <w:szCs w:val="24"/>
        </w:rPr>
        <w:t xml:space="preserve">, </w:t>
      </w:r>
      <w:r w:rsidRPr="00524556">
        <w:rPr>
          <w:i/>
          <w:iCs/>
          <w:noProof/>
          <w:szCs w:val="24"/>
        </w:rPr>
        <w:t>23</w:t>
      </w:r>
      <w:r w:rsidRPr="00524556">
        <w:rPr>
          <w:noProof/>
          <w:szCs w:val="24"/>
        </w:rPr>
        <w:t>(1–2), 41–66. https://doi.org/10.1080/13506285.2014.994252</w:t>
      </w:r>
    </w:p>
    <w:p w14:paraId="1DFB8C56"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Perrin, F., Pernier, J., Bertrand, O., &amp; Echallier, J. F. (1989). Spherical splines for scalp potential and current density mapping. </w:t>
      </w:r>
      <w:r w:rsidRPr="00524556">
        <w:rPr>
          <w:i/>
          <w:iCs/>
          <w:noProof/>
          <w:szCs w:val="24"/>
        </w:rPr>
        <w:t>Electroencephalography and Clinical Neurophysiology</w:t>
      </w:r>
      <w:r w:rsidRPr="00524556">
        <w:rPr>
          <w:noProof/>
          <w:szCs w:val="24"/>
        </w:rPr>
        <w:t xml:space="preserve">, </w:t>
      </w:r>
      <w:r w:rsidRPr="00524556">
        <w:rPr>
          <w:i/>
          <w:iCs/>
          <w:noProof/>
          <w:szCs w:val="24"/>
        </w:rPr>
        <w:t>72</w:t>
      </w:r>
      <w:r w:rsidRPr="00524556">
        <w:rPr>
          <w:noProof/>
          <w:szCs w:val="24"/>
        </w:rPr>
        <w:t>(2), 184–187. https://doi.org/10.1016/0013-4694(89)90180-6</w:t>
      </w:r>
    </w:p>
    <w:p w14:paraId="564381A1"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Phillips, N. (2016). Yarrr: A companion to the e-book YaRrr!: The Pirate’s Guide to R. R package version 0.1.</w:t>
      </w:r>
    </w:p>
    <w:p w14:paraId="76D0D4C7"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Posner, M. I. (1980). Orienting of attention. </w:t>
      </w:r>
      <w:r w:rsidRPr="00524556">
        <w:rPr>
          <w:i/>
          <w:iCs/>
          <w:noProof/>
          <w:szCs w:val="24"/>
        </w:rPr>
        <w:t>The Quarterly Journal of Experimental Psychology</w:t>
      </w:r>
      <w:r w:rsidRPr="00524556">
        <w:rPr>
          <w:noProof/>
          <w:szCs w:val="24"/>
        </w:rPr>
        <w:t xml:space="preserve">, </w:t>
      </w:r>
      <w:r w:rsidRPr="00524556">
        <w:rPr>
          <w:i/>
          <w:iCs/>
          <w:noProof/>
          <w:szCs w:val="24"/>
        </w:rPr>
        <w:t>32</w:t>
      </w:r>
      <w:r w:rsidRPr="00524556">
        <w:rPr>
          <w:noProof/>
          <w:szCs w:val="24"/>
        </w:rPr>
        <w:t>(1), 3–25. https://doi.org/10.1080/00335558008248231</w:t>
      </w:r>
    </w:p>
    <w:p w14:paraId="447FC796"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R Core Team. (2017). R: A Language and Environment for Statistical Computing. R Foundation for Statistical Computing.</w:t>
      </w:r>
    </w:p>
    <w:p w14:paraId="7518918B"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Rinker, T., &amp; Kurkiewicz, D. (n.d.). pacman: Package Management for R.</w:t>
      </w:r>
    </w:p>
    <w:p w14:paraId="4A946959"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Roelfsema, P. R., van Ooyen, A., &amp; Watanabe, T. (2010). Perceptual learning rules based on reinforcers and attention. </w:t>
      </w:r>
      <w:r w:rsidRPr="00524556">
        <w:rPr>
          <w:i/>
          <w:iCs/>
          <w:noProof/>
          <w:szCs w:val="24"/>
        </w:rPr>
        <w:t>Trends in Cognitive Sciences</w:t>
      </w:r>
      <w:r w:rsidRPr="00524556">
        <w:rPr>
          <w:noProof/>
          <w:szCs w:val="24"/>
        </w:rPr>
        <w:t xml:space="preserve">, </w:t>
      </w:r>
      <w:r w:rsidRPr="00524556">
        <w:rPr>
          <w:i/>
          <w:iCs/>
          <w:noProof/>
          <w:szCs w:val="24"/>
        </w:rPr>
        <w:t>14</w:t>
      </w:r>
      <w:r w:rsidRPr="00524556">
        <w:rPr>
          <w:noProof/>
          <w:szCs w:val="24"/>
        </w:rPr>
        <w:t>(2), 64–71. https://doi.org/10.1016/j.tics.2009.11.005</w:t>
      </w:r>
    </w:p>
    <w:p w14:paraId="3A9A4BE1"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RStudio Team. (2015). Integrated Development for R. RStudio, Inc.</w:t>
      </w:r>
    </w:p>
    <w:p w14:paraId="4C5DDAB1"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lastRenderedPageBreak/>
        <w:t xml:space="preserve">Shenhav, A., Botvinick, M., &amp; Cohen, J. (2013). The expected value of control: An integrative theory of anterior cingulate cortex function. </w:t>
      </w:r>
      <w:r w:rsidRPr="00524556">
        <w:rPr>
          <w:i/>
          <w:iCs/>
          <w:noProof/>
          <w:szCs w:val="24"/>
        </w:rPr>
        <w:t>Neuron</w:t>
      </w:r>
      <w:r w:rsidRPr="00524556">
        <w:rPr>
          <w:noProof/>
          <w:szCs w:val="24"/>
        </w:rPr>
        <w:t xml:space="preserve">, </w:t>
      </w:r>
      <w:r w:rsidRPr="00524556">
        <w:rPr>
          <w:i/>
          <w:iCs/>
          <w:noProof/>
          <w:szCs w:val="24"/>
        </w:rPr>
        <w:t>79</w:t>
      </w:r>
      <w:r w:rsidRPr="00524556">
        <w:rPr>
          <w:noProof/>
          <w:szCs w:val="24"/>
        </w:rPr>
        <w:t>(2), 217–240. https://doi.org/10.1016/j.neuron.2013.07.007</w:t>
      </w:r>
    </w:p>
    <w:p w14:paraId="479B9DFA"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Theeuwes, J. (2010). Top-down and bottom-up control of visual selection. </w:t>
      </w:r>
      <w:r w:rsidRPr="00524556">
        <w:rPr>
          <w:i/>
          <w:iCs/>
          <w:noProof/>
          <w:szCs w:val="24"/>
        </w:rPr>
        <w:t>Acta Psychologica</w:t>
      </w:r>
      <w:r w:rsidRPr="00524556">
        <w:rPr>
          <w:noProof/>
          <w:szCs w:val="24"/>
        </w:rPr>
        <w:t xml:space="preserve">, </w:t>
      </w:r>
      <w:r w:rsidRPr="00524556">
        <w:rPr>
          <w:i/>
          <w:iCs/>
          <w:noProof/>
          <w:szCs w:val="24"/>
        </w:rPr>
        <w:t>135</w:t>
      </w:r>
      <w:r w:rsidRPr="00524556">
        <w:rPr>
          <w:noProof/>
          <w:szCs w:val="24"/>
        </w:rPr>
        <w:t>(2), 77–99. https://doi.org/10.1016/j.actpsy.2010.02.006</w:t>
      </w:r>
    </w:p>
    <w:p w14:paraId="38086C51"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Van der Does, A. J. W. (2002). </w:t>
      </w:r>
      <w:r w:rsidRPr="00524556">
        <w:rPr>
          <w:i/>
          <w:iCs/>
          <w:noProof/>
          <w:szCs w:val="24"/>
        </w:rPr>
        <w:t>Handleiding bij de Nederlandse versie van beck depression inventory—second edition (BDI-II-NL). [The Dutch version of the Beck depression inventory].</w:t>
      </w:r>
      <w:r w:rsidRPr="00524556">
        <w:rPr>
          <w:noProof/>
          <w:szCs w:val="24"/>
        </w:rPr>
        <w:t xml:space="preserve"> Amsterdam: Harcourt.</w:t>
      </w:r>
    </w:p>
    <w:p w14:paraId="363039DD"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Verguts, T., Vassena, E., &amp; Silvetti, M. (2015). Adaptive effort investment in cognitive and physical tasks: a neurocomputational model. </w:t>
      </w:r>
      <w:r w:rsidRPr="00524556">
        <w:rPr>
          <w:i/>
          <w:iCs/>
          <w:noProof/>
          <w:szCs w:val="24"/>
        </w:rPr>
        <w:t>Frontiers in Behavioral Neuroscience</w:t>
      </w:r>
      <w:r w:rsidRPr="00524556">
        <w:rPr>
          <w:noProof/>
          <w:szCs w:val="24"/>
        </w:rPr>
        <w:t xml:space="preserve">, </w:t>
      </w:r>
      <w:r w:rsidRPr="00524556">
        <w:rPr>
          <w:i/>
          <w:iCs/>
          <w:noProof/>
          <w:szCs w:val="24"/>
        </w:rPr>
        <w:t>9</w:t>
      </w:r>
      <w:r w:rsidRPr="00524556">
        <w:rPr>
          <w:noProof/>
          <w:szCs w:val="24"/>
        </w:rPr>
        <w:t>(March). https://doi.org/10.3389/fnbeh.2015.00057</w:t>
      </w:r>
    </w:p>
    <w:p w14:paraId="7328B656"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 xml:space="preserve">Watanabe, S. (2010). Asymptotic Equivalence of Bayes Cross Validation and Widely Applicable Information Criterion in Singular Learning Theory, </w:t>
      </w:r>
      <w:r w:rsidRPr="00524556">
        <w:rPr>
          <w:i/>
          <w:iCs/>
          <w:noProof/>
          <w:szCs w:val="24"/>
        </w:rPr>
        <w:t>11</w:t>
      </w:r>
      <w:r w:rsidRPr="00524556">
        <w:rPr>
          <w:noProof/>
          <w:szCs w:val="24"/>
        </w:rPr>
        <w:t>, 3571–3594. Retrieved from http://arxiv.org/abs/1004.2316</w:t>
      </w:r>
    </w:p>
    <w:p w14:paraId="7BE80663"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Wickham, H. (2017). Tidyverse: Easily install and load ’tidyverse’ packages. R package version, 1(1).</w:t>
      </w:r>
    </w:p>
    <w:p w14:paraId="0F49FBA1" w14:textId="77777777" w:rsidR="00524556" w:rsidRPr="00524556" w:rsidRDefault="00524556" w:rsidP="00524556">
      <w:pPr>
        <w:widowControl w:val="0"/>
        <w:autoSpaceDE w:val="0"/>
        <w:autoSpaceDN w:val="0"/>
        <w:adjustRightInd w:val="0"/>
        <w:spacing w:after="0" w:line="480" w:lineRule="auto"/>
        <w:ind w:left="480" w:hanging="480"/>
        <w:rPr>
          <w:noProof/>
          <w:szCs w:val="24"/>
        </w:rPr>
      </w:pPr>
      <w:r w:rsidRPr="00524556">
        <w:rPr>
          <w:noProof/>
          <w:szCs w:val="24"/>
        </w:rPr>
        <w:t>Wilke, C. O. (2016). cowplot: streamlined plot theme and plot annotations for ‘ggplot2.’ CRAN Repos.</w:t>
      </w:r>
    </w:p>
    <w:p w14:paraId="2447061D" w14:textId="77777777" w:rsidR="00524556" w:rsidRPr="00524556" w:rsidRDefault="00524556" w:rsidP="00524556">
      <w:pPr>
        <w:widowControl w:val="0"/>
        <w:autoSpaceDE w:val="0"/>
        <w:autoSpaceDN w:val="0"/>
        <w:adjustRightInd w:val="0"/>
        <w:spacing w:after="0" w:line="480" w:lineRule="auto"/>
        <w:ind w:left="480" w:hanging="480"/>
        <w:rPr>
          <w:noProof/>
        </w:rPr>
      </w:pPr>
      <w:r w:rsidRPr="00524556">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7"/>
      <w:headerReference w:type="first" r:id="rId38"/>
      <w:footerReference w:type="first" r:id="rId3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Ivan Grahek" w:date="2019-02-09T14:10:00Z" w:initials="IG">
    <w:p w14:paraId="13782C12" w14:textId="6D89EAED" w:rsidR="00202086" w:rsidRDefault="00202086">
      <w:pPr>
        <w:pStyle w:val="CommentText"/>
      </w:pPr>
      <w:r>
        <w:rPr>
          <w:rStyle w:val="CommentReference"/>
        </w:rPr>
        <w:annotationRef/>
      </w:r>
      <w:r>
        <w:t>To be added</w:t>
      </w:r>
    </w:p>
  </w:comment>
  <w:comment w:id="2" w:author="Ivan Grahek" w:date="2019-01-29T11:47:00Z" w:initials="IG">
    <w:p w14:paraId="5552F5BF" w14:textId="77777777" w:rsidR="00202086" w:rsidRDefault="00202086" w:rsidP="002749F6">
      <w:pPr>
        <w:pStyle w:val="CommentText"/>
      </w:pPr>
      <w:r>
        <w:rPr>
          <w:rStyle w:val="CommentReference"/>
        </w:rPr>
        <w:annotationRef/>
      </w:r>
      <w:r>
        <w:t>Add a part on pre-processing the behavior and include how the hit rates and false alarms were calculated.</w:t>
      </w:r>
    </w:p>
  </w:comment>
  <w:comment w:id="3" w:author="Ivan Grahek" w:date="2019-05-03T11:04:00Z" w:initials="IG">
    <w:p w14:paraId="13627C7F" w14:textId="4A2233BC" w:rsidR="00A44140" w:rsidRDefault="00A44140">
      <w:pPr>
        <w:pStyle w:val="CommentText"/>
      </w:pPr>
      <w:r>
        <w:rPr>
          <w:rStyle w:val="CommentReference"/>
        </w:rPr>
        <w:annotationRef/>
      </w:r>
      <w:r>
        <w:t>Change now that we are doing single trials</w:t>
      </w:r>
    </w:p>
  </w:comment>
  <w:comment w:id="4" w:author="Ivan Grahek" w:date="2019-05-02T16:33:00Z" w:initials="IG">
    <w:p w14:paraId="1D5920D4" w14:textId="39509E5F" w:rsidR="00314813" w:rsidRDefault="00314813">
      <w:pPr>
        <w:pStyle w:val="CommentText"/>
      </w:pPr>
      <w:r>
        <w:rPr>
          <w:rStyle w:val="CommentReference"/>
        </w:rPr>
        <w:annotationRef/>
      </w:r>
      <w:r>
        <w:t>Do we still need this?</w:t>
      </w:r>
    </w:p>
  </w:comment>
  <w:comment w:id="5" w:author="Ivan Grahek" w:date="2019-05-02T16:33:00Z" w:initials="IG">
    <w:p w14:paraId="46D87FA9" w14:textId="39A28A9E" w:rsidR="00314813" w:rsidRDefault="00314813">
      <w:pPr>
        <w:pStyle w:val="CommentText"/>
      </w:pPr>
      <w:r>
        <w:rPr>
          <w:rStyle w:val="CommentReference"/>
        </w:rPr>
        <w:annotationRef/>
      </w:r>
      <w:r>
        <w:t>Change to the average reference</w:t>
      </w:r>
    </w:p>
  </w:comment>
  <w:comment w:id="6" w:author="Ivan Grahek" w:date="2019-03-15T10:17:00Z" w:initials="IG">
    <w:p w14:paraId="2AD44FAB" w14:textId="191B777B" w:rsidR="00202086" w:rsidRDefault="00202086">
      <w:pPr>
        <w:pStyle w:val="CommentText"/>
      </w:pPr>
      <w:r>
        <w:rPr>
          <w:rStyle w:val="CommentReference"/>
        </w:rPr>
        <w:annotationRef/>
      </w:r>
      <w:r>
        <w:t>Change if we go for the baseline normalization</w:t>
      </w:r>
    </w:p>
  </w:comment>
  <w:comment w:id="7" w:author="Ivan Grahek" w:date="2019-02-09T14:04:00Z" w:initials="IG">
    <w:p w14:paraId="7EE80669" w14:textId="6B7A0B0E" w:rsidR="00202086" w:rsidRDefault="00202086">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8" w:author="Ivan Grahek" w:date="2019-02-09T14:10:00Z" w:initials="IG">
    <w:p w14:paraId="08DA60F3" w14:textId="6E3A3C95" w:rsidR="00202086" w:rsidRDefault="00202086">
      <w:pPr>
        <w:pStyle w:val="CommentText"/>
      </w:pPr>
      <w:r>
        <w:rPr>
          <w:rStyle w:val="CommentReference"/>
        </w:rPr>
        <w:annotationRef/>
      </w:r>
      <w:r>
        <w:t xml:space="preserve">This table could be merged with Table 3 or moved to the supplementary materials. </w:t>
      </w:r>
    </w:p>
  </w:comment>
  <w:comment w:id="9" w:author="Ivan Grahek" w:date="2019-02-09T14:08:00Z" w:initials="IG">
    <w:p w14:paraId="00A9CCF1" w14:textId="7E21FF27" w:rsidR="00202086" w:rsidRDefault="00202086">
      <w:pPr>
        <w:pStyle w:val="CommentText"/>
      </w:pPr>
      <w:r>
        <w:rPr>
          <w:rStyle w:val="CommentReference"/>
        </w:rPr>
        <w:annotationRef/>
      </w:r>
      <w:r>
        <w:t xml:space="preserve">The font in all of the graphs will be increased. </w:t>
      </w:r>
    </w:p>
  </w:comment>
  <w:comment w:id="10" w:author="Ivan Grahek" w:date="2019-03-15T10:32:00Z" w:initials="IG">
    <w:p w14:paraId="1A78F42E" w14:textId="20DAED21" w:rsidR="00202086" w:rsidRDefault="00202086">
      <w:pPr>
        <w:pStyle w:val="CommentText"/>
      </w:pPr>
      <w:r>
        <w:rPr>
          <w:rStyle w:val="CommentReference"/>
        </w:rPr>
        <w:annotationRef/>
      </w:r>
      <w:r>
        <w:t>Antonio: As a rule of thumb for the description of our results, we could look at the ER and be a bit more confident if ER &gt; 10. Anything between 3 and 10 could be “indicative of” or “suggesting” a difference, whereas 1 &lt; ER &lt; 3 indicates no reliable difference. What do you think? If you agree, we should write it somewhere in the methods.</w:t>
      </w:r>
    </w:p>
  </w:comment>
  <w:comment w:id="12" w:author="Gilles Pourtois" w:date="2019-02-12T14:28:00Z" w:initials="GP">
    <w:p w14:paraId="7A6947E0" w14:textId="5A1AD815" w:rsidR="00202086" w:rsidRDefault="00202086">
      <w:pPr>
        <w:pStyle w:val="CommentText"/>
      </w:pPr>
      <w:r>
        <w:rPr>
          <w:rStyle w:val="CommentReference"/>
        </w:rPr>
        <w:annotationRef/>
      </w:r>
      <w:r>
        <w:t>Indeed, but then one can wonder about false alarms, right? And hence d primes or a better (more sensitive) behavioral measure maybe than the hit rate only.</w:t>
      </w:r>
    </w:p>
  </w:comment>
  <w:comment w:id="13" w:author="Gilles Pourtois" w:date="2019-02-12T14:30:00Z" w:initials="GP">
    <w:p w14:paraId="37CDA2BC" w14:textId="52EFB07E" w:rsidR="00202086" w:rsidRDefault="00202086">
      <w:pPr>
        <w:pStyle w:val="CommentText"/>
      </w:pPr>
      <w:r>
        <w:rPr>
          <w:rStyle w:val="CommentReference"/>
        </w:rPr>
        <w:annotationRef/>
      </w:r>
      <w:r>
        <w:t>Weird this, right? Isn’t the case that participants should improve more for high-rewarded color?</w:t>
      </w:r>
    </w:p>
  </w:comment>
  <w:comment w:id="14" w:author="Ivan Grahek" w:date="2019-03-15T10:35:00Z" w:initials="IG">
    <w:p w14:paraId="58705832" w14:textId="3E41E23E" w:rsidR="00202086" w:rsidRDefault="00202086">
      <w:pPr>
        <w:pStyle w:val="CommentText"/>
      </w:pPr>
      <w:r>
        <w:rPr>
          <w:rStyle w:val="CommentReference"/>
        </w:rPr>
        <w:annotationRef/>
      </w:r>
      <w:r>
        <w:t>Antonio: I wouldn’t over-interpret this finding, the ER is not very high (8.43).</w:t>
      </w:r>
    </w:p>
  </w:comment>
  <w:comment w:id="15" w:author="Gilles Pourtois" w:date="2019-02-12T14:31:00Z" w:initials="GP">
    <w:p w14:paraId="3BE8451B" w14:textId="5536837A" w:rsidR="00202086" w:rsidRDefault="00202086">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16" w:author="Ivan Grahek" w:date="2019-03-15T10:36:00Z" w:initials="IG">
    <w:p w14:paraId="147D1BAD" w14:textId="0C537C15" w:rsidR="00202086" w:rsidRDefault="00202086">
      <w:pPr>
        <w:pStyle w:val="CommentText"/>
      </w:pPr>
      <w:r>
        <w:rPr>
          <w:rStyle w:val="CommentReference"/>
        </w:rPr>
        <w:annotationRef/>
      </w:r>
      <w:r>
        <w:t>Antonio: Again, I wouldn’t over-interpret this finding (</w:t>
      </w:r>
      <w:r w:rsidRPr="00F57403">
        <w:t>ER = 7.20</w:t>
      </w:r>
      <w:r>
        <w:t>).</w:t>
      </w:r>
    </w:p>
  </w:comment>
  <w:comment w:id="17" w:author="Ivan Grahek" w:date="2019-03-15T11:29:00Z" w:initials="IG">
    <w:p w14:paraId="09AABCA7" w14:textId="627BBFE6" w:rsidR="00202086" w:rsidRDefault="00202086">
      <w:pPr>
        <w:pStyle w:val="CommentText"/>
      </w:pPr>
      <w:r>
        <w:rPr>
          <w:rStyle w:val="CommentReference"/>
        </w:rPr>
        <w:annotationRef/>
      </w:r>
      <w:r>
        <w:t>Deal with the red, blue etc.</w:t>
      </w:r>
    </w:p>
  </w:comment>
  <w:comment w:id="18" w:author="Gilles Pourtois" w:date="2019-02-12T14:37:00Z" w:initials="GP">
    <w:p w14:paraId="642D1D86" w14:textId="0FF957A4" w:rsidR="00202086" w:rsidRDefault="00202086">
      <w:pPr>
        <w:pStyle w:val="CommentText"/>
      </w:pPr>
      <w:r>
        <w:rPr>
          <w:rStyle w:val="CommentReference"/>
        </w:rPr>
        <w:annotationRef/>
      </w:r>
      <w:r>
        <w:t xml:space="preserve">I don’t think so…you task measures competition between two stimuli that have variable reward values (high and low). In comparison, value-based attention capture is when goal and reward clash, and you see that despite the target (goal), the “unrelated”/distractor reward stimulus grabs attention. I don’t see how your experiment provides a conceptual replication of value based attention capture? </w:t>
      </w:r>
    </w:p>
  </w:comment>
  <w:comment w:id="19" w:author="Gilles Pourtois" w:date="2019-02-12T14:40:00Z" w:initials="GP">
    <w:p w14:paraId="5EF914C4" w14:textId="31FEC6D6" w:rsidR="00202086" w:rsidRDefault="00202086">
      <w:pPr>
        <w:pStyle w:val="CommentText"/>
      </w:pPr>
      <w:r>
        <w:rPr>
          <w:rStyle w:val="CommentReference"/>
        </w:rPr>
        <w:annotationRef/>
      </w:r>
      <w:r>
        <w:t>I don’t think it is a replication here: here you focus on feature-based attention, and competition between two stimuli both having some value.</w:t>
      </w:r>
    </w:p>
  </w:comment>
  <w:comment w:id="20" w:author="Gilles Pourtois" w:date="2019-02-12T14:40:00Z" w:initials="GP">
    <w:p w14:paraId="6FFED0A0" w14:textId="6556C1AB" w:rsidR="00202086" w:rsidRDefault="00202086">
      <w:pPr>
        <w:pStyle w:val="CommentText"/>
      </w:pPr>
      <w:r>
        <w:rPr>
          <w:rStyle w:val="CommentReference"/>
        </w:rPr>
        <w:annotationRef/>
      </w:r>
      <w:r>
        <w:t>Unclear to me if you can draw this conclusion.</w:t>
      </w:r>
    </w:p>
  </w:comment>
  <w:comment w:id="26" w:author="Gilles Pourtois" w:date="2019-02-12T14:42:00Z" w:initials="GP">
    <w:p w14:paraId="686F6E8B" w14:textId="5E2FCD5D" w:rsidR="00202086" w:rsidRDefault="00202086">
      <w:pPr>
        <w:pStyle w:val="CommentText"/>
      </w:pPr>
      <w:r>
        <w:rPr>
          <w:rStyle w:val="CommentReference"/>
        </w:rPr>
        <w:annotationRef/>
      </w:r>
      <w:r>
        <w:t>See my comment in intro: I don’t think this experiment here says anything about CC; well about attention, selection and value. I would rather avoid explanation in terms of CC and focus on attention (</w:t>
      </w:r>
      <w:proofErr w:type="spellStart"/>
      <w:r>
        <w:t>Desimone</w:t>
      </w:r>
      <w:proofErr w:type="spellEnd"/>
      <w:r>
        <w:t xml:space="preserve"> &amp; Duncan is probably the best model here, given the competition)</w:t>
      </w:r>
    </w:p>
  </w:comment>
  <w:comment w:id="27" w:author="Gilles Pourtois" w:date="2019-02-12T14:44:00Z" w:initials="GP">
    <w:p w14:paraId="1248484F" w14:textId="77777777" w:rsidR="00202086" w:rsidRDefault="00202086">
      <w:pPr>
        <w:pStyle w:val="CommentText"/>
      </w:pPr>
      <w:r>
        <w:rPr>
          <w:rStyle w:val="CommentReference"/>
        </w:rPr>
        <w:annotationRef/>
      </w:r>
      <w:r>
        <w:t xml:space="preserve">If something is difficult but you attend to it, you should see a boost in its processing. This is a classical finding: attention increases resolution and processing (see M. Carrasco). So to me, assuming that task difficulty is the factor that precludes seeing a change for high reward stimulus, is a bit hard to hold. </w:t>
      </w:r>
    </w:p>
    <w:p w14:paraId="08FD95C1" w14:textId="77777777" w:rsidR="00202086" w:rsidRDefault="00202086">
      <w:pPr>
        <w:pStyle w:val="CommentText"/>
      </w:pPr>
    </w:p>
    <w:p w14:paraId="3D982E49" w14:textId="24A8C315" w:rsidR="00202086" w:rsidRDefault="00202086">
      <w:pPr>
        <w:pStyle w:val="CommentText"/>
      </w:pPr>
      <w:r>
        <w:t>Isn’t possible that your effect of attention, which is very strong, could “mask” the (weaker) effect of reward/value? So presumably, the attended/unattended manipulation had a stronger impact than the high/low reward one. But this explanation does not provide a good/satisfactory one to explain the change you see for low reward.</w:t>
      </w:r>
    </w:p>
    <w:p w14:paraId="358EED60" w14:textId="626E8AA8" w:rsidR="00202086" w:rsidRDefault="00202086">
      <w:pPr>
        <w:pStyle w:val="CommentText"/>
      </w:pPr>
    </w:p>
    <w:p w14:paraId="619D75CE" w14:textId="163469B5" w:rsidR="00202086" w:rsidRDefault="00202086">
      <w:pPr>
        <w:pStyle w:val="CommentText"/>
      </w:pPr>
      <w:r>
        <w:t xml:space="preserve">I think your EEG data show that when competition occurs between 2 features and it is challenging indeed, this competition is mostly resolved though a “suppression” of the low value stimulus. To me, you don’t need to worry too much here about lack of increase for high reward (the goal of the study was to test whether you could find increase for high reward, decrease for low or both, right?)…instead you should say here that in this experiment, you have found evidence for suppression/reduction of low reward (without worrying about excessive task difficulty that would mask this effect), which is probably the way your visual system deals with this competition. I’m not aware of any existing study that already reported a selective suppression (in the absence of increase), but that’s how it is here looks like and what needs to be conveyed. </w:t>
      </w:r>
    </w:p>
  </w:comment>
  <w:comment w:id="32" w:author="Gilles Pourtois" w:date="2019-02-12T14:47:00Z" w:initials="GP">
    <w:p w14:paraId="30E868A1" w14:textId="4E3EDDCA" w:rsidR="00202086" w:rsidRDefault="00202086">
      <w:pPr>
        <w:pStyle w:val="CommentText"/>
      </w:pPr>
      <w:r>
        <w:rPr>
          <w:rStyle w:val="CommentReference"/>
        </w:rPr>
        <w:annotationRef/>
      </w:r>
      <w:r>
        <w:t xml:space="preserve">I think it is implausible…and cannot also explain why then you found an effect/change for the low reward stimulus across phases. </w:t>
      </w:r>
    </w:p>
  </w:comment>
  <w:comment w:id="33" w:author="Gilles Pourtois" w:date="2019-02-12T15:02:00Z" w:initials="GP">
    <w:p w14:paraId="73D63071" w14:textId="42B664BD" w:rsidR="00202086" w:rsidRDefault="00202086">
      <w:pPr>
        <w:pStyle w:val="CommentText"/>
      </w:pPr>
      <w:r>
        <w:rPr>
          <w:rStyle w:val="CommentReference"/>
        </w:rPr>
        <w:annotationRef/>
      </w:r>
      <w:r>
        <w:t>Not sure about the accuracy of this</w:t>
      </w:r>
    </w:p>
  </w:comment>
  <w:comment w:id="34" w:author="Gilles Pourtois" w:date="2019-02-12T15:02:00Z" w:initials="GP">
    <w:p w14:paraId="200EEA2D" w14:textId="59935F08" w:rsidR="00202086" w:rsidRDefault="00202086">
      <w:pPr>
        <w:pStyle w:val="CommentText"/>
      </w:pPr>
      <w:r>
        <w:rPr>
          <w:rStyle w:val="CommentReference"/>
        </w:rPr>
        <w:annotationRef/>
      </w:r>
      <w:r>
        <w:t>Not true this. Value-based attention capture is never explored for competition between different “valued” stimuli (low vs. high), like you have done here. It is always a competition between target (without any value) and a reward or punishment-related stimulus used primarily as distractor. So it appears hard to dismiss value-based capture and favor CC account, which makes no/little sense here. Where and how do you measure CC with this task?</w:t>
      </w:r>
    </w:p>
  </w:comment>
  <w:comment w:id="35" w:author="Gilles Pourtois" w:date="2019-02-12T15:05:00Z" w:initials="GP">
    <w:p w14:paraId="33CFA73D" w14:textId="0976DB69" w:rsidR="00202086" w:rsidRDefault="00202086">
      <w:pPr>
        <w:pStyle w:val="CommentText"/>
      </w:pPr>
      <w:r>
        <w:rPr>
          <w:rStyle w:val="CommentReference"/>
        </w:rPr>
        <w:annotationRef/>
      </w:r>
      <w:r>
        <w:t xml:space="preserve">What you should stress here is the suppression of low reward, probably to deal with the competition. Looks like this is how your visual cortex solves this competition. The two stimuli are important and they compete for selection; a “control” mechanism downplays the processing of the low-reward one.  </w:t>
      </w:r>
    </w:p>
  </w:comment>
  <w:comment w:id="36" w:author="Gilles Pourtois" w:date="2019-02-12T15:07:00Z" w:initials="GP">
    <w:p w14:paraId="509D5469" w14:textId="2C771A37" w:rsidR="00202086" w:rsidRDefault="00202086">
      <w:pPr>
        <w:pStyle w:val="CommentText"/>
      </w:pPr>
      <w:r>
        <w:rPr>
          <w:rStyle w:val="CommentReference"/>
        </w:rPr>
        <w:annotationRef/>
      </w:r>
      <w:r>
        <w:t>Unsure about this again. What you measure here is competition between 2 value-based stimuli, not between goal and value.</w:t>
      </w:r>
    </w:p>
  </w:comment>
  <w:comment w:id="37" w:author="Gilles Pourtois" w:date="2019-02-12T15:08:00Z" w:initials="GP">
    <w:p w14:paraId="3395808D" w14:textId="34EB6B37" w:rsidR="00202086" w:rsidRDefault="00202086">
      <w:pPr>
        <w:pStyle w:val="CommentText"/>
      </w:pPr>
      <w:r>
        <w:rPr>
          <w:rStyle w:val="CommentReference"/>
        </w:rPr>
        <w:annotationRef/>
      </w:r>
      <w:r>
        <w:t>At the behavioral level you see slower RTs for low reward than high reward. Why could that not result from the suppression effect at the neurophysiological/SSVEP level? In other words, are you really sure EEG and behavior show different effects?</w:t>
      </w:r>
    </w:p>
  </w:comment>
  <w:comment w:id="38" w:author="Gilles Pourtois" w:date="2019-02-12T15:10:00Z" w:initials="GP">
    <w:p w14:paraId="3307E5A0" w14:textId="388B2E15" w:rsidR="00202086" w:rsidRDefault="00202086">
      <w:pPr>
        <w:pStyle w:val="CommentText"/>
      </w:pPr>
      <w:r>
        <w:rPr>
          <w:rStyle w:val="CommentReference"/>
        </w:rPr>
        <w:annotationRef/>
      </w:r>
      <w:r>
        <w:t xml:space="preserve">Unclear to me which result of your study shows this? </w:t>
      </w:r>
    </w:p>
  </w:comment>
  <w:comment w:id="39" w:author="Gilles Pourtois" w:date="2019-02-12T15:10:00Z" w:initials="GP">
    <w:p w14:paraId="3439B156" w14:textId="59095BD5" w:rsidR="00202086" w:rsidRDefault="00202086">
      <w:pPr>
        <w:pStyle w:val="CommentText"/>
      </w:pPr>
      <w:r>
        <w:rPr>
          <w:rStyle w:val="CommentReference"/>
        </w:rPr>
        <w:annotationRef/>
      </w:r>
      <w:r>
        <w:t xml:space="preserve">In value-based attention capture, participants have always a specific goal active on each and every trial = find the target in the array/display, and ignore the distractor (if any). So you design is not better or controlling this better I think. </w:t>
      </w:r>
    </w:p>
  </w:comment>
  <w:comment w:id="40" w:author="Gilles Pourtois" w:date="2019-02-12T15:11:00Z" w:initials="GP">
    <w:p w14:paraId="73C043A4" w14:textId="30A7E057" w:rsidR="00202086" w:rsidRDefault="00202086">
      <w:pPr>
        <w:pStyle w:val="CommentText"/>
      </w:pPr>
      <w:r>
        <w:rPr>
          <w:rStyle w:val="CommentReference"/>
        </w:rPr>
        <w:annotationRef/>
      </w:r>
      <w:r>
        <w:t xml:space="preserve">I would kindly disagree and </w:t>
      </w:r>
      <w:proofErr w:type="spellStart"/>
      <w:r>
        <w:t>Theeuwes</w:t>
      </w:r>
      <w:proofErr w:type="spellEnd"/>
      <w:r>
        <w:t xml:space="preserve"> and Anderson too probably ;-) You cannot compare peers and apples. The difference between your design and the classical value-based capture ought to be better presented in order to better appraise the novelty of your results and this without challenging value-based attention capture preferably.</w:t>
      </w:r>
    </w:p>
  </w:comment>
  <w:comment w:id="41" w:author="Gilles Pourtois" w:date="2019-02-12T15:13:00Z" w:initials="GP">
    <w:p w14:paraId="29DCCCB8" w14:textId="540C3E26" w:rsidR="00202086" w:rsidRDefault="00202086">
      <w:pPr>
        <w:pStyle w:val="CommentText"/>
      </w:pPr>
      <w:r>
        <w:rPr>
          <w:rStyle w:val="CommentReference"/>
        </w:rPr>
        <w:annotationRef/>
      </w:r>
      <w:r>
        <w:t>Unclear to me this</w:t>
      </w:r>
    </w:p>
  </w:comment>
  <w:comment w:id="42" w:author="Ivan Grahek" w:date="2019-02-09T14:15:00Z" w:initials="IG">
    <w:p w14:paraId="0ECD07BE" w14:textId="00E18607" w:rsidR="00202086" w:rsidRDefault="00202086">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3782C12" w15:done="0"/>
  <w15:commentEx w15:paraId="5552F5BF" w15:done="0"/>
  <w15:commentEx w15:paraId="13627C7F" w15:done="0"/>
  <w15:commentEx w15:paraId="1D5920D4" w15:done="0"/>
  <w15:commentEx w15:paraId="46D87FA9" w15:done="0"/>
  <w15:commentEx w15:paraId="2AD44FAB" w15:done="0"/>
  <w15:commentEx w15:paraId="7EE80669" w15:done="0"/>
  <w15:commentEx w15:paraId="08DA60F3" w15:done="0"/>
  <w15:commentEx w15:paraId="00A9CCF1" w15:done="0"/>
  <w15:commentEx w15:paraId="1A78F42E" w15:done="0"/>
  <w15:commentEx w15:paraId="7A6947E0" w15:done="0"/>
  <w15:commentEx w15:paraId="37CDA2BC" w15:done="0"/>
  <w15:commentEx w15:paraId="58705832" w15:paraIdParent="37CDA2BC" w15:done="0"/>
  <w15:commentEx w15:paraId="3BE8451B" w15:done="0"/>
  <w15:commentEx w15:paraId="147D1BAD" w15:paraIdParent="3BE8451B" w15:done="0"/>
  <w15:commentEx w15:paraId="09AABCA7" w15:done="0"/>
  <w15:commentEx w15:paraId="642D1D86" w15:done="0"/>
  <w15:commentEx w15:paraId="5EF914C4" w15:done="0"/>
  <w15:commentEx w15:paraId="6FFED0A0" w15:done="0"/>
  <w15:commentEx w15:paraId="686F6E8B" w15:done="0"/>
  <w15:commentEx w15:paraId="619D75CE" w15:done="0"/>
  <w15:commentEx w15:paraId="30E868A1" w15:done="0"/>
  <w15:commentEx w15:paraId="73D63071" w15:done="0"/>
  <w15:commentEx w15:paraId="200EEA2D" w15:done="0"/>
  <w15:commentEx w15:paraId="33CFA73D" w15:done="0"/>
  <w15:commentEx w15:paraId="509D5469" w15:done="0"/>
  <w15:commentEx w15:paraId="3395808D" w15:done="0"/>
  <w15:commentEx w15:paraId="3307E5A0" w15:done="0"/>
  <w15:commentEx w15:paraId="3439B156" w15:done="0"/>
  <w15:commentEx w15:paraId="73C043A4" w15:done="0"/>
  <w15:commentEx w15:paraId="29DCCCB8" w15:done="0"/>
  <w15:commentEx w15:paraId="0ECD07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7ADA17" w16cid:durableId="1F2F983E"/>
  <w16cid:commentId w16cid:paraId="4A82B1A8" w16cid:durableId="1F2F995D"/>
  <w16cid:commentId w16cid:paraId="12395E7F" w16cid:durableId="1F2F9B34"/>
  <w16cid:commentId w16cid:paraId="2680BB8E" w16cid:durableId="1F2F9AF4"/>
  <w16cid:commentId w16cid:paraId="67D23FFB" w16cid:durableId="1F2F9BC2"/>
  <w16cid:commentId w16cid:paraId="2B862519" w16cid:durableId="1F2FE3E5"/>
  <w16cid:commentId w16cid:paraId="2EEF1807" w16cid:durableId="1F2F9FBB"/>
  <w16cid:commentId w16cid:paraId="27152FA4" w16cid:durableId="1F2FE437"/>
  <w16cid:commentId w16cid:paraId="00EC53DA" w16cid:durableId="1F2F9D5F"/>
  <w16cid:commentId w16cid:paraId="54419ACD" w16cid:durableId="1F2FAA47"/>
  <w16cid:commentId w16cid:paraId="3AA5569E" w16cid:durableId="1F2FA916"/>
  <w16cid:commentId w16cid:paraId="206208DA" w16cid:durableId="1F2F9EC3"/>
  <w16cid:commentId w16cid:paraId="5AC00D0A" w16cid:durableId="1F2FACF2"/>
  <w16cid:commentId w16cid:paraId="1DA62595" w16cid:durableId="1F2FAA5B"/>
  <w16cid:commentId w16cid:paraId="728AEF77" w16cid:durableId="1F2FA266"/>
  <w16cid:commentId w16cid:paraId="43EF5E9F" w16cid:durableId="1F2FA0FD"/>
  <w16cid:commentId w16cid:paraId="2831AAA7" w16cid:durableId="1F2FA507"/>
  <w16cid:commentId w16cid:paraId="489997B3" w16cid:durableId="1F2FA5CA"/>
  <w16cid:commentId w16cid:paraId="7B9B443F" w16cid:durableId="1F2FBDEA"/>
  <w16cid:commentId w16cid:paraId="319D8041" w16cid:durableId="1F2FBC7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EB9245" w14:textId="77777777" w:rsidR="00C13B13" w:rsidRDefault="00C13B13" w:rsidP="00AD5698">
      <w:pPr>
        <w:spacing w:after="0" w:line="240" w:lineRule="auto"/>
      </w:pPr>
      <w:r>
        <w:separator/>
      </w:r>
    </w:p>
  </w:endnote>
  <w:endnote w:type="continuationSeparator" w:id="0">
    <w:p w14:paraId="5EBB67A3" w14:textId="77777777" w:rsidR="00C13B13" w:rsidRDefault="00C13B13"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202086" w:rsidRDefault="00202086"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202086" w:rsidRDefault="00202086"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107BAA" w14:textId="77777777" w:rsidR="00C13B13" w:rsidRDefault="00C13B13" w:rsidP="00AD5698">
      <w:pPr>
        <w:spacing w:after="0" w:line="240" w:lineRule="auto"/>
      </w:pPr>
      <w:r>
        <w:separator/>
      </w:r>
    </w:p>
  </w:footnote>
  <w:footnote w:type="continuationSeparator" w:id="0">
    <w:p w14:paraId="78C90B4D" w14:textId="77777777" w:rsidR="00C13B13" w:rsidRDefault="00C13B13"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3A5632A7" w:rsidR="00202086" w:rsidRDefault="00202086">
    <w:pPr>
      <w:pStyle w:val="Header"/>
    </w:pPr>
    <w:r>
      <w:rPr>
        <w:szCs w:val="24"/>
      </w:rPr>
      <w:t>FEATURE-BASED ATTENTION AND REWARD</w:t>
    </w:r>
    <w:sdt>
      <w:sdtPr>
        <w:id w:val="-1319488693"/>
        <w:docPartObj>
          <w:docPartGallery w:val="Page Numbers (Top of Page)"/>
          <w:docPartUnique/>
        </w:docPartObj>
      </w:sdtPr>
      <w:sdtEndPr>
        <w:rPr>
          <w:noProof/>
        </w:rPr>
      </w:sdtEndPr>
      <w:sdtContent>
        <w:r>
          <w:tab/>
        </w:r>
        <w:r w:rsidRPr="00271CF9">
          <w:rPr>
            <w:szCs w:val="24"/>
          </w:rPr>
          <w:fldChar w:fldCharType="begin"/>
        </w:r>
        <w:r w:rsidRPr="00271CF9">
          <w:rPr>
            <w:szCs w:val="24"/>
          </w:rPr>
          <w:instrText xml:space="preserve"> PAGE   \* MERGEFORMAT </w:instrText>
        </w:r>
        <w:r w:rsidRPr="00271CF9">
          <w:rPr>
            <w:szCs w:val="24"/>
          </w:rPr>
          <w:fldChar w:fldCharType="separate"/>
        </w:r>
        <w:r w:rsidR="00082D74">
          <w:rPr>
            <w:noProof/>
            <w:szCs w:val="24"/>
          </w:rPr>
          <w:t>21</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32432E7" w:rsidR="00202086" w:rsidRDefault="00202086"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7"/>
  </w:num>
  <w:num w:numId="3">
    <w:abstractNumId w:val="17"/>
  </w:num>
  <w:num w:numId="4">
    <w:abstractNumId w:val="39"/>
  </w:num>
  <w:num w:numId="5">
    <w:abstractNumId w:val="15"/>
  </w:num>
  <w:num w:numId="6">
    <w:abstractNumId w:val="16"/>
  </w:num>
  <w:num w:numId="7">
    <w:abstractNumId w:val="10"/>
  </w:num>
  <w:num w:numId="8">
    <w:abstractNumId w:val="35"/>
  </w:num>
  <w:num w:numId="9">
    <w:abstractNumId w:val="19"/>
  </w:num>
  <w:num w:numId="10">
    <w:abstractNumId w:val="28"/>
  </w:num>
  <w:num w:numId="11">
    <w:abstractNumId w:val="20"/>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9"/>
  </w:num>
  <w:num w:numId="24">
    <w:abstractNumId w:val="13"/>
  </w:num>
  <w:num w:numId="25">
    <w:abstractNumId w:val="24"/>
  </w:num>
  <w:num w:numId="26">
    <w:abstractNumId w:val="12"/>
  </w:num>
  <w:num w:numId="27">
    <w:abstractNumId w:val="26"/>
  </w:num>
  <w:num w:numId="28">
    <w:abstractNumId w:val="11"/>
  </w:num>
  <w:num w:numId="29">
    <w:abstractNumId w:val="25"/>
  </w:num>
  <w:num w:numId="30">
    <w:abstractNumId w:val="33"/>
  </w:num>
  <w:num w:numId="31">
    <w:abstractNumId w:val="21"/>
  </w:num>
  <w:num w:numId="32">
    <w:abstractNumId w:val="27"/>
  </w:num>
  <w:num w:numId="33">
    <w:abstractNumId w:val="38"/>
  </w:num>
  <w:num w:numId="34">
    <w:abstractNumId w:val="22"/>
  </w:num>
  <w:num w:numId="35">
    <w:abstractNumId w:val="14"/>
  </w:num>
  <w:num w:numId="36">
    <w:abstractNumId w:val="30"/>
  </w:num>
  <w:num w:numId="37">
    <w:abstractNumId w:val="34"/>
  </w:num>
  <w:num w:numId="38">
    <w:abstractNumId w:val="31"/>
  </w:num>
  <w:num w:numId="39">
    <w:abstractNumId w:val="18"/>
  </w:num>
  <w:num w:numId="40">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rson w15:author="Antonio Schettino">
    <w15:presenceInfo w15:providerId="None" w15:userId="Antonio Schettino"/>
  </w15:person>
  <w15:person w15:author="Gilles Pourtois">
    <w15:presenceInfo w15:providerId="AD" w15:userId="S-1-5-21-4030456262-320625612-449655040-85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924"/>
    <w:rsid w:val="00004A4A"/>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52E3"/>
    <w:rsid w:val="000278C3"/>
    <w:rsid w:val="00031270"/>
    <w:rsid w:val="00031738"/>
    <w:rsid w:val="000317F2"/>
    <w:rsid w:val="00033739"/>
    <w:rsid w:val="00033749"/>
    <w:rsid w:val="00034038"/>
    <w:rsid w:val="00035288"/>
    <w:rsid w:val="000370C9"/>
    <w:rsid w:val="00040E81"/>
    <w:rsid w:val="000421E9"/>
    <w:rsid w:val="00042B55"/>
    <w:rsid w:val="0004428E"/>
    <w:rsid w:val="00044D29"/>
    <w:rsid w:val="00044E78"/>
    <w:rsid w:val="00045572"/>
    <w:rsid w:val="00045E5F"/>
    <w:rsid w:val="00046163"/>
    <w:rsid w:val="00046E8F"/>
    <w:rsid w:val="000474D2"/>
    <w:rsid w:val="00050303"/>
    <w:rsid w:val="00050FEB"/>
    <w:rsid w:val="00051156"/>
    <w:rsid w:val="000518C5"/>
    <w:rsid w:val="00051CAB"/>
    <w:rsid w:val="00051E06"/>
    <w:rsid w:val="00052023"/>
    <w:rsid w:val="00052D94"/>
    <w:rsid w:val="00052EB0"/>
    <w:rsid w:val="00054E36"/>
    <w:rsid w:val="00055026"/>
    <w:rsid w:val="00055856"/>
    <w:rsid w:val="00056144"/>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39A4"/>
    <w:rsid w:val="000B4D3A"/>
    <w:rsid w:val="000B5F71"/>
    <w:rsid w:val="000B69EF"/>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71F7"/>
    <w:rsid w:val="000E0058"/>
    <w:rsid w:val="000E0F29"/>
    <w:rsid w:val="000E1CEB"/>
    <w:rsid w:val="000E2523"/>
    <w:rsid w:val="000E2D77"/>
    <w:rsid w:val="000E3B9B"/>
    <w:rsid w:val="000E489B"/>
    <w:rsid w:val="000E50F5"/>
    <w:rsid w:val="000E5106"/>
    <w:rsid w:val="000E56BE"/>
    <w:rsid w:val="000E6795"/>
    <w:rsid w:val="000E6AD1"/>
    <w:rsid w:val="000E798B"/>
    <w:rsid w:val="000F0109"/>
    <w:rsid w:val="000F0B2F"/>
    <w:rsid w:val="000F0D13"/>
    <w:rsid w:val="000F2158"/>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6C83"/>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62"/>
    <w:rsid w:val="001560D7"/>
    <w:rsid w:val="0015680F"/>
    <w:rsid w:val="00160297"/>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E95"/>
    <w:rsid w:val="0017433F"/>
    <w:rsid w:val="001743A4"/>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2B18"/>
    <w:rsid w:val="001F35A2"/>
    <w:rsid w:val="001F3808"/>
    <w:rsid w:val="001F4AFC"/>
    <w:rsid w:val="001F4E7D"/>
    <w:rsid w:val="001F57E0"/>
    <w:rsid w:val="001F590A"/>
    <w:rsid w:val="001F6C38"/>
    <w:rsid w:val="0020050A"/>
    <w:rsid w:val="002006AF"/>
    <w:rsid w:val="00202086"/>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853"/>
    <w:rsid w:val="0029231D"/>
    <w:rsid w:val="00293801"/>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954"/>
    <w:rsid w:val="002C0B17"/>
    <w:rsid w:val="002C152B"/>
    <w:rsid w:val="002C17B4"/>
    <w:rsid w:val="002C1C79"/>
    <w:rsid w:val="002C1FD5"/>
    <w:rsid w:val="002C2951"/>
    <w:rsid w:val="002C2BC1"/>
    <w:rsid w:val="002C348E"/>
    <w:rsid w:val="002C38E1"/>
    <w:rsid w:val="002C6016"/>
    <w:rsid w:val="002C6AB1"/>
    <w:rsid w:val="002D055B"/>
    <w:rsid w:val="002D1345"/>
    <w:rsid w:val="002D175F"/>
    <w:rsid w:val="002D1838"/>
    <w:rsid w:val="002D1ADC"/>
    <w:rsid w:val="002D2011"/>
    <w:rsid w:val="002D550E"/>
    <w:rsid w:val="002D5696"/>
    <w:rsid w:val="002D6AA9"/>
    <w:rsid w:val="002E084C"/>
    <w:rsid w:val="002E25E4"/>
    <w:rsid w:val="002E61CC"/>
    <w:rsid w:val="002E682B"/>
    <w:rsid w:val="002E70B7"/>
    <w:rsid w:val="002E73CE"/>
    <w:rsid w:val="002F1130"/>
    <w:rsid w:val="002F1342"/>
    <w:rsid w:val="002F2365"/>
    <w:rsid w:val="002F27DA"/>
    <w:rsid w:val="002F3051"/>
    <w:rsid w:val="002F3190"/>
    <w:rsid w:val="002F4FEB"/>
    <w:rsid w:val="002F5539"/>
    <w:rsid w:val="002F5597"/>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FC7"/>
    <w:rsid w:val="003F0BFB"/>
    <w:rsid w:val="003F0EB9"/>
    <w:rsid w:val="003F4C5C"/>
    <w:rsid w:val="003F5D88"/>
    <w:rsid w:val="003F60C7"/>
    <w:rsid w:val="003F7C84"/>
    <w:rsid w:val="003F7F87"/>
    <w:rsid w:val="00400C04"/>
    <w:rsid w:val="004015B2"/>
    <w:rsid w:val="00401822"/>
    <w:rsid w:val="0040320C"/>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74F8"/>
    <w:rsid w:val="00417956"/>
    <w:rsid w:val="0041795F"/>
    <w:rsid w:val="00417CB8"/>
    <w:rsid w:val="00420345"/>
    <w:rsid w:val="00420790"/>
    <w:rsid w:val="00420E11"/>
    <w:rsid w:val="00421575"/>
    <w:rsid w:val="0042233E"/>
    <w:rsid w:val="004228FF"/>
    <w:rsid w:val="00422F09"/>
    <w:rsid w:val="0042302D"/>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A14"/>
    <w:rsid w:val="00456AD5"/>
    <w:rsid w:val="00456AFA"/>
    <w:rsid w:val="004570B2"/>
    <w:rsid w:val="0046106E"/>
    <w:rsid w:val="00462A22"/>
    <w:rsid w:val="00462C5A"/>
    <w:rsid w:val="004633F4"/>
    <w:rsid w:val="00463635"/>
    <w:rsid w:val="0046376A"/>
    <w:rsid w:val="004644D0"/>
    <w:rsid w:val="00464912"/>
    <w:rsid w:val="004653A8"/>
    <w:rsid w:val="00466CE7"/>
    <w:rsid w:val="00466F15"/>
    <w:rsid w:val="0046723F"/>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4C5"/>
    <w:rsid w:val="004B1193"/>
    <w:rsid w:val="004B130F"/>
    <w:rsid w:val="004B1315"/>
    <w:rsid w:val="004B1B92"/>
    <w:rsid w:val="004B2000"/>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F03CD"/>
    <w:rsid w:val="004F1131"/>
    <w:rsid w:val="004F1233"/>
    <w:rsid w:val="004F2264"/>
    <w:rsid w:val="004F22DB"/>
    <w:rsid w:val="004F2429"/>
    <w:rsid w:val="004F24BD"/>
    <w:rsid w:val="004F2B99"/>
    <w:rsid w:val="004F2CCF"/>
    <w:rsid w:val="004F46FB"/>
    <w:rsid w:val="004F47E2"/>
    <w:rsid w:val="004F571C"/>
    <w:rsid w:val="004F6933"/>
    <w:rsid w:val="004F6ED4"/>
    <w:rsid w:val="004F6F4C"/>
    <w:rsid w:val="004F717C"/>
    <w:rsid w:val="00500850"/>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FA2"/>
    <w:rsid w:val="00527B37"/>
    <w:rsid w:val="0053025D"/>
    <w:rsid w:val="00530A38"/>
    <w:rsid w:val="0053165D"/>
    <w:rsid w:val="0053346D"/>
    <w:rsid w:val="00534F07"/>
    <w:rsid w:val="0053562F"/>
    <w:rsid w:val="0053658B"/>
    <w:rsid w:val="0053671B"/>
    <w:rsid w:val="005375AF"/>
    <w:rsid w:val="00540089"/>
    <w:rsid w:val="005403D8"/>
    <w:rsid w:val="00541EE3"/>
    <w:rsid w:val="0054295E"/>
    <w:rsid w:val="00544BF2"/>
    <w:rsid w:val="00545C94"/>
    <w:rsid w:val="00545CC7"/>
    <w:rsid w:val="00546CB9"/>
    <w:rsid w:val="00546EF5"/>
    <w:rsid w:val="005479A5"/>
    <w:rsid w:val="00553066"/>
    <w:rsid w:val="005530E3"/>
    <w:rsid w:val="005548A9"/>
    <w:rsid w:val="00555151"/>
    <w:rsid w:val="00555B1B"/>
    <w:rsid w:val="005561D5"/>
    <w:rsid w:val="00556CA7"/>
    <w:rsid w:val="00557230"/>
    <w:rsid w:val="00560057"/>
    <w:rsid w:val="00561252"/>
    <w:rsid w:val="005614C4"/>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FD1"/>
    <w:rsid w:val="005839D2"/>
    <w:rsid w:val="00584552"/>
    <w:rsid w:val="005847E9"/>
    <w:rsid w:val="005865BB"/>
    <w:rsid w:val="00587C68"/>
    <w:rsid w:val="0059007C"/>
    <w:rsid w:val="00590D31"/>
    <w:rsid w:val="00591141"/>
    <w:rsid w:val="00592409"/>
    <w:rsid w:val="00592D73"/>
    <w:rsid w:val="00592F04"/>
    <w:rsid w:val="00593D6B"/>
    <w:rsid w:val="00595414"/>
    <w:rsid w:val="00595B7D"/>
    <w:rsid w:val="005975D1"/>
    <w:rsid w:val="005976B3"/>
    <w:rsid w:val="005A0323"/>
    <w:rsid w:val="005A0A1F"/>
    <w:rsid w:val="005A1715"/>
    <w:rsid w:val="005A2D92"/>
    <w:rsid w:val="005A3F41"/>
    <w:rsid w:val="005A5F70"/>
    <w:rsid w:val="005A7752"/>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C60F0"/>
    <w:rsid w:val="005D0085"/>
    <w:rsid w:val="005D19A7"/>
    <w:rsid w:val="005D1A60"/>
    <w:rsid w:val="005D20AE"/>
    <w:rsid w:val="005D2B2E"/>
    <w:rsid w:val="005D31B1"/>
    <w:rsid w:val="005D3264"/>
    <w:rsid w:val="005D34FC"/>
    <w:rsid w:val="005D4203"/>
    <w:rsid w:val="005D5080"/>
    <w:rsid w:val="005D6072"/>
    <w:rsid w:val="005D6B0D"/>
    <w:rsid w:val="005D72C4"/>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4652"/>
    <w:rsid w:val="00666A72"/>
    <w:rsid w:val="00670101"/>
    <w:rsid w:val="006702FE"/>
    <w:rsid w:val="00672325"/>
    <w:rsid w:val="00672A58"/>
    <w:rsid w:val="00672DE8"/>
    <w:rsid w:val="006737F8"/>
    <w:rsid w:val="00675162"/>
    <w:rsid w:val="00675E0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2F93"/>
    <w:rsid w:val="006B3E6C"/>
    <w:rsid w:val="006B4A6F"/>
    <w:rsid w:val="006B7BC0"/>
    <w:rsid w:val="006B7FEC"/>
    <w:rsid w:val="006C11D9"/>
    <w:rsid w:val="006C395A"/>
    <w:rsid w:val="006C5179"/>
    <w:rsid w:val="006C5325"/>
    <w:rsid w:val="006C58D6"/>
    <w:rsid w:val="006C644D"/>
    <w:rsid w:val="006C73F2"/>
    <w:rsid w:val="006D0089"/>
    <w:rsid w:val="006D09B9"/>
    <w:rsid w:val="006D0A2B"/>
    <w:rsid w:val="006D0AFA"/>
    <w:rsid w:val="006D139F"/>
    <w:rsid w:val="006D1B1B"/>
    <w:rsid w:val="006D20B9"/>
    <w:rsid w:val="006D2420"/>
    <w:rsid w:val="006D2608"/>
    <w:rsid w:val="006D2C21"/>
    <w:rsid w:val="006D3350"/>
    <w:rsid w:val="006D368E"/>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2BBC"/>
    <w:rsid w:val="00754C0F"/>
    <w:rsid w:val="0075529F"/>
    <w:rsid w:val="00755367"/>
    <w:rsid w:val="007559FA"/>
    <w:rsid w:val="00756EBB"/>
    <w:rsid w:val="00757A59"/>
    <w:rsid w:val="00761B0C"/>
    <w:rsid w:val="00761C9D"/>
    <w:rsid w:val="00762A26"/>
    <w:rsid w:val="00763151"/>
    <w:rsid w:val="00763929"/>
    <w:rsid w:val="007647C4"/>
    <w:rsid w:val="007657DC"/>
    <w:rsid w:val="00765B6B"/>
    <w:rsid w:val="00766617"/>
    <w:rsid w:val="00767A32"/>
    <w:rsid w:val="007709FE"/>
    <w:rsid w:val="00771373"/>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843"/>
    <w:rsid w:val="00792E3F"/>
    <w:rsid w:val="007930D0"/>
    <w:rsid w:val="00794A66"/>
    <w:rsid w:val="007952A1"/>
    <w:rsid w:val="007955C1"/>
    <w:rsid w:val="007967FA"/>
    <w:rsid w:val="00796C11"/>
    <w:rsid w:val="00796DEC"/>
    <w:rsid w:val="00796EA3"/>
    <w:rsid w:val="00797033"/>
    <w:rsid w:val="007978AC"/>
    <w:rsid w:val="007A19B2"/>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4A22"/>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20D57"/>
    <w:rsid w:val="00820DF7"/>
    <w:rsid w:val="0082233C"/>
    <w:rsid w:val="00822504"/>
    <w:rsid w:val="00822832"/>
    <w:rsid w:val="00824203"/>
    <w:rsid w:val="00825530"/>
    <w:rsid w:val="008258E2"/>
    <w:rsid w:val="00825ECE"/>
    <w:rsid w:val="0082617B"/>
    <w:rsid w:val="00826535"/>
    <w:rsid w:val="00826D7A"/>
    <w:rsid w:val="00827815"/>
    <w:rsid w:val="008304F1"/>
    <w:rsid w:val="00830B50"/>
    <w:rsid w:val="00832287"/>
    <w:rsid w:val="00832444"/>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548"/>
    <w:rsid w:val="008D1833"/>
    <w:rsid w:val="008D2436"/>
    <w:rsid w:val="008D2531"/>
    <w:rsid w:val="008D3217"/>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F2D"/>
    <w:rsid w:val="00935DD8"/>
    <w:rsid w:val="00936271"/>
    <w:rsid w:val="00936E1C"/>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931"/>
    <w:rsid w:val="00A11155"/>
    <w:rsid w:val="00A1583D"/>
    <w:rsid w:val="00A16695"/>
    <w:rsid w:val="00A16775"/>
    <w:rsid w:val="00A16807"/>
    <w:rsid w:val="00A177E1"/>
    <w:rsid w:val="00A17A7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736E"/>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40E1A"/>
    <w:rsid w:val="00B4212D"/>
    <w:rsid w:val="00B42378"/>
    <w:rsid w:val="00B42BE5"/>
    <w:rsid w:val="00B44B7C"/>
    <w:rsid w:val="00B44C34"/>
    <w:rsid w:val="00B44C35"/>
    <w:rsid w:val="00B46A1B"/>
    <w:rsid w:val="00B46E08"/>
    <w:rsid w:val="00B47F53"/>
    <w:rsid w:val="00B5085F"/>
    <w:rsid w:val="00B5232F"/>
    <w:rsid w:val="00B5294B"/>
    <w:rsid w:val="00B539A2"/>
    <w:rsid w:val="00B54BC4"/>
    <w:rsid w:val="00B57238"/>
    <w:rsid w:val="00B57635"/>
    <w:rsid w:val="00B57645"/>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54E8"/>
    <w:rsid w:val="00B760B0"/>
    <w:rsid w:val="00B76B7D"/>
    <w:rsid w:val="00B77B92"/>
    <w:rsid w:val="00B81505"/>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F82"/>
    <w:rsid w:val="00BB208B"/>
    <w:rsid w:val="00BB21C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B6"/>
    <w:rsid w:val="00BC4522"/>
    <w:rsid w:val="00BC614E"/>
    <w:rsid w:val="00BC6979"/>
    <w:rsid w:val="00BC74B2"/>
    <w:rsid w:val="00BC78D5"/>
    <w:rsid w:val="00BC7927"/>
    <w:rsid w:val="00BC7D05"/>
    <w:rsid w:val="00BD0727"/>
    <w:rsid w:val="00BD12A6"/>
    <w:rsid w:val="00BD1B71"/>
    <w:rsid w:val="00BD23CF"/>
    <w:rsid w:val="00BD44F9"/>
    <w:rsid w:val="00BD5B66"/>
    <w:rsid w:val="00BD70C7"/>
    <w:rsid w:val="00BD75F7"/>
    <w:rsid w:val="00BD795E"/>
    <w:rsid w:val="00BE1018"/>
    <w:rsid w:val="00BE1A94"/>
    <w:rsid w:val="00BE285F"/>
    <w:rsid w:val="00BE2DD8"/>
    <w:rsid w:val="00BE3DD0"/>
    <w:rsid w:val="00BE4ABA"/>
    <w:rsid w:val="00BE6029"/>
    <w:rsid w:val="00BE710C"/>
    <w:rsid w:val="00BE7436"/>
    <w:rsid w:val="00BE7E2C"/>
    <w:rsid w:val="00BE7E40"/>
    <w:rsid w:val="00BF28DE"/>
    <w:rsid w:val="00BF4D0C"/>
    <w:rsid w:val="00BF4EA7"/>
    <w:rsid w:val="00BF5370"/>
    <w:rsid w:val="00BF580F"/>
    <w:rsid w:val="00BF605E"/>
    <w:rsid w:val="00BF64F7"/>
    <w:rsid w:val="00BF6CA0"/>
    <w:rsid w:val="00BF7E7D"/>
    <w:rsid w:val="00C01C2B"/>
    <w:rsid w:val="00C01EBD"/>
    <w:rsid w:val="00C04A3E"/>
    <w:rsid w:val="00C04CD9"/>
    <w:rsid w:val="00C054D7"/>
    <w:rsid w:val="00C076B1"/>
    <w:rsid w:val="00C100CF"/>
    <w:rsid w:val="00C10206"/>
    <w:rsid w:val="00C11764"/>
    <w:rsid w:val="00C11E13"/>
    <w:rsid w:val="00C136F2"/>
    <w:rsid w:val="00C13B13"/>
    <w:rsid w:val="00C13BB5"/>
    <w:rsid w:val="00C13F49"/>
    <w:rsid w:val="00C14105"/>
    <w:rsid w:val="00C1424A"/>
    <w:rsid w:val="00C1424D"/>
    <w:rsid w:val="00C1517F"/>
    <w:rsid w:val="00C153E4"/>
    <w:rsid w:val="00C15661"/>
    <w:rsid w:val="00C21D51"/>
    <w:rsid w:val="00C2316F"/>
    <w:rsid w:val="00C23BE1"/>
    <w:rsid w:val="00C24263"/>
    <w:rsid w:val="00C242C1"/>
    <w:rsid w:val="00C25F57"/>
    <w:rsid w:val="00C26740"/>
    <w:rsid w:val="00C26D7B"/>
    <w:rsid w:val="00C27F47"/>
    <w:rsid w:val="00C3103B"/>
    <w:rsid w:val="00C311C7"/>
    <w:rsid w:val="00C31BF7"/>
    <w:rsid w:val="00C32023"/>
    <w:rsid w:val="00C321AA"/>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C72"/>
    <w:rsid w:val="00C45789"/>
    <w:rsid w:val="00C4636E"/>
    <w:rsid w:val="00C46610"/>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2917"/>
    <w:rsid w:val="00C7301F"/>
    <w:rsid w:val="00C74920"/>
    <w:rsid w:val="00C75204"/>
    <w:rsid w:val="00C75D0A"/>
    <w:rsid w:val="00C77C3B"/>
    <w:rsid w:val="00C82B9F"/>
    <w:rsid w:val="00C82DD9"/>
    <w:rsid w:val="00C83C70"/>
    <w:rsid w:val="00C875DC"/>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CBE"/>
    <w:rsid w:val="00CB4CA8"/>
    <w:rsid w:val="00CB7832"/>
    <w:rsid w:val="00CB7AA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6EF"/>
    <w:rsid w:val="00CF7ED6"/>
    <w:rsid w:val="00D019A9"/>
    <w:rsid w:val="00D0228D"/>
    <w:rsid w:val="00D02406"/>
    <w:rsid w:val="00D0344F"/>
    <w:rsid w:val="00D03DBF"/>
    <w:rsid w:val="00D04510"/>
    <w:rsid w:val="00D04897"/>
    <w:rsid w:val="00D06039"/>
    <w:rsid w:val="00D0687C"/>
    <w:rsid w:val="00D074A5"/>
    <w:rsid w:val="00D12C85"/>
    <w:rsid w:val="00D14292"/>
    <w:rsid w:val="00D1439D"/>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1295"/>
    <w:rsid w:val="00D51B17"/>
    <w:rsid w:val="00D5289A"/>
    <w:rsid w:val="00D53A4A"/>
    <w:rsid w:val="00D554B6"/>
    <w:rsid w:val="00D55AB3"/>
    <w:rsid w:val="00D5629F"/>
    <w:rsid w:val="00D566F5"/>
    <w:rsid w:val="00D60BD4"/>
    <w:rsid w:val="00D612EE"/>
    <w:rsid w:val="00D62A21"/>
    <w:rsid w:val="00D63926"/>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144A"/>
    <w:rsid w:val="00DC1DF3"/>
    <w:rsid w:val="00DC2998"/>
    <w:rsid w:val="00DC301E"/>
    <w:rsid w:val="00DC3D93"/>
    <w:rsid w:val="00DC4304"/>
    <w:rsid w:val="00DC4726"/>
    <w:rsid w:val="00DC49EF"/>
    <w:rsid w:val="00DC4BFF"/>
    <w:rsid w:val="00DC5383"/>
    <w:rsid w:val="00DC57E0"/>
    <w:rsid w:val="00DC5A8B"/>
    <w:rsid w:val="00DC5D4A"/>
    <w:rsid w:val="00DC6B43"/>
    <w:rsid w:val="00DC7549"/>
    <w:rsid w:val="00DD009D"/>
    <w:rsid w:val="00DD0AB8"/>
    <w:rsid w:val="00DD3A35"/>
    <w:rsid w:val="00DD4566"/>
    <w:rsid w:val="00DD47B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784C"/>
    <w:rsid w:val="00DF7B16"/>
    <w:rsid w:val="00E0001D"/>
    <w:rsid w:val="00E0155E"/>
    <w:rsid w:val="00E02FBC"/>
    <w:rsid w:val="00E037D6"/>
    <w:rsid w:val="00E05554"/>
    <w:rsid w:val="00E05766"/>
    <w:rsid w:val="00E0602B"/>
    <w:rsid w:val="00E0771A"/>
    <w:rsid w:val="00E07908"/>
    <w:rsid w:val="00E07982"/>
    <w:rsid w:val="00E07A1B"/>
    <w:rsid w:val="00E1045E"/>
    <w:rsid w:val="00E109F9"/>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C1A12"/>
    <w:rsid w:val="00EC3BFD"/>
    <w:rsid w:val="00EC44C8"/>
    <w:rsid w:val="00EC4518"/>
    <w:rsid w:val="00EC47D6"/>
    <w:rsid w:val="00EC55FB"/>
    <w:rsid w:val="00EC59E6"/>
    <w:rsid w:val="00EC666A"/>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55F"/>
    <w:rsid w:val="00F60B72"/>
    <w:rsid w:val="00F60C74"/>
    <w:rsid w:val="00F614EE"/>
    <w:rsid w:val="00F6194D"/>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2DC"/>
    <w:rsid w:val="00F77726"/>
    <w:rsid w:val="00F77B51"/>
    <w:rsid w:val="00F80EA7"/>
    <w:rsid w:val="00F81DDE"/>
    <w:rsid w:val="00F81F96"/>
    <w:rsid w:val="00F821A8"/>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ABD"/>
    <w:rsid w:val="00FD5FE6"/>
    <w:rsid w:val="00FE2156"/>
    <w:rsid w:val="00FE2900"/>
    <w:rsid w:val="00FE2CA6"/>
    <w:rsid w:val="00FE3342"/>
    <w:rsid w:val="00FE39BC"/>
    <w:rsid w:val="00FE41DD"/>
    <w:rsid w:val="00FE43DA"/>
    <w:rsid w:val="00FE517E"/>
    <w:rsid w:val="00FE683F"/>
    <w:rsid w:val="00FE68A7"/>
    <w:rsid w:val="00FE7078"/>
    <w:rsid w:val="00FE728F"/>
    <w:rsid w:val="00FE7B61"/>
    <w:rsid w:val="00FF0209"/>
    <w:rsid w:val="00FF09EA"/>
    <w:rsid w:val="00FF1479"/>
    <w:rsid w:val="00FF153B"/>
    <w:rsid w:val="00FF1D6E"/>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fontTable" Target="fontTable.xml"/><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9C48F-CB7E-4BFD-B94A-A604982B1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36</Pages>
  <Words>28492</Words>
  <Characters>162410</Characters>
  <Application>Microsoft Office Word</Application>
  <DocSecurity>0</DocSecurity>
  <Lines>1353</Lines>
  <Paragraphs>381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190521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67</cp:revision>
  <cp:lastPrinted>2019-05-02T07:19:00Z</cp:lastPrinted>
  <dcterms:created xsi:type="dcterms:W3CDTF">2019-02-26T16:44:00Z</dcterms:created>
  <dcterms:modified xsi:type="dcterms:W3CDTF">2019-05-03T09:28:00Z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