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216FAFBF" w:rsidR="00E4130A" w:rsidRDefault="00F13A14" w:rsidP="00F13A14">
      <w:pPr>
        <w:jc w:val="center"/>
        <w:rPr>
          <w:b/>
        </w:rPr>
      </w:pPr>
      <w:r>
        <w:rPr>
          <w:b/>
        </w:rPr>
        <w:t>To do list</w:t>
      </w:r>
    </w:p>
    <w:p w14:paraId="54B5E3D7" w14:textId="76A9D63A" w:rsidR="00F13A14" w:rsidRDefault="00F13A14" w:rsidP="00F13A14">
      <w:pPr>
        <w:pStyle w:val="ListParagraph"/>
        <w:numPr>
          <w:ilvl w:val="0"/>
          <w:numId w:val="46"/>
        </w:numPr>
      </w:pPr>
      <w:r>
        <w:t>Make new graphs</w:t>
      </w:r>
      <w:r w:rsidR="00830173">
        <w:t xml:space="preserve"> (change the y axis legend to a.u.)</w:t>
      </w:r>
    </w:p>
    <w:p w14:paraId="6C8C5831" w14:textId="21C744B7" w:rsidR="005E6E16" w:rsidRDefault="005E6E16" w:rsidP="00F13A14">
      <w:pPr>
        <w:pStyle w:val="ListParagraph"/>
        <w:numPr>
          <w:ilvl w:val="0"/>
          <w:numId w:val="46"/>
        </w:numPr>
      </w:pPr>
      <w:r>
        <w:t>Re-run the behavioral models with splitting the phases</w:t>
      </w:r>
    </w:p>
    <w:p w14:paraId="20DF68AF" w14:textId="0102452F" w:rsidR="00F13A14" w:rsidRDefault="00F13A14" w:rsidP="00F13A14">
      <w:pPr>
        <w:pStyle w:val="ListParagraph"/>
        <w:numPr>
          <w:ilvl w:val="0"/>
          <w:numId w:val="46"/>
        </w:numPr>
      </w:pPr>
      <w:r>
        <w:t>Insert the new results</w:t>
      </w:r>
    </w:p>
    <w:p w14:paraId="4F24C92E" w14:textId="552BF85E" w:rsidR="00F13A14" w:rsidRDefault="00F13A14" w:rsidP="00F13A14">
      <w:pPr>
        <w:pStyle w:val="ListParagraph"/>
        <w:numPr>
          <w:ilvl w:val="0"/>
          <w:numId w:val="46"/>
        </w:numPr>
      </w:pPr>
      <w:r>
        <w:t>Improve the paradigm figures</w:t>
      </w:r>
    </w:p>
    <w:p w14:paraId="12E4084A" w14:textId="33F25E0D" w:rsidR="00F13A14" w:rsidRDefault="00F13A14" w:rsidP="00F13A14">
      <w:pPr>
        <w:pStyle w:val="ListParagraph"/>
        <w:numPr>
          <w:ilvl w:val="0"/>
          <w:numId w:val="46"/>
        </w:numPr>
      </w:pPr>
      <w:r>
        <w:t>Brain-behavior correlations</w:t>
      </w:r>
    </w:p>
    <w:p w14:paraId="740EE1DA" w14:textId="3CAE7A12" w:rsidR="00F13A14" w:rsidRPr="00F13A14" w:rsidRDefault="00F13A14" w:rsidP="00F13A14">
      <w:pPr>
        <w:pStyle w:val="ListParagraph"/>
        <w:numPr>
          <w:ilvl w:val="0"/>
          <w:numId w:val="46"/>
        </w:numPr>
      </w:pPr>
      <w:r>
        <w:t>Individual differences correlations</w:t>
      </w:r>
    </w:p>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19006139" w14:textId="15AAB567" w:rsidR="0054295E" w:rsidRDefault="0054295E" w:rsidP="00CC580C">
      <w:pPr>
        <w:pStyle w:val="Heading1"/>
        <w:spacing w:before="0" w:after="240"/>
      </w:pPr>
      <w:r>
        <w:t>Introduction</w:t>
      </w:r>
    </w:p>
    <w:p w14:paraId="58A58700" w14:textId="202E994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F1319E">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2017)","previouslyFormattedCitation":"(Awh, Belopolsky, &amp; Theeuwes, 2012)"},"properties":{"noteIndex":0},"schema":"https://github.com/citation-style-language/schema/raw/master/csl-citation.json"}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lastRenderedPageBreak/>
        <w:t>Anothe</w:t>
      </w:r>
      <w:r w:rsidR="00467A60">
        <w:t xml:space="preserve">r set of studies has </w:t>
      </w:r>
      <w:bookmarkStart w:id="0" w:name="_GoBack"/>
      <w:bookmarkEnd w:id="0"/>
      <w:r w:rsidR="00467A60">
        <w:t xml:space="preserve">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A80922" w:rsidRPr="005D695E" w:rsidRDefault="00A80922"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A80922" w:rsidRPr="005D695E" w:rsidRDefault="00A80922"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1"/>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2"/>
      <w:r>
        <w:t xml:space="preserve">Behavior </w:t>
      </w:r>
      <w:commentRangeEnd w:id="2"/>
      <w:r>
        <w:rPr>
          <w:rStyle w:val="CommentReference"/>
          <w:rFonts w:eastAsiaTheme="minorHAnsi" w:cs="Times New Roman"/>
          <w:b w:val="0"/>
        </w:rPr>
        <w:commentReference w:id="2"/>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3"/>
      <w:r>
        <w:t>EEG recording and pre</w:t>
      </w:r>
      <w:r w:rsidR="00703DB2">
        <w:t>-</w:t>
      </w:r>
      <w:r>
        <w:t>processing</w:t>
      </w:r>
      <w:commentRangeEnd w:id="3"/>
      <w:r w:rsidR="00A44140">
        <w:rPr>
          <w:rStyle w:val="CommentReference"/>
          <w:rFonts w:eastAsiaTheme="minorHAnsi" w:cs="Times New Roman"/>
          <w:b w:val="0"/>
        </w:rPr>
        <w:commentReference w:id="3"/>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4"/>
      <w:r w:rsidR="007A5260">
        <w:t xml:space="preserve">Additional external electrodes were applied to the left and right mastoids, </w:t>
      </w:r>
      <w:commentRangeEnd w:id="4"/>
      <w:r w:rsidR="00314813">
        <w:rPr>
          <w:rStyle w:val="CommentReference"/>
        </w:rPr>
        <w:commentReference w:id="4"/>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5"/>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5"/>
      <w:r w:rsidR="00314813">
        <w:rPr>
          <w:rStyle w:val="CommentReference"/>
        </w:rPr>
        <w:commentReference w:id="5"/>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6"/>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6"/>
      <w:r w:rsidR="004C379C">
        <w:rPr>
          <w:rStyle w:val="CommentReference"/>
        </w:rPr>
        <w:commentReference w:id="6"/>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7"/>
      <w:r w:rsidR="00750379">
        <w:t>10</w:t>
      </w:r>
      <w:r w:rsidR="00462C5A">
        <w:t>,</w:t>
      </w:r>
      <w:r w:rsidR="00750379">
        <w:t>000 iterations (2</w:t>
      </w:r>
      <w:r w:rsidR="00462C5A">
        <w:t>,</w:t>
      </w:r>
      <w:r w:rsidR="00750379">
        <w:t>000 warmup</w:t>
      </w:r>
      <w:commentRangeEnd w:id="7"/>
      <w:r w:rsidR="001123A6">
        <w:rPr>
          <w:rStyle w:val="CommentReference"/>
        </w:rPr>
        <w:commentReference w:id="7"/>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8"/>
      <w:r>
        <w:t>Behavioral results</w:t>
      </w:r>
      <w:commentRangeEnd w:id="8"/>
      <w:r w:rsidR="00917742">
        <w:rPr>
          <w:rStyle w:val="CommentReference"/>
          <w:rFonts w:eastAsiaTheme="minorHAnsi" w:cs="Times New Roman"/>
          <w:b w:val="0"/>
        </w:rPr>
        <w:commentReference w:id="8"/>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9"/>
            <w:r>
              <w:t>Table 1</w:t>
            </w:r>
            <w:commentRangeEnd w:id="9"/>
            <w:r w:rsidR="00917742">
              <w:rPr>
                <w:rStyle w:val="CommentReference"/>
              </w:rPr>
              <w:commentReference w:id="9"/>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0"/>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0"/>
      <w:r w:rsidR="00917742">
        <w:rPr>
          <w:rStyle w:val="CommentReference"/>
        </w:rPr>
        <w:commentReference w:id="10"/>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1"/>
      <w:r>
        <w:t>Hit rates</w:t>
      </w:r>
      <w:del w:id="12" w:author="Antonio Schettino" w:date="2018-08-28T10:15:00Z">
        <w:r w:rsidDel="006F62F4">
          <w:delText xml:space="preserve"> </w:delText>
        </w:r>
      </w:del>
      <w:commentRangeEnd w:id="11"/>
      <w:r w:rsidR="00411041">
        <w:rPr>
          <w:rStyle w:val="CommentReference"/>
          <w:rFonts w:eastAsiaTheme="minorHAnsi" w:cs="Times New Roman"/>
          <w:b w:val="0"/>
        </w:rPr>
        <w:commentReference w:id="11"/>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3"/>
      <w:r w:rsidR="00917742">
        <w:t xml:space="preserve">, it should be noted that this is a signal detection task, so the performance of 50% is not chance level. </w:t>
      </w:r>
      <w:commentRangeEnd w:id="13"/>
      <w:r w:rsidR="0041367D">
        <w:rPr>
          <w:rStyle w:val="CommentReference"/>
        </w:rPr>
        <w:commentReference w:id="13"/>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4"/>
      <w:commentRangeStart w:id="15"/>
      <w:r w:rsidR="00B92561">
        <w:t>more so</w:t>
      </w:r>
      <w:r>
        <w:t xml:space="preserve"> for the low rewarded color</w:t>
      </w:r>
      <w:commentRangeEnd w:id="14"/>
      <w:r w:rsidR="0041367D">
        <w:rPr>
          <w:rStyle w:val="CommentReference"/>
        </w:rPr>
        <w:commentReference w:id="14"/>
      </w:r>
      <w:commentRangeEnd w:id="15"/>
      <w:r w:rsidR="00411041">
        <w:rPr>
          <w:rStyle w:val="CommentReference"/>
        </w:rPr>
        <w:commentReference w:id="15"/>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6"/>
      <w:commentRangeStart w:id="17"/>
      <w:r>
        <w:t>and more so in the condition with higher probability of earning a reward</w:t>
      </w:r>
      <w:commentRangeEnd w:id="16"/>
      <w:r w:rsidR="0041367D">
        <w:rPr>
          <w:rStyle w:val="CommentReference"/>
        </w:rPr>
        <w:commentReference w:id="16"/>
      </w:r>
      <w:commentRangeEnd w:id="17"/>
      <w:r w:rsidR="00411041">
        <w:rPr>
          <w:rStyle w:val="CommentReference"/>
        </w:rPr>
        <w:commentReference w:id="17"/>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18"/>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8"/>
    </w:p>
    <w:p w14:paraId="18F62F57" w14:textId="5574CBDF" w:rsidR="00E1045E" w:rsidRPr="00F36223" w:rsidRDefault="00DF5EDD" w:rsidP="00C03E65">
      <w:pPr>
        <w:spacing w:line="480" w:lineRule="auto"/>
        <w:jc w:val="both"/>
        <w:rPr>
          <w:sz w:val="20"/>
          <w:szCs w:val="20"/>
        </w:rPr>
      </w:pPr>
      <w:r>
        <w:rPr>
          <w:rStyle w:val="CommentReference"/>
        </w:rPr>
        <w:commentReference w:id="18"/>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C682AF" w14:textId="77777777" w:rsidR="00FF5E8B" w:rsidRDefault="00FF5E8B" w:rsidP="00136E70">
      <w:pPr>
        <w:pStyle w:val="Heading1"/>
        <w:spacing w:before="0" w:after="240"/>
      </w:pPr>
    </w:p>
    <w:p w14:paraId="77832999" w14:textId="77777777" w:rsidR="00FF5E8B" w:rsidRDefault="00FF5E8B" w:rsidP="00136E70">
      <w:pPr>
        <w:pStyle w:val="Heading1"/>
        <w:spacing w:before="0" w:after="240"/>
      </w:pP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w:t>
      </w:r>
      <w:r w:rsidR="00453ED3">
        <w:t xml:space="preserve">First, in our experiment both of the stimuli features were related to rewards, but they differed in reward probability. </w:t>
      </w:r>
      <w:r w:rsidR="00453ED3">
        <w:t>For example, the study which showed evidence for the suppression of the non-rewarded feature did so in the context in which suppression occurred for the representations of objects which were never rewarded (Hickey &amp; Peelen, 2015). I</w:t>
      </w:r>
      <w:r w:rsidR="00453ED3">
        <w:t>n our paradigm it could be adaptive for participants not</w:t>
      </w:r>
      <w:r w:rsidR="00453ED3">
        <w:t xml:space="preserve"> to</w:t>
      </w:r>
      <w:r w:rsidR="00453ED3">
        <w:t xml:space="preserve"> suppress the low rewarded feature because correct responses to the movements of this feature would still earn them a reward on 20% of trials. Second, while the attended feature changed trial-by-trial in </w:t>
      </w:r>
      <w:r w:rsidR="00453ED3">
        <w:t>our experiment, the experiment of Hickey and Peelen</w:t>
      </w:r>
      <w:r w:rsidR="00453ED3">
        <w:t xml:space="preserve">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w:t>
      </w:r>
      <w:r w:rsidR="00453ED3">
        <w:t xml:space="preserve">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r w:rsidR="00453ED3">
        <w:t xml:space="preserve">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AD2F43C" w:rsidR="00436F16" w:rsidRPr="00436F16" w:rsidRDefault="006636DE" w:rsidP="00E4130A">
      <w:pPr>
        <w:spacing w:line="480" w:lineRule="auto"/>
        <w:jc w:val="both"/>
      </w:pPr>
      <w:r>
        <w:tab/>
      </w:r>
      <w:commentRangeStart w:id="19"/>
      <w:r>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commentRangeEnd w:id="19"/>
      <w:r w:rsidR="008D7D97">
        <w:rPr>
          <w:rStyle w:val="CommentReference"/>
        </w:rPr>
        <w:commentReference w:id="19"/>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w:t>
      </w:r>
      <w:r w:rsidR="00436F16">
        <w:t xml:space="preserve">Finally, </w:t>
      </w:r>
      <w:r w:rsidR="00436F16">
        <w:t xml:space="preserve">it is important to note that </w:t>
      </w:r>
      <w:r w:rsidR="00436F16">
        <w:t xml:space="preserve">our study was not primarily designed to assess the reward-history effects. Although the number of trials in the training phase is approximately </w:t>
      </w:r>
      <w:r w:rsidR="00436F16">
        <w:t>is similar to those</w:t>
      </w:r>
      <w:r w:rsidR="00436F16">
        <w:t xml:space="preserve"> in studies demonstrati</w:t>
      </w:r>
      <w:r w:rsidR="00436F16">
        <w:t>ng reward history effects</w:t>
      </w:r>
      <w:r w:rsidR="00436F16">
        <w:t xml:space="preserve">, we used the same task in the training and test phase, which is not common for such studies. Further research using SSVEPs in tasks designed to explicitly address the reward-history effects could help disentangle between the possible explanations of our findings. </w:t>
      </w:r>
      <w:r w:rsidR="00436F16">
        <w:t xml:space="preserve"> </w:t>
      </w:r>
    </w:p>
    <w:p w14:paraId="63C3831E" w14:textId="36CAD803" w:rsidR="00136E70" w:rsidRDefault="00136E70" w:rsidP="00E4130A">
      <w:pPr>
        <w:spacing w:line="480" w:lineRule="auto"/>
        <w:jc w:val="both"/>
      </w:pPr>
      <w:r>
        <w:tab/>
        <w:t xml:space="preserve">Results of this study reveal a mechanism through which reward can improve goal-directed attention. We were able to directly measure the amount of attention allocated toward processing of targets and distractors of different values. We show that monetary rewards can influence goal-directed attention. Further, we demonstrate that the feature linked to high rewards receives more attention both when it acts as a target and a distractor. Further, this biased competition disappears once the rewards are no longer available. This result corroborates the importance of motivation in guiding attention </w:t>
      </w:r>
      <w:r>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fldChar w:fldCharType="separate"/>
      </w:r>
      <w:r w:rsidRPr="00136E70">
        <w:rPr>
          <w:noProof/>
        </w:rPr>
        <w:t xml:space="preserve">(Botvinick &amp; Braver, </w:t>
      </w:r>
      <w:r w:rsidR="00CB7E8A">
        <w:rPr>
          <w:noProof/>
        </w:rPr>
        <w:t xml:space="preserve">2015; Chelazzi et al., 2013; </w:t>
      </w:r>
      <w:r w:rsidRPr="00136E70">
        <w:rPr>
          <w:noProof/>
        </w:rPr>
        <w:t>Failing &amp; Theeuwes, 2017; Pessoa, 2015)</w:t>
      </w:r>
      <w:r>
        <w:fldChar w:fldCharType="end"/>
      </w:r>
      <w:r w:rsidR="00CB7E8A">
        <w:t>. These findings provide</w:t>
      </w:r>
      <w:r>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443BB4F9" w14:textId="61967103" w:rsidR="002F7D7E" w:rsidRDefault="002F7D7E" w:rsidP="00E4130A">
      <w:pPr>
        <w:spacing w:line="480" w:lineRule="auto"/>
        <w:jc w:val="both"/>
      </w:pPr>
    </w:p>
    <w:p w14:paraId="637A659E" w14:textId="77777777" w:rsidR="002F7D7E" w:rsidRDefault="002F7D7E" w:rsidP="00E4130A">
      <w:pPr>
        <w:spacing w:line="480" w:lineRule="auto"/>
        <w:jc w:val="both"/>
      </w:pPr>
    </w:p>
    <w:p w14:paraId="6AAF7B46" w14:textId="36B40E6F" w:rsidR="00CD3D93" w:rsidRDefault="00B754E8" w:rsidP="00E4130A">
      <w:pPr>
        <w:spacing w:line="480" w:lineRule="auto"/>
        <w:jc w:val="both"/>
      </w:pPr>
      <w:r>
        <w:tab/>
      </w:r>
      <w:r w:rsidR="00CD3D93">
        <w:t xml:space="preserve"> </w:t>
      </w:r>
    </w:p>
    <w:p w14:paraId="1533D06F" w14:textId="5BD0A21C" w:rsidR="002F7D7E" w:rsidRDefault="00A902AD" w:rsidP="00E4130A">
      <w:pPr>
        <w:spacing w:line="480" w:lineRule="auto"/>
        <w:ind w:firstLine="720"/>
        <w:jc w:val="both"/>
      </w:pPr>
      <w:r>
        <w:t>Our result</w:t>
      </w:r>
      <w:r w:rsidR="00B754E8">
        <w:t xml:space="preserve"> suggest</w:t>
      </w:r>
      <w:r>
        <w:t>s</w:t>
      </w:r>
      <w:r w:rsidR="00B754E8">
        <w:t xml:space="preserve"> that the voluntary allocation of attention was flexibly adapted depending on the possibility of earning extra monetary rewards in the experiment. </w:t>
      </w:r>
    </w:p>
    <w:p w14:paraId="2FE0E759" w14:textId="77777777" w:rsidR="002F7D7E" w:rsidRDefault="002F7D7E" w:rsidP="00E4130A">
      <w:pPr>
        <w:spacing w:line="480" w:lineRule="auto"/>
        <w:ind w:firstLine="720"/>
        <w:jc w:val="both"/>
      </w:pPr>
    </w:p>
    <w:p w14:paraId="69039E93" w14:textId="6BEBE28C" w:rsidR="00E32915" w:rsidRDefault="00004924" w:rsidP="00E4130A">
      <w:pPr>
        <w:spacing w:line="480" w:lineRule="auto"/>
        <w:ind w:firstLine="720"/>
        <w:jc w:val="both"/>
      </w:pPr>
      <w:r>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Attention is flexibly </w:t>
      </w:r>
      <w:commentRangeStart w:id="20"/>
      <w:r>
        <w:t xml:space="preserve">deployed in order to maximize the probability of obtaining a reward, but then goes back to the baseline levels once the possibility of earning rewards is gone. </w:t>
      </w:r>
      <w:commentRangeEnd w:id="20"/>
      <w:r w:rsidR="00BA5A51">
        <w:rPr>
          <w:rStyle w:val="CommentReference"/>
        </w:rPr>
        <w:commentReference w:id="20"/>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lastRenderedPageBreak/>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w:t>
      </w:r>
      <w:r w:rsidR="00C94B53">
        <w:lastRenderedPageBreak/>
        <w:t xml:space="preserve">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lastRenderedPageBreak/>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1"/>
      <w:r w:rsidR="009508C9">
        <w:rPr>
          <w:highlight w:val="yellow"/>
        </w:rPr>
        <w:t xml:space="preserve">Gilles </w:t>
      </w:r>
      <w:commentRangeEnd w:id="21"/>
      <w:r w:rsidR="0047115E">
        <w:rPr>
          <w:rStyle w:val="CommentReference"/>
        </w:rPr>
        <w:commentReference w:id="21"/>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xml:space="preserve">. IG collected the data, supervised by AS. IG </w:t>
      </w:r>
      <w:r>
        <w:rPr>
          <w:rFonts w:eastAsia="Times New Roman"/>
          <w:szCs w:val="24"/>
        </w:rPr>
        <w:lastRenderedPageBreak/>
        <w:t>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7D2B156" w14:textId="22BD721D" w:rsidR="00F1319E" w:rsidRPr="00F1319E" w:rsidRDefault="009214B6" w:rsidP="00F1319E">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F1319E" w:rsidRPr="00F1319E">
        <w:rPr>
          <w:noProof/>
          <w:szCs w:val="24"/>
        </w:rPr>
        <w:t xml:space="preserve">Andersen, S. K., Müller, M. M., &amp; Hillyard, S. A. (2012). Tracking the allocation of attention in visual scenes with steady-state evoked potentials. In </w:t>
      </w:r>
      <w:r w:rsidR="00F1319E" w:rsidRPr="00F1319E">
        <w:rPr>
          <w:i/>
          <w:iCs/>
          <w:noProof/>
          <w:szCs w:val="24"/>
        </w:rPr>
        <w:t>Cognitive neuroscience of attention</w:t>
      </w:r>
      <w:r w:rsidR="00F1319E" w:rsidRPr="00F1319E">
        <w:rPr>
          <w:noProof/>
          <w:szCs w:val="24"/>
        </w:rPr>
        <w:t xml:space="preserve"> (pp. 197–216).</w:t>
      </w:r>
    </w:p>
    <w:p w14:paraId="28EA10F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Andersen, S K, &amp; Müller, M. M. (2010). Behavioral performance follows the time course of neural facilitation and suppression during cued shifts of feature-selective attention. </w:t>
      </w:r>
      <w:r w:rsidRPr="00F1319E">
        <w:rPr>
          <w:i/>
          <w:iCs/>
          <w:noProof/>
          <w:szCs w:val="24"/>
        </w:rPr>
        <w:t>Proceedings of the National Academy of Sciences of the United States of America</w:t>
      </w:r>
      <w:r w:rsidRPr="00F1319E">
        <w:rPr>
          <w:noProof/>
          <w:szCs w:val="24"/>
        </w:rPr>
        <w:t xml:space="preserve">, </w:t>
      </w:r>
      <w:r w:rsidRPr="00F1319E">
        <w:rPr>
          <w:i/>
          <w:iCs/>
          <w:noProof/>
          <w:szCs w:val="24"/>
        </w:rPr>
        <w:t>107</w:t>
      </w:r>
      <w:r w:rsidRPr="00F1319E">
        <w:rPr>
          <w:noProof/>
          <w:szCs w:val="24"/>
        </w:rPr>
        <w:t>(31), 13878–13882. https://doi.org/10.1073/pnas.1002436107</w:t>
      </w:r>
    </w:p>
    <w:p w14:paraId="369A0D6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Andersen, Søren K., Hillyard, S. A., &amp; Müller, M. M. (2008). Attention Facilitates Multiple Stimulus Features in Parallel in Human Visual Cortex. </w:t>
      </w:r>
      <w:r w:rsidRPr="00F1319E">
        <w:rPr>
          <w:i/>
          <w:iCs/>
          <w:noProof/>
          <w:szCs w:val="24"/>
        </w:rPr>
        <w:t>Current Biology</w:t>
      </w:r>
      <w:r w:rsidRPr="00F1319E">
        <w:rPr>
          <w:noProof/>
          <w:szCs w:val="24"/>
        </w:rPr>
        <w:t xml:space="preserve">, </w:t>
      </w:r>
      <w:r w:rsidRPr="00F1319E">
        <w:rPr>
          <w:i/>
          <w:iCs/>
          <w:noProof/>
          <w:szCs w:val="24"/>
        </w:rPr>
        <w:t>18</w:t>
      </w:r>
      <w:r w:rsidRPr="00F1319E">
        <w:rPr>
          <w:noProof/>
          <w:szCs w:val="24"/>
        </w:rPr>
        <w:t>(13), 1006–1009. https://doi.org/10.1016/j.cub.2008.06.030</w:t>
      </w:r>
    </w:p>
    <w:p w14:paraId="4F01064D"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Anderson, B. A. (2016). The attention habit: How reward learning shapes attentional selection. </w:t>
      </w:r>
      <w:r w:rsidRPr="00F1319E">
        <w:rPr>
          <w:i/>
          <w:iCs/>
          <w:noProof/>
          <w:szCs w:val="24"/>
        </w:rPr>
        <w:t>Annals of the New York Academy of Sciences</w:t>
      </w:r>
      <w:r w:rsidRPr="00F1319E">
        <w:rPr>
          <w:noProof/>
          <w:szCs w:val="24"/>
        </w:rPr>
        <w:t xml:space="preserve">, </w:t>
      </w:r>
      <w:r w:rsidRPr="00F1319E">
        <w:rPr>
          <w:i/>
          <w:iCs/>
          <w:noProof/>
          <w:szCs w:val="24"/>
        </w:rPr>
        <w:t>1369</w:t>
      </w:r>
      <w:r w:rsidRPr="00F1319E">
        <w:rPr>
          <w:noProof/>
          <w:szCs w:val="24"/>
        </w:rPr>
        <w:t>(1), 24–39. https://doi.org/10.1111/nyas.12957</w:t>
      </w:r>
    </w:p>
    <w:p w14:paraId="755BA8A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Anderson, B. a, Laurent, P. a, &amp; Yantis, S. (2011). Value-driven attentional capture. </w:t>
      </w:r>
      <w:r w:rsidRPr="00F1319E">
        <w:rPr>
          <w:i/>
          <w:iCs/>
          <w:noProof/>
          <w:szCs w:val="24"/>
        </w:rPr>
        <w:t>Proceedings of the National Academy of Sciences</w:t>
      </w:r>
      <w:r w:rsidRPr="00F1319E">
        <w:rPr>
          <w:noProof/>
          <w:szCs w:val="24"/>
        </w:rPr>
        <w:t xml:space="preserve">, </w:t>
      </w:r>
      <w:r w:rsidRPr="00F1319E">
        <w:rPr>
          <w:i/>
          <w:iCs/>
          <w:noProof/>
          <w:szCs w:val="24"/>
        </w:rPr>
        <w:t>108</w:t>
      </w:r>
      <w:r w:rsidRPr="00F1319E">
        <w:rPr>
          <w:noProof/>
          <w:szCs w:val="24"/>
        </w:rPr>
        <w:t>(25), 10367–10371. https://doi.org/10.1073/pnas.1104047108</w:t>
      </w:r>
    </w:p>
    <w:p w14:paraId="586262C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Awh, E., Belopolsky, A. V., &amp; Theeuwes, J. (2012). Top-down versus bottom-up attentional control: A failed theoretical dichotomy. </w:t>
      </w:r>
      <w:r w:rsidRPr="00F1319E">
        <w:rPr>
          <w:i/>
          <w:iCs/>
          <w:noProof/>
          <w:szCs w:val="24"/>
        </w:rPr>
        <w:t>Trends in Cognitive Sciences</w:t>
      </w:r>
      <w:r w:rsidRPr="00F1319E">
        <w:rPr>
          <w:noProof/>
          <w:szCs w:val="24"/>
        </w:rPr>
        <w:t xml:space="preserve">, </w:t>
      </w:r>
      <w:r w:rsidRPr="00F1319E">
        <w:rPr>
          <w:i/>
          <w:iCs/>
          <w:noProof/>
          <w:szCs w:val="24"/>
        </w:rPr>
        <w:t>16</w:t>
      </w:r>
      <w:r w:rsidRPr="00F1319E">
        <w:rPr>
          <w:noProof/>
          <w:szCs w:val="24"/>
        </w:rPr>
        <w:t>(8), 437–443. https://doi.org/10.1016/j.tics.2012.06.010</w:t>
      </w:r>
    </w:p>
    <w:p w14:paraId="5174C1E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Boehler, C. N., Hopf, J. M., Stoppel, C. M., &amp; Krebs, R. M. (2012). Motivating inhibition - reward prospect speeds up response cancellation. </w:t>
      </w:r>
      <w:r w:rsidRPr="00F1319E">
        <w:rPr>
          <w:i/>
          <w:iCs/>
          <w:noProof/>
          <w:szCs w:val="24"/>
        </w:rPr>
        <w:t>Cognition</w:t>
      </w:r>
      <w:r w:rsidRPr="00F1319E">
        <w:rPr>
          <w:noProof/>
          <w:szCs w:val="24"/>
        </w:rPr>
        <w:t xml:space="preserve">, </w:t>
      </w:r>
      <w:r w:rsidRPr="00F1319E">
        <w:rPr>
          <w:i/>
          <w:iCs/>
          <w:noProof/>
          <w:szCs w:val="24"/>
        </w:rPr>
        <w:t>125</w:t>
      </w:r>
      <w:r w:rsidRPr="00F1319E">
        <w:rPr>
          <w:noProof/>
          <w:szCs w:val="24"/>
        </w:rPr>
        <w:t>(3), 498–503. https://doi.org/10.1016/j.cognition.2012.07.018</w:t>
      </w:r>
    </w:p>
    <w:p w14:paraId="0740026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Botvinick, M. M., &amp; Braver, T. S. (2015). Motivation and Cognitive Control : From Behavior to </w:t>
      </w:r>
      <w:r w:rsidRPr="00F1319E">
        <w:rPr>
          <w:noProof/>
          <w:szCs w:val="24"/>
        </w:rPr>
        <w:lastRenderedPageBreak/>
        <w:t xml:space="preserve">Neural Mechanism. </w:t>
      </w:r>
      <w:r w:rsidRPr="00F1319E">
        <w:rPr>
          <w:i/>
          <w:iCs/>
          <w:noProof/>
          <w:szCs w:val="24"/>
        </w:rPr>
        <w:t>Annual Review of Psychology</w:t>
      </w:r>
      <w:r w:rsidRPr="00F1319E">
        <w:rPr>
          <w:noProof/>
          <w:szCs w:val="24"/>
        </w:rPr>
        <w:t>, (September 2014), 1–31. https://doi.org/10.1146/annurev-psych-010814-015044</w:t>
      </w:r>
    </w:p>
    <w:p w14:paraId="3DA80AF2"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Brown, J. W., &amp; Alexander, W. H. (2017). Foraging Value, Risk Avoidance, and Multiple Control Signals: How the Anterior Cingulate Cortex Controls Value-based Decision-making. </w:t>
      </w:r>
      <w:r w:rsidRPr="00F1319E">
        <w:rPr>
          <w:i/>
          <w:iCs/>
          <w:noProof/>
          <w:szCs w:val="24"/>
        </w:rPr>
        <w:t>Journal of Cognitive Neuroscience</w:t>
      </w:r>
      <w:r w:rsidRPr="00F1319E">
        <w:rPr>
          <w:noProof/>
          <w:szCs w:val="24"/>
        </w:rPr>
        <w:t xml:space="preserve">, </w:t>
      </w:r>
      <w:r w:rsidRPr="00F1319E">
        <w:rPr>
          <w:i/>
          <w:iCs/>
          <w:noProof/>
          <w:szCs w:val="24"/>
        </w:rPr>
        <w:t>29</w:t>
      </w:r>
      <w:r w:rsidRPr="00F1319E">
        <w:rPr>
          <w:noProof/>
          <w:szCs w:val="24"/>
        </w:rPr>
        <w:t>(10), 1656–1673. https://doi.org/10.1162/jocn_a_01140</w:t>
      </w:r>
    </w:p>
    <w:p w14:paraId="72B8B93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Bürkner, P.-C. (2016). brms: An R package for Bayesian multilevel models using Stan. </w:t>
      </w:r>
      <w:r w:rsidRPr="00F1319E">
        <w:rPr>
          <w:i/>
          <w:iCs/>
          <w:noProof/>
          <w:szCs w:val="24"/>
        </w:rPr>
        <w:t>Journal of Statistical Software</w:t>
      </w:r>
      <w:r w:rsidRPr="00F1319E">
        <w:rPr>
          <w:noProof/>
          <w:szCs w:val="24"/>
        </w:rPr>
        <w:t xml:space="preserve">, </w:t>
      </w:r>
      <w:r w:rsidRPr="00F1319E">
        <w:rPr>
          <w:i/>
          <w:iCs/>
          <w:noProof/>
          <w:szCs w:val="24"/>
        </w:rPr>
        <w:t>80</w:t>
      </w:r>
      <w:r w:rsidRPr="00F1319E">
        <w:rPr>
          <w:noProof/>
          <w:szCs w:val="24"/>
        </w:rPr>
        <w:t>(1), 1–28.</w:t>
      </w:r>
    </w:p>
    <w:p w14:paraId="33A70C0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Bürkner, P.-C. (2017). Advanced Bayesian Multilevel Modeling with the R Package brms. </w:t>
      </w:r>
      <w:r w:rsidRPr="00F1319E">
        <w:rPr>
          <w:i/>
          <w:iCs/>
          <w:noProof/>
          <w:szCs w:val="24"/>
        </w:rPr>
        <w:t>ArXiv:1705.11123</w:t>
      </w:r>
      <w:r w:rsidRPr="00F1319E">
        <w:rPr>
          <w:noProof/>
          <w:szCs w:val="24"/>
        </w:rPr>
        <w:t>.</w:t>
      </w:r>
    </w:p>
    <w:p w14:paraId="2A859BF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Carpenter, B., Gelman, A., Hoffman, M., Lee, D., Goodrich, B., Betancourt, M., … Riddell, A. (2016). Stan: A probabilistic programming language. </w:t>
      </w:r>
      <w:r w:rsidRPr="00F1319E">
        <w:rPr>
          <w:i/>
          <w:iCs/>
          <w:noProof/>
          <w:szCs w:val="24"/>
        </w:rPr>
        <w:t>Journal of Statistical Software</w:t>
      </w:r>
      <w:r w:rsidRPr="00F1319E">
        <w:rPr>
          <w:noProof/>
          <w:szCs w:val="24"/>
        </w:rPr>
        <w:t xml:space="preserve">, </w:t>
      </w:r>
      <w:r w:rsidRPr="00F1319E">
        <w:rPr>
          <w:i/>
          <w:iCs/>
          <w:noProof/>
          <w:szCs w:val="24"/>
        </w:rPr>
        <w:t>2</w:t>
      </w:r>
      <w:r w:rsidRPr="00F1319E">
        <w:rPr>
          <w:noProof/>
          <w:szCs w:val="24"/>
        </w:rPr>
        <w:t>(20), 1–37.</w:t>
      </w:r>
    </w:p>
    <w:p w14:paraId="62BE609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Chatrian, G. E., Lettich, E., &amp; Nelson, P. L. (1985). Ten percent electrode system for topographic studies of spontaneous and evoked EEG activities. </w:t>
      </w:r>
      <w:r w:rsidRPr="00F1319E">
        <w:rPr>
          <w:i/>
          <w:iCs/>
          <w:noProof/>
          <w:szCs w:val="24"/>
        </w:rPr>
        <w:t>American Journal of EEG Technology</w:t>
      </w:r>
      <w:r w:rsidRPr="00F1319E">
        <w:rPr>
          <w:noProof/>
          <w:szCs w:val="24"/>
        </w:rPr>
        <w:t xml:space="preserve">, </w:t>
      </w:r>
      <w:r w:rsidRPr="00F1319E">
        <w:rPr>
          <w:i/>
          <w:iCs/>
          <w:noProof/>
          <w:szCs w:val="24"/>
        </w:rPr>
        <w:t>25</w:t>
      </w:r>
      <w:r w:rsidRPr="00F1319E">
        <w:rPr>
          <w:noProof/>
          <w:szCs w:val="24"/>
        </w:rPr>
        <w:t>(2).</w:t>
      </w:r>
    </w:p>
    <w:p w14:paraId="3C8CBB0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Chelazzi, L., Perlato, A., Santandrea, E., &amp; Della Libera, C. (2013). Rewards teach visual selective attention. </w:t>
      </w:r>
      <w:r w:rsidRPr="00F1319E">
        <w:rPr>
          <w:i/>
          <w:iCs/>
          <w:noProof/>
          <w:szCs w:val="24"/>
        </w:rPr>
        <w:t>Vision Research</w:t>
      </w:r>
      <w:r w:rsidRPr="00F1319E">
        <w:rPr>
          <w:noProof/>
          <w:szCs w:val="24"/>
        </w:rPr>
        <w:t xml:space="preserve">, </w:t>
      </w:r>
      <w:r w:rsidRPr="00F1319E">
        <w:rPr>
          <w:i/>
          <w:iCs/>
          <w:noProof/>
          <w:szCs w:val="24"/>
        </w:rPr>
        <w:t>85</w:t>
      </w:r>
      <w:r w:rsidRPr="00F1319E">
        <w:rPr>
          <w:noProof/>
          <w:szCs w:val="24"/>
        </w:rPr>
        <w:t>, 58–62. https://doi.org/10.1016/j.visres.2012.12.005</w:t>
      </w:r>
    </w:p>
    <w:p w14:paraId="7DF0CA05"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Chun, M. M., Golomb, J. D., &amp; Turk-Browne, N. B. (2011). A Taxonomy of External and Internal Attention. </w:t>
      </w:r>
      <w:r w:rsidRPr="00F1319E">
        <w:rPr>
          <w:i/>
          <w:iCs/>
          <w:noProof/>
          <w:szCs w:val="24"/>
        </w:rPr>
        <w:t>Annual Review of Psychology</w:t>
      </w:r>
      <w:r w:rsidRPr="00F1319E">
        <w:rPr>
          <w:noProof/>
          <w:szCs w:val="24"/>
        </w:rPr>
        <w:t xml:space="preserve">, </w:t>
      </w:r>
      <w:r w:rsidRPr="00F1319E">
        <w:rPr>
          <w:i/>
          <w:iCs/>
          <w:noProof/>
          <w:szCs w:val="24"/>
        </w:rPr>
        <w:t>62</w:t>
      </w:r>
      <w:r w:rsidRPr="00F1319E">
        <w:rPr>
          <w:noProof/>
          <w:szCs w:val="24"/>
        </w:rPr>
        <w:t>(1), 73–101. https://doi.org/10.1146/annurev.psych.093008.100427</w:t>
      </w:r>
    </w:p>
    <w:p w14:paraId="19831C0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Corbetta, M., &amp; Shulman, G. L. (2002). Control of Goal-Directed and Stimulus-Driven Attention in the Brain. </w:t>
      </w:r>
      <w:r w:rsidRPr="00F1319E">
        <w:rPr>
          <w:i/>
          <w:iCs/>
          <w:noProof/>
          <w:szCs w:val="24"/>
        </w:rPr>
        <w:t>Nature Reviews Neuroscience</w:t>
      </w:r>
      <w:r w:rsidRPr="00F1319E">
        <w:rPr>
          <w:noProof/>
          <w:szCs w:val="24"/>
        </w:rPr>
        <w:t xml:space="preserve">, </w:t>
      </w:r>
      <w:r w:rsidRPr="00F1319E">
        <w:rPr>
          <w:i/>
          <w:iCs/>
          <w:noProof/>
          <w:szCs w:val="24"/>
        </w:rPr>
        <w:t>3</w:t>
      </w:r>
      <w:r w:rsidRPr="00F1319E">
        <w:rPr>
          <w:noProof/>
          <w:szCs w:val="24"/>
        </w:rPr>
        <w:t>(3), 215–229. https://doi.org/10.1038/nrn755</w:t>
      </w:r>
    </w:p>
    <w:p w14:paraId="55D6F5E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Craddock, M. (2018). craddm/eegUtils: eegUtils (Version v0.2.0). Zenodo.</w:t>
      </w:r>
    </w:p>
    <w:p w14:paraId="32A4BC6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lastRenderedPageBreak/>
        <w:t xml:space="preserve">Della Libera, C., &amp; Chelazzi, L. (2009). Learning to attend and to ignore is a matter of gains and losses. </w:t>
      </w:r>
      <w:r w:rsidRPr="00F1319E">
        <w:rPr>
          <w:i/>
          <w:iCs/>
          <w:noProof/>
          <w:szCs w:val="24"/>
        </w:rPr>
        <w:t>Psychological Science</w:t>
      </w:r>
      <w:r w:rsidRPr="00F1319E">
        <w:rPr>
          <w:noProof/>
          <w:szCs w:val="24"/>
        </w:rPr>
        <w:t xml:space="preserve">, </w:t>
      </w:r>
      <w:r w:rsidRPr="00F1319E">
        <w:rPr>
          <w:i/>
          <w:iCs/>
          <w:noProof/>
          <w:szCs w:val="24"/>
        </w:rPr>
        <w:t>20</w:t>
      </w:r>
      <w:r w:rsidRPr="00F1319E">
        <w:rPr>
          <w:noProof/>
          <w:szCs w:val="24"/>
        </w:rPr>
        <w:t>(6), 778–784. https://doi.org/10.1111/j.1467-9280.2009.02360.x</w:t>
      </w:r>
    </w:p>
    <w:p w14:paraId="74DD275D"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Delorme, A., &amp; Makeig, S. (2004). EEGLAB: an open sorce toolbox for analysis of single-trail EEG dynamics including independent component anlaysis. </w:t>
      </w:r>
      <w:r w:rsidRPr="00F1319E">
        <w:rPr>
          <w:i/>
          <w:iCs/>
          <w:noProof/>
          <w:szCs w:val="24"/>
        </w:rPr>
        <w:t>Journal of Neuroscience Methods</w:t>
      </w:r>
      <w:r w:rsidRPr="00F1319E">
        <w:rPr>
          <w:noProof/>
          <w:szCs w:val="24"/>
        </w:rPr>
        <w:t xml:space="preserve">, </w:t>
      </w:r>
      <w:r w:rsidRPr="00F1319E">
        <w:rPr>
          <w:i/>
          <w:iCs/>
          <w:noProof/>
          <w:szCs w:val="24"/>
        </w:rPr>
        <w:t>134</w:t>
      </w:r>
      <w:r w:rsidRPr="00F1319E">
        <w:rPr>
          <w:noProof/>
          <w:szCs w:val="24"/>
        </w:rPr>
        <w:t>, 9–21. https://doi.org/10.1016/j.jneumeth.2003.10.009</w:t>
      </w:r>
    </w:p>
    <w:p w14:paraId="633C1A7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Desimone, R., &amp; Duncan, J. (1995). Neural Mechanisms of Selective Visual. </w:t>
      </w:r>
      <w:r w:rsidRPr="00F1319E">
        <w:rPr>
          <w:i/>
          <w:iCs/>
          <w:noProof/>
          <w:szCs w:val="24"/>
        </w:rPr>
        <w:t>Annual Review of Neuroscience</w:t>
      </w:r>
      <w:r w:rsidRPr="00F1319E">
        <w:rPr>
          <w:noProof/>
          <w:szCs w:val="24"/>
        </w:rPr>
        <w:t xml:space="preserve">, </w:t>
      </w:r>
      <w:r w:rsidRPr="00F1319E">
        <w:rPr>
          <w:i/>
          <w:iCs/>
          <w:noProof/>
          <w:szCs w:val="24"/>
        </w:rPr>
        <w:t>18</w:t>
      </w:r>
      <w:r w:rsidRPr="00F1319E">
        <w:rPr>
          <w:noProof/>
          <w:szCs w:val="24"/>
        </w:rPr>
        <w:t>(1), 193–222. https://doi.org/10.1146/annurev.ne.18.030195.001205</w:t>
      </w:r>
    </w:p>
    <w:p w14:paraId="13D00E7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Donohue, S. E., Hopf, J.-M., Bartsch, M. V., Schoenfeld, M. A., Heinze, H.-J., &amp; Woldorff, M. G. (2016). The Rapid Capture of Attention by Rewarded Objects. </w:t>
      </w:r>
      <w:r w:rsidRPr="00F1319E">
        <w:rPr>
          <w:i/>
          <w:iCs/>
          <w:noProof/>
          <w:szCs w:val="24"/>
        </w:rPr>
        <w:t>Journal of Cognitive Neuroscience</w:t>
      </w:r>
      <w:r w:rsidRPr="00F1319E">
        <w:rPr>
          <w:noProof/>
          <w:szCs w:val="24"/>
        </w:rPr>
        <w:t xml:space="preserve">, </w:t>
      </w:r>
      <w:r w:rsidRPr="00F1319E">
        <w:rPr>
          <w:i/>
          <w:iCs/>
          <w:noProof/>
          <w:szCs w:val="24"/>
        </w:rPr>
        <w:t>28</w:t>
      </w:r>
      <w:r w:rsidRPr="00F1319E">
        <w:rPr>
          <w:noProof/>
          <w:szCs w:val="24"/>
        </w:rPr>
        <w:t>(4), 529–541. https://doi.org/10.1162/jocn_a_00917</w:t>
      </w:r>
    </w:p>
    <w:p w14:paraId="2FC8A14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Etzel, J. A., Cole, M. W., Zacks, J. M., Kay, K. N., &amp; Braver, T. S. (2016). Reward Motivation Enhances Task Coding in Frontoparietal Cortex. </w:t>
      </w:r>
      <w:r w:rsidRPr="00F1319E">
        <w:rPr>
          <w:i/>
          <w:iCs/>
          <w:noProof/>
          <w:szCs w:val="24"/>
        </w:rPr>
        <w:t>Cerebral Cortex</w:t>
      </w:r>
      <w:r w:rsidRPr="00F1319E">
        <w:rPr>
          <w:noProof/>
          <w:szCs w:val="24"/>
        </w:rPr>
        <w:t xml:space="preserve">, </w:t>
      </w:r>
      <w:r w:rsidRPr="00F1319E">
        <w:rPr>
          <w:i/>
          <w:iCs/>
          <w:noProof/>
          <w:szCs w:val="24"/>
        </w:rPr>
        <w:t>26</w:t>
      </w:r>
      <w:r w:rsidRPr="00F1319E">
        <w:rPr>
          <w:noProof/>
          <w:szCs w:val="24"/>
        </w:rPr>
        <w:t>(4), 1647–1659. https://doi.org/10.1093/cercor/bhu327</w:t>
      </w:r>
    </w:p>
    <w:p w14:paraId="3EE0391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Failing, M. F., &amp; Theeuwes, J. (2014). Exogenous visual orienting by reward. </w:t>
      </w:r>
      <w:r w:rsidRPr="00F1319E">
        <w:rPr>
          <w:i/>
          <w:iCs/>
          <w:noProof/>
          <w:szCs w:val="24"/>
        </w:rPr>
        <w:t>Journal of Vision</w:t>
      </w:r>
      <w:r w:rsidRPr="00F1319E">
        <w:rPr>
          <w:noProof/>
          <w:szCs w:val="24"/>
        </w:rPr>
        <w:t xml:space="preserve">, </w:t>
      </w:r>
      <w:r w:rsidRPr="00F1319E">
        <w:rPr>
          <w:i/>
          <w:iCs/>
          <w:noProof/>
          <w:szCs w:val="24"/>
        </w:rPr>
        <w:t>14</w:t>
      </w:r>
      <w:r w:rsidRPr="00F1319E">
        <w:rPr>
          <w:noProof/>
          <w:szCs w:val="24"/>
        </w:rPr>
        <w:t>(2014), 1–9. https://doi.org/10.1167/14.5.6.doi</w:t>
      </w:r>
    </w:p>
    <w:p w14:paraId="3AFC3EA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Failing, M., &amp; Theeuwes, J. (2017). Selection history: How reward modulates selectivity of visual attention. </w:t>
      </w:r>
      <w:r w:rsidRPr="00F1319E">
        <w:rPr>
          <w:i/>
          <w:iCs/>
          <w:noProof/>
          <w:szCs w:val="24"/>
        </w:rPr>
        <w:t>Psychonomic Bulletin and Review</w:t>
      </w:r>
      <w:r w:rsidRPr="00F1319E">
        <w:rPr>
          <w:noProof/>
          <w:szCs w:val="24"/>
        </w:rPr>
        <w:t>, 1–25. https://doi.org/10.3758/s13423-017-1380-y</w:t>
      </w:r>
    </w:p>
    <w:p w14:paraId="79FCE8E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Franken, I. H. A., Muris, P., &amp; Rassin, E. (2005). Psychometric properties of the Dutch BIS/BAS scales. </w:t>
      </w:r>
      <w:r w:rsidRPr="00F1319E">
        <w:rPr>
          <w:i/>
          <w:iCs/>
          <w:noProof/>
          <w:szCs w:val="24"/>
        </w:rPr>
        <w:t>Journal of Psychopathology and Behavioral Assessment</w:t>
      </w:r>
      <w:r w:rsidRPr="00F1319E">
        <w:rPr>
          <w:noProof/>
          <w:szCs w:val="24"/>
        </w:rPr>
        <w:t xml:space="preserve">, </w:t>
      </w:r>
      <w:r w:rsidRPr="00F1319E">
        <w:rPr>
          <w:i/>
          <w:iCs/>
          <w:noProof/>
          <w:szCs w:val="24"/>
        </w:rPr>
        <w:t>27</w:t>
      </w:r>
      <w:r w:rsidRPr="00F1319E">
        <w:rPr>
          <w:noProof/>
          <w:szCs w:val="24"/>
        </w:rPr>
        <w:t>(1), 25–30. https://doi.org/10.1007/s10862-005-3262-2</w:t>
      </w:r>
    </w:p>
    <w:p w14:paraId="767EF9D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Garnier, S. (2018). viridis: Default Color Maps from ‘matplotlib.’ R package version 0.3.</w:t>
      </w:r>
    </w:p>
    <w:p w14:paraId="0044BCD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Gelman, A., Goodrich, B., Gabry, J., &amp; Ali, I. (2017). R-squared for Bayesian regression models. </w:t>
      </w:r>
      <w:r w:rsidRPr="00F1319E">
        <w:rPr>
          <w:i/>
          <w:iCs/>
          <w:noProof/>
          <w:szCs w:val="24"/>
        </w:rPr>
        <w:lastRenderedPageBreak/>
        <w:t>Unpublished via Http://Www. Stat. Columbia. Edu/~ Gelman/Research/Unpublished.</w:t>
      </w:r>
      <w:r w:rsidRPr="00F1319E">
        <w:rPr>
          <w:noProof/>
          <w:szCs w:val="24"/>
        </w:rPr>
        <w:t xml:space="preserve"> Retrieved from http://www.stat.columbia.edu/~gelman/research/unpublished/bayes_R2.pdf</w:t>
      </w:r>
    </w:p>
    <w:p w14:paraId="680DACC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Gelman, A., &amp; Rubin, D. B. (1992). Inference from Iterative Simulation Using Multiple Sequences. </w:t>
      </w:r>
      <w:r w:rsidRPr="00F1319E">
        <w:rPr>
          <w:i/>
          <w:iCs/>
          <w:noProof/>
          <w:szCs w:val="24"/>
        </w:rPr>
        <w:t>Statistical Science</w:t>
      </w:r>
      <w:r w:rsidRPr="00F1319E">
        <w:rPr>
          <w:noProof/>
          <w:szCs w:val="24"/>
        </w:rPr>
        <w:t xml:space="preserve">, </w:t>
      </w:r>
      <w:r w:rsidRPr="00F1319E">
        <w:rPr>
          <w:i/>
          <w:iCs/>
          <w:noProof/>
          <w:szCs w:val="24"/>
        </w:rPr>
        <w:t>7</w:t>
      </w:r>
      <w:r w:rsidRPr="00F1319E">
        <w:rPr>
          <w:noProof/>
          <w:szCs w:val="24"/>
        </w:rPr>
        <w:t>(4), 457–472. https://doi.org/10.1214/ss/1177011136</w:t>
      </w:r>
    </w:p>
    <w:p w14:paraId="6FA9D68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Hickey, C., Chelazzi, L., &amp; Theeuwes, J. (2010). Reward Changes Salience in Human Vision via the Anterior Cingulate. </w:t>
      </w:r>
      <w:r w:rsidRPr="00F1319E">
        <w:rPr>
          <w:i/>
          <w:iCs/>
          <w:noProof/>
          <w:szCs w:val="24"/>
        </w:rPr>
        <w:t>Journal of Neuroscience</w:t>
      </w:r>
      <w:r w:rsidRPr="00F1319E">
        <w:rPr>
          <w:noProof/>
          <w:szCs w:val="24"/>
        </w:rPr>
        <w:t xml:space="preserve">, </w:t>
      </w:r>
      <w:r w:rsidRPr="00F1319E">
        <w:rPr>
          <w:i/>
          <w:iCs/>
          <w:noProof/>
          <w:szCs w:val="24"/>
        </w:rPr>
        <w:t>30</w:t>
      </w:r>
      <w:r w:rsidRPr="00F1319E">
        <w:rPr>
          <w:noProof/>
          <w:szCs w:val="24"/>
        </w:rPr>
        <w:t>(33), 11096–11103. https://doi.org/10.1523/JNEUROSCI.1026-10.2010</w:t>
      </w:r>
    </w:p>
    <w:p w14:paraId="61982D3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Hickey, C., &amp; Peelen, M. V. (2015a). Neural mechanisms of incentive salience in naturalistic human vision. </w:t>
      </w:r>
      <w:r w:rsidRPr="00F1319E">
        <w:rPr>
          <w:i/>
          <w:iCs/>
          <w:noProof/>
          <w:szCs w:val="24"/>
        </w:rPr>
        <w:t>Neuron</w:t>
      </w:r>
      <w:r w:rsidRPr="00F1319E">
        <w:rPr>
          <w:noProof/>
          <w:szCs w:val="24"/>
        </w:rPr>
        <w:t xml:space="preserve">, </w:t>
      </w:r>
      <w:r w:rsidRPr="00F1319E">
        <w:rPr>
          <w:i/>
          <w:iCs/>
          <w:noProof/>
          <w:szCs w:val="24"/>
        </w:rPr>
        <w:t>85</w:t>
      </w:r>
      <w:r w:rsidRPr="00F1319E">
        <w:rPr>
          <w:noProof/>
          <w:szCs w:val="24"/>
        </w:rPr>
        <w:t>(3), 512–518. https://doi.org/10.1016/j.neuron.2014.12.049</w:t>
      </w:r>
    </w:p>
    <w:p w14:paraId="260C9DE2"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Hickey, C., &amp; Peelen, M. V. (2015b). Neural Mechanisms of Incentive Salience in Naturalistic Human Vision Report Neural Mechanisms of Incentive Salience in Naturalistic Human Vision. </w:t>
      </w:r>
      <w:r w:rsidRPr="00F1319E">
        <w:rPr>
          <w:i/>
          <w:iCs/>
          <w:noProof/>
          <w:szCs w:val="24"/>
        </w:rPr>
        <w:t>Neuron</w:t>
      </w:r>
      <w:r w:rsidRPr="00F1319E">
        <w:rPr>
          <w:noProof/>
          <w:szCs w:val="24"/>
        </w:rPr>
        <w:t xml:space="preserve">, </w:t>
      </w:r>
      <w:r w:rsidRPr="00F1319E">
        <w:rPr>
          <w:i/>
          <w:iCs/>
          <w:noProof/>
          <w:szCs w:val="24"/>
        </w:rPr>
        <w:t>85</w:t>
      </w:r>
      <w:r w:rsidRPr="00F1319E">
        <w:rPr>
          <w:noProof/>
          <w:szCs w:val="24"/>
        </w:rPr>
        <w:t>(3), 512–518. https://doi.org/10.1016/j.neuron.2014.12.049</w:t>
      </w:r>
    </w:p>
    <w:p w14:paraId="4D11B25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Holroyd, C. B., &amp; McClure, S. M. (2015). Hierarchical control over effortful behavior by rodent medial frontal cortex: A computational model. </w:t>
      </w:r>
      <w:r w:rsidRPr="00F1319E">
        <w:rPr>
          <w:i/>
          <w:iCs/>
          <w:noProof/>
          <w:szCs w:val="24"/>
        </w:rPr>
        <w:t>Psychological Review</w:t>
      </w:r>
      <w:r w:rsidRPr="00F1319E">
        <w:rPr>
          <w:noProof/>
          <w:szCs w:val="24"/>
        </w:rPr>
        <w:t xml:space="preserve">, </w:t>
      </w:r>
      <w:r w:rsidRPr="00F1319E">
        <w:rPr>
          <w:i/>
          <w:iCs/>
          <w:noProof/>
          <w:szCs w:val="24"/>
        </w:rPr>
        <w:t>122</w:t>
      </w:r>
      <w:r w:rsidRPr="00F1319E">
        <w:rPr>
          <w:noProof/>
          <w:szCs w:val="24"/>
        </w:rPr>
        <w:t>(1), 54–83. https://doi.org/10.1037/a0038339</w:t>
      </w:r>
    </w:p>
    <w:p w14:paraId="3AF3287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Hope, R. M. (2013). Rmisc: Ryan miscellaneous. R package version, 1(5).</w:t>
      </w:r>
    </w:p>
    <w:p w14:paraId="1D634E6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Junghöfer, M., Elbert, T., Tucker, D. O. N. M., &amp; Rockstroh, B. (2000). Statistical control of artifacts in dense array EEG 0 MEG studies. </w:t>
      </w:r>
      <w:r w:rsidRPr="00F1319E">
        <w:rPr>
          <w:i/>
          <w:iCs/>
          <w:noProof/>
          <w:szCs w:val="24"/>
        </w:rPr>
        <w:t>Wiley Online Library</w:t>
      </w:r>
      <w:r w:rsidRPr="00F1319E">
        <w:rPr>
          <w:noProof/>
          <w:szCs w:val="24"/>
        </w:rPr>
        <w:t>, 523–532. Retrieved from http://onlinelibrary.wiley.com/doi/10.1111/1469-8986.3740523/full</w:t>
      </w:r>
    </w:p>
    <w:p w14:paraId="05C430C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F1319E">
        <w:rPr>
          <w:i/>
          <w:iCs/>
          <w:noProof/>
          <w:szCs w:val="24"/>
        </w:rPr>
        <w:t>Cerebral Cortex</w:t>
      </w:r>
      <w:r w:rsidRPr="00F1319E">
        <w:rPr>
          <w:noProof/>
          <w:szCs w:val="24"/>
        </w:rPr>
        <w:t xml:space="preserve">, </w:t>
      </w:r>
      <w:r w:rsidRPr="00F1319E">
        <w:rPr>
          <w:i/>
          <w:iCs/>
          <w:noProof/>
          <w:szCs w:val="24"/>
        </w:rPr>
        <w:t>22</w:t>
      </w:r>
      <w:r w:rsidRPr="00F1319E">
        <w:rPr>
          <w:noProof/>
          <w:szCs w:val="24"/>
        </w:rPr>
        <w:t>(3), 607–615. https://doi.org/10.1093/cercor/bhr134</w:t>
      </w:r>
    </w:p>
    <w:p w14:paraId="528FBD7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Krebs, R. M., &amp; Woldorff, M. G. (2017). Cognitive control and reward. </w:t>
      </w:r>
      <w:r w:rsidRPr="00F1319E">
        <w:rPr>
          <w:i/>
          <w:iCs/>
          <w:noProof/>
          <w:szCs w:val="24"/>
        </w:rPr>
        <w:t xml:space="preserve">The Wiley Handbook of </w:t>
      </w:r>
      <w:r w:rsidRPr="00F1319E">
        <w:rPr>
          <w:i/>
          <w:iCs/>
          <w:noProof/>
          <w:szCs w:val="24"/>
        </w:rPr>
        <w:lastRenderedPageBreak/>
        <w:t>Cognitive Control</w:t>
      </w:r>
      <w:r w:rsidRPr="00F1319E">
        <w:rPr>
          <w:noProof/>
          <w:szCs w:val="24"/>
        </w:rPr>
        <w:t>, 422–439. https://doi.org/10.1002/9781118920497.ch24</w:t>
      </w:r>
    </w:p>
    <w:p w14:paraId="6F65995C"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Kruschke, J. K., &amp; Meredith, M. (2017). BEST: Bayesian Estimation Supersedes the t-Test.</w:t>
      </w:r>
    </w:p>
    <w:p w14:paraId="27B951A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Kruschke, John K. (2014). </w:t>
      </w:r>
      <w:r w:rsidRPr="00F1319E">
        <w:rPr>
          <w:i/>
          <w:iCs/>
          <w:noProof/>
          <w:szCs w:val="24"/>
        </w:rPr>
        <w:t>Doing Bayesian data analysis: A tutorial with R, JAGS, and Stan, second edition</w:t>
      </w:r>
      <w:r w:rsidRPr="00F1319E">
        <w:rPr>
          <w:noProof/>
          <w:szCs w:val="24"/>
        </w:rPr>
        <w:t xml:space="preserve">. </w:t>
      </w:r>
      <w:r w:rsidRPr="00F1319E">
        <w:rPr>
          <w:i/>
          <w:iCs/>
          <w:noProof/>
          <w:szCs w:val="24"/>
        </w:rPr>
        <w:t>Doing Bayesian Data Analysis: A Tutorial with R, JAGS, and Stan, Second Edition</w:t>
      </w:r>
      <w:r w:rsidRPr="00F1319E">
        <w:rPr>
          <w:noProof/>
          <w:szCs w:val="24"/>
        </w:rPr>
        <w:t xml:space="preserve"> (2nd ed.). Elsevier Inc. https://doi.org/10.1016/B978-0-12-405888-0.09999-2</w:t>
      </w:r>
    </w:p>
    <w:p w14:paraId="0B7EA853"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Luque, D., Beesley, T., Morris, R. W., Jack, B. N., Griffiths, O., Whitford, T. J., &amp; Le Pelley, M. E. (2017). Goal-Directed and Habit-Like Modulations of Stimulus Processing during Reinforcement Learning. </w:t>
      </w:r>
      <w:r w:rsidRPr="00F1319E">
        <w:rPr>
          <w:i/>
          <w:iCs/>
          <w:noProof/>
          <w:szCs w:val="24"/>
        </w:rPr>
        <w:t>The Journal of Neuroscience</w:t>
      </w:r>
      <w:r w:rsidRPr="00F1319E">
        <w:rPr>
          <w:noProof/>
          <w:szCs w:val="24"/>
        </w:rPr>
        <w:t xml:space="preserve">, </w:t>
      </w:r>
      <w:r w:rsidRPr="00F1319E">
        <w:rPr>
          <w:i/>
          <w:iCs/>
          <w:noProof/>
          <w:szCs w:val="24"/>
        </w:rPr>
        <w:t>37</w:t>
      </w:r>
      <w:r w:rsidRPr="00F1319E">
        <w:rPr>
          <w:noProof/>
          <w:szCs w:val="24"/>
        </w:rPr>
        <w:t>(11), 3009–3017. https://doi.org/10.1523/jneurosci.3205-16.2017</w:t>
      </w:r>
    </w:p>
    <w:p w14:paraId="150C292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MacLean, M. H., &amp; Giesbrecht, B. (2015). Neural evidence reveals the rapid effects of reward history on selective attention. </w:t>
      </w:r>
      <w:r w:rsidRPr="00F1319E">
        <w:rPr>
          <w:i/>
          <w:iCs/>
          <w:noProof/>
          <w:szCs w:val="24"/>
        </w:rPr>
        <w:t>Brain Research</w:t>
      </w:r>
      <w:r w:rsidRPr="00F1319E">
        <w:rPr>
          <w:noProof/>
          <w:szCs w:val="24"/>
        </w:rPr>
        <w:t xml:space="preserve">, </w:t>
      </w:r>
      <w:r w:rsidRPr="00F1319E">
        <w:rPr>
          <w:i/>
          <w:iCs/>
          <w:noProof/>
          <w:szCs w:val="24"/>
        </w:rPr>
        <w:t>1606</w:t>
      </w:r>
      <w:r w:rsidRPr="00F1319E">
        <w:rPr>
          <w:noProof/>
          <w:szCs w:val="24"/>
        </w:rPr>
        <w:t>, 86–94. https://doi.org/10.1016/j.brainres.2015.02.016</w:t>
      </w:r>
    </w:p>
    <w:p w14:paraId="0E93B56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McElreath, R. (2016). </w:t>
      </w:r>
      <w:r w:rsidRPr="00F1319E">
        <w:rPr>
          <w:i/>
          <w:iCs/>
          <w:noProof/>
          <w:szCs w:val="24"/>
        </w:rPr>
        <w:t>Statistical Rethinking: A Bayesian Course with Examples in R and Stan</w:t>
      </w:r>
      <w:r w:rsidRPr="00F1319E">
        <w:rPr>
          <w:noProof/>
          <w:szCs w:val="24"/>
        </w:rPr>
        <w:t>. Chapman Hall - CRC.</w:t>
      </w:r>
    </w:p>
    <w:p w14:paraId="53A404E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Musslick, S., Shenhav, A., Botvinick, M. M., &amp; Cohen, J. D. (2015). A computational model of control allocation based on the Expected Value of Control. </w:t>
      </w:r>
      <w:r w:rsidRPr="00F1319E">
        <w:rPr>
          <w:i/>
          <w:iCs/>
          <w:noProof/>
          <w:szCs w:val="24"/>
        </w:rPr>
        <w:t>Reinforcement Learning and Decision Making Conference</w:t>
      </w:r>
      <w:r w:rsidRPr="00F1319E">
        <w:rPr>
          <w:noProof/>
          <w:szCs w:val="24"/>
        </w:rPr>
        <w:t xml:space="preserve">, </w:t>
      </w:r>
      <w:r w:rsidRPr="00F1319E">
        <w:rPr>
          <w:i/>
          <w:iCs/>
          <w:noProof/>
          <w:szCs w:val="24"/>
        </w:rPr>
        <w:t>59</w:t>
      </w:r>
      <w:r w:rsidRPr="00F1319E">
        <w:rPr>
          <w:noProof/>
          <w:szCs w:val="24"/>
        </w:rPr>
        <w:t>(1978), 2014.</w:t>
      </w:r>
    </w:p>
    <w:p w14:paraId="565C870D"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Nalborczyk, L., &amp; Bürkner, P.-C. (2019). An Introduction to Bayesian Multilevel Models Using brms: A Case Study of Gender Effects on Vowel Variability in Standard Indonesian. </w:t>
      </w:r>
      <w:r w:rsidRPr="00F1319E">
        <w:rPr>
          <w:i/>
          <w:iCs/>
          <w:noProof/>
          <w:szCs w:val="24"/>
        </w:rPr>
        <w:t>Journal of Speech, Language, and Hearing Research</w:t>
      </w:r>
      <w:r w:rsidRPr="00F1319E">
        <w:rPr>
          <w:noProof/>
          <w:szCs w:val="24"/>
        </w:rPr>
        <w:t>.</w:t>
      </w:r>
    </w:p>
    <w:p w14:paraId="36B5F0F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Nolan, H., Whelan, R., &amp; Reilly, R. B. (2010). FASTER: Fully Automated Statistical Thresholding for EEG artifact Rejection. </w:t>
      </w:r>
      <w:r w:rsidRPr="00F1319E">
        <w:rPr>
          <w:i/>
          <w:iCs/>
          <w:noProof/>
          <w:szCs w:val="24"/>
        </w:rPr>
        <w:t>Journal of Neuroscience Methods</w:t>
      </w:r>
      <w:r w:rsidRPr="00F1319E">
        <w:rPr>
          <w:noProof/>
          <w:szCs w:val="24"/>
        </w:rPr>
        <w:t xml:space="preserve">, </w:t>
      </w:r>
      <w:r w:rsidRPr="00F1319E">
        <w:rPr>
          <w:i/>
          <w:iCs/>
          <w:noProof/>
          <w:szCs w:val="24"/>
        </w:rPr>
        <w:t>192</w:t>
      </w:r>
      <w:r w:rsidRPr="00F1319E">
        <w:rPr>
          <w:noProof/>
          <w:szCs w:val="24"/>
        </w:rPr>
        <w:t>(1), 152–162. https://doi.org/10.1016/j.jneumeth.2010.07.015</w:t>
      </w:r>
    </w:p>
    <w:p w14:paraId="7CE9F52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Norcia, A. M., Appelbaum, L. G., Ales, J. M., Cottereau, B. R., &amp; Rossion, B. (2015). The </w:t>
      </w:r>
      <w:r w:rsidRPr="00F1319E">
        <w:rPr>
          <w:noProof/>
          <w:szCs w:val="24"/>
        </w:rPr>
        <w:lastRenderedPageBreak/>
        <w:t xml:space="preserve">steady-state visual evoked potential in vision research : A review. </w:t>
      </w:r>
      <w:r w:rsidRPr="00F1319E">
        <w:rPr>
          <w:i/>
          <w:iCs/>
          <w:noProof/>
          <w:szCs w:val="24"/>
        </w:rPr>
        <w:t>Journal of Vision</w:t>
      </w:r>
      <w:r w:rsidRPr="00F1319E">
        <w:rPr>
          <w:noProof/>
          <w:szCs w:val="24"/>
        </w:rPr>
        <w:t xml:space="preserve">, </w:t>
      </w:r>
      <w:r w:rsidRPr="00F1319E">
        <w:rPr>
          <w:i/>
          <w:iCs/>
          <w:noProof/>
          <w:szCs w:val="24"/>
        </w:rPr>
        <w:t>15</w:t>
      </w:r>
      <w:r w:rsidRPr="00F1319E">
        <w:rPr>
          <w:noProof/>
          <w:szCs w:val="24"/>
        </w:rPr>
        <w:t>(6), 1–46. https://doi.org/10.1167/15.6.4.doi</w:t>
      </w:r>
    </w:p>
    <w:p w14:paraId="366E55DF"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Padmala, S., &amp; Pessoa, L. (2011). Reward reduces conflict by enhancing attentional control and biasing visual cortical processing. </w:t>
      </w:r>
      <w:r w:rsidRPr="00F1319E">
        <w:rPr>
          <w:i/>
          <w:iCs/>
          <w:noProof/>
          <w:szCs w:val="24"/>
        </w:rPr>
        <w:t>Journal of Cognitive Neuroscience</w:t>
      </w:r>
      <w:r w:rsidRPr="00F1319E">
        <w:rPr>
          <w:noProof/>
          <w:szCs w:val="24"/>
        </w:rPr>
        <w:t xml:space="preserve">, </w:t>
      </w:r>
      <w:r w:rsidRPr="00F1319E">
        <w:rPr>
          <w:i/>
          <w:iCs/>
          <w:noProof/>
          <w:szCs w:val="24"/>
        </w:rPr>
        <w:t>23</w:t>
      </w:r>
      <w:r w:rsidRPr="00F1319E">
        <w:rPr>
          <w:noProof/>
          <w:szCs w:val="24"/>
        </w:rPr>
        <w:t>(11), 3419–3432. https://doi.org/10.1162/jocn_a_00011</w:t>
      </w:r>
    </w:p>
    <w:p w14:paraId="41E1262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Perrin, F., Pernier, J., Bertrand, O., &amp; Echallier, J. F. (1989). Spherical splines for scalp potential and current density mapping. </w:t>
      </w:r>
      <w:r w:rsidRPr="00F1319E">
        <w:rPr>
          <w:i/>
          <w:iCs/>
          <w:noProof/>
          <w:szCs w:val="24"/>
        </w:rPr>
        <w:t>Electroencephalography and Clinical Neurophysiology</w:t>
      </w:r>
      <w:r w:rsidRPr="00F1319E">
        <w:rPr>
          <w:noProof/>
          <w:szCs w:val="24"/>
        </w:rPr>
        <w:t xml:space="preserve">, </w:t>
      </w:r>
      <w:r w:rsidRPr="00F1319E">
        <w:rPr>
          <w:i/>
          <w:iCs/>
          <w:noProof/>
          <w:szCs w:val="24"/>
        </w:rPr>
        <w:t>72</w:t>
      </w:r>
      <w:r w:rsidRPr="00F1319E">
        <w:rPr>
          <w:noProof/>
          <w:szCs w:val="24"/>
        </w:rPr>
        <w:t>(2), 184–187. https://doi.org/10.1016/0013-4694(89)90180-6</w:t>
      </w:r>
    </w:p>
    <w:p w14:paraId="75816D5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Pessoa, L. (2015). Multiple influences of reward on perception and attention. </w:t>
      </w:r>
      <w:r w:rsidRPr="00F1319E">
        <w:rPr>
          <w:i/>
          <w:iCs/>
          <w:noProof/>
          <w:szCs w:val="24"/>
        </w:rPr>
        <w:t>Visual Cognition</w:t>
      </w:r>
      <w:r w:rsidRPr="00F1319E">
        <w:rPr>
          <w:noProof/>
          <w:szCs w:val="24"/>
        </w:rPr>
        <w:t xml:space="preserve">, </w:t>
      </w:r>
      <w:r w:rsidRPr="00F1319E">
        <w:rPr>
          <w:i/>
          <w:iCs/>
          <w:noProof/>
          <w:szCs w:val="24"/>
        </w:rPr>
        <w:t>23</w:t>
      </w:r>
      <w:r w:rsidRPr="00F1319E">
        <w:rPr>
          <w:noProof/>
          <w:szCs w:val="24"/>
        </w:rPr>
        <w:t>(1–2), 272–290. https://doi.org/10.1080/13506285.2014.974729</w:t>
      </w:r>
    </w:p>
    <w:p w14:paraId="014CDE9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Pessoa, L., &amp; Engelmann, J. B. (2010). Embedding reward signals into perception and cognition. </w:t>
      </w:r>
      <w:r w:rsidRPr="00F1319E">
        <w:rPr>
          <w:i/>
          <w:iCs/>
          <w:noProof/>
          <w:szCs w:val="24"/>
        </w:rPr>
        <w:t>Frontiers in Neuroscience</w:t>
      </w:r>
      <w:r w:rsidRPr="00F1319E">
        <w:rPr>
          <w:noProof/>
          <w:szCs w:val="24"/>
        </w:rPr>
        <w:t xml:space="preserve">, </w:t>
      </w:r>
      <w:r w:rsidRPr="00F1319E">
        <w:rPr>
          <w:i/>
          <w:iCs/>
          <w:noProof/>
          <w:szCs w:val="24"/>
        </w:rPr>
        <w:t>4</w:t>
      </w:r>
      <w:r w:rsidRPr="00F1319E">
        <w:rPr>
          <w:noProof/>
          <w:szCs w:val="24"/>
        </w:rPr>
        <w:t>(September), 1–8. https://doi.org/10.3389/fnins.2010.00017</w:t>
      </w:r>
    </w:p>
    <w:p w14:paraId="7D0489BE"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Phillips, N. (2016). Yarrr: A companion to the e-book YaRrr!: The Pirate’s Guide to R. R package version 0.1.</w:t>
      </w:r>
    </w:p>
    <w:p w14:paraId="3225290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Posner, M. I. (1980). Orienting of attention. </w:t>
      </w:r>
      <w:r w:rsidRPr="00F1319E">
        <w:rPr>
          <w:i/>
          <w:iCs/>
          <w:noProof/>
          <w:szCs w:val="24"/>
        </w:rPr>
        <w:t>The Quarterly Journal of Experimental Psychology</w:t>
      </w:r>
      <w:r w:rsidRPr="00F1319E">
        <w:rPr>
          <w:noProof/>
          <w:szCs w:val="24"/>
        </w:rPr>
        <w:t xml:space="preserve">, </w:t>
      </w:r>
      <w:r w:rsidRPr="00F1319E">
        <w:rPr>
          <w:i/>
          <w:iCs/>
          <w:noProof/>
          <w:szCs w:val="24"/>
        </w:rPr>
        <w:t>32</w:t>
      </w:r>
      <w:r w:rsidRPr="00F1319E">
        <w:rPr>
          <w:noProof/>
          <w:szCs w:val="24"/>
        </w:rPr>
        <w:t>(1), 3–25. https://doi.org/10.1080/00335558008248231</w:t>
      </w:r>
    </w:p>
    <w:p w14:paraId="56A398E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Qi, S., Zeng, Q., Ding, C., &amp; Li, H. (2013). Neural correlates of reward-driven attentional capture in visual search. </w:t>
      </w:r>
      <w:r w:rsidRPr="00F1319E">
        <w:rPr>
          <w:i/>
          <w:iCs/>
          <w:noProof/>
          <w:szCs w:val="24"/>
        </w:rPr>
        <w:t>Brain Research</w:t>
      </w:r>
      <w:r w:rsidRPr="00F1319E">
        <w:rPr>
          <w:noProof/>
          <w:szCs w:val="24"/>
        </w:rPr>
        <w:t xml:space="preserve">, </w:t>
      </w:r>
      <w:r w:rsidRPr="00F1319E">
        <w:rPr>
          <w:i/>
          <w:iCs/>
          <w:noProof/>
          <w:szCs w:val="24"/>
        </w:rPr>
        <w:t>1532</w:t>
      </w:r>
      <w:r w:rsidRPr="00F1319E">
        <w:rPr>
          <w:noProof/>
          <w:szCs w:val="24"/>
        </w:rPr>
        <w:t>, 32–43. https://doi.org/10.1016/j.brainres.2013.07.044</w:t>
      </w:r>
    </w:p>
    <w:p w14:paraId="5D2CD770"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R Core Team. (2017). R: A Language and Environment for Statistical Computing. R Foundation for Statistical Computing.</w:t>
      </w:r>
    </w:p>
    <w:p w14:paraId="1C51CC84"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Rinker, T., &amp; Kurkiewicz, D. (n.d.). pacman: Package Management for R.</w:t>
      </w:r>
    </w:p>
    <w:p w14:paraId="091F9BD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Roelfsema, P. R., van Ooyen, A., &amp; Watanabe, T. (2010). Perceptual learning rules based on reinforcers and attention. </w:t>
      </w:r>
      <w:r w:rsidRPr="00F1319E">
        <w:rPr>
          <w:i/>
          <w:iCs/>
          <w:noProof/>
          <w:szCs w:val="24"/>
        </w:rPr>
        <w:t>Trends in Cognitive Sciences</w:t>
      </w:r>
      <w:r w:rsidRPr="00F1319E">
        <w:rPr>
          <w:noProof/>
          <w:szCs w:val="24"/>
        </w:rPr>
        <w:t xml:space="preserve">, </w:t>
      </w:r>
      <w:r w:rsidRPr="00F1319E">
        <w:rPr>
          <w:i/>
          <w:iCs/>
          <w:noProof/>
          <w:szCs w:val="24"/>
        </w:rPr>
        <w:t>14</w:t>
      </w:r>
      <w:r w:rsidRPr="00F1319E">
        <w:rPr>
          <w:noProof/>
          <w:szCs w:val="24"/>
        </w:rPr>
        <w:t xml:space="preserve">(2), 64–71. </w:t>
      </w:r>
      <w:r w:rsidRPr="00F1319E">
        <w:rPr>
          <w:noProof/>
          <w:szCs w:val="24"/>
        </w:rPr>
        <w:lastRenderedPageBreak/>
        <w:t>https://doi.org/10.1016/j.tics.2009.11.005</w:t>
      </w:r>
    </w:p>
    <w:p w14:paraId="1CAAC101"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RStudio Team. (2015). Integrated Development for R. RStudio, Inc.</w:t>
      </w:r>
    </w:p>
    <w:p w14:paraId="5DBB0FCA"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Schevernels, H., Krebs, R. M., Santens, P., Woldorff, M. G., &amp; Boehler, C. N. (2014). Task preparation processes related to reward prediction precede those related to task-difficulty expectation. </w:t>
      </w:r>
      <w:r w:rsidRPr="00F1319E">
        <w:rPr>
          <w:i/>
          <w:iCs/>
          <w:noProof/>
          <w:szCs w:val="24"/>
        </w:rPr>
        <w:t>NeuroImage</w:t>
      </w:r>
      <w:r w:rsidRPr="00F1319E">
        <w:rPr>
          <w:noProof/>
          <w:szCs w:val="24"/>
        </w:rPr>
        <w:t xml:space="preserve">, </w:t>
      </w:r>
      <w:r w:rsidRPr="00F1319E">
        <w:rPr>
          <w:i/>
          <w:iCs/>
          <w:noProof/>
          <w:szCs w:val="24"/>
        </w:rPr>
        <w:t>84</w:t>
      </w:r>
      <w:r w:rsidRPr="00F1319E">
        <w:rPr>
          <w:noProof/>
          <w:szCs w:val="24"/>
        </w:rPr>
        <w:t>, 639–647. https://doi.org/10.1016/j.neuroimage.2013.09.039</w:t>
      </w:r>
    </w:p>
    <w:p w14:paraId="6C599CB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Serences, J. T. (2008). Value-Based Modulations in Human Visual Cortex. </w:t>
      </w:r>
      <w:r w:rsidRPr="00F1319E">
        <w:rPr>
          <w:i/>
          <w:iCs/>
          <w:noProof/>
          <w:szCs w:val="24"/>
        </w:rPr>
        <w:t>Neuron</w:t>
      </w:r>
      <w:r w:rsidRPr="00F1319E">
        <w:rPr>
          <w:noProof/>
          <w:szCs w:val="24"/>
        </w:rPr>
        <w:t xml:space="preserve">, </w:t>
      </w:r>
      <w:r w:rsidRPr="00F1319E">
        <w:rPr>
          <w:i/>
          <w:iCs/>
          <w:noProof/>
          <w:szCs w:val="24"/>
        </w:rPr>
        <w:t>60</w:t>
      </w:r>
      <w:r w:rsidRPr="00F1319E">
        <w:rPr>
          <w:noProof/>
          <w:szCs w:val="24"/>
        </w:rPr>
        <w:t>(6), 1169–1181. https://doi.org/10.1016/j.neuron.2008.10.051</w:t>
      </w:r>
    </w:p>
    <w:p w14:paraId="44DDD446"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Shenhav, A., Botvinick, M., &amp; Cohen, J. (2013). The expected value of control: An integrative theory of anterior cingulate cortex function. </w:t>
      </w:r>
      <w:r w:rsidRPr="00F1319E">
        <w:rPr>
          <w:i/>
          <w:iCs/>
          <w:noProof/>
          <w:szCs w:val="24"/>
        </w:rPr>
        <w:t>Neuron</w:t>
      </w:r>
      <w:r w:rsidRPr="00F1319E">
        <w:rPr>
          <w:noProof/>
          <w:szCs w:val="24"/>
        </w:rPr>
        <w:t xml:space="preserve">, </w:t>
      </w:r>
      <w:r w:rsidRPr="00F1319E">
        <w:rPr>
          <w:i/>
          <w:iCs/>
          <w:noProof/>
          <w:szCs w:val="24"/>
        </w:rPr>
        <w:t>79</w:t>
      </w:r>
      <w:r w:rsidRPr="00F1319E">
        <w:rPr>
          <w:noProof/>
          <w:szCs w:val="24"/>
        </w:rPr>
        <w:t>(2), 217–240. https://doi.org/10.1016/j.neuron.2013.07.007</w:t>
      </w:r>
    </w:p>
    <w:p w14:paraId="0D255979"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F1319E">
        <w:rPr>
          <w:i/>
          <w:iCs/>
          <w:noProof/>
          <w:szCs w:val="24"/>
        </w:rPr>
        <w:t>BioRxiv</w:t>
      </w:r>
      <w:r w:rsidRPr="00F1319E">
        <w:rPr>
          <w:noProof/>
          <w:szCs w:val="24"/>
        </w:rPr>
        <w:t>, 622589. https://doi.org/10.1101/622589</w:t>
      </w:r>
    </w:p>
    <w:p w14:paraId="6CE63AD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Theeuwes, J. (2010). Top-down and bottom-up control of visual selection. </w:t>
      </w:r>
      <w:r w:rsidRPr="00F1319E">
        <w:rPr>
          <w:i/>
          <w:iCs/>
          <w:noProof/>
          <w:szCs w:val="24"/>
        </w:rPr>
        <w:t>Acta Psychologica</w:t>
      </w:r>
      <w:r w:rsidRPr="00F1319E">
        <w:rPr>
          <w:noProof/>
          <w:szCs w:val="24"/>
        </w:rPr>
        <w:t xml:space="preserve">, </w:t>
      </w:r>
      <w:r w:rsidRPr="00F1319E">
        <w:rPr>
          <w:i/>
          <w:iCs/>
          <w:noProof/>
          <w:szCs w:val="24"/>
        </w:rPr>
        <w:t>135</w:t>
      </w:r>
      <w:r w:rsidRPr="00F1319E">
        <w:rPr>
          <w:noProof/>
          <w:szCs w:val="24"/>
        </w:rPr>
        <w:t>(2), 77–99. https://doi.org/10.1016/j.actpsy.2010.02.006</w:t>
      </w:r>
    </w:p>
    <w:p w14:paraId="576C39AC"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Van der Does, A. J. W. (2002). </w:t>
      </w:r>
      <w:r w:rsidRPr="00F1319E">
        <w:rPr>
          <w:i/>
          <w:iCs/>
          <w:noProof/>
          <w:szCs w:val="24"/>
        </w:rPr>
        <w:t>Handleiding bij de Nederlandse versie van beck depression inventory—second edition (BDI-II-NL). [The Dutch version of the Beck depression inventory].</w:t>
      </w:r>
      <w:r w:rsidRPr="00F1319E">
        <w:rPr>
          <w:noProof/>
          <w:szCs w:val="24"/>
        </w:rPr>
        <w:t xml:space="preserve"> Amsterdam: Harcourt.</w:t>
      </w:r>
    </w:p>
    <w:p w14:paraId="6DED6727"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Verguts, T., Vassena, E., &amp; Silvetti, M. (2015). Adaptive effort investment in cognitive and physical tasks: a neurocomputational model. </w:t>
      </w:r>
      <w:r w:rsidRPr="00F1319E">
        <w:rPr>
          <w:i/>
          <w:iCs/>
          <w:noProof/>
          <w:szCs w:val="24"/>
        </w:rPr>
        <w:t>Frontiers in Behavioral Neuroscience</w:t>
      </w:r>
      <w:r w:rsidRPr="00F1319E">
        <w:rPr>
          <w:noProof/>
          <w:szCs w:val="24"/>
        </w:rPr>
        <w:t xml:space="preserve">, </w:t>
      </w:r>
      <w:r w:rsidRPr="00F1319E">
        <w:rPr>
          <w:i/>
          <w:iCs/>
          <w:noProof/>
          <w:szCs w:val="24"/>
        </w:rPr>
        <w:t>9</w:t>
      </w:r>
      <w:r w:rsidRPr="00F1319E">
        <w:rPr>
          <w:noProof/>
          <w:szCs w:val="24"/>
        </w:rPr>
        <w:t>(March). https://doi.org/10.3389/fnbeh.2015.00057</w:t>
      </w:r>
    </w:p>
    <w:p w14:paraId="479B440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Watanabe, S. (2010). Asymptotic Equivalence of Bayes Cross Validation and Widely Applicable Information Criterion in Singular Learning Theory, </w:t>
      </w:r>
      <w:r w:rsidRPr="00F1319E">
        <w:rPr>
          <w:i/>
          <w:iCs/>
          <w:noProof/>
          <w:szCs w:val="24"/>
        </w:rPr>
        <w:t>11</w:t>
      </w:r>
      <w:r w:rsidRPr="00F1319E">
        <w:rPr>
          <w:noProof/>
          <w:szCs w:val="24"/>
        </w:rPr>
        <w:t xml:space="preserve">, 3571–3594. Retrieved from </w:t>
      </w:r>
      <w:r w:rsidRPr="00F1319E">
        <w:rPr>
          <w:noProof/>
          <w:szCs w:val="24"/>
        </w:rPr>
        <w:lastRenderedPageBreak/>
        <w:t>http://arxiv.org/abs/1004.2316</w:t>
      </w:r>
    </w:p>
    <w:p w14:paraId="2A8E4405"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Wickham, H. (2017). Tidyverse: Easily install and load ’tidyverse’ packages. R package version, 1(1).</w:t>
      </w:r>
    </w:p>
    <w:p w14:paraId="2ED44E7B"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Wilke, C. O. (2016). cowplot: streamlined plot theme and plot annotations for ‘ggplot2.’ CRAN Repos.</w:t>
      </w:r>
    </w:p>
    <w:p w14:paraId="21D39648" w14:textId="77777777" w:rsidR="00F1319E" w:rsidRPr="00F1319E" w:rsidRDefault="00F1319E" w:rsidP="00F1319E">
      <w:pPr>
        <w:widowControl w:val="0"/>
        <w:autoSpaceDE w:val="0"/>
        <w:autoSpaceDN w:val="0"/>
        <w:adjustRightInd w:val="0"/>
        <w:spacing w:after="0" w:line="480" w:lineRule="auto"/>
        <w:ind w:left="480" w:hanging="480"/>
        <w:rPr>
          <w:noProof/>
          <w:szCs w:val="24"/>
        </w:rPr>
      </w:pPr>
      <w:r w:rsidRPr="00F1319E">
        <w:rPr>
          <w:noProof/>
          <w:szCs w:val="24"/>
        </w:rPr>
        <w:t xml:space="preserve">Wisniewski, D., Reverberi, C., Momennejad, I., Kahnt, T., &amp; Haynes, J.-D. (2015). The Role of the Parietal Cortex in the Representation of Task-Reward Associations. </w:t>
      </w:r>
      <w:r w:rsidRPr="00F1319E">
        <w:rPr>
          <w:i/>
          <w:iCs/>
          <w:noProof/>
          <w:szCs w:val="24"/>
        </w:rPr>
        <w:t>Journal of Neuroscience</w:t>
      </w:r>
      <w:r w:rsidRPr="00F1319E">
        <w:rPr>
          <w:noProof/>
          <w:szCs w:val="24"/>
        </w:rPr>
        <w:t xml:space="preserve">, </w:t>
      </w:r>
      <w:r w:rsidRPr="00F1319E">
        <w:rPr>
          <w:i/>
          <w:iCs/>
          <w:noProof/>
          <w:szCs w:val="24"/>
        </w:rPr>
        <w:t>35</w:t>
      </w:r>
      <w:r w:rsidRPr="00F1319E">
        <w:rPr>
          <w:noProof/>
          <w:szCs w:val="24"/>
        </w:rPr>
        <w:t>(36), 12355–12365. https://doi.org/10.1523/jneurosci.4882-14.2015</w:t>
      </w:r>
    </w:p>
    <w:p w14:paraId="4D391A94" w14:textId="77777777" w:rsidR="00F1319E" w:rsidRPr="00F1319E" w:rsidRDefault="00F1319E" w:rsidP="00F1319E">
      <w:pPr>
        <w:widowControl w:val="0"/>
        <w:autoSpaceDE w:val="0"/>
        <w:autoSpaceDN w:val="0"/>
        <w:adjustRightInd w:val="0"/>
        <w:spacing w:after="0" w:line="480" w:lineRule="auto"/>
        <w:ind w:left="480" w:hanging="480"/>
        <w:rPr>
          <w:noProof/>
        </w:rPr>
      </w:pPr>
      <w:r w:rsidRPr="00F1319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5-03T15:58:00Z" w:initials="IG">
    <w:p w14:paraId="0BA42910" w14:textId="62846AD7" w:rsidR="00A80922" w:rsidRDefault="00A80922">
      <w:pPr>
        <w:pStyle w:val="CommentText"/>
      </w:pPr>
      <w:r>
        <w:rPr>
          <w:rStyle w:val="CommentReference"/>
        </w:rPr>
        <w:annotationRef/>
      </w:r>
      <w:r>
        <w:t xml:space="preserve">@Antonio: do you think that there’s merit in keeping the graph B? </w:t>
      </w:r>
    </w:p>
  </w:comment>
  <w:comment w:id="2" w:author="Ivan Grahek" w:date="2019-01-29T11:47:00Z" w:initials="IG">
    <w:p w14:paraId="5552F5BF" w14:textId="77777777" w:rsidR="00A80922" w:rsidRDefault="00A80922" w:rsidP="002749F6">
      <w:pPr>
        <w:pStyle w:val="CommentText"/>
      </w:pPr>
      <w:r>
        <w:rPr>
          <w:rStyle w:val="CommentReference"/>
        </w:rPr>
        <w:annotationRef/>
      </w:r>
      <w:r>
        <w:t>Add a part on pre-processing the behavior and include how the hit rates and false alarms were calculated.</w:t>
      </w:r>
    </w:p>
  </w:comment>
  <w:comment w:id="3" w:author="Ivan Grahek" w:date="2019-05-03T11:04:00Z" w:initials="IG">
    <w:p w14:paraId="13627C7F" w14:textId="4A2233BC" w:rsidR="00A80922" w:rsidRDefault="00A80922">
      <w:pPr>
        <w:pStyle w:val="CommentText"/>
      </w:pPr>
      <w:r>
        <w:rPr>
          <w:rStyle w:val="CommentReference"/>
        </w:rPr>
        <w:annotationRef/>
      </w:r>
      <w:r>
        <w:t>Change now that we are doing single trials</w:t>
      </w:r>
    </w:p>
  </w:comment>
  <w:comment w:id="4" w:author="Ivan Grahek" w:date="2019-05-02T16:33:00Z" w:initials="IG">
    <w:p w14:paraId="1D5920D4" w14:textId="39509E5F" w:rsidR="00A80922" w:rsidRDefault="00A80922">
      <w:pPr>
        <w:pStyle w:val="CommentText"/>
      </w:pPr>
      <w:r>
        <w:rPr>
          <w:rStyle w:val="CommentReference"/>
        </w:rPr>
        <w:annotationRef/>
      </w:r>
      <w:r>
        <w:t>Do we still need this?</w:t>
      </w:r>
    </w:p>
  </w:comment>
  <w:comment w:id="5" w:author="Ivan Grahek" w:date="2019-05-02T16:33:00Z" w:initials="IG">
    <w:p w14:paraId="46D87FA9" w14:textId="39A28A9E" w:rsidR="00A80922" w:rsidRDefault="00A80922">
      <w:pPr>
        <w:pStyle w:val="CommentText"/>
      </w:pPr>
      <w:r>
        <w:rPr>
          <w:rStyle w:val="CommentReference"/>
        </w:rPr>
        <w:annotationRef/>
      </w:r>
      <w:r>
        <w:t>Change to the average reference</w:t>
      </w:r>
    </w:p>
  </w:comment>
  <w:comment w:id="6" w:author="Ivan Grahek" w:date="2019-03-15T10:17:00Z" w:initials="IG">
    <w:p w14:paraId="2AD44FAB" w14:textId="191B777B" w:rsidR="00A80922" w:rsidRDefault="00A80922">
      <w:pPr>
        <w:pStyle w:val="CommentText"/>
      </w:pPr>
      <w:r>
        <w:rPr>
          <w:rStyle w:val="CommentReference"/>
        </w:rPr>
        <w:annotationRef/>
      </w:r>
      <w:r>
        <w:t>Change if we go for the baseline normalization</w:t>
      </w:r>
    </w:p>
  </w:comment>
  <w:comment w:id="7" w:author="Ivan Grahek" w:date="2019-05-03T17:27:00Z" w:initials="IG">
    <w:p w14:paraId="1DE830FD" w14:textId="2FA108A0" w:rsidR="00A80922" w:rsidRDefault="00A80922">
      <w:pPr>
        <w:pStyle w:val="CommentText"/>
      </w:pPr>
      <w:r>
        <w:rPr>
          <w:rStyle w:val="CommentReference"/>
        </w:rPr>
        <w:annotationRef/>
      </w:r>
      <w:r>
        <w:t>Edit with the final number</w:t>
      </w:r>
    </w:p>
  </w:comment>
  <w:comment w:id="8" w:author="Ivan Grahek" w:date="2019-02-09T14:04:00Z" w:initials="IG">
    <w:p w14:paraId="7EE80669" w14:textId="6B7A0B0E" w:rsidR="00A80922" w:rsidRDefault="00A80922">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9" w:author="Ivan Grahek" w:date="2019-02-09T14:10:00Z" w:initials="IG">
    <w:p w14:paraId="08DA60F3" w14:textId="6E3A3C95" w:rsidR="00A80922" w:rsidRDefault="00A80922">
      <w:pPr>
        <w:pStyle w:val="CommentText"/>
      </w:pPr>
      <w:r>
        <w:rPr>
          <w:rStyle w:val="CommentReference"/>
        </w:rPr>
        <w:annotationRef/>
      </w:r>
      <w:r>
        <w:t xml:space="preserve">This table could be merged with Table 3 or moved to the supplementary materials. </w:t>
      </w:r>
    </w:p>
  </w:comment>
  <w:comment w:id="10" w:author="Ivan Grahek" w:date="2019-02-09T14:08:00Z" w:initials="IG">
    <w:p w14:paraId="00A9CCF1" w14:textId="7E21FF27" w:rsidR="00A80922" w:rsidRDefault="00A80922">
      <w:pPr>
        <w:pStyle w:val="CommentText"/>
      </w:pPr>
      <w:r>
        <w:rPr>
          <w:rStyle w:val="CommentReference"/>
        </w:rPr>
        <w:annotationRef/>
      </w:r>
      <w:r>
        <w:t xml:space="preserve">The font in all of the graphs will be increased. </w:t>
      </w:r>
    </w:p>
  </w:comment>
  <w:comment w:id="11" w:author="Ivan Grahek" w:date="2019-03-15T10:32:00Z" w:initials="IG">
    <w:p w14:paraId="1A78F42E" w14:textId="20DAED21" w:rsidR="00A80922" w:rsidRDefault="00A80922">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3" w:author="Gilles Pourtois" w:date="2019-02-12T14:28:00Z" w:initials="GP">
    <w:p w14:paraId="7A6947E0" w14:textId="5A1AD815" w:rsidR="00A80922" w:rsidRDefault="00A80922">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4" w:author="Gilles Pourtois" w:date="2019-02-12T14:30:00Z" w:initials="GP">
    <w:p w14:paraId="37CDA2BC" w14:textId="52EFB07E" w:rsidR="00A80922" w:rsidRDefault="00A80922">
      <w:pPr>
        <w:pStyle w:val="CommentText"/>
      </w:pPr>
      <w:r>
        <w:rPr>
          <w:rStyle w:val="CommentReference"/>
        </w:rPr>
        <w:annotationRef/>
      </w:r>
      <w:r>
        <w:t>Weird this, right? Isn’t the case that participants should improve more for high-rewarded color?</w:t>
      </w:r>
    </w:p>
  </w:comment>
  <w:comment w:id="15" w:author="Ivan Grahek" w:date="2019-03-15T10:35:00Z" w:initials="IG">
    <w:p w14:paraId="58705832" w14:textId="3E41E23E" w:rsidR="00A80922" w:rsidRDefault="00A80922">
      <w:pPr>
        <w:pStyle w:val="CommentText"/>
      </w:pPr>
      <w:r>
        <w:rPr>
          <w:rStyle w:val="CommentReference"/>
        </w:rPr>
        <w:annotationRef/>
      </w:r>
      <w:r>
        <w:t>Antonio: I wouldn’t over-interpret this finding, the ER is not very high (8.43).</w:t>
      </w:r>
    </w:p>
  </w:comment>
  <w:comment w:id="16" w:author="Gilles Pourtois" w:date="2019-02-12T14:31:00Z" w:initials="GP">
    <w:p w14:paraId="3BE8451B" w14:textId="5536837A" w:rsidR="00A80922" w:rsidRDefault="00A80922">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7" w:author="Ivan Grahek" w:date="2019-03-15T10:36:00Z" w:initials="IG">
    <w:p w14:paraId="147D1BAD" w14:textId="0C537C15" w:rsidR="00A80922" w:rsidRDefault="00A80922">
      <w:pPr>
        <w:pStyle w:val="CommentText"/>
      </w:pPr>
      <w:r>
        <w:rPr>
          <w:rStyle w:val="CommentReference"/>
        </w:rPr>
        <w:annotationRef/>
      </w:r>
      <w:r>
        <w:t>Antonio: Again, I wouldn’t over-interpret this finding (</w:t>
      </w:r>
      <w:r w:rsidRPr="00F57403">
        <w:t>ER = 7.20</w:t>
      </w:r>
      <w:r>
        <w:t>).</w:t>
      </w:r>
    </w:p>
  </w:comment>
  <w:comment w:id="18" w:author="Ivan Grahek" w:date="2019-05-03T15:41:00Z" w:initials="IG">
    <w:p w14:paraId="1DB20E5C" w14:textId="270F5B4C" w:rsidR="00A80922" w:rsidRDefault="00A80922">
      <w:pPr>
        <w:pStyle w:val="CommentText"/>
      </w:pPr>
      <w:r>
        <w:rPr>
          <w:rStyle w:val="CommentReference"/>
        </w:rPr>
        <w:annotationRef/>
      </w:r>
      <w:r>
        <w:t xml:space="preserve">@Antonio these look amazing!!! Very well done </w:t>
      </w:r>
      <w:r>
        <w:sym w:font="Wingdings" w:char="F04A"/>
      </w:r>
    </w:p>
    <w:p w14:paraId="6EE4BF18" w14:textId="20930A2A" w:rsidR="00A80922" w:rsidRDefault="00A80922">
      <w:pPr>
        <w:pStyle w:val="CommentText"/>
      </w:pPr>
    </w:p>
    <w:p w14:paraId="43F9B7A9" w14:textId="7D26BC07" w:rsidR="00A80922" w:rsidRDefault="00A80922">
      <w:pPr>
        <w:pStyle w:val="CommentText"/>
      </w:pPr>
      <w:r>
        <w:t>Could you do a caption for these?</w:t>
      </w:r>
    </w:p>
    <w:p w14:paraId="2806F354" w14:textId="5E3261C4" w:rsidR="00A80922" w:rsidRDefault="00A80922">
      <w:pPr>
        <w:pStyle w:val="CommentText"/>
      </w:pPr>
    </w:p>
    <w:p w14:paraId="15E08E98" w14:textId="74AB2900" w:rsidR="00A80922" w:rsidRDefault="00A80922">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A80922" w:rsidRDefault="00A80922">
      <w:pPr>
        <w:pStyle w:val="CommentText"/>
      </w:pPr>
    </w:p>
    <w:p w14:paraId="7E6A21A2" w14:textId="376BC168" w:rsidR="00A80922" w:rsidRDefault="00A80922">
      <w:pPr>
        <w:pStyle w:val="CommentText"/>
      </w:pPr>
      <w:r>
        <w:t>Finally, there is a figure 2 in the folder with the raw values. Was your idea to include it there as well?</w:t>
      </w:r>
    </w:p>
  </w:comment>
  <w:comment w:id="19" w:author="Ivan Grahek" w:date="2019-07-20T16:17:00Z" w:initials="IG">
    <w:p w14:paraId="31C58D2E" w14:textId="50E44778" w:rsidR="00A80922" w:rsidRDefault="00A80922">
      <w:pPr>
        <w:pStyle w:val="CommentText"/>
      </w:pPr>
      <w:r>
        <w:rPr>
          <w:rStyle w:val="CommentReference"/>
        </w:rPr>
        <w:annotationRef/>
      </w:r>
      <w:r>
        <w:t xml:space="preserve">Make this shorter and say that we didn’t find it, that Tankelevitch didn’t either, point to some reasons. Say also that this is a very goal-directed paradigm. </w:t>
      </w:r>
    </w:p>
  </w:comment>
  <w:comment w:id="20" w:author="Gilles Pourtois" w:date="2019-02-12T15:05:00Z" w:initials="GP">
    <w:p w14:paraId="33CFA73D" w14:textId="0976DB69" w:rsidR="00A80922" w:rsidRDefault="00A80922">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21" w:author="Ivan Grahek" w:date="2019-02-09T14:15:00Z" w:initials="IG">
    <w:p w14:paraId="0ECD07BE" w14:textId="00E18607" w:rsidR="00A80922" w:rsidRDefault="00A80922">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31C58D2E" w15:done="0"/>
  <w15:commentEx w15:paraId="33CFA73D"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377EC" w14:textId="77777777" w:rsidR="00770E40" w:rsidRDefault="00770E40" w:rsidP="00AD5698">
      <w:pPr>
        <w:spacing w:after="0" w:line="240" w:lineRule="auto"/>
      </w:pPr>
      <w:r>
        <w:separator/>
      </w:r>
    </w:p>
  </w:endnote>
  <w:endnote w:type="continuationSeparator" w:id="0">
    <w:p w14:paraId="35E6BB5F" w14:textId="77777777" w:rsidR="00770E40" w:rsidRDefault="00770E40"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A80922" w:rsidRDefault="00A80922"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A80922" w:rsidRDefault="00A80922"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C2BFE" w14:textId="77777777" w:rsidR="00770E40" w:rsidRDefault="00770E40" w:rsidP="00AD5698">
      <w:pPr>
        <w:spacing w:after="0" w:line="240" w:lineRule="auto"/>
      </w:pPr>
      <w:r>
        <w:separator/>
      </w:r>
    </w:p>
  </w:footnote>
  <w:footnote w:type="continuationSeparator" w:id="0">
    <w:p w14:paraId="6ECD740C" w14:textId="77777777" w:rsidR="00770E40" w:rsidRDefault="00770E40"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F133393" w:rsidR="00A80922" w:rsidRPr="002F7D7E" w:rsidRDefault="00A80922">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467A60">
          <w:rPr>
            <w:noProof/>
            <w:szCs w:val="24"/>
          </w:rPr>
          <w:t>6</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A80922" w:rsidRDefault="00A80922"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3"/>
  </w:num>
  <w:num w:numId="3">
    <w:abstractNumId w:val="20"/>
  </w:num>
  <w:num w:numId="4">
    <w:abstractNumId w:val="45"/>
  </w:num>
  <w:num w:numId="5">
    <w:abstractNumId w:val="17"/>
  </w:num>
  <w:num w:numId="6">
    <w:abstractNumId w:val="18"/>
  </w:num>
  <w:num w:numId="7">
    <w:abstractNumId w:val="10"/>
  </w:num>
  <w:num w:numId="8">
    <w:abstractNumId w:val="40"/>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8"/>
  </w:num>
  <w:num w:numId="31">
    <w:abstractNumId w:val="25"/>
  </w:num>
  <w:num w:numId="32">
    <w:abstractNumId w:val="31"/>
  </w:num>
  <w:num w:numId="33">
    <w:abstractNumId w:val="44"/>
  </w:num>
  <w:num w:numId="34">
    <w:abstractNumId w:val="26"/>
  </w:num>
  <w:num w:numId="35">
    <w:abstractNumId w:val="16"/>
  </w:num>
  <w:num w:numId="36">
    <w:abstractNumId w:val="34"/>
  </w:num>
  <w:num w:numId="37">
    <w:abstractNumId w:val="39"/>
  </w:num>
  <w:num w:numId="38">
    <w:abstractNumId w:val="36"/>
  </w:num>
  <w:num w:numId="39">
    <w:abstractNumId w:val="21"/>
  </w:num>
  <w:num w:numId="40">
    <w:abstractNumId w:val="42"/>
  </w:num>
  <w:num w:numId="41">
    <w:abstractNumId w:val="19"/>
  </w:num>
  <w:num w:numId="42">
    <w:abstractNumId w:val="11"/>
  </w:num>
  <w:num w:numId="43">
    <w:abstractNumId w:val="15"/>
  </w:num>
  <w:num w:numId="44">
    <w:abstractNumId w:val="41"/>
  </w:num>
  <w:num w:numId="45">
    <w:abstractNumId w:val="24"/>
  </w:num>
  <w:num w:numId="46">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477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2151"/>
    <w:rsid w:val="005021D4"/>
    <w:rsid w:val="0050297E"/>
    <w:rsid w:val="0050408F"/>
    <w:rsid w:val="005046C2"/>
    <w:rsid w:val="00504702"/>
    <w:rsid w:val="00504886"/>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A36"/>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6E16"/>
    <w:rsid w:val="005E7360"/>
    <w:rsid w:val="005E77EC"/>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0E40"/>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3546"/>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01E17-1A82-47AC-90D2-E99C374BC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18</Pages>
  <Words>41060</Words>
  <Characters>234045</Characters>
  <Application>Microsoft Office Word</Application>
  <DocSecurity>0</DocSecurity>
  <Lines>1950</Lines>
  <Paragraphs>549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27</cp:revision>
  <cp:lastPrinted>2019-07-22T07:36:00Z</cp:lastPrinted>
  <dcterms:created xsi:type="dcterms:W3CDTF">2019-07-19T16:07:00Z</dcterms:created>
  <dcterms:modified xsi:type="dcterms:W3CDTF">2019-07-22T09:50:00Z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