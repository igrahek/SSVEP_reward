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268C77F0" w:rsidR="005F3ABC" w:rsidRPr="00444509" w:rsidRDefault="007F5D31" w:rsidP="005F3ABC">
      <w:pPr>
        <w:spacing w:line="480" w:lineRule="auto"/>
        <w:jc w:val="center"/>
        <w:rPr>
          <w:sz w:val="32"/>
          <w:szCs w:val="40"/>
        </w:rPr>
      </w:pPr>
      <w:commentRangeStart w:id="0"/>
      <w:r w:rsidRPr="00444509">
        <w:rPr>
          <w:sz w:val="32"/>
          <w:szCs w:val="40"/>
        </w:rPr>
        <w:t xml:space="preserve">Reward </w:t>
      </w:r>
      <w:r w:rsidR="00652779">
        <w:rPr>
          <w:sz w:val="32"/>
          <w:szCs w:val="40"/>
        </w:rPr>
        <w:t>enhances</w:t>
      </w:r>
      <w:r w:rsidR="00A908B1" w:rsidRPr="00444509">
        <w:rPr>
          <w:sz w:val="32"/>
          <w:szCs w:val="40"/>
        </w:rPr>
        <w:t xml:space="preserve"> stimulus processing </w:t>
      </w:r>
      <w:r w:rsidR="007946E2">
        <w:rPr>
          <w:sz w:val="32"/>
          <w:szCs w:val="40"/>
        </w:rPr>
        <w:t xml:space="preserve">in </w:t>
      </w:r>
      <w:r w:rsidR="00FF554D">
        <w:rPr>
          <w:sz w:val="32"/>
          <w:szCs w:val="40"/>
        </w:rPr>
        <w:t xml:space="preserve">the </w:t>
      </w:r>
      <w:r w:rsidR="007946E2">
        <w:rPr>
          <w:sz w:val="32"/>
          <w:szCs w:val="40"/>
        </w:rPr>
        <w:t xml:space="preserve">visual cortex </w:t>
      </w:r>
      <w:r w:rsidR="00A908B1" w:rsidRPr="00444509">
        <w:rPr>
          <w:sz w:val="32"/>
          <w:szCs w:val="40"/>
        </w:rPr>
        <w:t>independently of voluntary attention</w:t>
      </w:r>
      <w:r w:rsidR="007825F7" w:rsidRPr="00444509">
        <w:rPr>
          <w:sz w:val="32"/>
          <w:szCs w:val="40"/>
        </w:rPr>
        <w:t>:</w:t>
      </w:r>
      <w:r w:rsidR="00234B2A" w:rsidRPr="00444509">
        <w:rPr>
          <w:sz w:val="32"/>
          <w:szCs w:val="40"/>
        </w:rPr>
        <w:t xml:space="preserve"> Insights from Steady-</w:t>
      </w:r>
      <w:r w:rsidR="00666A72" w:rsidRPr="00444509">
        <w:rPr>
          <w:sz w:val="32"/>
          <w:szCs w:val="40"/>
        </w:rPr>
        <w:t>S</w:t>
      </w:r>
      <w:r w:rsidR="00234B2A" w:rsidRPr="00444509">
        <w:rPr>
          <w:sz w:val="32"/>
          <w:szCs w:val="40"/>
        </w:rPr>
        <w:t>tate Visual Evoked P</w:t>
      </w:r>
      <w:r w:rsidR="0047282E" w:rsidRPr="00444509">
        <w:rPr>
          <w:sz w:val="32"/>
          <w:szCs w:val="40"/>
        </w:rPr>
        <w:t>otentials</w:t>
      </w:r>
      <w:commentRangeEnd w:id="0"/>
      <w:r w:rsidR="00FF554D">
        <w:rPr>
          <w:rStyle w:val="CommentReference"/>
        </w:rPr>
        <w:commentReference w:id="0"/>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D91023">
      <w:pPr>
        <w:pStyle w:val="ListParagraph"/>
        <w:numPr>
          <w:ilvl w:val="0"/>
          <w:numId w:val="1"/>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22DC17D5" w14:textId="37DC9BF8" w:rsidR="007C3B94" w:rsidRDefault="00652779" w:rsidP="00CE7814">
      <w:pPr>
        <w:spacing w:line="480" w:lineRule="auto"/>
      </w:pPr>
      <w:r>
        <w:t xml:space="preserve">Rewards influence the processing of stimuli in the visual cortex, but the mechanisms through which this effect occurs remain unclear. One proposed mechanism is that the presence of potential rewards increases the deployment of voluntary attention. Another </w:t>
      </w:r>
      <w:r w:rsidR="00CE7814">
        <w:t>possibility</w:t>
      </w:r>
      <w:r>
        <w:t xml:space="preserve"> is that rewards increase the saliency of previously neutral stimuli independently of </w:t>
      </w:r>
      <w:r w:rsidR="00CE7814">
        <w:t xml:space="preserve">voluntary </w:t>
      </w:r>
      <w:r>
        <w:t xml:space="preserve">attention. In this study we contrasted </w:t>
      </w:r>
      <w:r w:rsidR="007C3B94">
        <w:t>these two theoretical proposals by having participants perform a global motion detection task in which they were instructed on each trial to pay attention to one of the two features which were linked to different reward schedules. W</w:t>
      </w:r>
      <w:r w:rsidR="00CE7814">
        <w:t>e recorded SSVEPs in 43</w:t>
      </w:r>
      <w:r w:rsidR="007C3B94">
        <w:t xml:space="preserve"> human subjects of both genders to obtain the measure of simultaneous processing of both features in the visual cortex. This design allowed us to dissociate the effect of voluntary attention from the effect of reward. The results show that the i</w:t>
      </w:r>
      <w:r w:rsidR="00CE7814">
        <w:t>ntroduction of rewards increased</w:t>
      </w:r>
      <w:r w:rsidR="007C3B94">
        <w:t xml:space="preserve"> the processing of the feature linked to high rewards independently of voluntary attention. However, this enhancement disappeared when participants were aware that they could not earn any more rewards. These findings show that rewards directly influence sensory processing in the visual cortex, independently of </w:t>
      </w:r>
      <w:r w:rsidR="00CE7814">
        <w:t xml:space="preserve">voluntary </w:t>
      </w:r>
      <w:r w:rsidR="007C3B94">
        <w:t xml:space="preserve">attention, but only when this influence </w:t>
      </w:r>
      <w:r w:rsidR="00CE7814">
        <w:t>was</w:t>
      </w:r>
      <w:r w:rsidR="007C3B94">
        <w:t xml:space="preserve"> in accordance with the current goals. The processing in the visual </w:t>
      </w:r>
      <w:r w:rsidR="00DE3052">
        <w:t xml:space="preserve">cortex </w:t>
      </w:r>
      <w:r w:rsidR="00CE7814">
        <w:t>was</w:t>
      </w:r>
      <w:r w:rsidR="00DE3052">
        <w:t xml:space="preserve"> rapid</w:t>
      </w:r>
      <w:r w:rsidR="00CE7814">
        <w:t>ly re</w:t>
      </w:r>
      <w:r w:rsidR="00DE3052">
        <w:t xml:space="preserve">adjusted </w:t>
      </w:r>
      <w:r w:rsidR="00631896">
        <w:t>following</w:t>
      </w:r>
      <w:r w:rsidR="00DE3052">
        <w:t xml:space="preserve"> the change in the </w:t>
      </w:r>
      <w:r w:rsidR="00CE7814">
        <w:t>availability of rewards in the environment</w:t>
      </w:r>
      <w:r w:rsidR="00DE3052">
        <w:t>. T</w:t>
      </w:r>
      <w:r w:rsidR="00CE7814">
        <w:t>hese</w:t>
      </w:r>
      <w:r w:rsidR="00DE3052">
        <w:t xml:space="preserve"> result</w:t>
      </w:r>
      <w:r w:rsidR="00CE7814">
        <w:t>s</w:t>
      </w:r>
      <w:r w:rsidR="00DE3052">
        <w:t xml:space="preserve"> cannot be e</w:t>
      </w:r>
      <w:r w:rsidR="00CE7814">
        <w:t xml:space="preserve">xplained in full by the existing models of cognitive control and reward-driven attention. </w:t>
      </w:r>
    </w:p>
    <w:p w14:paraId="6A2BC9CF" w14:textId="787C8C7C" w:rsidR="0082431E" w:rsidRDefault="007C3B94" w:rsidP="00DE3052">
      <w:r>
        <w:t xml:space="preserve"> </w:t>
      </w:r>
    </w:p>
    <w:p w14:paraId="5107C508" w14:textId="77777777" w:rsidR="00E4130A" w:rsidRPr="00E4130A" w:rsidRDefault="00E4130A" w:rsidP="00E4130A"/>
    <w:p w14:paraId="70251DA2" w14:textId="69345804" w:rsidR="00EE20A8" w:rsidRDefault="00EE20A8" w:rsidP="00EE20A8">
      <w:pPr>
        <w:spacing w:line="480" w:lineRule="auto"/>
      </w:pPr>
      <w:r>
        <w:t xml:space="preserve">Keywords: </w:t>
      </w:r>
      <w:r w:rsidR="00CE7814">
        <w:t xml:space="preserve">voluntary </w:t>
      </w:r>
      <w:r>
        <w:t xml:space="preserve">attention; </w:t>
      </w:r>
      <w:r w:rsidR="001B5936">
        <w:t>attention</w:t>
      </w:r>
      <w:r w:rsidR="00CE7814">
        <w:t>al</w:t>
      </w:r>
      <w:r w:rsidR="00377320">
        <w:t xml:space="preserve"> control; </w:t>
      </w:r>
      <w:r w:rsidR="00CE7814">
        <w:t xml:space="preserve">reward; motivation; </w:t>
      </w:r>
      <w:r>
        <w:t xml:space="preserve">EEG; feature-based attention; steady-state visual evoked potentials; frequency tagging  </w:t>
      </w:r>
    </w:p>
    <w:p w14:paraId="697F8BC7" w14:textId="58E6554D" w:rsidR="00EE20A8" w:rsidRDefault="00EE20A8" w:rsidP="00EE20A8"/>
    <w:p w14:paraId="396AEDA7" w14:textId="63014CB9" w:rsidR="00E4130A" w:rsidRDefault="00E4130A" w:rsidP="00EE20A8"/>
    <w:p w14:paraId="19006139" w14:textId="15AAB567" w:rsidR="0054295E" w:rsidRDefault="0054295E" w:rsidP="00CC580C">
      <w:pPr>
        <w:pStyle w:val="Heading1"/>
        <w:spacing w:before="0" w:after="240"/>
      </w:pPr>
      <w:r>
        <w:lastRenderedPageBreak/>
        <w:t>Introduction</w:t>
      </w:r>
    </w:p>
    <w:p w14:paraId="2B6C7F65" w14:textId="778418B3" w:rsidR="005C4136" w:rsidRDefault="00937B7E" w:rsidP="005C4136">
      <w:pPr>
        <w:spacing w:line="480" w:lineRule="auto"/>
        <w:ind w:firstLine="720"/>
        <w:jc w:val="both"/>
      </w:pPr>
      <w:r>
        <w:t xml:space="preserve">Maximizing rewards and avoiding punishments is one of the main determinants of human behavior. In order to increase the probability of obtaining rewards, it is necessary to prioritize the information needed to earn rewards. </w:t>
      </w:r>
      <w:r w:rsidR="005C4136">
        <w:t xml:space="preserve">Selective attention is crucial for adaptive behavior as it facilitates processing of relevant and suppression of irrelevant </w:t>
      </w:r>
      <w:r>
        <w:t>information</w:t>
      </w:r>
      <w:r w:rsidR="005C4136">
        <w:t xml:space="preserve"> in our environment </w:t>
      </w:r>
      <w:r w:rsidR="005C4136">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rsidR="005C4136">
        <w:fldChar w:fldCharType="separate"/>
      </w:r>
      <w:r w:rsidR="005C4136" w:rsidRPr="006A3657">
        <w:rPr>
          <w:noProof/>
        </w:rPr>
        <w:t>(Chun, Golomb, &amp; Turk-Browne, 2011; Desimone &amp; Duncan, 1995)</w:t>
      </w:r>
      <w:r w:rsidR="005C4136">
        <w:fldChar w:fldCharType="end"/>
      </w:r>
      <w:r w:rsidR="005C4136">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rsidR="005C4136">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rsidR="005C4136">
        <w:t xml:space="preserve"> Recent research has </w:t>
      </w:r>
      <w:r w:rsidR="00B762D6">
        <w:t>indicated</w:t>
      </w:r>
      <w:r w:rsidR="005C4136">
        <w:t xml:space="preserve"> out that motivation can influence selective attention by impacting both of these factors. Reward expectation can enhance voluntary selective attention, and reward associations can increase the saliency of previously neutral stimuli. In most situations attention </w:t>
      </w:r>
      <w:r w:rsidR="00A9219A">
        <w:t>is guided</w:t>
      </w:r>
      <w:r w:rsidR="005C4136">
        <w:t xml:space="preserve"> by the combination of </w:t>
      </w:r>
      <w:r w:rsidR="00A9219A">
        <w:t xml:space="preserve">both </w:t>
      </w:r>
      <w:r w:rsidR="005C4136">
        <w:t xml:space="preserve">voluntary allocation of attention and reward history of stimuli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5C4136">
        <w:fldChar w:fldCharType="separate"/>
      </w:r>
      <w:r w:rsidR="005C4136" w:rsidRPr="001D387B">
        <w:rPr>
          <w:noProof/>
        </w:rPr>
        <w:t>(Awh, Belopolsky, &amp; Theeuwes, 2012)</w:t>
      </w:r>
      <w:r w:rsidR="005C4136">
        <w:fldChar w:fldCharType="end"/>
      </w:r>
      <w:r w:rsidR="005C4136">
        <w:t xml:space="preserve">. For example, while we are searching for keys (goal-relevant target) our attention can be captured by a cake (goal-irrelevant distractor). These two </w:t>
      </w:r>
      <w:r w:rsidR="00A9219A">
        <w:t>ways in which rewards influence selective</w:t>
      </w:r>
      <w:r w:rsidR="005C4136">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w:t>
      </w:r>
      <w:r w:rsidR="00F73BBF">
        <w:t>goal-relevant and irrelevant stimuli</w:t>
      </w:r>
      <w:r w:rsidR="005C4136">
        <w:t xml:space="preserve"> </w:t>
      </w:r>
      <w:r w:rsidR="00F73BBF">
        <w:t xml:space="preserve">in the visual cortex. </w:t>
      </w:r>
    </w:p>
    <w:p w14:paraId="7C600AFF" w14:textId="6EB15768" w:rsidR="005C4136" w:rsidRDefault="005C4136" w:rsidP="005C4136">
      <w:pPr>
        <w:spacing w:line="480" w:lineRule="auto"/>
        <w:ind w:firstLine="720"/>
        <w:jc w:val="both"/>
      </w:pPr>
      <w:r>
        <w:t xml:space="preserve">Voluntary selective attention (as well as other cognitive control processes) is </w:t>
      </w:r>
      <w:r w:rsidR="00937B7E">
        <w:t xml:space="preserve">proposed to be </w:t>
      </w:r>
      <w:r>
        <w:t xml:space="preserve">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A number of fMRI and EEG</w:t>
      </w:r>
      <w:r w:rsidR="001A770F">
        <w:t xml:space="preserve"> studies have demonstrated </w:t>
      </w:r>
      <w:r>
        <w:t xml:space="preserve">reward-based enhancements in preparation for upcoming </w:t>
      </w:r>
      <w:r w:rsidR="00B762D6">
        <w:t>target stimuli</w:t>
      </w:r>
      <w:r>
        <w:t xml:space="preserve"> driven by enhanced activity in </w:t>
      </w:r>
      <w:proofErr w:type="spellStart"/>
      <w:r>
        <w:t>frontoparietal</w:t>
      </w:r>
      <w:proofErr w:type="spellEnd"/>
      <w:r>
        <w:t xml:space="preserve">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 xml:space="preserve">Krebs, </w:t>
      </w:r>
      <w:r w:rsidRPr="002B152E">
        <w:rPr>
          <w:noProof/>
        </w:rPr>
        <w:lastRenderedPageBreak/>
        <w:t>Boehler, Roberts, Song, &amp; Woldorff, 2012; Pessoa &amp; Engelmann, 2010; Schevernels, Krebs, Santens, Woldorff, &amp; Boehler, 2014)</w:t>
      </w:r>
      <w:r>
        <w:fldChar w:fldCharType="end"/>
      </w:r>
      <w:r>
        <w:t xml:space="preserve"> and by enhanced task-set representations in these regions </w:t>
      </w:r>
      <w:r w:rsidRPr="00CE7814">
        <w:fldChar w:fldCharType="begin" w:fldLock="1"/>
      </w:r>
      <w:r w:rsidRPr="00CE781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Pr="00CE7814">
        <w:fldChar w:fldCharType="separate"/>
      </w:r>
      <w:r w:rsidRPr="00CE7814">
        <w:rPr>
          <w:noProof/>
        </w:rPr>
        <w:t>(Etzel, Cole, Zacks, Kay, &amp; Braver, 2016; Wisniewski, Reverberi, Momennejad, Kahnt, &amp; Haynes, 2015)</w:t>
      </w:r>
      <w:r w:rsidRPr="00CE7814">
        <w:fldChar w:fldCharType="end"/>
      </w:r>
      <w:r w:rsidRPr="00CE7814">
        <w:t xml:space="preserve">. </w:t>
      </w:r>
      <w:r w:rsidR="002B5578" w:rsidRPr="00CE7814">
        <w:t>While</w:t>
      </w:r>
      <w:r w:rsidRPr="00CE7814">
        <w:t xml:space="preserve"> these studies suggest that reward influences attentional control via modulations in the </w:t>
      </w:r>
      <w:proofErr w:type="spellStart"/>
      <w:r w:rsidRPr="00CE7814">
        <w:t>frontoparietal</w:t>
      </w:r>
      <w:proofErr w:type="spellEnd"/>
      <w:r w:rsidRPr="00CE7814">
        <w:t xml:space="preserve"> network, it remains unclear how such modulations translate into the processing i</w:t>
      </w:r>
      <w:r w:rsidR="009A222B" w:rsidRPr="00CE7814">
        <w:t xml:space="preserve">n the visual cortex. </w:t>
      </w:r>
    </w:p>
    <w:p w14:paraId="0B92D984" w14:textId="7DFAD375" w:rsidR="005C4136" w:rsidRDefault="005C4136" w:rsidP="005C4136">
      <w:pPr>
        <w:spacing w:line="480" w:lineRule="auto"/>
        <w:ind w:firstLine="720"/>
        <w:jc w:val="both"/>
      </w:pPr>
      <w:r>
        <w:t xml:space="preserve">Another set of studies has focused on the processing of </w:t>
      </w:r>
      <w:r w:rsidR="00AD0557">
        <w:t>stimuli</w:t>
      </w:r>
      <w:r>
        <w:t xml:space="preserve"> associated with earning rewards. These studies have demonstrated that stimuli currently or previously associated with rewards capture attention in an automatic fashion, and even in cases when this conflicts with the current goals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fldChar w:fldCharType="separate"/>
      </w:r>
      <w:r w:rsidRPr="00F1319E">
        <w:rPr>
          <w:noProof/>
        </w:rPr>
        <w:t>(Anderson, 2016; Awh, Belopolsky, &amp; Theeuwes, 2012; Chelazzi, Perlato, Santandrea, &amp; Della Libera, 2013; Failing &amp; Theeuwes, 2017)</w:t>
      </w:r>
      <w:r>
        <w:fldChar w:fldCharType="end"/>
      </w:r>
      <w:r>
        <w:t xml:space="preserve">. Behavioral studies have demonstrated that stimuli predictive of rewards capture attention, and that they can do so </w:t>
      </w:r>
      <w:r w:rsidR="00B762D6">
        <w:t xml:space="preserve">in subsequent trials </w:t>
      </w:r>
      <w:r>
        <w:t xml:space="preserve">when rewards are no longer present </w:t>
      </w:r>
      <w:r>
        <w:rPr>
          <w:noProof/>
        </w:rPr>
        <w:fldChar w:fldCharType="begin" w:fldLock="1"/>
      </w:r>
      <w:r>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Pr>
          <w:noProof/>
        </w:rPr>
        <w:fldChar w:fldCharType="separate"/>
      </w:r>
      <w:r>
        <w:rPr>
          <w:noProof/>
        </w:rPr>
        <w:t>(</w:t>
      </w:r>
      <w:r w:rsidRPr="00C43549">
        <w:rPr>
          <w:noProof/>
        </w:rPr>
        <w:t>Anderson, Laurent, &amp; Yantis, 2011; Della</w:t>
      </w:r>
      <w:r>
        <w:rPr>
          <w:noProof/>
        </w:rPr>
        <w:t xml:space="preserve"> Libera &amp; Chelazzi, 2009; </w:t>
      </w:r>
      <w:r w:rsidRPr="00C43549">
        <w:rPr>
          <w:noProof/>
        </w:rPr>
        <w:t>Failing &amp; Theeuwes, 2014)</w:t>
      </w:r>
      <w:r>
        <w:rPr>
          <w:noProof/>
        </w:rPr>
        <w:fldChar w:fldCharType="end"/>
      </w:r>
      <w:r>
        <w:t xml:space="preserve">. At the neural level it has been shown that stimuli related to rewards receive increased sensory processing </w:t>
      </w:r>
      <w:r>
        <w:fldChar w:fldCharType="begin" w:fldLock="1"/>
      </w:r>
      <w:r>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fldChar w:fldCharType="separate"/>
      </w:r>
      <w:r w:rsidRPr="002B152E">
        <w:rPr>
          <w:noProof/>
        </w:rPr>
        <w:t>(Serences, 2008)</w:t>
      </w:r>
      <w:r>
        <w:fldChar w:fldCharType="end"/>
      </w:r>
      <w:r>
        <w:t xml:space="preserve">. Studies focusing specifically on </w:t>
      </w:r>
      <w:r w:rsidR="003343CE">
        <w:t xml:space="preserve">attention </w:t>
      </w:r>
      <w:r>
        <w:t xml:space="preserve">have shown </w:t>
      </w:r>
      <w:r w:rsidR="003343CE">
        <w:t>that the attentional capture by rewarding stimuli</w:t>
      </w:r>
      <w:r>
        <w:t xml:space="preserve"> can be related to changes in the early processing of such stimuli </w:t>
      </w:r>
      <w:r w:rsidR="00F418CE">
        <w:t>i</w:t>
      </w:r>
      <w:r>
        <w:t xml:space="preserve">n the visual cortex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fldChar w:fldCharType="separate"/>
      </w:r>
      <w:r w:rsidRPr="00416E61">
        <w:rPr>
          <w:noProof/>
        </w:rPr>
        <w:t>(</w:t>
      </w:r>
      <w:r>
        <w:rPr>
          <w:noProof/>
        </w:rPr>
        <w:t xml:space="preserve">i.e., increase in the P1 component; </w:t>
      </w:r>
      <w:r w:rsidRPr="00416E61">
        <w:rPr>
          <w:noProof/>
        </w:rPr>
        <w:t>Donohue et al., 2016; Hickey, Chelazzi, &amp; Theeuwes, 2010; Luque et al., 2017; MacLean &amp; Giesbrecht, 2015)</w:t>
      </w:r>
      <w:r>
        <w:fldChar w:fldCharType="end"/>
      </w:r>
      <w:r w:rsidRPr="009F1C3D">
        <w:t xml:space="preserve">. </w:t>
      </w:r>
      <w:r>
        <w:t xml:space="preserve">However, other studies have failed to find evidence for such early modulations in the visual cortex, and found changes at later stages of stimulus processing </w:t>
      </w:r>
      <w:r>
        <w:fldChar w:fldCharType="begin" w:fldLock="1"/>
      </w:r>
      <w:r>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fldChar w:fldCharType="separate"/>
      </w:r>
      <w:r w:rsidRPr="009F1C3D">
        <w:rPr>
          <w:noProof/>
        </w:rPr>
        <w:t>(</w:t>
      </w:r>
      <w:r>
        <w:rPr>
          <w:noProof/>
        </w:rPr>
        <w:t xml:space="preserve">increased N2pc component and improved decoding in later processing stages; </w:t>
      </w:r>
      <w:r w:rsidRPr="009F1C3D">
        <w:rPr>
          <w:noProof/>
        </w:rPr>
        <w:t>Qi, Zeng, Ding, &amp; Li, 2013; Tankelevitch, Spaak, Rushworth, &amp; Stokes, 2019)</w:t>
      </w:r>
      <w:r>
        <w:fldChar w:fldCharType="end"/>
      </w:r>
      <w:r w:rsidR="00C25DA5">
        <w:t>. O</w:t>
      </w:r>
      <w:r>
        <w:t xml:space="preserve">ne fMRI study </w:t>
      </w:r>
      <w:r>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fldChar w:fldCharType="separate"/>
      </w:r>
      <w:r>
        <w:rPr>
          <w:noProof/>
        </w:rPr>
        <w:t>(Hickey &amp; Peelen, 2015</w:t>
      </w:r>
      <w:r w:rsidRPr="00967E03">
        <w:rPr>
          <w:noProof/>
        </w:rPr>
        <w:t>)</w:t>
      </w:r>
      <w:r>
        <w:fldChar w:fldCharType="end"/>
      </w:r>
      <w:r>
        <w:t xml:space="preserve"> has provided evidence for the simultaneous enhancement in representation of reward-related </w:t>
      </w:r>
      <w:r>
        <w:lastRenderedPageBreak/>
        <w:t xml:space="preserve">stimuli and suppression of stimuli devoid of a specific motivational value. More specifically, using a </w:t>
      </w:r>
      <w:proofErr w:type="spellStart"/>
      <w:r>
        <w:t>multivoxel</w:t>
      </w:r>
      <w:proofErr w:type="spellEnd"/>
      <w:r>
        <w:t xml:space="preserve"> pattern analysis and decoding technique, these authors found a gain</w:t>
      </w:r>
      <w:r w:rsidR="00F418CE">
        <w:t xml:space="preserve"> increase</w:t>
      </w:r>
      <w:r>
        <w:t xml:space="preserve"> in object-selective visual cortex for stimuli paired with rewards, while those not associated with this incentive were suppressed.</w:t>
      </w:r>
    </w:p>
    <w:p w14:paraId="6D9532D2" w14:textId="44E3B1F8" w:rsidR="003343CE" w:rsidRPr="00480E74" w:rsidRDefault="002B5578" w:rsidP="00480E74">
      <w:pPr>
        <w:spacing w:line="480" w:lineRule="auto"/>
        <w:ind w:firstLine="720"/>
        <w:jc w:val="both"/>
      </w:pPr>
      <w:r>
        <w:t xml:space="preserve">Importantly, the effects of reward history and voluntary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r w:rsidR="00332BE8">
        <w:t>Thus the</w:t>
      </w:r>
      <w:r w:rsidR="00AD0557">
        <w:t xml:space="preserve"> open question is whether the reward-related changes in stimulus processing in the visual cortex occur as the consequence of voluntary selective attention, changes in stimulus saliency, or </w:t>
      </w:r>
      <w:r w:rsidR="00FC4DAE">
        <w:t>a</w:t>
      </w:r>
      <w:r w:rsidR="00AD0557">
        <w:t xml:space="preserve"> combination of both.</w:t>
      </w:r>
      <w:r>
        <w:t xml:space="preserve"> One option (the voluntary </w:t>
      </w:r>
      <w:r w:rsidR="00772361">
        <w:t xml:space="preserve">selective attention view) is that rewards influence the processing of stimuli by increasing the amount of voluntary attention deployed toward these stimuli. This hypothesis </w:t>
      </w:r>
      <w:r w:rsidR="00480E74">
        <w:t>comes from</w:t>
      </w:r>
      <w:r w:rsidR="00772361">
        <w:t xml:space="preserve"> the models which are focused on the role of motivation in the allocation of attention and cognitive control </w:t>
      </w:r>
      <w:r w:rsidR="00772361">
        <w:fldChar w:fldCharType="begin" w:fldLock="1"/>
      </w:r>
      <w:r w:rsidR="00772361">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772361">
        <w:fldChar w:fldCharType="separate"/>
      </w:r>
      <w:r w:rsidR="00772361" w:rsidRPr="006E3FAB">
        <w:rPr>
          <w:noProof/>
        </w:rPr>
        <w:t>(Brown &amp; Alexander, 2017; Holroyd &amp; McClure, 2015; Shenhav, Botvinick, &amp; Cohen, 2013; Verguts, Vassena, &amp; Silvetti, 2015)</w:t>
      </w:r>
      <w:r w:rsidR="00772361">
        <w:fldChar w:fldCharType="end"/>
      </w:r>
      <w:r w:rsidR="00772361">
        <w:t>. These models propose that the amount of attention allocated toward stimuli is dependent on the amount of rewards which can be earned for doing so. Another possibility (</w:t>
      </w:r>
      <w:r w:rsidR="00592F8A">
        <w:t>the saliency</w:t>
      </w:r>
      <w:r w:rsidR="00772361">
        <w:t xml:space="preserve"> view) is that rewards increase the saliency of stimuli, and thus capture attention automatically, independently from voluntary attention. This view comes from the theoretical models focused on the role of reward history in guiding selective attention </w:t>
      </w:r>
      <w:r w:rsidR="00772361">
        <w:fldChar w:fldCharType="begin" w:fldLock="1"/>
      </w:r>
      <w:r w:rsidR="007723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rsidR="00772361">
        <w:fldChar w:fldCharType="separate"/>
      </w:r>
      <w:r w:rsidR="00772361" w:rsidRPr="00480E74">
        <w:rPr>
          <w:noProof/>
        </w:rPr>
        <w:t>(Anderson, 2016; Awh et al., 2012; Chelazzi et al., 2013; Failing &amp; Theeuwes, 2017)</w:t>
      </w:r>
      <w:r w:rsidR="00772361">
        <w:fldChar w:fldCharType="end"/>
      </w:r>
      <w:r w:rsidR="00772361" w:rsidRPr="00480E74">
        <w:t xml:space="preserve">. </w:t>
      </w:r>
      <w:r w:rsidR="00480E74">
        <w:t xml:space="preserve">These models </w:t>
      </w:r>
      <w:r w:rsidR="00332BE8">
        <w:t>propose that</w:t>
      </w:r>
      <w:r w:rsidR="00480E74">
        <w:t xml:space="preserve"> the processing of stimuli related to high rewards is facilitated, while the processing of other stimuli is suppressed</w:t>
      </w:r>
      <w:r w:rsidR="00332BE8">
        <w:t>, and that this effect is long lasting, even when rewards are no longer available</w:t>
      </w:r>
      <w:r w:rsidR="00480E74">
        <w:t xml:space="preserve">. </w:t>
      </w:r>
      <w:r w:rsidR="005C4136" w:rsidRPr="00480E74">
        <w:t xml:space="preserve"> </w:t>
      </w:r>
    </w:p>
    <w:p w14:paraId="321A41B3" w14:textId="477F0DF3" w:rsidR="005C4136" w:rsidRDefault="005C4136" w:rsidP="005C4136">
      <w:pPr>
        <w:spacing w:line="480" w:lineRule="auto"/>
        <w:ind w:firstLine="720"/>
        <w:jc w:val="both"/>
      </w:pPr>
      <w:r>
        <w:t>In this study</w:t>
      </w:r>
      <w:r w:rsidR="000F1EDB">
        <w:t>,</w:t>
      </w:r>
      <w:r>
        <w:t xml:space="preserve"> we orthogonally manipulated voluntary attention and reward probability in order to </w:t>
      </w:r>
      <w:r w:rsidR="00332BE8">
        <w:t xml:space="preserve">test the predictions of these models. </w:t>
      </w:r>
      <w:r>
        <w:t xml:space="preserve">To this end, participants performed a continuous global </w:t>
      </w:r>
      <w:r>
        <w:lastRenderedPageBreak/>
        <w:t xml:space="preserve">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t>Andersen &amp; Müller, 2010)</w:t>
      </w:r>
      <w:r>
        <w:fldChar w:fldCharType="end"/>
      </w:r>
      <w:r>
        <w:t xml:space="preserve">. On each trial, </w:t>
      </w:r>
      <w:r w:rsidR="00C25DA5">
        <w:t xml:space="preserve">two </w:t>
      </w:r>
      <w:r>
        <w:t xml:space="preserve">random dot </w:t>
      </w:r>
      <w:proofErr w:type="spellStart"/>
      <w:r>
        <w:t>kinematograms</w:t>
      </w:r>
      <w:proofErr w:type="spellEnd"/>
      <w:r>
        <w:t xml:space="preserve"> (RDK)</w:t>
      </w:r>
      <w:r w:rsidR="00C25DA5">
        <w:t>, one drawn in blue and one in red,</w:t>
      </w:r>
      <w:r>
        <w:t xml:space="preserve"> were presented concurrently at two different frequencies, and participants were cued on a trial by trial basis to attend to one of them. Thus, these two RDKs served as </w:t>
      </w:r>
      <w:r w:rsidR="00BA23F7">
        <w:t>goal-relevant</w:t>
      </w:r>
      <w:r>
        <w:t xml:space="preserve"> (attended) and </w:t>
      </w:r>
      <w:r w:rsidR="00BA23F7">
        <w:t>goal-irrelevant</w:t>
      </w:r>
      <w:r>
        <w:t xml:space="preserve"> (unattended)</w:t>
      </w:r>
      <w:r w:rsidR="00BA23F7">
        <w:t xml:space="preserve"> stimuli</w:t>
      </w:r>
      <w:r>
        <w:t xml:space="preserve">,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 SSVEPs offer the unique advantage of simultaneously tracking the processing of multiple stimuli as the specific oscillatory response of each RDK 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affect the SSVEP amplitudes by increasing them for the attended stimuli and reducing them for the unattended ones </w:t>
      </w:r>
      <w:r>
        <w:fldChar w:fldCharType="begin" w:fldLock="1"/>
      </w:r>
      <w:r>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fldChar w:fldCharType="separate"/>
      </w:r>
      <w:r w:rsidRPr="007872FC">
        <w:rPr>
          <w:noProof/>
        </w:rPr>
        <w:t>(Muller et al., 2006)</w:t>
      </w:r>
      <w:r>
        <w:fldChar w:fldCharType="end"/>
      </w:r>
      <w:r>
        <w:t xml:space="preserve">. Further, the SSVEP amplitudes are also sensitive to the changes in the physical salience of stimuli and are increased for the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track simultaneously track the visual processing of </w:t>
      </w:r>
      <w:r w:rsidR="00174055">
        <w:t>attended and unattended stimuli</w:t>
      </w:r>
      <w:r>
        <w:t xml:space="preserve">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6DD0CD35" w14:textId="3EE34B8C" w:rsidR="00A3478C" w:rsidRDefault="005C4136" w:rsidP="005C4136">
      <w:pPr>
        <w:spacing w:line="480" w:lineRule="auto"/>
        <w:ind w:firstLine="720"/>
        <w:jc w:val="both"/>
      </w:pPr>
      <w:r>
        <w:t xml:space="preserve">We tested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F418CE">
        <w:rPr>
          <w:noProof/>
          <w:lang w:val="da-DK"/>
        </w:rPr>
        <w:t>(Brown &amp; Alexander, 2017; Holroyd &amp; McClure, 2015; Shenhav et al., 2013; Verguts et al., 2015)</w:t>
      </w:r>
      <w:r>
        <w:fldChar w:fldCharType="end"/>
      </w:r>
      <w:r w:rsidRPr="00F418CE">
        <w:rPr>
          <w:lang w:val="da-DK"/>
        </w:rPr>
        <w:t xml:space="preserve"> and</w:t>
      </w:r>
      <w:r w:rsidR="003D22D9">
        <w:rPr>
          <w:lang w:val="da-DK"/>
        </w:rPr>
        <w:t xml:space="preserve"> the effects of reward history on</w:t>
      </w:r>
      <w:r w:rsidRPr="00F418CE">
        <w:rPr>
          <w:lang w:val="da-DK"/>
        </w:rPr>
        <w:t xml:space="preserve"> attention </w:t>
      </w:r>
      <w:r w:rsidRPr="00797DA5">
        <w:fldChar w:fldCharType="begin" w:fldLock="1"/>
      </w:r>
      <w:r w:rsidR="003D22D9">
        <w:rPr>
          <w:lang w:val="da-DK"/>
        </w:rP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592F8A">
        <w:rPr>
          <w:noProof/>
        </w:rPr>
        <w:t>(Anderson, 2016; Awh et al., 2012; Chelazzi et al., 2013; Failing &amp; Theeuwes, 2017)</w:t>
      </w:r>
      <w:r w:rsidRPr="00797DA5">
        <w:fldChar w:fldCharType="end"/>
      </w:r>
      <w:r w:rsidRPr="00592F8A">
        <w:t xml:space="preserve"> </w:t>
      </w:r>
      <w:r w:rsidRPr="00AD0557">
        <w:rPr>
          <w:lang w:val="en-GB"/>
        </w:rPr>
        <w:t>respectively</w:t>
      </w:r>
      <w:r w:rsidRPr="00592F8A">
        <w:t xml:space="preserve">. </w:t>
      </w:r>
      <w:r w:rsidR="00592F8A" w:rsidRPr="00592F8A">
        <w:t xml:space="preserve">The first </w:t>
      </w:r>
      <w:r w:rsidR="00592F8A" w:rsidRPr="00592F8A">
        <w:lastRenderedPageBreak/>
        <w:t>class of models predict that reward influence</w:t>
      </w:r>
      <w:r w:rsidR="00592F8A">
        <w:t>s sensory processing through voluntary attention</w:t>
      </w:r>
      <w:r w:rsidR="00A3478C">
        <w:t xml:space="preserve"> (Figure 1A)</w:t>
      </w:r>
      <w:r w:rsidR="00592F8A">
        <w:t>, and the second class of models predict that rewards directly influence the saliency of stimuli</w:t>
      </w:r>
      <w:r w:rsidR="00A3478C">
        <w:t xml:space="preserve"> (Figure 1B)</w:t>
      </w:r>
      <w:r w:rsidR="00592F8A">
        <w:t>. B</w:t>
      </w:r>
      <w:r w:rsidRPr="00797DA5">
        <w:t>oth gr</w:t>
      </w:r>
      <w:r>
        <w:t xml:space="preserve">oups of models predict </w:t>
      </w:r>
      <w:r w:rsidR="00592F8A">
        <w:t>behavioral improvements and enhanced processing (higher SSVEP amplitudes) of the s</w:t>
      </w:r>
      <w:r w:rsidR="00A3478C">
        <w:t>timuli related to high rewards</w:t>
      </w:r>
      <w:r>
        <w:t xml:space="preserve">. </w:t>
      </w:r>
      <w:r w:rsidR="00592F8A">
        <w:t xml:space="preserve">However, the saliency view predicts that the processing of the high reward stimuli will be </w:t>
      </w:r>
      <w:r w:rsidR="00A3478C">
        <w:t xml:space="preserve">enhanced irrespective of attention, while the voluntary attention view predicts that the processing of the high reward stimuli will be enhanced only when they are attended. The saliency view also predicts the suppressed processing of the low reward stimuli, while the voluntary attention view predicts that the processing of these stimuli will be suppressed only when they are not attended. Finally, the saliency view predicts that these effects will persist when rewards are no longer available (test phase), while the voluntary attention view predicts that the processing of both high and low reward stimuli will retreat to baseline levels. </w:t>
      </w:r>
    </w:p>
    <w:p w14:paraId="3FE68A14" w14:textId="116FF663" w:rsidR="00610E5E" w:rsidRDefault="00610E5E" w:rsidP="005C4136">
      <w:pPr>
        <w:spacing w:line="480" w:lineRule="auto"/>
        <w:ind w:firstLine="720"/>
        <w:jc w:val="both"/>
      </w:pPr>
    </w:p>
    <w:p w14:paraId="53C389C8" w14:textId="34C64FCD" w:rsidR="00A3478C" w:rsidRDefault="00A3478C" w:rsidP="00CA0030">
      <w:pPr>
        <w:pStyle w:val="Heading1"/>
        <w:spacing w:before="0" w:after="240"/>
      </w:pPr>
      <w:r>
        <w:rPr>
          <w:noProof/>
        </w:rPr>
        <w:lastRenderedPageBreak/>
        <mc:AlternateContent>
          <mc:Choice Requires="wpg">
            <w:drawing>
              <wp:anchor distT="0" distB="0" distL="114300" distR="114300" simplePos="0" relativeHeight="251696128" behindDoc="0" locked="0" layoutInCell="1" allowOverlap="1" wp14:anchorId="36F03C40" wp14:editId="1A7DD0E5">
                <wp:simplePos x="0" y="0"/>
                <wp:positionH relativeFrom="column">
                  <wp:posOffset>-635</wp:posOffset>
                </wp:positionH>
                <wp:positionV relativeFrom="paragraph">
                  <wp:posOffset>235585</wp:posOffset>
                </wp:positionV>
                <wp:extent cx="5972810" cy="4653280"/>
                <wp:effectExtent l="0" t="0" r="8890" b="0"/>
                <wp:wrapTopAndBottom/>
                <wp:docPr id="15" name="Group 15"/>
                <wp:cNvGraphicFramePr/>
                <a:graphic xmlns:a="http://schemas.openxmlformats.org/drawingml/2006/main">
                  <a:graphicData uri="http://schemas.microsoft.com/office/word/2010/wordprocessingGroup">
                    <wpg:wgp>
                      <wpg:cNvGrpSpPr/>
                      <wpg:grpSpPr>
                        <a:xfrm>
                          <a:off x="0" y="0"/>
                          <a:ext cx="5972810" cy="4653280"/>
                          <a:chOff x="0" y="0"/>
                          <a:chExt cx="5972810" cy="4653280"/>
                        </a:xfrm>
                      </wpg:grpSpPr>
                      <pic:pic xmlns:pic="http://schemas.openxmlformats.org/drawingml/2006/picture">
                        <pic:nvPicPr>
                          <pic:cNvPr id="14" name="Picture 14" descr="C:\Users\igrahek\Documents\Studies\SSVEP Reward - Soren &amp; Antonio\Experiment 1\SSVEP_reward\figures\Figure 1.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3359150"/>
                          </a:xfrm>
                          <a:prstGeom prst="rect">
                            <a:avLst/>
                          </a:prstGeom>
                          <a:noFill/>
                          <a:ln>
                            <a:noFill/>
                          </a:ln>
                        </pic:spPr>
                      </pic:pic>
                      <wps:wsp>
                        <wps:cNvPr id="10" name="Text Box 10"/>
                        <wps:cNvSpPr txBox="1"/>
                        <wps:spPr>
                          <a:xfrm>
                            <a:off x="0" y="3208020"/>
                            <a:ext cx="5972810" cy="1445260"/>
                          </a:xfrm>
                          <a:prstGeom prst="rect">
                            <a:avLst/>
                          </a:prstGeom>
                          <a:solidFill>
                            <a:prstClr val="white"/>
                          </a:solidFill>
                          <a:ln>
                            <a:noFill/>
                          </a:ln>
                        </wps:spPr>
                        <wps:txbx>
                          <w:txbxContent>
                            <w:p w14:paraId="7833832C" w14:textId="20ABB3D8" w:rsidR="00A82B7C" w:rsidRPr="00A3478C" w:rsidRDefault="00A82B7C" w:rsidP="00610E5E">
                              <w:pPr>
                                <w:spacing w:line="276" w:lineRule="auto"/>
                                <w:jc w:val="both"/>
                                <w:rPr>
                                  <w:b/>
                                  <w:sz w:val="20"/>
                                </w:rPr>
                              </w:pPr>
                              <w:r w:rsidRPr="00094925">
                                <w:rPr>
                                  <w:b/>
                                  <w:sz w:val="20"/>
                                </w:rPr>
                                <w:t xml:space="preserve">Figure 1. </w:t>
                              </w:r>
                              <w:r>
                                <w:rPr>
                                  <w:b/>
                                  <w:sz w:val="20"/>
                                </w:rPr>
                                <w:t xml:space="preserve">Predictions from the saliency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saliency of a stimulus independently from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6F03C40" id="Group 15" o:spid="_x0000_s1026" style="position:absolute;left:0;text-align:left;margin-left:-.05pt;margin-top:18.55pt;width:470.3pt;height:366.4pt;z-index:251696128;mso-height-relative:margin" coordsize="59728,46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A/9uDAwIAAAAEQf5f3Z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59728;height:33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">
                  <v:imagedata r:id="rId11" o:title="Figure 1"/>
                  <v:path arrowok="t"/>
                </v:shape>
                <v:shapetype id="_x0000_t202" coordsize="21600,21600" o:spt="202" path="m,l,21600r21600,l21600,xe">
                  <v:stroke joinstyle="miter"/>
                  <v:path gradientshapeok="t" o:connecttype="rect"/>
                </v:shapetype>
                <v:shape id="Text Box 10" o:spid="_x0000_s1028" type="#_x0000_t202" style="position:absolute;top:32080;width:59728;height:1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833832C" w14:textId="20ABB3D8" w:rsidR="00A82B7C" w:rsidRPr="00A3478C" w:rsidRDefault="00A82B7C" w:rsidP="00610E5E">
                        <w:pPr>
                          <w:spacing w:line="276" w:lineRule="auto"/>
                          <w:jc w:val="both"/>
                          <w:rPr>
                            <w:b/>
                            <w:sz w:val="20"/>
                          </w:rPr>
                        </w:pPr>
                        <w:r w:rsidRPr="00094925">
                          <w:rPr>
                            <w:b/>
                            <w:sz w:val="20"/>
                          </w:rPr>
                          <w:t xml:space="preserve">Figure 1. </w:t>
                        </w:r>
                        <w:r>
                          <w:rPr>
                            <w:b/>
                            <w:sz w:val="20"/>
                          </w:rPr>
                          <w:t xml:space="preserve">Predictions from the saliency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saliency of a stimulus independently from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v:textbox>
                </v:shape>
                <w10:wrap type="topAndBottom"/>
              </v:group>
            </w:pict>
          </mc:Fallback>
        </mc:AlternateContent>
      </w:r>
    </w:p>
    <w:p w14:paraId="4ABF3280" w14:textId="7B3BD65F" w:rsidR="00A3478C" w:rsidRDefault="002C4A6E" w:rsidP="00CA0030">
      <w:pPr>
        <w:pStyle w:val="Heading1"/>
        <w:spacing w:before="0" w:after="240"/>
      </w:pPr>
      <w:r>
        <w:rPr>
          <w:rStyle w:val="CommentReference"/>
          <w:rFonts w:eastAsiaTheme="minorHAnsi" w:cs="Times New Roman"/>
          <w:b w:val="0"/>
        </w:rPr>
        <w:commentReference w:id="1"/>
      </w:r>
    </w:p>
    <w:p w14:paraId="1046E374" w14:textId="0A129162" w:rsidR="008F7666" w:rsidRDefault="008F7666" w:rsidP="00CA0030">
      <w:pPr>
        <w:pStyle w:val="Heading1"/>
        <w:spacing w:before="0" w:after="240"/>
      </w:pPr>
    </w:p>
    <w:p w14:paraId="78FCD169" w14:textId="466D342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0AC42E46"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w:t>
      </w:r>
      <w:r w:rsidR="00C25DA5">
        <w:t xml:space="preserve"> </w:t>
      </w:r>
      <w:r w:rsidR="00C25DA5" w:rsidRPr="00C25DA5">
        <w:t>and one person was excluded due to noisy EEG data.</w:t>
      </w:r>
      <w:r w:rsidR="00E23355">
        <w:t xml:space="preserve"> Thus, th</w:t>
      </w:r>
      <w:r w:rsidR="00C25DA5">
        <w:t>e final data set consisted of 43</w:t>
      </w:r>
      <w:r w:rsidR="00E23355">
        <w:t xml:space="preserve"> </w:t>
      </w:r>
      <w:r w:rsidR="00477AFD">
        <w:t>participants (</w:t>
      </w:r>
      <w:r w:rsidR="00C25DA5">
        <w:t>39</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lastRenderedPageBreak/>
        <w:t xml:space="preserve">Stimuli </w:t>
      </w:r>
      <w:r w:rsidR="006449E2">
        <w:t>and task</w:t>
      </w:r>
    </w:p>
    <w:p w14:paraId="30A66630" w14:textId="40221E67"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C25DA5">
        <w:t>at</w:t>
      </w:r>
      <w:r w:rsidR="00595B7D" w:rsidRPr="000E6795">
        <w:t xml:space="preserve">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w:t>
      </w:r>
      <w:r w:rsidR="009B7F28">
        <w:t>ility in the attended and</w:t>
      </w:r>
      <w:r w:rsidR="00C27F47">
        <w:t xml:space="preserve"> unattended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F53F0F">
        <w:t>attended</w:t>
      </w:r>
      <w:r w:rsidR="00130340">
        <w:t xml:space="preserve">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r w:rsidR="00F53F0F">
        <w:t>unattended</w:t>
      </w:r>
      <w:r w:rsidR="00130340">
        <w:t xml:space="preserve"> RDK</w:t>
      </w:r>
      <w:r w:rsidR="00595B7D">
        <w:t>. Response</w:t>
      </w:r>
      <w:r w:rsidR="00130340">
        <w:t xml:space="preserve">s occurring between 200 ms and 1500 ms after coherent motion onset of the </w:t>
      </w:r>
      <w:r w:rsidR="00F53F0F">
        <w:t>attended or unattended</w:t>
      </w:r>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6C335CE3" w:rsidR="002749F6" w:rsidRDefault="008D6BE0" w:rsidP="00C079EA">
      <w:pPr>
        <w:spacing w:after="0" w:line="480" w:lineRule="auto"/>
        <w:ind w:firstLine="284"/>
        <w:jc w:val="both"/>
      </w:pPr>
      <w:r>
        <w:t>The experiment started with 4 practice blocks of 60 trials</w:t>
      </w:r>
      <w:r w:rsidR="00B252B7">
        <w:t xml:space="preserve"> in each block</w:t>
      </w:r>
      <w:r>
        <w:t>. After each block</w:t>
      </w:r>
      <w:r w:rsidR="00704050">
        <w:t>,</w:t>
      </w:r>
      <w:r>
        <w:t xml:space="preserve"> participants received feedback on their performance. After finishing the practice phase</w:t>
      </w:r>
      <w:r w:rsidR="00704050">
        <w:t>,</w:t>
      </w:r>
      <w:r>
        <w:t xml:space="preserve"> participants completed 12 blocks </w:t>
      </w:r>
      <w:r w:rsidR="00B252B7">
        <w:t xml:space="preserve">(each consisting out of </w:t>
      </w:r>
      <w:r w:rsidR="00F36DE7">
        <w:t>50 trials</w:t>
      </w:r>
      <w:r w:rsidR="00B252B7">
        <w:t>)</w:t>
      </w:r>
      <w:r w:rsidR="00F36DE7">
        <w:t xml:space="preserve"> </w:t>
      </w:r>
      <w:r>
        <w:t>divided into 3 phases</w:t>
      </w:r>
      <w:r w:rsidR="00DB4776">
        <w:t xml:space="preserve"> (</w:t>
      </w:r>
      <w:commentRangeStart w:id="2"/>
      <w:commentRangeStart w:id="3"/>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commentRangeEnd w:id="2"/>
      <w:r w:rsidR="00E63D13">
        <w:rPr>
          <w:rStyle w:val="CommentReference"/>
        </w:rPr>
        <w:commentReference w:id="2"/>
      </w:r>
      <w:commentRangeEnd w:id="3"/>
      <w:r w:rsidR="00323581">
        <w:rPr>
          <w:rStyle w:val="CommentReference"/>
        </w:rPr>
        <w:commentReference w:id="3"/>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w:t>
      </w:r>
      <w:r w:rsidR="001057D1">
        <w:lastRenderedPageBreak/>
        <w:t xml:space="preserve">the red color and 100 trials in which they were instructed to attend to the blue color. Out of those 100 trials, 40 trials contained no dot motion, </w:t>
      </w:r>
      <w:r w:rsidR="00B252B7">
        <w:t>while</w:t>
      </w:r>
      <w:r w:rsidR="001057D1">
        <w:t xml:space="preserve"> 60 trials contained</w:t>
      </w:r>
      <w:r w:rsidR="007A48DF">
        <w:t xml:space="preserve"> </w:t>
      </w:r>
      <w:r w:rsidR="001057D1">
        <w:t>one, two, or three dot motions (</w:t>
      </w:r>
      <w:r w:rsidR="00B252B7">
        <w:t>20 of each</w:t>
      </w:r>
      <w:r w:rsidR="001057D1">
        <w:t xml:space="preserve">).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r w:rsidR="00B252B7">
        <w:t xml:space="preserve">motion </w:t>
      </w:r>
      <w:r w:rsidR="00A37165">
        <w:t>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 xml:space="preserve">blocks, participants </w:t>
      </w:r>
      <w:r w:rsidR="00B252B7">
        <w:t>received</w:t>
      </w:r>
      <w:r w:rsidR="002749F6">
        <w:t xml:space="preserve"> feedback </w:t>
      </w:r>
      <w:r w:rsidR="00B252B7">
        <w:t>regarding</w:t>
      </w:r>
      <w:r w:rsidR="002749F6">
        <w:t xml:space="preserve"> both their performance and the amount of </w:t>
      </w:r>
      <w:r w:rsidR="00B252B7">
        <w:t>reward</w:t>
      </w:r>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r w:rsidR="00B252B7">
        <w:t>entire</w:t>
      </w:r>
      <w:r w:rsidR="002749F6">
        <w:t xml:space="preserve"> task lasted for </w:t>
      </w:r>
      <w:r w:rsidR="002749F6" w:rsidRPr="00FC3F13">
        <w:t>approximately 50 minutes</w:t>
      </w:r>
      <w:r w:rsidR="002749F6">
        <w:t xml:space="preserve">, </w:t>
      </w:r>
      <w:r w:rsidR="00EA6799">
        <w:t>including</w:t>
      </w:r>
      <w:r w:rsidR="00B252B7">
        <w:t xml:space="preserve"> </w:t>
      </w:r>
      <w:r w:rsidR="00EA6799">
        <w:t>short</w:t>
      </w:r>
      <w:r w:rsidR="002749F6">
        <w:t xml:space="preserve"> break</w:t>
      </w:r>
      <w:r w:rsidR="00B252B7">
        <w:t>s</w:t>
      </w:r>
      <w:r w:rsidR="002749F6">
        <w:t xml:space="preserve">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AA6D1F">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 xml:space="preserve">This experiment was realized using Cogent 2000 developed by the Cogent 2000 team at the FIL and the ICN and Cogent Graphics developed by John </w:t>
      </w:r>
      <w:proofErr w:type="spellStart"/>
      <w:r w:rsidR="002749F6" w:rsidRPr="00695F22">
        <w:t>Romaya</w:t>
      </w:r>
      <w:proofErr w:type="spellEnd"/>
      <w:r w:rsidR="002749F6" w:rsidRPr="00695F22">
        <w:t xml:space="preserve"> at the LON at the </w:t>
      </w:r>
      <w:proofErr w:type="spellStart"/>
      <w:r w:rsidR="002749F6" w:rsidRPr="00695F22">
        <w:t>Wellcome</w:t>
      </w:r>
      <w:proofErr w:type="spellEnd"/>
      <w:r w:rsidR="002749F6" w:rsidRPr="00695F22">
        <w:t xml:space="preserv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66432" behindDoc="0" locked="0" layoutInCell="1" allowOverlap="1" wp14:anchorId="05A07424" wp14:editId="67C3927E">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493AD4A1" w:rsidR="00A82B7C" w:rsidRPr="00094925" w:rsidRDefault="00A82B7C"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9" style="position:absolute;left:0;text-align:left;margin-left:7.05pt;margin-top:15.65pt;width:470.3pt;height:309.75pt;z-index:25166643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">
                <v:shape id="Picture 1" o:spid="_x0000_s1030"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3" o:title=""/>
                  <v:path arrowok="t"/>
                </v:shape>
                <v:shape id="Text Box 23" o:spid="_x0000_s1031"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493AD4A1" w:rsidR="00A82B7C" w:rsidRPr="00094925" w:rsidRDefault="00A82B7C"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xml:space="preserve">, Inc., The Netherlands) at a sampling rate of 512 Hz.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00E88CF4"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D95647">
        <w:rPr>
          <w:szCs w:val="24"/>
        </w:rPr>
        <w:t xml:space="preserve"> Subsequently, automated routines were used to reject all trials with b</w:t>
      </w:r>
      <w:r w:rsidR="000279E5" w:rsidRPr="000279E5">
        <w:rPr>
          <w:szCs w:val="24"/>
          <w:highlight w:val="yellow"/>
        </w:rPr>
        <w:t xml:space="preserve">links </w:t>
      </w:r>
      <w:r w:rsidR="00D95647">
        <w:rPr>
          <w:szCs w:val="24"/>
          <w:highlight w:val="yellow"/>
        </w:rPr>
        <w:t>or</w:t>
      </w:r>
      <w:r w:rsidR="00D95647" w:rsidRPr="000279E5">
        <w:rPr>
          <w:szCs w:val="24"/>
          <w:highlight w:val="yellow"/>
        </w:rPr>
        <w:t xml:space="preserve"> </w:t>
      </w:r>
      <w:r w:rsidR="000279E5" w:rsidRPr="000279E5">
        <w:rPr>
          <w:szCs w:val="24"/>
          <w:highlight w:val="yellow"/>
        </w:rPr>
        <w:t xml:space="preserve">horizontal eye-movements </w:t>
      </w:r>
      <w:r w:rsidR="00D95647">
        <w:rPr>
          <w:szCs w:val="24"/>
          <w:highlight w:val="yellow"/>
        </w:rPr>
        <w:t>exceeding @XYZ microvolt</w:t>
      </w:r>
      <w:r w:rsidR="000279E5" w:rsidRPr="000279E5">
        <w:rPr>
          <w:szCs w:val="24"/>
          <w:highlight w:val="yellow"/>
        </w:rPr>
        <w:t xml:space="preserve">. </w:t>
      </w:r>
      <w:commentRangeStart w:id="4"/>
      <w:commentRangeStart w:id="5"/>
      <w:commentRangeStart w:id="6"/>
      <w:commentRangeStart w:id="7"/>
      <w:del w:id="8" w:author="Ivan Grahek" w:date="2019-08-10T11:41:00Z">
        <w:r w:rsidR="00D8304B" w:rsidRPr="000279E5" w:rsidDel="004864F0">
          <w:rPr>
            <w:szCs w:val="24"/>
            <w:highlight w:val="yellow"/>
          </w:rPr>
          <w:delText xml:space="preserve">All remaining </w:delText>
        </w:r>
        <w:r w:rsidR="00060360" w:rsidRPr="000279E5" w:rsidDel="004864F0">
          <w:rPr>
            <w:szCs w:val="24"/>
            <w:highlight w:val="yellow"/>
          </w:rPr>
          <w:delText>epochs were scanned with</w:delText>
        </w:r>
        <w:r w:rsidR="00054E36" w:rsidRPr="000279E5" w:rsidDel="004864F0">
          <w:rPr>
            <w:szCs w:val="24"/>
            <w:highlight w:val="yellow"/>
          </w:rPr>
          <w:delText xml:space="preserve"> </w:delText>
        </w:r>
        <w:r w:rsidR="00D8304B" w:rsidRPr="000279E5" w:rsidDel="004864F0">
          <w:rPr>
            <w:szCs w:val="24"/>
            <w:highlight w:val="yellow"/>
          </w:rPr>
          <w:delText>SCADS</w:delText>
        </w:r>
        <w:r w:rsidR="00060360" w:rsidRPr="000279E5" w:rsidDel="004864F0">
          <w:rPr>
            <w:szCs w:val="24"/>
            <w:highlight w:val="yellow"/>
          </w:rPr>
          <w:delText xml:space="preserve"> </w:delText>
        </w:r>
        <w:r w:rsidR="00244D58" w:rsidRPr="000279E5" w:rsidDel="004864F0">
          <w:rPr>
            <w:szCs w:val="24"/>
            <w:highlight w:val="yellow"/>
          </w:rPr>
          <w:fldChar w:fldCharType="begin" w:fldLock="1"/>
        </w:r>
        <w:r w:rsidR="004B04C5" w:rsidRPr="000279E5" w:rsidDel="004864F0">
          <w:rPr>
            <w:szCs w:val="24"/>
            <w:highlight w:val="yellow"/>
          </w:rPr>
          <w:del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delInstrText>
        </w:r>
        <w:r w:rsidR="00244D58" w:rsidRPr="000279E5" w:rsidDel="004864F0">
          <w:rPr>
            <w:szCs w:val="24"/>
            <w:highlight w:val="yellow"/>
          </w:rPr>
          <w:fldChar w:fldCharType="separate"/>
        </w:r>
        <w:r w:rsidR="00244D58" w:rsidRPr="000279E5" w:rsidDel="004864F0">
          <w:rPr>
            <w:noProof/>
            <w:szCs w:val="24"/>
            <w:highlight w:val="yellow"/>
          </w:rPr>
          <w:delText>(Junghöfer, Elbert, Tucker, &amp; Rockstroh, 2000)</w:delText>
        </w:r>
        <w:r w:rsidR="00244D58" w:rsidRPr="000279E5" w:rsidDel="004864F0">
          <w:rPr>
            <w:szCs w:val="24"/>
            <w:highlight w:val="yellow"/>
          </w:rPr>
          <w:fldChar w:fldCharType="end"/>
        </w:r>
        <w:r w:rsidR="00244D58" w:rsidRPr="000279E5" w:rsidDel="004864F0">
          <w:rPr>
            <w:szCs w:val="24"/>
            <w:highlight w:val="yellow"/>
          </w:rPr>
          <w:delText xml:space="preserve"> </w:delText>
        </w:r>
        <w:r w:rsidR="00060360" w:rsidRPr="000279E5" w:rsidDel="004864F0">
          <w:rPr>
            <w:szCs w:val="24"/>
            <w:highlight w:val="yellow"/>
          </w:rPr>
          <w:delText xml:space="preserve">and rejected when flagged as </w:delText>
        </w:r>
        <w:r w:rsidR="00A16807" w:rsidRPr="000279E5" w:rsidDel="004864F0">
          <w:rPr>
            <w:szCs w:val="24"/>
            <w:highlight w:val="yellow"/>
          </w:rPr>
          <w:delText xml:space="preserve">containing residual </w:delText>
        </w:r>
        <w:r w:rsidR="0091756E" w:rsidRPr="000279E5" w:rsidDel="004864F0">
          <w:rPr>
            <w:szCs w:val="24"/>
            <w:highlight w:val="yellow"/>
          </w:rPr>
          <w:delText>artifacts</w:delText>
        </w:r>
        <w:r w:rsidR="00054E36" w:rsidRPr="000279E5" w:rsidDel="004864F0">
          <w:rPr>
            <w:szCs w:val="24"/>
            <w:highlight w:val="yellow"/>
          </w:rPr>
          <w:delText>.</w:delText>
        </w:r>
        <w:commentRangeEnd w:id="4"/>
        <w:r w:rsidR="003E30CF" w:rsidRPr="000279E5" w:rsidDel="004864F0">
          <w:rPr>
            <w:rStyle w:val="CommentReference"/>
            <w:highlight w:val="yellow"/>
          </w:rPr>
          <w:commentReference w:id="4"/>
        </w:r>
        <w:commentRangeEnd w:id="5"/>
        <w:r w:rsidR="000279E5" w:rsidRPr="000279E5" w:rsidDel="004864F0">
          <w:rPr>
            <w:rStyle w:val="CommentReference"/>
            <w:highlight w:val="yellow"/>
          </w:rPr>
          <w:commentReference w:id="5"/>
        </w:r>
      </w:del>
      <w:commentRangeEnd w:id="6"/>
      <w:r w:rsidR="00D95647">
        <w:rPr>
          <w:rStyle w:val="CommentReference"/>
        </w:rPr>
        <w:commentReference w:id="6"/>
      </w:r>
      <w:commentRangeEnd w:id="7"/>
      <w:r w:rsidR="00CE5155">
        <w:rPr>
          <w:rStyle w:val="CommentReference"/>
        </w:rPr>
        <w:commentReference w:id="7"/>
      </w:r>
      <w:r w:rsidR="00054E36">
        <w:rPr>
          <w:szCs w:val="24"/>
        </w:rPr>
        <w:t>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averages: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1F028DE" w:rsidR="00F6194D" w:rsidRDefault="00C46808" w:rsidP="00F6194D">
      <w:pPr>
        <w:spacing w:line="480" w:lineRule="auto"/>
        <w:ind w:firstLine="280"/>
        <w:jc w:val="both"/>
        <w:rPr>
          <w:rFonts w:eastAsia="Times New Roman"/>
          <w:szCs w:val="24"/>
        </w:rPr>
      </w:pPr>
      <w:r w:rsidRPr="00D92BFE">
        <w:rPr>
          <w:rFonts w:eastAsia="Times New Roman"/>
          <w:szCs w:val="24"/>
        </w:rPr>
        <w:t>After removing linear trends,</w:t>
      </w:r>
      <w:r>
        <w:rPr>
          <w:rFonts w:eastAsia="Times New Roman"/>
          <w:szCs w:val="24"/>
        </w:rPr>
        <w:t xml:space="preserve"> SSVEP amplitudes were computed as the absolute of the complex Fourier coefficients of the</w:t>
      </w:r>
      <w:r w:rsidR="000202DB">
        <w:rPr>
          <w:rFonts w:eastAsia="Times New Roman"/>
          <w:szCs w:val="24"/>
        </w:rPr>
        <w:t xml:space="preserve"> trial averaged</w:t>
      </w:r>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 xml:space="preserve">. </w:t>
      </w:r>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w:t>
      </w:r>
      <w:proofErr w:type="spellStart"/>
      <w:r w:rsidR="00F6194D" w:rsidRPr="00D92BFE">
        <w:rPr>
          <w:rFonts w:eastAsia="Times New Roman"/>
          <w:szCs w:val="24"/>
        </w:rPr>
        <w:t>isocontour</w:t>
      </w:r>
      <w:proofErr w:type="spellEnd"/>
      <w:r w:rsidR="00F6194D" w:rsidRPr="00D92BFE">
        <w:rPr>
          <w:rFonts w:eastAsia="Times New Roman"/>
          <w:szCs w:val="24"/>
        </w:rPr>
        <w:t xml:space="preserve"> voltage maps based on grand-averaged data collapsed across all conditions.</w:t>
      </w:r>
      <w:r w:rsidR="000202DB">
        <w:rPr>
          <w:rFonts w:eastAsia="Times New Roman"/>
          <w:szCs w:val="24"/>
        </w:rPr>
        <w:t xml:space="preserve"> Based on this, a cluster </w:t>
      </w:r>
      <w:r w:rsidR="000202DB">
        <w:rPr>
          <w:rFonts w:eastAsia="Times New Roman"/>
          <w:szCs w:val="24"/>
        </w:rPr>
        <w:lastRenderedPageBreak/>
        <w:t xml:space="preserve">consisting of the four electrodes Oz, O2, </w:t>
      </w:r>
      <w:proofErr w:type="spellStart"/>
      <w:r w:rsidR="000202DB">
        <w:rPr>
          <w:rFonts w:eastAsia="Times New Roman"/>
          <w:szCs w:val="24"/>
        </w:rPr>
        <w:t>POz</w:t>
      </w:r>
      <w:proofErr w:type="spellEnd"/>
      <w:r w:rsidR="000202DB">
        <w:rPr>
          <w:rFonts w:eastAsia="Times New Roman"/>
          <w:szCs w:val="24"/>
        </w:rPr>
        <w:t xml:space="preserve">, and </w:t>
      </w:r>
      <w:proofErr w:type="spellStart"/>
      <w:r w:rsidR="000202DB">
        <w:rPr>
          <w:rFonts w:eastAsia="Times New Roman"/>
          <w:szCs w:val="24"/>
        </w:rPr>
        <w:t>Iz</w:t>
      </w:r>
      <w:proofErr w:type="spellEnd"/>
      <w:r w:rsidR="000202DB">
        <w:rPr>
          <w:rFonts w:eastAsia="Times New Roman"/>
          <w:szCs w:val="24"/>
        </w:rPr>
        <w:t xml:space="preserve"> was chosen for further analysis.</w:t>
      </w:r>
      <w:r>
        <w:rPr>
          <w:rFonts w:eastAsia="Times New Roman"/>
          <w:szCs w:val="24"/>
        </w:rPr>
        <w:t xml:space="preserve"> </w:t>
      </w:r>
      <w:r w:rsidR="00F6194D">
        <w:rPr>
          <w:rFonts w:eastAsia="Times New Roman"/>
          <w:szCs w:val="24"/>
        </w:rPr>
        <w:t xml:space="preserve">The </w:t>
      </w:r>
      <w:r w:rsidR="000202DB">
        <w:rPr>
          <w:rFonts w:eastAsia="Times New Roman"/>
          <w:szCs w:val="24"/>
        </w:rPr>
        <w:t xml:space="preserve">SSVEP </w:t>
      </w:r>
      <w:r w:rsidR="00F6194D">
        <w:rPr>
          <w:rFonts w:eastAsia="Times New Roman"/>
          <w:szCs w:val="24"/>
        </w:rPr>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22C041EE"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412DE2">
        <w:t xml:space="preserve">observer </w:t>
      </w:r>
      <w:r w:rsidR="00CA119C">
        <w:t>sensitivity (</w:t>
      </w:r>
      <w:r w:rsidR="00BA5161">
        <w:t>d</w:t>
      </w:r>
      <w:r w:rsidR="00412DE2">
        <w:t>′, i.e. participants’ ability to distinguish between target and distractor coherent motion</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r w:rsidR="00412DE2">
        <w:t>′</w:t>
      </w:r>
      <w:r w:rsidR="003D0BFA">
        <w:rPr>
          <w:rFonts w:eastAsia="Times New Roman"/>
          <w:szCs w:val="24"/>
        </w:rPr>
        <w:t>) were analyzed. Sensitivity index d</w:t>
      </w:r>
      <w:r w:rsidR="00412DE2">
        <w:t>′</w:t>
      </w:r>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3B84A99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lastRenderedPageBreak/>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418E286B" w:rsidR="00476F36" w:rsidRDefault="00476F36" w:rsidP="00476F36">
      <w:pPr>
        <w:spacing w:line="480" w:lineRule="auto"/>
        <w:ind w:firstLine="284"/>
        <w:jc w:val="both"/>
      </w:pPr>
      <w:r>
        <w:t>We fitted three models to predict sensitivity (</w:t>
      </w:r>
      <w:r w:rsidR="00BA5161">
        <w:t>d</w:t>
      </w:r>
      <w:r w:rsidR="00412DE2">
        <w:t>′</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w:t>
      </w:r>
      <w:r>
        <w:lastRenderedPageBreak/>
        <w:t xml:space="preserve">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w:t>
      </w:r>
      <w:r w:rsidR="00F8481D">
        <w:t>standard deviation</w:t>
      </w:r>
      <w:r>
        <w:t xml:space="preserve"> of 200). The models with slopes also included</w:t>
      </w:r>
      <w:r w:rsidR="004141EF">
        <w:t xml:space="preserve"> a Gaussian distribution as prior </w:t>
      </w:r>
      <w:r>
        <w:t>for the slopes (for sensitivity: centered at 0 with a standard deviation of 2; for reaction times: centered at 0 with a standard deviation of 200). The</w:t>
      </w:r>
      <w:r w:rsidR="003D4077">
        <w:t xml:space="preserve"> means for the priors for the intercepts were selected based on the previous study with the same task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The standard deviations of all of the prior distributions were chosen so that the distributions are very wide and thus only weakly informative.</w:t>
      </w:r>
      <w:r>
        <w:t xml:space="preserve"> Note that there are two additional models that, although possible to fit, are not plausible in the context of our experiment. Specifically, the model </w:t>
      </w:r>
      <w:r w:rsidR="00B252B7">
        <w:t>including</w:t>
      </w:r>
      <w:r>
        <w:t xml:space="preserve">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1196B002" w:rsidR="00476F36" w:rsidRPr="007B463E" w:rsidRDefault="00476F36" w:rsidP="00476F36">
      <w:pPr>
        <w:spacing w:line="480" w:lineRule="auto"/>
        <w:ind w:firstLine="284"/>
        <w:jc w:val="both"/>
        <w:rPr>
          <w:b/>
          <w:sz w:val="20"/>
        </w:rPr>
      </w:pPr>
      <w:r>
        <w:lastRenderedPageBreak/>
        <w:t xml:space="preserve">We fitted seven models to predict the trial-averaged </w:t>
      </w:r>
      <w:r>
        <w:rPr>
          <w:rFonts w:eastAsia="Times New Roman"/>
          <w:szCs w:val="24"/>
        </w:rPr>
        <w:t>SS</w:t>
      </w:r>
      <w:r w:rsidRPr="00D92BFE">
        <w:rPr>
          <w:rFonts w:eastAsia="Times New Roman"/>
          <w:szCs w:val="24"/>
        </w:rPr>
        <w:t xml:space="preserve">VEP </w:t>
      </w:r>
      <w:r>
        <w:t xml:space="preserve">amplitudes (in </w:t>
      </w:r>
      <w:proofErr w:type="spellStart"/>
      <w:r>
        <w:t>a.u</w:t>
      </w:r>
      <w:proofErr w:type="spellEnd"/>
      <w:r>
        <w:t>.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sidR="002F3B06">
        <w:rPr>
          <w:i/>
        </w:rPr>
        <w:t>Reward probability</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w:t>
      </w:r>
      <w:r w:rsidR="00847A08">
        <w:t>1</w:t>
      </w:r>
      <w:r>
        <w:t>).</w:t>
      </w:r>
      <w:r w:rsidR="003D4077">
        <w:t xml:space="preserve"> The mean across both attended and unattended conditions is approximately 1 in this paradigm</w:t>
      </w:r>
      <w:r>
        <w:t xml:space="preserve">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xml:space="preserve">, while the normalized amplitudes </w:t>
      </w:r>
      <w:r w:rsidR="00847A08">
        <w:t xml:space="preserve">are in the 0-2 range (the normalized amplitude of 2 for the attended stimulus would equal the physical removal of the unattended stimulus) which is why we opted for the standard deviation of 1 for the prior distributions. </w:t>
      </w:r>
      <w:r>
        <w:t xml:space="preserve">In addition, the models with slopes included a Gaussian distribution as the prior for the slopes (centered at 0 with a standard deviation of </w:t>
      </w:r>
      <w:r w:rsidR="00847A08">
        <w:t>1</w:t>
      </w:r>
      <w:r>
        <w:t>). As was the case for the behavioral data, several models were not fitted because they were not plausible in the context of our experiment (e.g., models that include both reward phase and probability, but not their interaction</w:t>
      </w:r>
      <w:r w:rsidR="00412DE2">
        <w:t>, are implausible because reward probability cannot affect the baseline phase</w:t>
      </w:r>
      <w:r>
        <w:t>).</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7AFA307F"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r w:rsidR="00412DE2">
        <w:t>′</w:t>
      </w:r>
    </w:p>
    <w:p w14:paraId="2E9CB975" w14:textId="77777777" w:rsidR="00781FC8" w:rsidRPr="00781FC8" w:rsidRDefault="00781FC8" w:rsidP="00781FC8"/>
    <w:p w14:paraId="3C6DA101" w14:textId="21BAE7D4"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B7109B">
        <w:t>0.14; 95% HDI [0.01, 0.27</w:t>
      </w:r>
      <w:r w:rsidR="003B33DC">
        <w:t xml:space="preserve">]; ER = </w:t>
      </w:r>
      <w:r w:rsidR="00B7109B">
        <w:t>57.82</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E6483F">
        <w:t>3.10</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E6483F">
        <w:t>0.10; 95% HDI [-0.08, 0.27</w:t>
      </w:r>
      <w:r w:rsidR="00792843">
        <w:t xml:space="preserve">]; ER = </w:t>
      </w:r>
      <w:r w:rsidR="00E6483F">
        <w:t>6.25</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E6483F">
        <w:t>1.09</w:t>
      </w:r>
      <w:r w:rsidR="00575829">
        <w:t xml:space="preserve">), </w:t>
      </w:r>
      <w:r w:rsidR="00584547">
        <w:t xml:space="preserve">and </w:t>
      </w:r>
      <w:r w:rsidR="004864F0">
        <w:t xml:space="preserve">a </w:t>
      </w:r>
      <w:r w:rsidR="00E6483F">
        <w:t>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E6483F">
        <w:t>0.08</w:t>
      </w:r>
      <w:r w:rsidR="00575829">
        <w:t>; 95% HDI</w:t>
      </w:r>
      <w:r w:rsidR="00C36A08">
        <w:t xml:space="preserve"> </w:t>
      </w:r>
      <w:r w:rsidR="00E6483F">
        <w:t>[-0.20, 0.05</w:t>
      </w:r>
      <w:r w:rsidR="00575829">
        <w:t>]</w:t>
      </w:r>
      <w:r w:rsidR="00B71FD2">
        <w:t xml:space="preserve">; ER = </w:t>
      </w:r>
      <w:r w:rsidR="00E6483F">
        <w:t>8.52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p w14:paraId="6F0FD109" w14:textId="06EE3D52" w:rsidR="00115A26" w:rsidRDefault="00115A26" w:rsidP="00575829">
      <w:pPr>
        <w:spacing w:line="480" w:lineRule="auto"/>
        <w:ind w:firstLine="284"/>
        <w:jc w:val="both"/>
      </w:pPr>
    </w:p>
    <w:p w14:paraId="7CB31747" w14:textId="78CC2FE6" w:rsidR="00115A26" w:rsidRDefault="00115A26" w:rsidP="00575829">
      <w:pPr>
        <w:spacing w:line="480" w:lineRule="auto"/>
        <w:ind w:firstLine="284"/>
        <w:jc w:val="both"/>
      </w:pPr>
    </w:p>
    <w:p w14:paraId="4C568F7A" w14:textId="2AC34D6B" w:rsidR="00115A26" w:rsidRDefault="00115A26" w:rsidP="00575829">
      <w:pPr>
        <w:spacing w:line="480" w:lineRule="auto"/>
        <w:ind w:firstLine="284"/>
        <w:jc w:val="both"/>
      </w:pPr>
    </w:p>
    <w:p w14:paraId="217DDB7D" w14:textId="2E9F86FA" w:rsidR="00115A26" w:rsidRDefault="00115A26" w:rsidP="00575829">
      <w:pPr>
        <w:spacing w:line="480" w:lineRule="auto"/>
        <w:ind w:firstLine="284"/>
        <w:jc w:val="both"/>
      </w:pPr>
    </w:p>
    <w:p w14:paraId="5BA3D01E" w14:textId="02150A78" w:rsidR="00115A26" w:rsidRDefault="00115A26" w:rsidP="00575829">
      <w:pPr>
        <w:spacing w:line="480" w:lineRule="auto"/>
        <w:ind w:firstLine="284"/>
        <w:jc w:val="both"/>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lastRenderedPageBreak/>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77128E30" w:rsidR="00F21309" w:rsidRDefault="00115A26" w:rsidP="00115A26">
            <w:r w:rsidRPr="00115A26">
              <w:t>533.3</w:t>
            </w:r>
            <w:r>
              <w:t xml:space="preserve"> </w:t>
            </w:r>
            <w:r w:rsidR="00F21309">
              <w:t>(</w:t>
            </w:r>
            <w:r>
              <w:t>26.5</w:t>
            </w:r>
            <w:r w:rsidR="00F21309">
              <w:t>)</w:t>
            </w:r>
          </w:p>
        </w:tc>
        <w:tc>
          <w:tcPr>
            <w:tcW w:w="262" w:type="dxa"/>
            <w:vAlign w:val="center"/>
          </w:tcPr>
          <w:p w14:paraId="56A348BD" w14:textId="74DD500E" w:rsidR="00F21309" w:rsidRDefault="00F21309" w:rsidP="00C11E13"/>
        </w:tc>
        <w:tc>
          <w:tcPr>
            <w:tcW w:w="1984" w:type="dxa"/>
            <w:vAlign w:val="center"/>
          </w:tcPr>
          <w:p w14:paraId="512A6283" w14:textId="6CFAA4B6" w:rsidR="00F21309" w:rsidRDefault="00115A26" w:rsidP="00C11E13">
            <w:r>
              <w:t>0.27 (0.05</w:t>
            </w:r>
            <w:r w:rsidR="00651687">
              <w:t>)</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325ED2D3" w:rsidR="00F21309" w:rsidRDefault="00115A26" w:rsidP="00C11E13">
            <w:r>
              <w:t>541.0</w:t>
            </w:r>
            <w:r w:rsidR="00F21309">
              <w:t xml:space="preserve"> (</w:t>
            </w:r>
            <w:r>
              <w:t>26.5</w:t>
            </w:r>
            <w:r w:rsidR="00F21309">
              <w:t>)</w:t>
            </w:r>
          </w:p>
        </w:tc>
        <w:tc>
          <w:tcPr>
            <w:tcW w:w="262" w:type="dxa"/>
            <w:vAlign w:val="center"/>
          </w:tcPr>
          <w:p w14:paraId="694D0F02" w14:textId="69552910" w:rsidR="00F21309" w:rsidRDefault="00F21309" w:rsidP="00C11E13"/>
        </w:tc>
        <w:tc>
          <w:tcPr>
            <w:tcW w:w="1984" w:type="dxa"/>
            <w:vAlign w:val="center"/>
          </w:tcPr>
          <w:p w14:paraId="4C45A5A1" w14:textId="634FA3A3" w:rsidR="00F21309" w:rsidRDefault="00115A26" w:rsidP="00C11E13">
            <w:r>
              <w:t>0.27</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62E9E0A4" w:rsidR="00F21309" w:rsidRDefault="00705D83" w:rsidP="009F0D61">
            <w:r>
              <w:t>Reward phase *</w:t>
            </w:r>
            <w:r w:rsidR="00FE683F">
              <w:t xml:space="preserve"> </w:t>
            </w:r>
            <w:r w:rsidR="009F0D61">
              <w:t>Reward probability</w:t>
            </w:r>
          </w:p>
        </w:tc>
        <w:tc>
          <w:tcPr>
            <w:tcW w:w="2079" w:type="dxa"/>
            <w:tcBorders>
              <w:bottom w:val="single" w:sz="4" w:space="0" w:color="auto"/>
            </w:tcBorders>
            <w:vAlign w:val="center"/>
          </w:tcPr>
          <w:p w14:paraId="2503F414" w14:textId="0A34BB21" w:rsidR="00F21309" w:rsidRDefault="00115A26" w:rsidP="00C11E13">
            <w:r>
              <w:t>202.</w:t>
            </w:r>
            <w:r w:rsidR="005E0EA0">
              <w:t>7</w:t>
            </w:r>
            <w:r w:rsidR="00F21309">
              <w:t xml:space="preserve"> (</w:t>
            </w:r>
            <w:r>
              <w:t>19.1</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831A20C" w:rsidR="00F21309" w:rsidRDefault="00115A26" w:rsidP="00C11E13">
            <w:r>
              <w:t>0.84 (0.01</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10C182F" w:rsidR="00876BCA" w:rsidRDefault="00683829" w:rsidP="00C11E13">
            <w:r>
              <w:t>2,500.2</w:t>
            </w:r>
            <w:r w:rsidR="00876BCA" w:rsidRPr="00534F07">
              <w:t xml:space="preserve"> </w:t>
            </w:r>
            <w:r w:rsidR="00876BCA">
              <w:t>(</w:t>
            </w:r>
            <w:r>
              <w:t>31.6</w:t>
            </w:r>
            <w:r w:rsidR="00876BCA">
              <w:t>)</w:t>
            </w:r>
          </w:p>
        </w:tc>
        <w:tc>
          <w:tcPr>
            <w:tcW w:w="262" w:type="dxa"/>
            <w:vAlign w:val="center"/>
          </w:tcPr>
          <w:p w14:paraId="372FC307" w14:textId="7490FABD" w:rsidR="00876BCA" w:rsidRDefault="00876BCA" w:rsidP="00C11E13"/>
        </w:tc>
        <w:tc>
          <w:tcPr>
            <w:tcW w:w="1984" w:type="dxa"/>
            <w:vAlign w:val="center"/>
          </w:tcPr>
          <w:p w14:paraId="3E59B7B0" w14:textId="312BCF42" w:rsidR="00876BCA" w:rsidRDefault="00683829" w:rsidP="00C11E13">
            <w:r>
              <w:t>0.50</w:t>
            </w:r>
            <w:r w:rsidR="00876BCA" w:rsidRPr="00C21D51">
              <w:t xml:space="preserve"> </w:t>
            </w:r>
            <w:r>
              <w:t>(0.04</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5674CDB2" w:rsidR="00876BCA" w:rsidRDefault="00876BCA" w:rsidP="00C11E13">
            <w:r w:rsidRPr="00C21D51">
              <w:t>2</w:t>
            </w:r>
            <w:r w:rsidR="00FE683F">
              <w:t>,</w:t>
            </w:r>
            <w:r w:rsidR="00683829">
              <w:t>483.0</w:t>
            </w:r>
            <w:r w:rsidRPr="00C21D51">
              <w:t xml:space="preserve"> </w:t>
            </w:r>
            <w:r>
              <w:t>(</w:t>
            </w:r>
            <w:r w:rsidR="00683829">
              <w:t>35.3</w:t>
            </w:r>
            <w:r>
              <w:t>)</w:t>
            </w:r>
          </w:p>
        </w:tc>
        <w:tc>
          <w:tcPr>
            <w:tcW w:w="262" w:type="dxa"/>
            <w:vAlign w:val="center"/>
          </w:tcPr>
          <w:p w14:paraId="1EBA8610" w14:textId="78F00C22" w:rsidR="00876BCA" w:rsidRDefault="00876BCA" w:rsidP="00C11E13"/>
        </w:tc>
        <w:tc>
          <w:tcPr>
            <w:tcW w:w="1984" w:type="dxa"/>
            <w:vAlign w:val="center"/>
          </w:tcPr>
          <w:p w14:paraId="74B5D6DF" w14:textId="591BF5F1" w:rsidR="00876BCA" w:rsidRDefault="00683829" w:rsidP="00C11E13">
            <w:r>
              <w:t>0.56</w:t>
            </w:r>
            <w:r w:rsidR="00876BCA" w:rsidRPr="00C21D51">
              <w:t xml:space="preserve"> </w:t>
            </w:r>
            <w:r w:rsidR="00876BCA">
              <w:t>(</w:t>
            </w:r>
            <w:r>
              <w:t>0.04</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34C07420" w:rsidR="00876BCA" w:rsidRDefault="00705D83" w:rsidP="004A31AE">
            <w:r>
              <w:t>Reward phase *</w:t>
            </w:r>
            <w:r w:rsidR="00FE683F">
              <w:t xml:space="preserve"> </w:t>
            </w:r>
            <w:r w:rsidR="009F0D61">
              <w:t xml:space="preserve"> Reward probability</w:t>
            </w:r>
          </w:p>
        </w:tc>
        <w:tc>
          <w:tcPr>
            <w:tcW w:w="2079" w:type="dxa"/>
            <w:tcBorders>
              <w:bottom w:val="single" w:sz="4" w:space="0" w:color="auto"/>
            </w:tcBorders>
            <w:vAlign w:val="center"/>
          </w:tcPr>
          <w:p w14:paraId="189A6D72" w14:textId="008CF6E3" w:rsidR="00876BCA" w:rsidRDefault="00876BCA" w:rsidP="00C11E13">
            <w:r w:rsidRPr="00C21D51">
              <w:t>2</w:t>
            </w:r>
            <w:r w:rsidR="00FE683F">
              <w:t>,</w:t>
            </w:r>
            <w:r w:rsidR="00683829">
              <w:t>322.5</w:t>
            </w:r>
            <w:r w:rsidRPr="00C21D51">
              <w:t xml:space="preserve"> </w:t>
            </w:r>
            <w:r>
              <w:t>(</w:t>
            </w:r>
            <w:r w:rsidR="00683829">
              <w:t>30.0</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3D141227" w:rsidR="00876BCA" w:rsidRDefault="00683829" w:rsidP="00C11E13">
            <w:r>
              <w:t>0.82</w:t>
            </w:r>
            <w:r w:rsidR="00876BCA" w:rsidRPr="00C21D51">
              <w:t xml:space="preserve"> </w:t>
            </w:r>
            <w:r w:rsidR="007E786F">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03657">
        <w:trPr>
          <w:trHeight w:val="646"/>
        </w:trPr>
        <w:tc>
          <w:tcPr>
            <w:tcW w:w="9639"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03657">
        <w:trPr>
          <w:trHeight w:val="646"/>
        </w:trPr>
        <w:tc>
          <w:tcPr>
            <w:tcW w:w="2028" w:type="dxa"/>
            <w:tcBorders>
              <w:top w:val="single" w:sz="4" w:space="0" w:color="auto"/>
            </w:tcBorders>
            <w:vAlign w:val="center"/>
          </w:tcPr>
          <w:p w14:paraId="220CF47E" w14:textId="2AF04173" w:rsidR="007F6AA7" w:rsidRDefault="007F6AA7" w:rsidP="00C11E13">
            <w:r>
              <w:t>Reward phase</w:t>
            </w:r>
          </w:p>
        </w:tc>
        <w:tc>
          <w:tcPr>
            <w:tcW w:w="2164" w:type="dxa"/>
            <w:tcBorders>
              <w:top w:val="single" w:sz="4" w:space="0" w:color="auto"/>
            </w:tcBorders>
            <w:vAlign w:val="center"/>
          </w:tcPr>
          <w:p w14:paraId="2581E922" w14:textId="7C48C5F6" w:rsidR="007F6AA7" w:rsidRDefault="009F0D61" w:rsidP="00C11E13">
            <w:r>
              <w:t>Reward probability</w:t>
            </w:r>
          </w:p>
        </w:tc>
        <w:tc>
          <w:tcPr>
            <w:tcW w:w="2354" w:type="dxa"/>
            <w:tcBorders>
              <w:top w:val="single" w:sz="4" w:space="0" w:color="auto"/>
            </w:tcBorders>
            <w:vAlign w:val="center"/>
          </w:tcPr>
          <w:p w14:paraId="660C5AF7" w14:textId="01D6EDF1" w:rsidR="007F6AA7" w:rsidRPr="007F6AA7" w:rsidRDefault="00566A39" w:rsidP="00566A39">
            <w:r>
              <w:t>Sensitivity</w:t>
            </w:r>
            <w:r w:rsidR="007F6AA7">
              <w:t xml:space="preserve"> </w:t>
            </w:r>
            <w:r w:rsidR="005C4A57">
              <w:t>(</w:t>
            </w:r>
            <w:r w:rsidR="00BA5161">
              <w:t>d</w:t>
            </w:r>
            <w:r w:rsidR="00412DE2">
              <w:t>′</w:t>
            </w:r>
            <w:r w:rsidR="005C4A57">
              <w:t>)</w:t>
            </w:r>
          </w:p>
        </w:tc>
        <w:tc>
          <w:tcPr>
            <w:tcW w:w="3093"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62700">
        <w:trPr>
          <w:trHeight w:val="425"/>
        </w:trPr>
        <w:tc>
          <w:tcPr>
            <w:tcW w:w="2028" w:type="dxa"/>
            <w:vAlign w:val="center"/>
          </w:tcPr>
          <w:p w14:paraId="416C0973" w14:textId="42022716" w:rsidR="00E463D3" w:rsidRDefault="00E463D3" w:rsidP="00E463D3">
            <w:r>
              <w:t>Baseline</w:t>
            </w:r>
          </w:p>
        </w:tc>
        <w:tc>
          <w:tcPr>
            <w:tcW w:w="2164" w:type="dxa"/>
            <w:vAlign w:val="center"/>
          </w:tcPr>
          <w:p w14:paraId="4C6C0157" w14:textId="6D8DF16C" w:rsidR="00E463D3" w:rsidRPr="008E021D" w:rsidRDefault="00E463D3" w:rsidP="00E463D3">
            <w:r>
              <w:t>High</w:t>
            </w:r>
          </w:p>
        </w:tc>
        <w:tc>
          <w:tcPr>
            <w:tcW w:w="2354" w:type="dxa"/>
            <w:vAlign w:val="center"/>
          </w:tcPr>
          <w:p w14:paraId="44ADC54D" w14:textId="23290765" w:rsidR="00E463D3" w:rsidRDefault="00762700" w:rsidP="00762700">
            <w:r>
              <w:t>1.64 [</w:t>
            </w:r>
            <w:r w:rsidRPr="00762700">
              <w:t>1.39</w:t>
            </w:r>
            <w:r>
              <w:t>,</w:t>
            </w:r>
            <w:r w:rsidRPr="00762700">
              <w:t xml:space="preserve"> 1.87]</w:t>
            </w:r>
          </w:p>
        </w:tc>
        <w:tc>
          <w:tcPr>
            <w:tcW w:w="3093" w:type="dxa"/>
            <w:vAlign w:val="center"/>
          </w:tcPr>
          <w:p w14:paraId="5976FCFA" w14:textId="411FAB53" w:rsidR="00E463D3" w:rsidRDefault="00762700" w:rsidP="00762700">
            <w:r>
              <w:t>546.54 [</w:t>
            </w:r>
            <w:r w:rsidR="00703657" w:rsidRPr="00703657">
              <w:t>534.33</w:t>
            </w:r>
            <w:r>
              <w:t>,</w:t>
            </w:r>
            <w:r w:rsidR="00703657" w:rsidRPr="00703657">
              <w:t xml:space="preserve"> 559.3</w:t>
            </w:r>
            <w:r>
              <w:t>0</w:t>
            </w:r>
            <w:r w:rsidR="00703657" w:rsidRPr="00703657">
              <w:t>]</w:t>
            </w:r>
          </w:p>
        </w:tc>
      </w:tr>
      <w:tr w:rsidR="00762700" w14:paraId="673FC164" w14:textId="77777777" w:rsidTr="00762700">
        <w:trPr>
          <w:trHeight w:val="425"/>
        </w:trPr>
        <w:tc>
          <w:tcPr>
            <w:tcW w:w="2028" w:type="dxa"/>
            <w:vAlign w:val="center"/>
          </w:tcPr>
          <w:p w14:paraId="12236A46" w14:textId="7CC86F68" w:rsidR="00762700" w:rsidRDefault="00762700" w:rsidP="00762700">
            <w:r>
              <w:t>Baseline</w:t>
            </w:r>
          </w:p>
        </w:tc>
        <w:tc>
          <w:tcPr>
            <w:tcW w:w="2164" w:type="dxa"/>
            <w:vAlign w:val="center"/>
          </w:tcPr>
          <w:p w14:paraId="48C54B58" w14:textId="43823C2E" w:rsidR="00762700" w:rsidRPr="008E021D" w:rsidRDefault="00762700" w:rsidP="00762700">
            <w:r>
              <w:t>Low</w:t>
            </w:r>
          </w:p>
        </w:tc>
        <w:tc>
          <w:tcPr>
            <w:tcW w:w="2354" w:type="dxa"/>
            <w:vAlign w:val="center"/>
          </w:tcPr>
          <w:p w14:paraId="5B6D8FBB" w14:textId="48A71CE0" w:rsidR="00762700" w:rsidRDefault="00762700" w:rsidP="00762700">
            <w:r w:rsidRPr="002B49DE">
              <w:t>1.48 [1.25</w:t>
            </w:r>
            <w:r>
              <w:t>,</w:t>
            </w:r>
            <w:r w:rsidRPr="002B49DE">
              <w:t xml:space="preserve"> 1.69]</w:t>
            </w:r>
          </w:p>
        </w:tc>
        <w:tc>
          <w:tcPr>
            <w:tcW w:w="3093" w:type="dxa"/>
            <w:vAlign w:val="center"/>
          </w:tcPr>
          <w:p w14:paraId="152FD65F" w14:textId="35101B8B" w:rsidR="00762700" w:rsidRDefault="00762700" w:rsidP="00762700">
            <w:r w:rsidRPr="00703657">
              <w:t>551.13 [539.34</w:t>
            </w:r>
            <w:r>
              <w:t>, 563.50</w:t>
            </w:r>
            <w:r w:rsidRPr="00703657">
              <w:t>]</w:t>
            </w:r>
          </w:p>
        </w:tc>
      </w:tr>
      <w:tr w:rsidR="00762700" w14:paraId="758184FE" w14:textId="77777777" w:rsidTr="00762700">
        <w:trPr>
          <w:trHeight w:val="425"/>
        </w:trPr>
        <w:tc>
          <w:tcPr>
            <w:tcW w:w="2028" w:type="dxa"/>
            <w:vAlign w:val="center"/>
          </w:tcPr>
          <w:p w14:paraId="13EB1317" w14:textId="15D915A0" w:rsidR="00762700" w:rsidRDefault="00762700" w:rsidP="00762700">
            <w:r>
              <w:t>Training</w:t>
            </w:r>
          </w:p>
        </w:tc>
        <w:tc>
          <w:tcPr>
            <w:tcW w:w="2164" w:type="dxa"/>
            <w:vAlign w:val="center"/>
          </w:tcPr>
          <w:p w14:paraId="1240B33C" w14:textId="2010B45F" w:rsidR="00762700" w:rsidRPr="008E021D" w:rsidRDefault="00762700" w:rsidP="00762700">
            <w:r>
              <w:t>High</w:t>
            </w:r>
          </w:p>
        </w:tc>
        <w:tc>
          <w:tcPr>
            <w:tcW w:w="2354" w:type="dxa"/>
            <w:vAlign w:val="center"/>
          </w:tcPr>
          <w:p w14:paraId="34156E0F" w14:textId="7F994A5F" w:rsidR="00762700" w:rsidRDefault="00762700" w:rsidP="00762700">
            <w:r w:rsidRPr="002B49DE">
              <w:t>1.69 [1.44</w:t>
            </w:r>
            <w:r>
              <w:t>,</w:t>
            </w:r>
            <w:r w:rsidRPr="002B49DE">
              <w:t xml:space="preserve"> 1.93]</w:t>
            </w:r>
          </w:p>
        </w:tc>
        <w:tc>
          <w:tcPr>
            <w:tcW w:w="3093" w:type="dxa"/>
            <w:vAlign w:val="center"/>
          </w:tcPr>
          <w:p w14:paraId="352C09D2" w14:textId="79587A34" w:rsidR="00762700" w:rsidRDefault="00762700" w:rsidP="00762700">
            <w:r w:rsidRPr="00703657">
              <w:t>524.91 [512.94</w:t>
            </w:r>
            <w:r>
              <w:t>, 536.30</w:t>
            </w:r>
            <w:r w:rsidRPr="00703657">
              <w:t>]</w:t>
            </w:r>
          </w:p>
        </w:tc>
      </w:tr>
      <w:tr w:rsidR="00762700" w14:paraId="6681AAF1" w14:textId="77777777" w:rsidTr="00762700">
        <w:trPr>
          <w:trHeight w:val="425"/>
        </w:trPr>
        <w:tc>
          <w:tcPr>
            <w:tcW w:w="2028" w:type="dxa"/>
            <w:vAlign w:val="center"/>
          </w:tcPr>
          <w:p w14:paraId="5DD6262C" w14:textId="02F15AC6" w:rsidR="00762700" w:rsidRDefault="00762700" w:rsidP="00762700">
            <w:r>
              <w:t>Training</w:t>
            </w:r>
          </w:p>
        </w:tc>
        <w:tc>
          <w:tcPr>
            <w:tcW w:w="2164" w:type="dxa"/>
            <w:vAlign w:val="center"/>
          </w:tcPr>
          <w:p w14:paraId="520991E4" w14:textId="3BE4770E" w:rsidR="00762700" w:rsidRPr="00534F07" w:rsidRDefault="00762700" w:rsidP="00762700">
            <w:r>
              <w:t>Low</w:t>
            </w:r>
          </w:p>
        </w:tc>
        <w:tc>
          <w:tcPr>
            <w:tcW w:w="2354" w:type="dxa"/>
            <w:vAlign w:val="center"/>
          </w:tcPr>
          <w:p w14:paraId="7A199AEF" w14:textId="6AD5B166" w:rsidR="00762700" w:rsidRDefault="00762700" w:rsidP="00762700">
            <w:r w:rsidRPr="002B49DE">
              <w:t>1.62 [1.41</w:t>
            </w:r>
            <w:r>
              <w:t>,</w:t>
            </w:r>
            <w:r w:rsidRPr="002B49DE">
              <w:t xml:space="preserve"> 1.84]</w:t>
            </w:r>
          </w:p>
        </w:tc>
        <w:tc>
          <w:tcPr>
            <w:tcW w:w="3093" w:type="dxa"/>
            <w:vAlign w:val="center"/>
          </w:tcPr>
          <w:p w14:paraId="4359C905" w14:textId="40DD7B5A" w:rsidR="00762700" w:rsidRDefault="00762700" w:rsidP="00762700">
            <w:r w:rsidRPr="00703657">
              <w:t>537.99 [526.48</w:t>
            </w:r>
            <w:r>
              <w:t>,</w:t>
            </w:r>
            <w:r w:rsidRPr="00703657">
              <w:t xml:space="preserve"> 550.32]</w:t>
            </w:r>
          </w:p>
        </w:tc>
      </w:tr>
      <w:tr w:rsidR="00762700" w14:paraId="53921331" w14:textId="77777777" w:rsidTr="00762700">
        <w:trPr>
          <w:trHeight w:val="425"/>
        </w:trPr>
        <w:tc>
          <w:tcPr>
            <w:tcW w:w="2028" w:type="dxa"/>
            <w:vAlign w:val="center"/>
          </w:tcPr>
          <w:p w14:paraId="1787CF7F" w14:textId="113FB45C" w:rsidR="00762700" w:rsidRDefault="00762700" w:rsidP="00762700">
            <w:r>
              <w:t>Test</w:t>
            </w:r>
          </w:p>
        </w:tc>
        <w:tc>
          <w:tcPr>
            <w:tcW w:w="2164" w:type="dxa"/>
            <w:vAlign w:val="center"/>
          </w:tcPr>
          <w:p w14:paraId="2084E639" w14:textId="671A36A1" w:rsidR="00762700" w:rsidRPr="00C21D51" w:rsidRDefault="00762700" w:rsidP="00762700">
            <w:r>
              <w:t>High</w:t>
            </w:r>
          </w:p>
        </w:tc>
        <w:tc>
          <w:tcPr>
            <w:tcW w:w="2354" w:type="dxa"/>
            <w:vAlign w:val="center"/>
          </w:tcPr>
          <w:p w14:paraId="5C03F622" w14:textId="6C3068EE" w:rsidR="00762700" w:rsidRDefault="00762700" w:rsidP="00762700">
            <w:r w:rsidRPr="002B49DE">
              <w:t>1.61 [1.36</w:t>
            </w:r>
            <w:r>
              <w:t>,</w:t>
            </w:r>
            <w:r w:rsidRPr="002B49DE">
              <w:t xml:space="preserve"> 1.84]</w:t>
            </w:r>
          </w:p>
        </w:tc>
        <w:tc>
          <w:tcPr>
            <w:tcW w:w="3093" w:type="dxa"/>
            <w:vAlign w:val="center"/>
          </w:tcPr>
          <w:p w14:paraId="1F06665F" w14:textId="1A1F4595" w:rsidR="00762700" w:rsidRDefault="00762700" w:rsidP="00762700">
            <w:r w:rsidRPr="00703657">
              <w:t>528.97 [515.9</w:t>
            </w:r>
            <w:r>
              <w:t>0,</w:t>
            </w:r>
            <w:r w:rsidRPr="00703657">
              <w:t xml:space="preserve"> 541.99]</w:t>
            </w:r>
          </w:p>
        </w:tc>
      </w:tr>
      <w:tr w:rsidR="00762700" w14:paraId="5A0BDAC0" w14:textId="77777777" w:rsidTr="00762700">
        <w:trPr>
          <w:trHeight w:val="425"/>
        </w:trPr>
        <w:tc>
          <w:tcPr>
            <w:tcW w:w="2028" w:type="dxa"/>
            <w:tcBorders>
              <w:bottom w:val="single" w:sz="4" w:space="0" w:color="auto"/>
            </w:tcBorders>
            <w:vAlign w:val="center"/>
          </w:tcPr>
          <w:p w14:paraId="25F71FFC" w14:textId="43690ED8" w:rsidR="00762700" w:rsidRDefault="00762700" w:rsidP="00762700">
            <w:r>
              <w:t>Test</w:t>
            </w:r>
          </w:p>
        </w:tc>
        <w:tc>
          <w:tcPr>
            <w:tcW w:w="2164" w:type="dxa"/>
            <w:tcBorders>
              <w:bottom w:val="single" w:sz="4" w:space="0" w:color="auto"/>
            </w:tcBorders>
            <w:vAlign w:val="center"/>
          </w:tcPr>
          <w:p w14:paraId="5C78D277" w14:textId="73AEAD28" w:rsidR="00762700" w:rsidRPr="00C21D51" w:rsidRDefault="00762700" w:rsidP="00762700">
            <w:r>
              <w:t>Low</w:t>
            </w:r>
          </w:p>
        </w:tc>
        <w:tc>
          <w:tcPr>
            <w:tcW w:w="2354" w:type="dxa"/>
            <w:tcBorders>
              <w:bottom w:val="single" w:sz="4" w:space="0" w:color="auto"/>
            </w:tcBorders>
            <w:vAlign w:val="center"/>
          </w:tcPr>
          <w:p w14:paraId="5F5882EC" w14:textId="17C35DF3" w:rsidR="00762700" w:rsidRDefault="00762700" w:rsidP="00762700">
            <w:r w:rsidRPr="002B49DE">
              <w:t>1.62 [1.41</w:t>
            </w:r>
            <w:r>
              <w:t>,</w:t>
            </w:r>
            <w:r w:rsidRPr="002B49DE">
              <w:t xml:space="preserve"> 1.84]</w:t>
            </w:r>
          </w:p>
        </w:tc>
        <w:tc>
          <w:tcPr>
            <w:tcW w:w="3093" w:type="dxa"/>
            <w:tcBorders>
              <w:bottom w:val="single" w:sz="4" w:space="0" w:color="auto"/>
            </w:tcBorders>
            <w:vAlign w:val="center"/>
          </w:tcPr>
          <w:p w14:paraId="61A38AAC" w14:textId="7B35C1F5" w:rsidR="00762700" w:rsidRDefault="00762700" w:rsidP="00762700">
            <w:r w:rsidRPr="00703657">
              <w:t>539.85 [525.63</w:t>
            </w:r>
            <w:r>
              <w:t>,</w:t>
            </w:r>
            <w:r w:rsidRPr="00703657">
              <w:t xml:space="preserve"> 554.34]</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543A3F9A" w14:textId="77777777" w:rsidR="002C4A6E" w:rsidRDefault="002C4A6E" w:rsidP="00FF793F">
      <w:pPr>
        <w:rPr>
          <w:sz w:val="20"/>
        </w:rPr>
      </w:pPr>
    </w:p>
    <w:p w14:paraId="6FB8C753" w14:textId="61C11B03" w:rsidR="002C4A6E" w:rsidRDefault="00762700" w:rsidP="00FF793F">
      <w:pPr>
        <w:rPr>
          <w:sz w:val="20"/>
        </w:rPr>
      </w:pPr>
      <w:r>
        <w:rPr>
          <w:noProof/>
        </w:rPr>
        <w:lastRenderedPageBreak/>
        <mc:AlternateContent>
          <mc:Choice Requires="wpg">
            <w:drawing>
              <wp:anchor distT="0" distB="0" distL="114300" distR="114300" simplePos="0" relativeHeight="251704320" behindDoc="0" locked="0" layoutInCell="1" allowOverlap="1" wp14:anchorId="48363B19" wp14:editId="63861555">
                <wp:simplePos x="0" y="0"/>
                <wp:positionH relativeFrom="column">
                  <wp:posOffset>0</wp:posOffset>
                </wp:positionH>
                <wp:positionV relativeFrom="paragraph">
                  <wp:posOffset>262255</wp:posOffset>
                </wp:positionV>
                <wp:extent cx="6332220" cy="5237480"/>
                <wp:effectExtent l="0" t="0" r="0" b="20320"/>
                <wp:wrapTopAndBottom/>
                <wp:docPr id="11" name="Group 11"/>
                <wp:cNvGraphicFramePr/>
                <a:graphic xmlns:a="http://schemas.openxmlformats.org/drawingml/2006/main">
                  <a:graphicData uri="http://schemas.microsoft.com/office/word/2010/wordprocessingGroup">
                    <wpg:wgp>
                      <wpg:cNvGrpSpPr/>
                      <wpg:grpSpPr>
                        <a:xfrm>
                          <a:off x="0" y="0"/>
                          <a:ext cx="6332220" cy="5237480"/>
                          <a:chOff x="0" y="0"/>
                          <a:chExt cx="6332220" cy="5237480"/>
                        </a:xfrm>
                      </wpg:grpSpPr>
                      <wps:wsp>
                        <wps:cNvPr id="28" name="Text Box 2"/>
                        <wps:cNvSpPr txBox="1">
                          <a:spLocks noChangeArrowheads="1"/>
                        </wps:cNvSpPr>
                        <wps:spPr bwMode="auto">
                          <a:xfrm>
                            <a:off x="68580" y="4358640"/>
                            <a:ext cx="6191250" cy="878840"/>
                          </a:xfrm>
                          <a:prstGeom prst="rect">
                            <a:avLst/>
                          </a:prstGeom>
                          <a:solidFill>
                            <a:srgbClr val="FFFFFF"/>
                          </a:solidFill>
                          <a:ln w="9525">
                            <a:solidFill>
                              <a:schemeClr val="bg1"/>
                            </a:solidFill>
                            <a:miter lim="800000"/>
                            <a:headEnd/>
                            <a:tailEnd/>
                          </a:ln>
                        </wps:spPr>
                        <wps:txbx>
                          <w:txbxContent>
                            <w:p w14:paraId="6F747533" w14:textId="77777777" w:rsidR="00A82B7C" w:rsidRDefault="00A82B7C"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sidRPr="00323581">
                                <w:rPr>
                                  <w:rStyle w:val="CommentReference"/>
                                </w:rPr>
                                <w:annotationRef/>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wps:txbx>
                        <wps:bodyPr rot="0" vert="horz" wrap="square" lIns="91440" tIns="45720" rIns="91440" bIns="45720" anchor="t" anchorCtr="0">
                          <a:noAutofit/>
                        </wps:bodyPr>
                      </wps:wsp>
                      <pic:pic xmlns:pic="http://schemas.openxmlformats.org/drawingml/2006/picture">
                        <pic:nvPicPr>
                          <pic:cNvPr id="9" name="Picture 9" descr="C:\Users\igrahek\Documents\Studies\SSVEP Reward - Soren &amp; Antonio\Experiment 1\SSVEP_reward\figures\Figure2.tiff"/>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32220" cy="4220845"/>
                          </a:xfrm>
                          <a:prstGeom prst="rect">
                            <a:avLst/>
                          </a:prstGeom>
                          <a:noFill/>
                          <a:ln>
                            <a:noFill/>
                          </a:ln>
                        </pic:spPr>
                      </pic:pic>
                    </wpg:wgp>
                  </a:graphicData>
                </a:graphic>
              </wp:anchor>
            </w:drawing>
          </mc:Choice>
          <mc:Fallback>
            <w:pict>
              <v:group w14:anchorId="48363B19" id="Group 11" o:spid="_x0000_s1032" style="position:absolute;margin-left:0;margin-top:20.65pt;width:498.6pt;height:412.4pt;z-index:251704320" coordsize="63322,5237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">
                <v:shape id="Text Box 2" o:spid="_x0000_s1033" type="#_x0000_t202" style="position:absolute;left:685;top:43586;width:61913;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6F747533" w14:textId="77777777" w:rsidR="00A82B7C" w:rsidRDefault="00A82B7C"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sidRPr="00323581">
                          <w:rPr>
                            <w:rStyle w:val="CommentReference"/>
                          </w:rPr>
                          <w:annotationRef/>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v:textbox>
                </v:shape>
                <v:shape id="Picture 9" o:spid="_x0000_s1034" type="#_x0000_t75" style="position:absolute;width:63322;height:4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">
                  <v:imagedata r:id="rId15" o:title="Figure2"/>
                  <v:path arrowok="t"/>
                </v:shape>
                <w10:wrap type="topAndBottom"/>
              </v:group>
            </w:pict>
          </mc:Fallback>
        </mc:AlternateContent>
      </w:r>
    </w:p>
    <w:p w14:paraId="434C3BCB" w14:textId="2BB45945" w:rsidR="00EF140D" w:rsidRDefault="00EF140D" w:rsidP="00FF793F">
      <w:pPr>
        <w:rPr>
          <w:noProof/>
          <w:sz w:val="20"/>
        </w:rPr>
      </w:pPr>
    </w:p>
    <w:p w14:paraId="3E430DCE" w14:textId="3F885175" w:rsidR="002C4A6E" w:rsidRDefault="002C4A6E" w:rsidP="00FF793F">
      <w:pPr>
        <w:rPr>
          <w:noProof/>
          <w:sz w:val="20"/>
        </w:rPr>
      </w:pPr>
    </w:p>
    <w:p w14:paraId="6BA9C1A1" w14:textId="324C8703" w:rsidR="002C4A6E" w:rsidRDefault="002C4A6E" w:rsidP="00FF793F">
      <w:pPr>
        <w:rPr>
          <w:noProof/>
          <w:sz w:val="20"/>
        </w:rPr>
      </w:pPr>
    </w:p>
    <w:p w14:paraId="3CE43A08" w14:textId="6E3A2C24" w:rsidR="002C4A6E" w:rsidRDefault="002C4A6E" w:rsidP="00FF793F">
      <w:pPr>
        <w:rPr>
          <w:noProof/>
          <w:sz w:val="20"/>
        </w:rPr>
      </w:pPr>
    </w:p>
    <w:p w14:paraId="35AD52BB" w14:textId="35DD5108" w:rsidR="002C4A6E" w:rsidRDefault="002C4A6E" w:rsidP="00FF793F">
      <w:pPr>
        <w:rPr>
          <w:noProof/>
          <w:sz w:val="20"/>
        </w:rPr>
      </w:pPr>
    </w:p>
    <w:p w14:paraId="4B5CF0C9" w14:textId="584DFB5B" w:rsidR="002C4A6E" w:rsidRDefault="002C4A6E" w:rsidP="00FF793F">
      <w:pPr>
        <w:rPr>
          <w:noProof/>
          <w:sz w:val="20"/>
        </w:rPr>
      </w:pPr>
    </w:p>
    <w:p w14:paraId="0B35F831" w14:textId="7ECA3491" w:rsidR="002C4A6E" w:rsidRDefault="002C4A6E" w:rsidP="00FF793F">
      <w:pPr>
        <w:rPr>
          <w:noProof/>
          <w:sz w:val="20"/>
        </w:rPr>
      </w:pPr>
    </w:p>
    <w:p w14:paraId="16BDE367" w14:textId="195701FB" w:rsidR="002C4A6E" w:rsidRDefault="002C4A6E" w:rsidP="00FF793F">
      <w:pPr>
        <w:rPr>
          <w:noProof/>
          <w:sz w:val="20"/>
        </w:rPr>
      </w:pPr>
    </w:p>
    <w:p w14:paraId="39F3BD9F" w14:textId="77777777" w:rsidR="00762700" w:rsidRDefault="00762700" w:rsidP="00FF793F">
      <w:pPr>
        <w:rPr>
          <w:noProof/>
          <w:sz w:val="20"/>
        </w:rPr>
      </w:pPr>
    </w:p>
    <w:p w14:paraId="36411E30" w14:textId="05074627" w:rsidR="002C4A6E" w:rsidRDefault="002C4A6E" w:rsidP="00FF793F">
      <w:pPr>
        <w:rPr>
          <w:sz w:val="20"/>
        </w:rPr>
      </w:pPr>
    </w:p>
    <w:p w14:paraId="77451852" w14:textId="2A567D69"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lastRenderedPageBreak/>
        <w:t>Reaction times</w:t>
      </w:r>
    </w:p>
    <w:p w14:paraId="7AAAB782" w14:textId="6D4E5AF4" w:rsidR="00781FC8" w:rsidRPr="00781FC8" w:rsidRDefault="00781FC8" w:rsidP="00781FC8"/>
    <w:p w14:paraId="6A363A93" w14:textId="4540DA41"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E6483F">
        <w:t>-21.60; 95% HDI [-29.90, -12.80]; ER &gt;</w:t>
      </w:r>
      <w:r w:rsidR="00CC2633">
        <w:t xml:space="preserve"> </w:t>
      </w:r>
      <w:r w:rsidR="00E6483F">
        <w:t>12,000</w:t>
      </w:r>
      <w:r w:rsidR="00CC2633" w:rsidRPr="00B57645">
        <w:rPr>
          <w:i/>
        </w:rPr>
        <w:t>.</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w:t>
      </w:r>
      <w:r w:rsidR="00E6483F">
        <w:t xml:space="preserve"> thus the ER is larger than the total number of posterior samples</w:t>
      </w:r>
      <w:r w:rsidR="00CC2633">
        <w:t xml:space="preserve">)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E6483F">
        <w:t>-13.10; 95% HDI [-21.70, -4.69]; ER = 999</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E6483F">
        <w:t>-8.49; 95% HDI [-18.60, 2.06</w:t>
      </w:r>
      <w:r w:rsidR="00DF3CBB">
        <w:t xml:space="preserve">]; ER = </w:t>
      </w:r>
      <w:r w:rsidR="00E6483F">
        <w:t>17.18</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E6483F">
        <w:t>4.07; 95% HDI [-4.52</w:t>
      </w:r>
      <w:r w:rsidR="00340112">
        <w:t xml:space="preserve">, </w:t>
      </w:r>
      <w:r w:rsidR="00E6483F">
        <w:t>13.1</w:t>
      </w:r>
      <w:r w:rsidR="00BF7883">
        <w:t>0</w:t>
      </w:r>
      <w:r w:rsidR="00340112">
        <w:t>]</w:t>
      </w:r>
      <w:r w:rsidR="00B71FD2">
        <w:t xml:space="preserve">; ER = </w:t>
      </w:r>
      <w:r w:rsidR="00E6483F">
        <w:t>4.40</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E6483F">
        <w:t>1.87; 95% HDI [-6.93, 10.70</w:t>
      </w:r>
      <w:r w:rsidR="0090292B">
        <w:t>]</w:t>
      </w:r>
      <w:r w:rsidR="00BF7883">
        <w:t>; ER = 1.</w:t>
      </w:r>
      <w:r w:rsidR="00E6483F">
        <w:t>98</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368C3C88"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proofErr w:type="spellStart"/>
      <w:r w:rsidRPr="00411041">
        <w:rPr>
          <w:rFonts w:eastAsia="Times New Roman"/>
          <w:i/>
          <w:szCs w:val="24"/>
        </w:rPr>
        <w:t>POz</w:t>
      </w:r>
      <w:proofErr w:type="spellEnd"/>
      <w:r w:rsidRPr="00D92BFE">
        <w:rPr>
          <w:rFonts w:eastAsia="Times New Roman"/>
          <w:szCs w:val="24"/>
        </w:rPr>
        <w:t xml:space="preserve">, </w:t>
      </w:r>
      <w:r w:rsidRPr="00411041">
        <w:rPr>
          <w:rFonts w:eastAsia="Times New Roman"/>
          <w:i/>
          <w:szCs w:val="24"/>
        </w:rPr>
        <w:t>O2</w:t>
      </w:r>
      <w:r>
        <w:rPr>
          <w:rFonts w:eastAsia="Times New Roman"/>
          <w:szCs w:val="24"/>
        </w:rPr>
        <w:t>,</w:t>
      </w:r>
      <w:r w:rsidR="00C46808">
        <w:rPr>
          <w:rFonts w:eastAsia="Times New Roman"/>
          <w:i/>
          <w:szCs w:val="24"/>
        </w:rPr>
        <w:t>Iz</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87936" behindDoc="0" locked="0" layoutInCell="1" allowOverlap="1" wp14:anchorId="1D46A534" wp14:editId="77C1874E">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6"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1CC3096D" w:rsidR="00A82B7C" w:rsidRDefault="00A82B7C"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5" style="position:absolute;left:0;text-align:left;margin-left:9.2pt;margin-top:29.35pt;width:470.3pt;height:362.3pt;z-index:251687936;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kwy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hwvcWQti2dIFJQa&#10;dxnBdwk0aqn/DEgHd/w0MH9sKFb25oOAPE2iBAluXScZpjF09OnM+nSGihxMTQMbEN+cW+iFDgAh&#10;ZyCwkjvWHz0BHmMH6Ota7haH1tlnwmnfrTp+F938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Xyr+2N/wWz/AOCZX7APxgX4DftbftKf8In4qbSYNTXS/wDhDtZv82szOscnmWVnNHyY3+XduGOQ&#10;MigD6qor49/Z2/4L6/8ABIr9qv4kWHwj+Cf7avh+88Q6pcJb6XpuuaTqWitezu4RIYW1G1gSWV2Y&#10;KsasXYnCgmvsIMG5U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DH/Bbb/gjF4b/4KsfDPw74i+H/AI9/&#10;4QP4w/Du8kvfh/44j81VVmKubS4MTB1iaWKJ1mQNJbuheNWDSRyfDXxj/wCCPv8Awc4/t3+B4/2T&#10;P22v+ChfwxX4V/2jZt4gu9JiQ3GqwwyB0k2Wul20t2YyFcQ3EsKPJGjsSyq4/cyigDzH9jf9k/4U&#10;/sQfszeDf2Wfgtp80Ph7wXoy2FnJdMrT3Tl2knupioCmaed5Z5CqqpeVsKowB6d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">
                <v:shape id="Picture 7" o:spid="_x0000_s1036"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7" o:title="Figure1" cropbottom="22293f"/>
                  <v:path arrowok="t"/>
                </v:shape>
                <v:shape id="Text Box 2" o:spid="_x0000_s1037"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1CC3096D" w:rsidR="00A82B7C" w:rsidRDefault="00A82B7C"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01F793F9" w14:textId="77777777" w:rsidR="00B40546" w:rsidRDefault="00B40546" w:rsidP="00A02266">
      <w:pPr>
        <w:spacing w:line="480" w:lineRule="auto"/>
        <w:ind w:firstLine="284"/>
        <w:jc w:val="both"/>
      </w:pPr>
    </w:p>
    <w:p w14:paraId="631E81D8" w14:textId="0787DB60" w:rsidR="00E1045E" w:rsidRDefault="004269CE" w:rsidP="00A02266">
      <w:pPr>
        <w:spacing w:line="480" w:lineRule="auto"/>
        <w:ind w:firstLine="284"/>
        <w:jc w:val="both"/>
      </w:pPr>
      <w:r>
        <w:t xml:space="preserve">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174055">
        <w:t xml:space="preserve"> </w:t>
      </w:r>
      <w:r w:rsidR="003273E4">
        <w:t xml:space="preserve">compared to </w:t>
      </w:r>
      <w:r w:rsidR="00266347">
        <w:t>when it was</w:t>
      </w:r>
      <w:r w:rsidR="003273E4">
        <w:t xml:space="preserve"> unattended.</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w:t>
      </w:r>
      <w:r w:rsidR="00266347">
        <w:lastRenderedPageBreak/>
        <w:t xml:space="preserve">i.e. the magnitude of selective attention was unaffected by reward </w:t>
      </w:r>
      <w:r w:rsidR="009F0D61">
        <w:t>probability</w:t>
      </w:r>
      <w:r w:rsidR="00266347">
        <w:t xml:space="preserve"> and 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174055">
        <w:t>attended</w:t>
      </w:r>
      <w:r w:rsidR="003273E4">
        <w:t xml:space="preserve"> and </w:t>
      </w:r>
      <w:r w:rsidR="00174055">
        <w:t>unattended</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174055">
        <w:t>attended</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174055">
        <w:t>unattended</w:t>
      </w:r>
      <w:r w:rsidR="003273E4">
        <w:t xml:space="preserve"> ones (</w:t>
      </w:r>
      <w:r w:rsidR="003273E4">
        <w:rPr>
          <w:i/>
        </w:rPr>
        <w:t xml:space="preserve">M = </w:t>
      </w:r>
      <w:r w:rsidR="00A82B7C">
        <w:t>0.24</w:t>
      </w:r>
      <w:r w:rsidR="003273E4">
        <w:t>; 95% HDI [0.</w:t>
      </w:r>
      <w:r w:rsidR="00B40546">
        <w:t>19, 0.29</w:t>
      </w:r>
      <w:r w:rsidR="003273E4">
        <w:t>];</w:t>
      </w:r>
      <w:r w:rsidR="00B40546">
        <w:t xml:space="preserve"> ER &gt; 16,000</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2B9E8D72" w:rsidR="002C1EF1" w:rsidRDefault="00762700" w:rsidP="002C1EF1">
            <w:r w:rsidRPr="00762700">
              <w:t xml:space="preserve">-22.1 </w:t>
            </w:r>
            <w:r>
              <w:t>(</w:t>
            </w:r>
            <w:r w:rsidRPr="00762700">
              <w:t>56.2</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08BEC16E" w:rsidR="002C1EF1" w:rsidRDefault="000405C7" w:rsidP="002C1EF1">
            <w:r>
              <w:t>0.01 (0.01)</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273446EB" w:rsidR="002C1EF1" w:rsidRDefault="000405C7" w:rsidP="002C1EF1">
            <w:r w:rsidRPr="000405C7">
              <w:t xml:space="preserve">-31.3 </w:t>
            </w:r>
            <w:r>
              <w:t>(</w:t>
            </w:r>
            <w:r w:rsidRPr="000405C7">
              <w:t>55.1</w:t>
            </w:r>
            <w:r>
              <w:t>)</w:t>
            </w:r>
          </w:p>
        </w:tc>
        <w:tc>
          <w:tcPr>
            <w:tcW w:w="425" w:type="dxa"/>
            <w:vAlign w:val="center"/>
          </w:tcPr>
          <w:p w14:paraId="087733CA" w14:textId="77777777" w:rsidR="002C1EF1" w:rsidRDefault="002C1EF1" w:rsidP="002C1EF1"/>
        </w:tc>
        <w:tc>
          <w:tcPr>
            <w:tcW w:w="1985" w:type="dxa"/>
            <w:vAlign w:val="center"/>
          </w:tcPr>
          <w:p w14:paraId="600A7810" w14:textId="18D11FF3" w:rsidR="002C1EF1" w:rsidRDefault="000405C7" w:rsidP="002C1EF1">
            <w:r>
              <w:t>0.05 (0.01)</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3B056280" w:rsidR="002C1EF1" w:rsidRDefault="000405C7" w:rsidP="002C1EF1">
            <w:r w:rsidRPr="000405C7">
              <w:t xml:space="preserve">-436.0 </w:t>
            </w:r>
            <w:r>
              <w:t>(</w:t>
            </w:r>
            <w:r w:rsidRPr="000405C7">
              <w:t>66.4</w:t>
            </w:r>
            <w:r>
              <w:t>)</w:t>
            </w:r>
          </w:p>
        </w:tc>
        <w:tc>
          <w:tcPr>
            <w:tcW w:w="425" w:type="dxa"/>
            <w:vAlign w:val="center"/>
          </w:tcPr>
          <w:p w14:paraId="1A80B6EF" w14:textId="77777777" w:rsidR="002C1EF1" w:rsidRDefault="002C1EF1" w:rsidP="002C1EF1"/>
        </w:tc>
        <w:tc>
          <w:tcPr>
            <w:tcW w:w="1985" w:type="dxa"/>
            <w:vAlign w:val="center"/>
          </w:tcPr>
          <w:p w14:paraId="56F6B568" w14:textId="5D6EF2D2" w:rsidR="002C1EF1" w:rsidRDefault="000405C7" w:rsidP="002C1EF1">
            <w:r>
              <w:t>0.37 (0.02)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44DA9F06" w:rsidR="002C1EF1" w:rsidRDefault="000405C7" w:rsidP="002C1EF1">
            <w:r w:rsidRPr="000405C7">
              <w:t xml:space="preserve">-465.2 </w:t>
            </w:r>
            <w:r>
              <w:t>(</w:t>
            </w:r>
            <w:r w:rsidRPr="000405C7">
              <w:t>64.9</w:t>
            </w:r>
            <w:r>
              <w:t>)</w:t>
            </w:r>
          </w:p>
        </w:tc>
        <w:tc>
          <w:tcPr>
            <w:tcW w:w="425" w:type="dxa"/>
            <w:vAlign w:val="center"/>
          </w:tcPr>
          <w:p w14:paraId="1D5251A8" w14:textId="77777777" w:rsidR="002C1EF1" w:rsidRDefault="002C1EF1" w:rsidP="002C1EF1"/>
        </w:tc>
        <w:tc>
          <w:tcPr>
            <w:tcW w:w="1985" w:type="dxa"/>
            <w:vAlign w:val="center"/>
          </w:tcPr>
          <w:p w14:paraId="7A13676E" w14:textId="4712D95E" w:rsidR="002C1EF1" w:rsidRDefault="000405C7" w:rsidP="002C1EF1">
            <w:r>
              <w:t>0.40 (0.02)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C25F7B9" w:rsidR="002C1EF1" w:rsidRPr="00BA6825" w:rsidRDefault="000405C7" w:rsidP="002C1EF1">
            <w:r w:rsidRPr="000405C7">
              <w:t xml:space="preserve">-461.1 </w:t>
            </w:r>
            <w:r>
              <w:t>(</w:t>
            </w:r>
            <w:r w:rsidRPr="000405C7">
              <w:t>65.2</w:t>
            </w:r>
            <w:r>
              <w:t>)</w:t>
            </w:r>
          </w:p>
        </w:tc>
        <w:tc>
          <w:tcPr>
            <w:tcW w:w="425" w:type="dxa"/>
            <w:vAlign w:val="center"/>
          </w:tcPr>
          <w:p w14:paraId="24E8F981" w14:textId="77777777" w:rsidR="002C1EF1" w:rsidRPr="00BA6825" w:rsidRDefault="002C1EF1" w:rsidP="002C1EF1"/>
        </w:tc>
        <w:tc>
          <w:tcPr>
            <w:tcW w:w="1985" w:type="dxa"/>
            <w:vAlign w:val="center"/>
          </w:tcPr>
          <w:p w14:paraId="18B89BFD" w14:textId="407CE260" w:rsidR="002C1EF1" w:rsidRPr="00BA6825" w:rsidRDefault="000405C7" w:rsidP="002C1EF1">
            <w:r>
              <w:t>0.41 (0.02)</w:t>
            </w:r>
          </w:p>
        </w:tc>
      </w:tr>
      <w:tr w:rsidR="002C1EF1" w14:paraId="18A09553" w14:textId="77777777" w:rsidTr="002C1EF1">
        <w:trPr>
          <w:trHeight w:val="419"/>
        </w:trPr>
        <w:tc>
          <w:tcPr>
            <w:tcW w:w="4962" w:type="dxa"/>
            <w:vAlign w:val="center"/>
          </w:tcPr>
          <w:p w14:paraId="58A05E76" w14:textId="5F15EF69" w:rsidR="002C1EF1" w:rsidRDefault="00DE5B9D" w:rsidP="002C1EF1">
            <w:r>
              <w:t>Reward probability</w:t>
            </w:r>
            <w:r w:rsidR="002C1EF1">
              <w:t xml:space="preserve"> * Reward phase + Attention</w:t>
            </w:r>
          </w:p>
        </w:tc>
        <w:tc>
          <w:tcPr>
            <w:tcW w:w="2126" w:type="dxa"/>
            <w:vAlign w:val="center"/>
          </w:tcPr>
          <w:p w14:paraId="1B54C962" w14:textId="21C6B655" w:rsidR="002C1EF1" w:rsidRDefault="000405C7" w:rsidP="002C1EF1">
            <w:r w:rsidRPr="000405C7">
              <w:t xml:space="preserve">-695.9 </w:t>
            </w:r>
            <w:r>
              <w:t>(</w:t>
            </w:r>
            <w:r w:rsidRPr="000405C7">
              <w:t>72.0</w:t>
            </w:r>
            <w:r>
              <w:t>)</w:t>
            </w:r>
          </w:p>
        </w:tc>
        <w:tc>
          <w:tcPr>
            <w:tcW w:w="425" w:type="dxa"/>
            <w:vAlign w:val="center"/>
          </w:tcPr>
          <w:p w14:paraId="1EBE7963" w14:textId="77777777" w:rsidR="002C1EF1" w:rsidRDefault="002C1EF1" w:rsidP="002C1EF1"/>
        </w:tc>
        <w:tc>
          <w:tcPr>
            <w:tcW w:w="1985" w:type="dxa"/>
            <w:vAlign w:val="center"/>
          </w:tcPr>
          <w:p w14:paraId="0C439B11" w14:textId="38FF3D3A" w:rsidR="002C1EF1" w:rsidRDefault="000405C7" w:rsidP="002C1EF1">
            <w:r>
              <w:t>0.55 (0.02)</w:t>
            </w:r>
          </w:p>
        </w:tc>
      </w:tr>
      <w:tr w:rsidR="002C1EF1" w14:paraId="1AD1EC49" w14:textId="77777777" w:rsidTr="002C1EF1">
        <w:trPr>
          <w:trHeight w:val="419"/>
        </w:trPr>
        <w:tc>
          <w:tcPr>
            <w:tcW w:w="4962" w:type="dxa"/>
            <w:tcBorders>
              <w:bottom w:val="single" w:sz="4" w:space="0" w:color="auto"/>
            </w:tcBorders>
            <w:vAlign w:val="center"/>
          </w:tcPr>
          <w:p w14:paraId="638D42D4" w14:textId="4CF2EBAE" w:rsidR="002C1EF1" w:rsidRDefault="00DE5B9D" w:rsidP="004A31AE">
            <w:r>
              <w:t>Reward probability * Reward phase * Attention</w:t>
            </w:r>
          </w:p>
        </w:tc>
        <w:tc>
          <w:tcPr>
            <w:tcW w:w="2126" w:type="dxa"/>
            <w:tcBorders>
              <w:bottom w:val="single" w:sz="4" w:space="0" w:color="auto"/>
            </w:tcBorders>
            <w:vAlign w:val="center"/>
          </w:tcPr>
          <w:p w14:paraId="3D49A944" w14:textId="66644ECB" w:rsidR="002C1EF1" w:rsidRDefault="000405C7" w:rsidP="002C1EF1">
            <w:r w:rsidRPr="000405C7">
              <w:t xml:space="preserve">-689.8 </w:t>
            </w:r>
            <w:r>
              <w:t>(</w:t>
            </w:r>
            <w:r w:rsidRPr="000405C7">
              <w:t>71.8</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2BAAB5A4" w:rsidR="002C1EF1" w:rsidRDefault="000405C7" w:rsidP="002C1EF1">
            <w:r>
              <w:t>0.55 (0.02)</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w:t>
            </w:r>
            <w:proofErr w:type="spellStart"/>
            <w:r>
              <w:t>a.u</w:t>
            </w:r>
            <w:proofErr w:type="spellEnd"/>
            <w:r>
              <w:t>.)</w:t>
            </w:r>
          </w:p>
        </w:tc>
      </w:tr>
      <w:tr w:rsidR="000405C7" w14:paraId="0F5AADF1" w14:textId="77777777" w:rsidTr="000405C7">
        <w:trPr>
          <w:trHeight w:val="417"/>
        </w:trPr>
        <w:tc>
          <w:tcPr>
            <w:tcW w:w="2132" w:type="dxa"/>
            <w:tcBorders>
              <w:top w:val="single" w:sz="4" w:space="0" w:color="auto"/>
            </w:tcBorders>
            <w:vAlign w:val="center"/>
          </w:tcPr>
          <w:p w14:paraId="347D0AEA" w14:textId="21787A16" w:rsidR="000405C7" w:rsidRDefault="000405C7" w:rsidP="000405C7">
            <w:r>
              <w:t>Attended</w:t>
            </w:r>
          </w:p>
        </w:tc>
        <w:tc>
          <w:tcPr>
            <w:tcW w:w="2265" w:type="dxa"/>
            <w:tcBorders>
              <w:top w:val="single" w:sz="4" w:space="0" w:color="auto"/>
            </w:tcBorders>
            <w:vAlign w:val="center"/>
          </w:tcPr>
          <w:p w14:paraId="3C1884C1" w14:textId="77777777" w:rsidR="000405C7" w:rsidRPr="008E021D" w:rsidRDefault="000405C7" w:rsidP="000405C7">
            <w:r>
              <w:t>Baseline</w:t>
            </w:r>
          </w:p>
        </w:tc>
        <w:tc>
          <w:tcPr>
            <w:tcW w:w="2263" w:type="dxa"/>
            <w:tcBorders>
              <w:top w:val="single" w:sz="4" w:space="0" w:color="auto"/>
            </w:tcBorders>
            <w:vAlign w:val="center"/>
          </w:tcPr>
          <w:p w14:paraId="13A9C079" w14:textId="77777777" w:rsidR="000405C7" w:rsidRDefault="000405C7" w:rsidP="000405C7">
            <w:r>
              <w:t>High</w:t>
            </w:r>
          </w:p>
        </w:tc>
        <w:tc>
          <w:tcPr>
            <w:tcW w:w="2838" w:type="dxa"/>
            <w:tcBorders>
              <w:top w:val="single" w:sz="4" w:space="0" w:color="auto"/>
            </w:tcBorders>
            <w:vAlign w:val="center"/>
          </w:tcPr>
          <w:p w14:paraId="7249AC0F" w14:textId="402B7B88" w:rsidR="000405C7" w:rsidRDefault="000405C7" w:rsidP="000405C7">
            <w:r>
              <w:t>1.12 [</w:t>
            </w:r>
            <w:r w:rsidRPr="00271683">
              <w:t>1.08</w:t>
            </w:r>
            <w:r>
              <w:t>,</w:t>
            </w:r>
            <w:r w:rsidRPr="00271683">
              <w:t xml:space="preserve"> 1.16]</w:t>
            </w:r>
          </w:p>
        </w:tc>
      </w:tr>
      <w:tr w:rsidR="000405C7" w14:paraId="67927EBB" w14:textId="77777777" w:rsidTr="000405C7">
        <w:trPr>
          <w:trHeight w:val="417"/>
        </w:trPr>
        <w:tc>
          <w:tcPr>
            <w:tcW w:w="2132" w:type="dxa"/>
            <w:vAlign w:val="center"/>
          </w:tcPr>
          <w:p w14:paraId="24CFBF02" w14:textId="70336C6D" w:rsidR="000405C7" w:rsidRDefault="000405C7" w:rsidP="000405C7">
            <w:r>
              <w:t>Attended</w:t>
            </w:r>
          </w:p>
        </w:tc>
        <w:tc>
          <w:tcPr>
            <w:tcW w:w="2265" w:type="dxa"/>
            <w:vAlign w:val="center"/>
          </w:tcPr>
          <w:p w14:paraId="50DF7C01" w14:textId="77777777" w:rsidR="000405C7" w:rsidRPr="008E021D" w:rsidRDefault="000405C7" w:rsidP="000405C7">
            <w:r>
              <w:t>Baseline</w:t>
            </w:r>
          </w:p>
        </w:tc>
        <w:tc>
          <w:tcPr>
            <w:tcW w:w="2263" w:type="dxa"/>
            <w:vAlign w:val="center"/>
          </w:tcPr>
          <w:p w14:paraId="28A508C2" w14:textId="77777777" w:rsidR="000405C7" w:rsidRDefault="000405C7" w:rsidP="000405C7">
            <w:r>
              <w:t>Low</w:t>
            </w:r>
          </w:p>
        </w:tc>
        <w:tc>
          <w:tcPr>
            <w:tcW w:w="2838" w:type="dxa"/>
            <w:vAlign w:val="center"/>
          </w:tcPr>
          <w:p w14:paraId="5E4DBE83" w14:textId="10ABA3B8" w:rsidR="000405C7" w:rsidRDefault="000405C7" w:rsidP="000405C7">
            <w:r w:rsidRPr="00271683">
              <w:t>1.12 [1.08</w:t>
            </w:r>
            <w:r>
              <w:t>,</w:t>
            </w:r>
            <w:r w:rsidRPr="00271683">
              <w:t xml:space="preserve"> 1.17]</w:t>
            </w:r>
          </w:p>
        </w:tc>
      </w:tr>
      <w:tr w:rsidR="000405C7" w14:paraId="7DB39119" w14:textId="77777777" w:rsidTr="000405C7">
        <w:trPr>
          <w:trHeight w:val="417"/>
        </w:trPr>
        <w:tc>
          <w:tcPr>
            <w:tcW w:w="2132" w:type="dxa"/>
            <w:vAlign w:val="center"/>
          </w:tcPr>
          <w:p w14:paraId="7A14AF49" w14:textId="67AE008C" w:rsidR="000405C7" w:rsidRDefault="000405C7" w:rsidP="000405C7">
            <w:r>
              <w:t>Attended</w:t>
            </w:r>
          </w:p>
        </w:tc>
        <w:tc>
          <w:tcPr>
            <w:tcW w:w="2265" w:type="dxa"/>
            <w:vAlign w:val="center"/>
          </w:tcPr>
          <w:p w14:paraId="06957E2E" w14:textId="77777777" w:rsidR="000405C7" w:rsidRPr="008E021D" w:rsidRDefault="000405C7" w:rsidP="000405C7">
            <w:r>
              <w:t>Training</w:t>
            </w:r>
          </w:p>
        </w:tc>
        <w:tc>
          <w:tcPr>
            <w:tcW w:w="2263" w:type="dxa"/>
            <w:vAlign w:val="center"/>
          </w:tcPr>
          <w:p w14:paraId="30166B86" w14:textId="77777777" w:rsidR="000405C7" w:rsidRDefault="000405C7" w:rsidP="000405C7">
            <w:r>
              <w:t>High</w:t>
            </w:r>
          </w:p>
        </w:tc>
        <w:tc>
          <w:tcPr>
            <w:tcW w:w="2838" w:type="dxa"/>
            <w:vAlign w:val="center"/>
          </w:tcPr>
          <w:p w14:paraId="6727D216" w14:textId="09AB1A3F" w:rsidR="000405C7" w:rsidRDefault="000405C7" w:rsidP="000405C7">
            <w:r w:rsidRPr="00271683">
              <w:t>1.15 [1.1</w:t>
            </w:r>
            <w:r>
              <w:t>0,</w:t>
            </w:r>
            <w:r w:rsidRPr="00271683">
              <w:t xml:space="preserve"> 1.19]</w:t>
            </w:r>
          </w:p>
        </w:tc>
      </w:tr>
      <w:tr w:rsidR="000405C7" w14:paraId="209BFDF4" w14:textId="77777777" w:rsidTr="000405C7">
        <w:trPr>
          <w:trHeight w:val="417"/>
        </w:trPr>
        <w:tc>
          <w:tcPr>
            <w:tcW w:w="2132" w:type="dxa"/>
            <w:vAlign w:val="center"/>
          </w:tcPr>
          <w:p w14:paraId="6CD256A1" w14:textId="2F3F5FA4" w:rsidR="000405C7" w:rsidRDefault="000405C7" w:rsidP="000405C7">
            <w:r>
              <w:t>Attended</w:t>
            </w:r>
          </w:p>
        </w:tc>
        <w:tc>
          <w:tcPr>
            <w:tcW w:w="2265" w:type="dxa"/>
            <w:vAlign w:val="center"/>
          </w:tcPr>
          <w:p w14:paraId="5C5243B7" w14:textId="77777777" w:rsidR="000405C7" w:rsidRPr="00534F07" w:rsidRDefault="000405C7" w:rsidP="000405C7">
            <w:r>
              <w:t>Training</w:t>
            </w:r>
          </w:p>
        </w:tc>
        <w:tc>
          <w:tcPr>
            <w:tcW w:w="2263" w:type="dxa"/>
            <w:vAlign w:val="center"/>
          </w:tcPr>
          <w:p w14:paraId="5AFCAC9B" w14:textId="77777777" w:rsidR="000405C7" w:rsidRDefault="000405C7" w:rsidP="000405C7">
            <w:r>
              <w:t>Low</w:t>
            </w:r>
          </w:p>
        </w:tc>
        <w:tc>
          <w:tcPr>
            <w:tcW w:w="2838" w:type="dxa"/>
            <w:vAlign w:val="center"/>
          </w:tcPr>
          <w:p w14:paraId="2A768A14" w14:textId="6D1915AD" w:rsidR="000405C7" w:rsidRDefault="000405C7" w:rsidP="000405C7">
            <w:r w:rsidRPr="00271683">
              <w:t>1.11 [1.06</w:t>
            </w:r>
            <w:r>
              <w:t>,</w:t>
            </w:r>
            <w:r w:rsidRPr="00271683">
              <w:t xml:space="preserve"> 1.16]</w:t>
            </w:r>
          </w:p>
        </w:tc>
      </w:tr>
      <w:tr w:rsidR="000405C7" w14:paraId="60B32F72" w14:textId="77777777" w:rsidTr="000405C7">
        <w:trPr>
          <w:trHeight w:val="417"/>
        </w:trPr>
        <w:tc>
          <w:tcPr>
            <w:tcW w:w="2132" w:type="dxa"/>
            <w:vAlign w:val="center"/>
          </w:tcPr>
          <w:p w14:paraId="1B6A4792" w14:textId="3E1E201D" w:rsidR="000405C7" w:rsidRDefault="000405C7" w:rsidP="000405C7">
            <w:r>
              <w:t>Attended</w:t>
            </w:r>
          </w:p>
        </w:tc>
        <w:tc>
          <w:tcPr>
            <w:tcW w:w="2265" w:type="dxa"/>
            <w:vAlign w:val="center"/>
          </w:tcPr>
          <w:p w14:paraId="57485BEB" w14:textId="77777777" w:rsidR="000405C7" w:rsidRPr="00C21D51" w:rsidRDefault="000405C7" w:rsidP="000405C7">
            <w:r>
              <w:t>Test</w:t>
            </w:r>
          </w:p>
        </w:tc>
        <w:tc>
          <w:tcPr>
            <w:tcW w:w="2263" w:type="dxa"/>
            <w:vAlign w:val="center"/>
          </w:tcPr>
          <w:p w14:paraId="0DFB22D6" w14:textId="77777777" w:rsidR="000405C7" w:rsidRDefault="000405C7" w:rsidP="000405C7">
            <w:r>
              <w:t>High</w:t>
            </w:r>
          </w:p>
        </w:tc>
        <w:tc>
          <w:tcPr>
            <w:tcW w:w="2838" w:type="dxa"/>
            <w:vAlign w:val="center"/>
          </w:tcPr>
          <w:p w14:paraId="767424C2" w14:textId="1A42D790" w:rsidR="000405C7" w:rsidRDefault="000405C7" w:rsidP="000405C7">
            <w:r w:rsidRPr="00271683">
              <w:t xml:space="preserve">1.11 [1.06 </w:t>
            </w:r>
            <w:r>
              <w:t>,</w:t>
            </w:r>
            <w:r w:rsidRPr="00271683">
              <w:t>1.16]</w:t>
            </w:r>
          </w:p>
        </w:tc>
      </w:tr>
      <w:tr w:rsidR="000405C7" w14:paraId="029F2026" w14:textId="77777777" w:rsidTr="000405C7">
        <w:trPr>
          <w:trHeight w:val="417"/>
        </w:trPr>
        <w:tc>
          <w:tcPr>
            <w:tcW w:w="2132" w:type="dxa"/>
            <w:vAlign w:val="center"/>
          </w:tcPr>
          <w:p w14:paraId="553003C0" w14:textId="691C1E1E" w:rsidR="000405C7" w:rsidRDefault="000405C7" w:rsidP="000405C7">
            <w:r>
              <w:t>Attended</w:t>
            </w:r>
          </w:p>
        </w:tc>
        <w:tc>
          <w:tcPr>
            <w:tcW w:w="2265" w:type="dxa"/>
            <w:vAlign w:val="center"/>
          </w:tcPr>
          <w:p w14:paraId="2E0CC6B3" w14:textId="77777777" w:rsidR="000405C7" w:rsidRPr="00C21D51" w:rsidRDefault="000405C7" w:rsidP="000405C7">
            <w:r>
              <w:t>Test</w:t>
            </w:r>
          </w:p>
        </w:tc>
        <w:tc>
          <w:tcPr>
            <w:tcW w:w="2263" w:type="dxa"/>
            <w:vAlign w:val="center"/>
          </w:tcPr>
          <w:p w14:paraId="3B2F94B9" w14:textId="77777777" w:rsidR="000405C7" w:rsidRDefault="000405C7" w:rsidP="000405C7">
            <w:r>
              <w:t>Low</w:t>
            </w:r>
          </w:p>
        </w:tc>
        <w:tc>
          <w:tcPr>
            <w:tcW w:w="2838" w:type="dxa"/>
            <w:vAlign w:val="center"/>
          </w:tcPr>
          <w:p w14:paraId="2B6952ED" w14:textId="2CC9E98B" w:rsidR="000405C7" w:rsidRDefault="000405C7" w:rsidP="000405C7">
            <w:r w:rsidRPr="00271683">
              <w:t>1.13 [1.07</w:t>
            </w:r>
            <w:r>
              <w:t>,</w:t>
            </w:r>
            <w:r w:rsidRPr="00271683">
              <w:t xml:space="preserve"> 1.19]</w:t>
            </w:r>
          </w:p>
        </w:tc>
      </w:tr>
      <w:tr w:rsidR="000405C7" w14:paraId="160DFC5C" w14:textId="77777777" w:rsidTr="000405C7">
        <w:trPr>
          <w:trHeight w:val="417"/>
        </w:trPr>
        <w:tc>
          <w:tcPr>
            <w:tcW w:w="2132" w:type="dxa"/>
            <w:vAlign w:val="center"/>
          </w:tcPr>
          <w:p w14:paraId="2DA10150" w14:textId="2026C0C3" w:rsidR="000405C7" w:rsidRDefault="000405C7" w:rsidP="000405C7">
            <w:r>
              <w:t>Unattended</w:t>
            </w:r>
          </w:p>
        </w:tc>
        <w:tc>
          <w:tcPr>
            <w:tcW w:w="2265" w:type="dxa"/>
            <w:vAlign w:val="center"/>
          </w:tcPr>
          <w:p w14:paraId="14BC13B0" w14:textId="77777777" w:rsidR="000405C7" w:rsidRDefault="000405C7" w:rsidP="000405C7">
            <w:r>
              <w:t>Baseline</w:t>
            </w:r>
          </w:p>
        </w:tc>
        <w:tc>
          <w:tcPr>
            <w:tcW w:w="2263" w:type="dxa"/>
            <w:vAlign w:val="center"/>
          </w:tcPr>
          <w:p w14:paraId="0E4C0535" w14:textId="77777777" w:rsidR="000405C7" w:rsidRDefault="000405C7" w:rsidP="000405C7">
            <w:r>
              <w:t>High</w:t>
            </w:r>
          </w:p>
        </w:tc>
        <w:tc>
          <w:tcPr>
            <w:tcW w:w="2838" w:type="dxa"/>
            <w:vAlign w:val="center"/>
          </w:tcPr>
          <w:p w14:paraId="1570738F" w14:textId="10724E67" w:rsidR="000405C7" w:rsidRPr="00C57028" w:rsidRDefault="000405C7" w:rsidP="000405C7">
            <w:r w:rsidRPr="00271683">
              <w:t>0.88 [0.83</w:t>
            </w:r>
            <w:r>
              <w:t>,</w:t>
            </w:r>
            <w:r w:rsidRPr="00271683">
              <w:t xml:space="preserve"> 0.92]</w:t>
            </w:r>
          </w:p>
        </w:tc>
      </w:tr>
      <w:tr w:rsidR="000405C7" w14:paraId="6043B307" w14:textId="77777777" w:rsidTr="000405C7">
        <w:trPr>
          <w:trHeight w:val="417"/>
        </w:trPr>
        <w:tc>
          <w:tcPr>
            <w:tcW w:w="2132" w:type="dxa"/>
            <w:vAlign w:val="center"/>
          </w:tcPr>
          <w:p w14:paraId="31970CDF" w14:textId="30BEE6CD" w:rsidR="000405C7" w:rsidRDefault="000405C7" w:rsidP="000405C7">
            <w:r>
              <w:t>Unattended</w:t>
            </w:r>
          </w:p>
        </w:tc>
        <w:tc>
          <w:tcPr>
            <w:tcW w:w="2265" w:type="dxa"/>
            <w:vAlign w:val="center"/>
          </w:tcPr>
          <w:p w14:paraId="0AD58A60" w14:textId="77777777" w:rsidR="000405C7" w:rsidRDefault="000405C7" w:rsidP="000405C7">
            <w:r>
              <w:t>Baseline</w:t>
            </w:r>
          </w:p>
        </w:tc>
        <w:tc>
          <w:tcPr>
            <w:tcW w:w="2263" w:type="dxa"/>
            <w:vAlign w:val="center"/>
          </w:tcPr>
          <w:p w14:paraId="3D2A43AA" w14:textId="77777777" w:rsidR="000405C7" w:rsidRDefault="000405C7" w:rsidP="000405C7">
            <w:r>
              <w:t>Low</w:t>
            </w:r>
          </w:p>
        </w:tc>
        <w:tc>
          <w:tcPr>
            <w:tcW w:w="2838" w:type="dxa"/>
            <w:vAlign w:val="center"/>
          </w:tcPr>
          <w:p w14:paraId="1972B2D7" w14:textId="2A3BF65C" w:rsidR="000405C7" w:rsidRPr="00C57028" w:rsidRDefault="000405C7" w:rsidP="000405C7">
            <w:r w:rsidRPr="00271683">
              <w:t>0.88 [0.84</w:t>
            </w:r>
            <w:r>
              <w:t>,</w:t>
            </w:r>
            <w:r w:rsidRPr="00271683">
              <w:t xml:space="preserve"> 0.92]</w:t>
            </w:r>
          </w:p>
        </w:tc>
      </w:tr>
      <w:tr w:rsidR="000405C7" w14:paraId="4309922D" w14:textId="77777777" w:rsidTr="000405C7">
        <w:trPr>
          <w:trHeight w:val="417"/>
        </w:trPr>
        <w:tc>
          <w:tcPr>
            <w:tcW w:w="2132" w:type="dxa"/>
            <w:vAlign w:val="center"/>
          </w:tcPr>
          <w:p w14:paraId="2037F3FA" w14:textId="750004B9" w:rsidR="000405C7" w:rsidRDefault="000405C7" w:rsidP="000405C7">
            <w:r>
              <w:t>Unattended</w:t>
            </w:r>
          </w:p>
        </w:tc>
        <w:tc>
          <w:tcPr>
            <w:tcW w:w="2265" w:type="dxa"/>
            <w:vAlign w:val="center"/>
          </w:tcPr>
          <w:p w14:paraId="1D978EE5" w14:textId="77777777" w:rsidR="000405C7" w:rsidRDefault="000405C7" w:rsidP="000405C7">
            <w:r>
              <w:t>Training</w:t>
            </w:r>
          </w:p>
        </w:tc>
        <w:tc>
          <w:tcPr>
            <w:tcW w:w="2263" w:type="dxa"/>
            <w:vAlign w:val="center"/>
          </w:tcPr>
          <w:p w14:paraId="5A51AF32" w14:textId="77777777" w:rsidR="000405C7" w:rsidRDefault="000405C7" w:rsidP="000405C7">
            <w:r>
              <w:t>High</w:t>
            </w:r>
          </w:p>
        </w:tc>
        <w:tc>
          <w:tcPr>
            <w:tcW w:w="2838" w:type="dxa"/>
            <w:vAlign w:val="center"/>
          </w:tcPr>
          <w:p w14:paraId="0ABB005C" w14:textId="339398B3" w:rsidR="000405C7" w:rsidRPr="00C57028" w:rsidRDefault="000405C7" w:rsidP="000405C7">
            <w:r w:rsidRPr="00271683">
              <w:t>0.9</w:t>
            </w:r>
            <w:r>
              <w:t>0</w:t>
            </w:r>
            <w:r w:rsidRPr="00271683">
              <w:t xml:space="preserve"> [0.85</w:t>
            </w:r>
            <w:r>
              <w:t>,</w:t>
            </w:r>
            <w:r w:rsidRPr="00271683">
              <w:t xml:space="preserve"> 0.95]</w:t>
            </w:r>
          </w:p>
        </w:tc>
      </w:tr>
      <w:tr w:rsidR="000405C7" w14:paraId="00A3B771" w14:textId="77777777" w:rsidTr="000405C7">
        <w:trPr>
          <w:trHeight w:val="417"/>
        </w:trPr>
        <w:tc>
          <w:tcPr>
            <w:tcW w:w="2132" w:type="dxa"/>
            <w:vAlign w:val="center"/>
          </w:tcPr>
          <w:p w14:paraId="6139B07F" w14:textId="467131CB" w:rsidR="000405C7" w:rsidRDefault="000405C7" w:rsidP="000405C7">
            <w:r>
              <w:t>Unattended</w:t>
            </w:r>
          </w:p>
        </w:tc>
        <w:tc>
          <w:tcPr>
            <w:tcW w:w="2265" w:type="dxa"/>
            <w:vAlign w:val="center"/>
          </w:tcPr>
          <w:p w14:paraId="7D34E468" w14:textId="77777777" w:rsidR="000405C7" w:rsidRDefault="000405C7" w:rsidP="000405C7">
            <w:r>
              <w:t>Training</w:t>
            </w:r>
          </w:p>
        </w:tc>
        <w:tc>
          <w:tcPr>
            <w:tcW w:w="2263" w:type="dxa"/>
            <w:vAlign w:val="center"/>
          </w:tcPr>
          <w:p w14:paraId="712B55AD" w14:textId="77777777" w:rsidR="000405C7" w:rsidRDefault="000405C7" w:rsidP="000405C7">
            <w:r>
              <w:t>Low</w:t>
            </w:r>
          </w:p>
        </w:tc>
        <w:tc>
          <w:tcPr>
            <w:tcW w:w="2838" w:type="dxa"/>
            <w:vAlign w:val="center"/>
          </w:tcPr>
          <w:p w14:paraId="2682BD45" w14:textId="69415237" w:rsidR="000405C7" w:rsidRPr="00C57028" w:rsidRDefault="000405C7" w:rsidP="000405C7">
            <w:r w:rsidRPr="00271683">
              <w:t>0.87 [0.83</w:t>
            </w:r>
            <w:r>
              <w:t>,</w:t>
            </w:r>
            <w:r w:rsidRPr="00271683">
              <w:t xml:space="preserve"> 0.91]</w:t>
            </w:r>
          </w:p>
        </w:tc>
      </w:tr>
      <w:tr w:rsidR="000405C7" w14:paraId="5439E61B" w14:textId="77777777" w:rsidTr="000405C7">
        <w:trPr>
          <w:trHeight w:val="417"/>
        </w:trPr>
        <w:tc>
          <w:tcPr>
            <w:tcW w:w="2132" w:type="dxa"/>
            <w:vAlign w:val="center"/>
          </w:tcPr>
          <w:p w14:paraId="23C12672" w14:textId="2557547E" w:rsidR="000405C7" w:rsidRDefault="000405C7" w:rsidP="000405C7">
            <w:r>
              <w:t>Unattended</w:t>
            </w:r>
          </w:p>
        </w:tc>
        <w:tc>
          <w:tcPr>
            <w:tcW w:w="2265" w:type="dxa"/>
            <w:vAlign w:val="center"/>
          </w:tcPr>
          <w:p w14:paraId="43ECA654" w14:textId="77777777" w:rsidR="000405C7" w:rsidRDefault="000405C7" w:rsidP="000405C7">
            <w:r>
              <w:t>Test</w:t>
            </w:r>
          </w:p>
        </w:tc>
        <w:tc>
          <w:tcPr>
            <w:tcW w:w="2263" w:type="dxa"/>
            <w:vAlign w:val="center"/>
          </w:tcPr>
          <w:p w14:paraId="68B5AB5C" w14:textId="77777777" w:rsidR="000405C7" w:rsidRDefault="000405C7" w:rsidP="000405C7">
            <w:r>
              <w:t>High</w:t>
            </w:r>
          </w:p>
        </w:tc>
        <w:tc>
          <w:tcPr>
            <w:tcW w:w="2838" w:type="dxa"/>
            <w:vAlign w:val="center"/>
          </w:tcPr>
          <w:p w14:paraId="1C7BCB7B" w14:textId="321A6DD1" w:rsidR="000405C7" w:rsidRPr="00C57028" w:rsidRDefault="000405C7" w:rsidP="000405C7">
            <w:r w:rsidRPr="00271683">
              <w:t>0.87 [0.82</w:t>
            </w:r>
            <w:r>
              <w:t>,</w:t>
            </w:r>
            <w:r w:rsidRPr="00271683">
              <w:t xml:space="preserve"> 0.93]</w:t>
            </w:r>
          </w:p>
        </w:tc>
      </w:tr>
      <w:tr w:rsidR="000405C7" w14:paraId="758C8386" w14:textId="77777777" w:rsidTr="000405C7">
        <w:trPr>
          <w:trHeight w:val="417"/>
        </w:trPr>
        <w:tc>
          <w:tcPr>
            <w:tcW w:w="2132" w:type="dxa"/>
            <w:tcBorders>
              <w:bottom w:val="single" w:sz="4" w:space="0" w:color="auto"/>
            </w:tcBorders>
            <w:vAlign w:val="center"/>
          </w:tcPr>
          <w:p w14:paraId="4C3D6B08" w14:textId="30F49887" w:rsidR="000405C7" w:rsidRDefault="000405C7" w:rsidP="000405C7">
            <w:r>
              <w:t>Unattended</w:t>
            </w:r>
          </w:p>
        </w:tc>
        <w:tc>
          <w:tcPr>
            <w:tcW w:w="2265" w:type="dxa"/>
            <w:tcBorders>
              <w:bottom w:val="single" w:sz="4" w:space="0" w:color="auto"/>
            </w:tcBorders>
            <w:vAlign w:val="center"/>
          </w:tcPr>
          <w:p w14:paraId="6B3FE7D9" w14:textId="77777777" w:rsidR="000405C7" w:rsidRDefault="000405C7" w:rsidP="000405C7">
            <w:r>
              <w:t>Test</w:t>
            </w:r>
          </w:p>
        </w:tc>
        <w:tc>
          <w:tcPr>
            <w:tcW w:w="2263" w:type="dxa"/>
            <w:tcBorders>
              <w:bottom w:val="single" w:sz="4" w:space="0" w:color="auto"/>
            </w:tcBorders>
            <w:vAlign w:val="center"/>
          </w:tcPr>
          <w:p w14:paraId="0DAE56C9" w14:textId="77777777" w:rsidR="000405C7" w:rsidRDefault="000405C7" w:rsidP="000405C7">
            <w:r>
              <w:t>Low</w:t>
            </w:r>
          </w:p>
        </w:tc>
        <w:tc>
          <w:tcPr>
            <w:tcW w:w="2838" w:type="dxa"/>
            <w:tcBorders>
              <w:bottom w:val="single" w:sz="4" w:space="0" w:color="auto"/>
            </w:tcBorders>
            <w:vAlign w:val="center"/>
          </w:tcPr>
          <w:p w14:paraId="744426AC" w14:textId="4053A6DA" w:rsidR="000405C7" w:rsidRPr="00C57028" w:rsidRDefault="000405C7" w:rsidP="000405C7">
            <w:r w:rsidRPr="00271683">
              <w:t>0.89 [0.83</w:t>
            </w:r>
            <w:r>
              <w:t>,</w:t>
            </w:r>
            <w:r w:rsidRPr="00271683">
              <w:t xml:space="preserve"> 0.94]</w:t>
            </w:r>
          </w:p>
        </w:tc>
      </w:tr>
    </w:tbl>
    <w:p w14:paraId="3425EF2F" w14:textId="77777777" w:rsidR="00C202A7" w:rsidRDefault="00C202A7" w:rsidP="00750818">
      <w:pPr>
        <w:spacing w:line="480" w:lineRule="auto"/>
        <w:ind w:firstLine="284"/>
        <w:jc w:val="both"/>
      </w:pPr>
    </w:p>
    <w:p w14:paraId="63E314DA" w14:textId="5BE2D76D"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w:t>
      </w:r>
      <w:r w:rsidR="00174055">
        <w:t>attended and unattended stimuli</w:t>
      </w:r>
      <w:r>
        <w:t xml:space="preserve">.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40546">
        <w:t>0.02; 95% HDI [-0.01, 0.06</w:t>
      </w:r>
      <w:r>
        <w:t>]; ER =</w:t>
      </w:r>
      <w:r w:rsidR="00B40546">
        <w:t xml:space="preserve"> 10.24</w:t>
      </w:r>
      <w:r w:rsidR="00174055">
        <w:t>), both when it was attended and unattended</w:t>
      </w:r>
      <w:r>
        <w:t xml:space="preserve">.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B40546">
        <w:t>0.01; 95% HDI [-0.02, 0.05]; ER = 2.65</w:t>
      </w:r>
      <w:r w:rsidR="00B70234">
        <w:t xml:space="preserve">).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B40546">
        <w:t>; 95% HDI [-0.07, 0.01]; ER = 13.01</w:t>
      </w:r>
      <w:r w:rsidR="00F9066F">
        <w:t xml:space="preserve">),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B40546">
        <w:t>02; 95% HDI [-0.06, 0.03]; ER = 3.74</w:t>
      </w:r>
      <w:r w:rsidR="00F9066F">
        <w:t xml:space="preserve">).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 xml:space="preserve">was </w:t>
      </w:r>
      <w:r w:rsidR="00450F6F">
        <w:lastRenderedPageBreak/>
        <w:t>enhanced</w:t>
      </w:r>
      <w:r w:rsidR="00F9066F">
        <w:t xml:space="preserve"> in the phase in which participants could earn monetary rewards</w:t>
      </w:r>
      <w:r w:rsidR="00450F6F">
        <w:t xml:space="preserve"> and </w:t>
      </w:r>
      <w:r w:rsidR="00B252B7">
        <w:t>returned</w:t>
      </w:r>
      <w:r w:rsidR="00450F6F">
        <w:t xml:space="preserve"> to baseline in the subsequent test phase without rewards. Thus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5E236F91" w14:textId="349F8AD4"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w:t>
      </w:r>
      <w:r w:rsidR="004B4C5C">
        <w:t>history</w:t>
      </w:r>
      <w:r w:rsidR="002170E5">
        <w:t xml:space="preserve"> jointly guide visual processing. </w:t>
      </w:r>
      <w:r w:rsidR="0022375B">
        <w:t>W</w:t>
      </w:r>
      <w:r w:rsidR="00B218F4">
        <w:t xml:space="preserve">e compared the </w:t>
      </w:r>
      <w:r w:rsidR="002170E5">
        <w:t xml:space="preserve">processing of </w:t>
      </w:r>
      <w:r w:rsidR="00174055">
        <w:t>attended and unattended</w:t>
      </w:r>
      <w:r w:rsidR="002170E5">
        <w:t xml:space="preserve">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7946E2">
        <w:t>enhanced</w:t>
      </w:r>
      <w:r w:rsidR="002170E5">
        <w:t xml:space="preserve"> processing of these stimuli</w:t>
      </w:r>
      <w:r w:rsidR="007946E2">
        <w:t xml:space="preserve"> in the visual cortex</w:t>
      </w:r>
      <w:r w:rsidR="002170E5">
        <w:t xml:space="preserve">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174055">
        <w:t>attended and unattended</w:t>
      </w:r>
      <w:r w:rsidR="002170E5">
        <w:t>, thus indicating that rewards influenced visual</w:t>
      </w:r>
      <w:r w:rsidR="00607C26">
        <w:t xml:space="preserve"> processing </w:t>
      </w:r>
      <w:r w:rsidR="007946E2">
        <w:t>independently of</w:t>
      </w:r>
      <w:r w:rsidR="00607C26">
        <w:t xml:space="preserve">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B252B7">
        <w:t>returned</w:t>
      </w:r>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w:t>
      </w:r>
      <w:r w:rsidR="00174055">
        <w:t>stimuli</w:t>
      </w:r>
      <w:r w:rsidR="00004DEF">
        <w:t xml:space="preserve">. </w:t>
      </w:r>
    </w:p>
    <w:p w14:paraId="63E91B95" w14:textId="2721A678" w:rsidR="00D16111" w:rsidRDefault="004C2EDF" w:rsidP="00E02A17">
      <w:pPr>
        <w:spacing w:line="480" w:lineRule="auto"/>
        <w:ind w:firstLine="720"/>
        <w:jc w:val="both"/>
      </w:pPr>
      <w:r>
        <w:t xml:space="preserve">The introduction of rewards improved behavioral performance on the task and facilitated the visual processing of stimuli associated with high rewards. </w:t>
      </w:r>
      <w:r w:rsidR="00F71481">
        <w:t>This effect</w:t>
      </w:r>
      <w:r w:rsidR="003B0777">
        <w:t xml:space="preserve"> on SSVEP amplitudes</w:t>
      </w:r>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 xml:space="preserve">Crucially, this effect was the same </w:t>
      </w:r>
      <w:r w:rsidR="007946E2">
        <w:t>both when t</w:t>
      </w:r>
      <w:r w:rsidR="007D6479">
        <w:t>he high reward stim</w:t>
      </w:r>
      <w:r w:rsidR="00EF222F">
        <w:t xml:space="preserve">ulus </w:t>
      </w:r>
      <w:r w:rsidR="00174055">
        <w:t xml:space="preserve">was attended </w:t>
      </w:r>
      <w:r w:rsidR="007946E2">
        <w:t>and</w:t>
      </w:r>
      <w:r w:rsidR="00174055">
        <w:t xml:space="preserve"> unattended</w:t>
      </w:r>
      <w:r w:rsidR="007D6479">
        <w:t xml:space="preserve">. Thus this effect </w:t>
      </w:r>
      <w:r w:rsidR="007946E2">
        <w:t>was independent of</w:t>
      </w:r>
      <w:r w:rsidR="007D6479">
        <w:t xml:space="preserve"> the effect of voluntary selective attention reflected in the </w:t>
      </w:r>
      <w:r w:rsidR="007946E2">
        <w:t>enhanced</w:t>
      </w:r>
      <w:r w:rsidR="007D6479">
        <w:t xml:space="preserve"> processing of the </w:t>
      </w:r>
      <w:r w:rsidR="00174055">
        <w:t xml:space="preserve">attended compared to unattended </w:t>
      </w:r>
      <w:r w:rsidR="007D6479">
        <w:t xml:space="preserve">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 xml:space="preserve">Andersen &amp; Müller, </w:t>
      </w:r>
      <w:r w:rsidR="00F910DD" w:rsidRPr="00F910DD">
        <w:rPr>
          <w:noProof/>
        </w:rPr>
        <w:lastRenderedPageBreak/>
        <w:t>2010)</w:t>
      </w:r>
      <w:r w:rsidR="007D6479">
        <w:fldChar w:fldCharType="end"/>
      </w:r>
      <w:r w:rsidR="007D6479">
        <w:t xml:space="preserve">. This pattern of results suggests that the effect of reward acted independently of visual selective attention. This finding supports the predictions of the models which propose that the effect 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w:t>
      </w:r>
      <w:r w:rsidR="00D16111">
        <w:t>to refine</w:t>
      </w:r>
      <w:r w:rsidR="009A443D">
        <w:t xml:space="preserve">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w:t>
      </w:r>
      <w:proofErr w:type="spellStart"/>
      <w:r w:rsidR="007F55D4">
        <w:t>frontroparietal</w:t>
      </w:r>
      <w:proofErr w:type="spellEnd"/>
      <w:r w:rsidR="007F55D4">
        <w:t xml:space="preserve"> regions, for example the dorsolateral Prefrontal Cortex and the Anterior Cingulate Cortex</w:t>
      </w:r>
      <w:r w:rsidR="00D16111">
        <w:t>, which</w:t>
      </w:r>
      <w:r w:rsidR="007F55D4">
        <w:t xml:space="preserve"> </w:t>
      </w:r>
      <w:r w:rsidR="007946E2">
        <w:t xml:space="preserve">are </w:t>
      </w:r>
      <w:r w:rsidR="007F55D4">
        <w:t xml:space="preserve">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(Krebs, Boehler, Roberts, Song, &amp; Woldorff, 2012; Pessoa &amp; Engelmann, 2010; Schevernels, Krebs, Santens, Woldorff, &amp; Boehler, 2014)</w:t>
      </w:r>
      <w:r w:rsidR="007F55D4">
        <w:fldChar w:fldCharType="end"/>
      </w:r>
      <w:r w:rsidR="007F55D4" w:rsidRPr="00F418CE">
        <w:rPr>
          <w:lang w:val="de-DE"/>
        </w:rPr>
        <w:t xml:space="preserve">. </w:t>
      </w:r>
      <w:r w:rsidR="007F55D4">
        <w:t xml:space="preserve">However, these models are not explicit about their predictions of how </w:t>
      </w:r>
      <w:r w:rsidR="00D16111">
        <w:t>the</w:t>
      </w:r>
      <w:r w:rsidR="007F55D4">
        <w:t xml:space="preserve"> top-down signals</w:t>
      </w:r>
      <w:r w:rsidR="00D16111">
        <w:t xml:space="preserve"> from these areas</w:t>
      </w:r>
      <w:r w:rsidR="007F55D4">
        <w:t xml:space="preserve"> modulate the processing of stimuli at the level of the visual cortex. Our findings suggest that increased rewards act to </w:t>
      </w:r>
      <w:r w:rsidR="00EF222F">
        <w:t>enhance</w:t>
      </w:r>
      <w:r w:rsidR="007F55D4">
        <w:t xml:space="preserve"> the processing of the stimuli related to high rewards independently from other top-down voluntary attention effects, which is similar to the way in which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indicate</w:t>
      </w:r>
      <w:r w:rsidR="00D16111">
        <w:t>s</w:t>
      </w:r>
      <w:r w:rsidR="00F71481">
        <w:t xml:space="preserve"> a possible dissociation between the effects of reward and other cognitive control effect</w:t>
      </w:r>
      <w:r w:rsidR="00D16111">
        <w:t>s on selective attention. Such dissociation</w:t>
      </w:r>
      <w:r w:rsidR="0085682D">
        <w:t xml:space="preserve"> between the cognitive control and reward effects are an important question which should be further addressed </w:t>
      </w:r>
      <w:r w:rsidR="00F71481">
        <w:t xml:space="preserve">both theoretically and empirically. </w:t>
      </w:r>
    </w:p>
    <w:p w14:paraId="27E17E33" w14:textId="4C82E97D" w:rsidR="00E02A17" w:rsidRPr="00436F16" w:rsidRDefault="00BA3727" w:rsidP="00E02A17">
      <w:pPr>
        <w:spacing w:line="480" w:lineRule="auto"/>
        <w:ind w:firstLine="720"/>
        <w:jc w:val="both"/>
      </w:pPr>
      <w:r w:rsidRPr="00BA3727">
        <w:t xml:space="preserve">In the test phase behavior displayed similar patterns as in the training phase. Individuals were faster to detect motions of the dots in color related to high </w:t>
      </w:r>
      <w:r w:rsidR="0007452D">
        <w:t>compared to low reward</w:t>
      </w:r>
      <w:r w:rsidRPr="00BA3727">
        <w:t xml:space="preserve">. This </w:t>
      </w:r>
      <w:r w:rsidRPr="00BA3727">
        <w:lastRenderedPageBreak/>
        <w:t xml:space="preserve">finding follows the reward-history effects reported in several paradigms (Anderson, Laurent, &amp; Yantis, 2011; Della </w:t>
      </w:r>
      <w:proofErr w:type="spellStart"/>
      <w:r w:rsidRPr="00BA3727">
        <w:t>Libera</w:t>
      </w:r>
      <w:proofErr w:type="spellEnd"/>
      <w:r w:rsidRPr="00BA3727">
        <w:t xml:space="preserve"> &amp; Chelazzi, 2009; Failing &amp; </w:t>
      </w:r>
      <w:proofErr w:type="spellStart"/>
      <w:r w:rsidRPr="00BA3727">
        <w:t>Theeuwes</w:t>
      </w:r>
      <w:proofErr w:type="spellEnd"/>
      <w:r w:rsidRPr="00BA3727">
        <w:t xml:space="preserve">, 2014). However, our SSVEP results show that </w:t>
      </w:r>
      <w:r w:rsidR="0007452D">
        <w:t xml:space="preserve">the visual processing of the high reward stimuli </w:t>
      </w:r>
      <w:r w:rsidR="00B252B7">
        <w:t>returned</w:t>
      </w:r>
      <w:r w:rsidR="0007452D">
        <w:t xml:space="preserve"> to baseline levels, diverging from the behavioral pattern of results. </w:t>
      </w:r>
      <w:r w:rsidRPr="00BA3727">
        <w:t xml:space="preserve">This result indicates that the longer lasting effect of reward history was not mediated by </w:t>
      </w:r>
      <w:r w:rsidR="0007452D">
        <w:t xml:space="preserve">the prolonged gain </w:t>
      </w:r>
      <w:r w:rsidR="00E45F82">
        <w:t xml:space="preserve">enhancement </w:t>
      </w:r>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w:t>
      </w:r>
      <w:r w:rsidR="007946E2">
        <w:t>retreat to baseline levels</w:t>
      </w:r>
      <w:r w:rsidR="0007452D">
        <w:t xml:space="preserve"> </w:t>
      </w:r>
      <w:r w:rsidR="007946E2">
        <w:t>when</w:t>
      </w:r>
      <w:r w:rsidR="0007452D">
        <w:t xml:space="preserv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 xml:space="preserve">This finding suggest that visual processing can be adapted in a much more flexible way than predicted by the models focused on the reward-history effects on attention. </w:t>
      </w:r>
      <w:r w:rsidR="00B302C7">
        <w:t>Of note, it is possible that our SSVEP measure captures the more general aspect of</w:t>
      </w:r>
      <w:r w:rsidR="003653E3">
        <w:t xml:space="preserve"> feature</w:t>
      </w:r>
      <w:r w:rsidR="00B302C7">
        <w:t xml:space="preserve"> processing in the visual cortex, while the effects of reward history could be specifically locked to the onset of the </w:t>
      </w:r>
      <w:r w:rsidR="003653E3">
        <w:t xml:space="preserve">rewarded stimulus </w:t>
      </w:r>
      <w:r w:rsidRPr="00BA3727">
        <w:t xml:space="preserve">(Donohue et al., 2016; Hickey et al., 2010; Luque et al., 2017; MacLean &amp; Giesbrecht, 2015). However, there are at least two studies which have not found evidence for the effects of reward history on the early visual processing (Qi et al., 2013; Tankelevitch et al., 2019). This leaves open the possibility that the effects of reward history are </w:t>
      </w:r>
      <w:r w:rsidR="00922A46">
        <w:t>not necessarily driven purely by gains in sensory processing</w:t>
      </w:r>
      <w:r w:rsidRPr="00BA3727">
        <w:t>. One interesting possibility</w:t>
      </w:r>
      <w:r w:rsidR="003653E3">
        <w:t>,</w:t>
      </w:r>
      <w:r w:rsidRPr="00BA3727">
        <w:t xml:space="preserve"> which should be explored in </w:t>
      </w:r>
      <w:r w:rsidR="008D7BB9">
        <w:t>future</w:t>
      </w:r>
      <w:r w:rsidRPr="00BA3727">
        <w:t xml:space="preserve"> studies</w:t>
      </w:r>
      <w:r w:rsidR="003653E3">
        <w:t>,</w:t>
      </w:r>
      <w:r w:rsidRPr="00BA3727">
        <w:t xml:space="preserve"> is that rewards initially improve performance by enhancing </w:t>
      </w:r>
      <w:r w:rsidR="008D7BB9">
        <w:t>stimulus saliency</w:t>
      </w:r>
      <w:r w:rsidRPr="00BA3727">
        <w:t xml:space="preserve">, but later rely on more direct stimulus-response mappings. </w:t>
      </w:r>
      <w:r w:rsidR="00E02A17" w:rsidRPr="00BA3727">
        <w:t xml:space="preserve">Finally, it is important to note that our </w:t>
      </w:r>
      <w:r w:rsidR="008D7BB9">
        <w:t xml:space="preserve">paradigm </w:t>
      </w:r>
      <w:r w:rsidR="00E02A17" w:rsidRPr="00BA3727">
        <w:t xml:space="preserve">involves a cue on every trial </w:t>
      </w:r>
      <w:r w:rsidR="008D7BB9">
        <w:t>which induces</w:t>
      </w:r>
      <w:r w:rsidR="00E02A17" w:rsidRPr="00BA3727">
        <w:t xml:space="preserve"> a direct goal</w:t>
      </w:r>
      <w:r w:rsidR="008D7BB9">
        <w:t>, while this</w:t>
      </w:r>
      <w:r w:rsidR="00E02A17" w:rsidRPr="00BA3727">
        <w:t xml:space="preserve"> is not the case </w:t>
      </w:r>
      <w:r w:rsidR="008D7BB9">
        <w:t>in</w:t>
      </w:r>
      <w:r w:rsidR="00E02A17" w:rsidRPr="00BA3727">
        <w:t xml:space="preserve"> most of the studies assessing the influence of reward-history on attention. Further research </w:t>
      </w:r>
      <w:r w:rsidR="00E02A17" w:rsidRPr="00BA3727">
        <w:lastRenderedPageBreak/>
        <w:t xml:space="preserve">using SSVEPs in tasks designed to explicitly address the reward-history effects could help disentangle between the possible explanations of our findings.  </w:t>
      </w:r>
      <w:r w:rsidR="00E02A17">
        <w:t xml:space="preserve"> </w:t>
      </w:r>
    </w:p>
    <w:p w14:paraId="651AD314" w14:textId="4E740BBE" w:rsidR="00426BFE" w:rsidRDefault="00426BFE" w:rsidP="00426BFE">
      <w:pPr>
        <w:spacing w:line="480" w:lineRule="auto"/>
        <w:ind w:firstLine="720"/>
        <w:jc w:val="both"/>
      </w:pPr>
      <w:r>
        <w:t xml:space="preserve">Our paradigm allowed us to simultaneously measure the processing of stimuli linked to both high and low value. Some initial evidence for the suppression of the stimuli linked to low 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w:t>
      </w:r>
      <w:proofErr w:type="spellStart"/>
      <w:r>
        <w:t>Theeuwes</w:t>
      </w:r>
      <w:proofErr w:type="spellEnd"/>
      <w:r>
        <w:t xml:space="preserve">, 2018). Contrary to this, in this study we found </w:t>
      </w:r>
      <w:r w:rsidR="00FF554D">
        <w:t xml:space="preserve">no </w:t>
      </w:r>
      <w:r>
        <w:t xml:space="preserve">evidence for this proposal. Suppression was </w:t>
      </w:r>
      <w:r w:rsidR="00F21900">
        <w:t>neither observed</w:t>
      </w:r>
      <w:r>
        <w:t xml:space="preserve"> </w:t>
      </w:r>
      <w:r w:rsidR="00174055">
        <w:t>when the low value color was attended</w:t>
      </w:r>
      <w:r>
        <w:t>, nor when it was</w:t>
      </w:r>
      <w:r w:rsidR="00174055">
        <w:t xml:space="preserve"> unattended</w:t>
      </w:r>
      <w:r>
        <w:t xml:space="preserve">.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w:t>
      </w:r>
      <w:r w:rsidR="00F21900">
        <w:t>beneficial</w:t>
      </w:r>
      <w:r>
        <w:t xml:space="preser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BA23F7">
        <w:t>goal-irrelevant stimuli</w:t>
      </w:r>
      <w:r>
        <w:t xml:space="preserve">). However, if the attended feature is likely to change on each trial, as in our experiment, the suppression of the low rewarded </w:t>
      </w:r>
      <w:r>
        <w:lastRenderedPageBreak/>
        <w:t xml:space="preserve">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0854209A" w14:textId="77777777" w:rsidR="00672370" w:rsidRDefault="00672370" w:rsidP="00672370">
      <w:pPr>
        <w:spacing w:line="480" w:lineRule="auto"/>
        <w:ind w:firstLine="720"/>
        <w:jc w:val="both"/>
      </w:pPr>
      <w:r>
        <w:t xml:space="preserve">The design of this study and the use of the SSVEPs allowed us to independently assess the influence of voluntary attention and reward on sensory processing in the visual cortex. This enabled us to directly compare the magnitudes of the two effects on sensory processing. While both of these factors displayed an effect on visual processing, it is important to note that the effect of voluntary attention on visual processing (30% increase for the attended vs. the unattended stimuli) was an order of magnitude stronger than the effect of reward (3% increase from baseline to training for the high reward stimuli). Thus even though reward associations can influence processing in opposition to voluntary attention, the magnitude of this effect is very small compared to the effect of voluntary attention. Most theoretical models to date have focused on how top-down and reward-driven attention jointly guide stimulus processing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et al., 2012)","plainTextFormattedCitation":"(Awh et al., 2012)","previouslyFormattedCitation":"(Awh et al., 2012)"},"properties":{"noteIndex":0},"schema":"https://github.com/citation-style-language/schema/raw/master/csl-citation.json"}</w:instrText>
      </w:r>
      <w:r>
        <w:fldChar w:fldCharType="separate"/>
      </w:r>
      <w:r w:rsidRPr="00672370">
        <w:rPr>
          <w:noProof/>
        </w:rPr>
        <w:t>(Awh et al., 2012)</w:t>
      </w:r>
      <w:r>
        <w:fldChar w:fldCharType="end"/>
      </w:r>
      <w:r>
        <w:t xml:space="preserve">, but how much each of these processes contribute to stimulus processing still has to be incorporated into the theoretical models. This finding is especially important in the light of the recent studies investigating the relevance of reward-driven automatic biases in attention in clinical disorders such as addiction </w:t>
      </w:r>
      <w:r>
        <w:fldChar w:fldCharType="begin" w:fldLock="1"/>
      </w:r>
      <w:r>
        <w:instrText>ADDIN CSL_CITATION {"citationItems":[{"id":"ITEM-1","itemData":{"DOI":"10.1016/j.drugalcdep.2016.08.002","ISSN":"18790046","abstract":"Background The phenotype of addiction includes prominent attentional biases for drug cues, which play a role in motivating drug-seeking behavior and contribute to relapse. In a separate line of research, arbitrary stimuli have been shown to automatically capture attention when previously associated with reward in non-clinical samples. Methods and results Here, I argue that these two attentional biases reflect the same cognitive process. I outline five characteristics that exemplify attentional biases for drug cues: resistant to conflicting goals, robust to extinction, linked to dorsal striatal dopamine and to biases in approach behavior, and can distinguish between individuals with and without a history of drug dependence. I then go on to describe how attentional biases for arbitrary reward-associated stimuli share all of these features, and conclude by arguing that the attentional components of addiction reflect a normal cognitive process that promotes reward-seeking behavior.","author":[{"dropping-particle":"","family":"Anderson","given":"Brian A.","non-dropping-particle":"","parse-names":false,"suffix":""}],"container-title":"Drug and Alcohol Dependence","id":"ITEM-1","issued":{"date-parts":[["2016"]]},"page":"8-14","publisher":"Elsevier Ireland Ltd","title":"What is abnormal about addiction-related attentional biases?","type":"article-journal","volume":"167"},"uris":["http://www.mendeley.com/documents/?uuid=7c348a04-5295-438d-b90e-b2d51fc2169d"]}],"mendeley":{"formattedCitation":"(Brian A. Anderson, 2016)","manualFormatting":"(Anderson, 2016)","plainTextFormattedCitation":"(Brian A. Anderson, 2016)","previouslyFormattedCitation":"(Brian A. Anderson, 2016)"},"properties":{"noteIndex":0},"schema":"https://github.com/citation-style-language/schema/raw/master/csl-citation.json"}</w:instrText>
      </w:r>
      <w:r>
        <w:fldChar w:fldCharType="separate"/>
      </w:r>
      <w:r w:rsidRPr="00D16111">
        <w:rPr>
          <w:noProof/>
        </w:rPr>
        <w:t>(Anderson, 2016)</w:t>
      </w:r>
      <w:r>
        <w:fldChar w:fldCharType="end"/>
      </w:r>
      <w:r>
        <w:t xml:space="preserve"> and depression </w:t>
      </w:r>
      <w:r>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symptoms.","type":"article-journal","volume":"14"},"uris":["http://www.mendeley.com/documents/?uuid=2b823a58-59a0-4f05-8569-3bc00c4b65b4"]}],"mendeley":{"formattedCitation":"(Brian A Anderson, Leal, Hall, Yassa, &amp; Yantis, 2014)","manualFormatting":"(Anderson, Leal, Hall, Yassa, &amp; Yantis, 2014)","plainTextFormattedCitation":"(Brian A Anderson, Leal, Hall, Yassa, &amp; Yantis, 2014)","previouslyFormattedCitation":"(Brian A Anderson, Leal, Hall, Yassa, &amp; Yantis, 2014)"},"properties":{"noteIndex":0},"schema":"https://github.com/citation-style-language/schema/raw/master/csl-citation.json"}</w:instrText>
      </w:r>
      <w:r>
        <w:fldChar w:fldCharType="separate"/>
      </w:r>
      <w:r>
        <w:rPr>
          <w:noProof/>
        </w:rPr>
        <w:t>(</w:t>
      </w:r>
      <w:r w:rsidRPr="00D16111">
        <w:rPr>
          <w:noProof/>
        </w:rPr>
        <w:t>Anderson, Leal, Hall, Yassa, &amp; Yantis, 2014)</w:t>
      </w:r>
      <w:r>
        <w:fldChar w:fldCharType="end"/>
      </w:r>
      <w:r>
        <w:t xml:space="preserve">. While it is possible that the more automatic biases in attention play a role in these disorders, it is also important to focus on the role of more goal-directed processes which are likely to have a bigger impact on cognition in clinical disorders </w:t>
      </w:r>
      <w:r>
        <w:fldChar w:fldCharType="begin" w:fldLock="1"/>
      </w:r>
      <w:r>
        <w:instrText>ADDIN CSL_CITATION {"citationItems":[{"id":"ITEM-1","itemData":{"DOI":"10.1016/j.neubiorev.2019.04.011","ISSN":"01497634","abstract":"Depression is linked to deficits in cognitive control and a host of other cognitive impairments arise as a consequence of these deficits. Despite of their important role in depression, there are no mechanistic models of cognitive control deficits in depression. In this paper we propose how these deficits can emerge from the interaction between motivational and cognitive processes. We review depression-related impairments in key components of motivation along with new cognitive neuroscience models that focus on the role of motivation in the decision-making about cognitive control allocation. Based on this review we propose a unifying framework which connects motivational and cognitive impairments in depression. This framework is rooted in computational models of cognitive control and offers a mechanistic understanding of cognitive control deficits in depression.","author":[{"dropping-particle":"","family":"Grahek","given":"I","non-dropping-particle":"","parse-names":false,"suffix":""},{"dropping-particle":"","family":"Shenhav","given":"A","non-dropping-particle":"","parse-names":false,"suffix":""},{"dropping-particle":"","family":"Musslick","given":"S","non-dropping-particle":"","parse-names":false,"suffix":""},{"dropping-particle":"","family":"Krebs","given":"Ruth M","non-dropping-particle":"","parse-names":false,"suffix":""},{"dropping-particle":"","family":"Koster","given":"Ernst H.W.","non-dropping-particle":"","parse-names":false,"suffix":""}],"container-title":"Neuroscience &amp; Biobehavioral Reviews","id":"ITEM-1","issue":"March","issued":{"date-parts":[["2019","7"]]},"page":"371-381","publisher":"Elsevier","title":"Motivation and cognitive control in depression","type":"article-journal","volume":"102"},"uris":["http://www.mendeley.com/documents/?uuid=cd2aca22-dfdf-48d8-8fb5-3a0f5d8df6b9"]}],"mendeley":{"formattedCitation":"(Grahek, Shenhav, Musslick, Krebs, &amp; Koster, 2019)","plainTextFormattedCitation":"(Grahek, Shenhav, Musslick, Krebs, &amp; Koster, 2019)"},"properties":{"noteIndex":0},"schema":"https://github.com/citation-style-language/schema/raw/master/csl-citation.json"}</w:instrText>
      </w:r>
      <w:r>
        <w:fldChar w:fldCharType="separate"/>
      </w:r>
      <w:r w:rsidRPr="00672370">
        <w:rPr>
          <w:noProof/>
        </w:rPr>
        <w:t>(Grahek, Shenhav, Musslick, Krebs, &amp; Koster, 2019)</w:t>
      </w:r>
      <w:r>
        <w:fldChar w:fldCharType="end"/>
      </w:r>
      <w:r>
        <w:t xml:space="preserve">.   </w:t>
      </w:r>
    </w:p>
    <w:p w14:paraId="63C3831E" w14:textId="7B210752" w:rsidR="00136E70" w:rsidRDefault="00E922F9" w:rsidP="00B302C7">
      <w:pPr>
        <w:spacing w:line="480" w:lineRule="auto"/>
        <w:ind w:firstLine="720"/>
        <w:jc w:val="both"/>
      </w:pPr>
      <w:r>
        <w:t xml:space="preserve">In </w:t>
      </w:r>
      <w:r w:rsidR="00E02A17">
        <w:t xml:space="preserve">conclusion, in this study we directly assessed how voluntary attention and reward jointly guide attention. </w:t>
      </w:r>
      <w:r>
        <w:t xml:space="preserve">Our </w:t>
      </w:r>
      <w:r w:rsidR="00B302C7">
        <w:t>findings</w:t>
      </w:r>
      <w:r>
        <w:t xml:space="preserve"> provide</w:t>
      </w:r>
      <w:r w:rsidR="00B87274">
        <w:t xml:space="preserve"> a novel insight into the flexible dynamics of </w:t>
      </w:r>
      <w:r w:rsidR="00E02A17">
        <w:t xml:space="preserve">visual processing based on these two factors. </w:t>
      </w:r>
      <w:r w:rsidR="00B302C7">
        <w:t xml:space="preserve">They demonstrate that rewards can act independently of voluntary </w:t>
      </w:r>
      <w:r w:rsidR="00B302C7">
        <w:lastRenderedPageBreak/>
        <w:t xml:space="preserve">attention to enhance sensory processing in the visual cortex. However, the sensory processing is flexibly readjusted when rewards are no longer available. This result points to the dynamical interplay between top-down and reward effects in the visual cortex which needs to be accounted for in theoretical models of motivation-cognition interactions.  effect can be flexibly removed as soon as the reward structure in the environment changes.  </w:t>
      </w:r>
    </w:p>
    <w:p w14:paraId="3D22C9FA" w14:textId="77777777" w:rsidR="00B302C7" w:rsidRDefault="00B302C7" w:rsidP="00B302C7">
      <w:pPr>
        <w:spacing w:line="480" w:lineRule="auto"/>
        <w:ind w:firstLine="720"/>
        <w:jc w:val="both"/>
      </w:pP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331"/>
        <w:gridCol w:w="3118"/>
      </w:tblGrid>
      <w:tr w:rsidR="008D04CE" w14:paraId="37E6D32F" w14:textId="77777777" w:rsidTr="007B424C">
        <w:trPr>
          <w:trHeight w:val="588"/>
        </w:trPr>
        <w:tc>
          <w:tcPr>
            <w:tcW w:w="9639"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7B424C">
        <w:trPr>
          <w:trHeight w:val="588"/>
        </w:trPr>
        <w:tc>
          <w:tcPr>
            <w:tcW w:w="2028" w:type="dxa"/>
            <w:tcBorders>
              <w:top w:val="single" w:sz="4" w:space="0" w:color="auto"/>
            </w:tcBorders>
            <w:vAlign w:val="center"/>
          </w:tcPr>
          <w:p w14:paraId="2D408C84" w14:textId="77777777" w:rsidR="008D04CE" w:rsidRDefault="008D04CE" w:rsidP="00032483">
            <w:r>
              <w:t>Reward phase</w:t>
            </w:r>
          </w:p>
        </w:tc>
        <w:tc>
          <w:tcPr>
            <w:tcW w:w="2162" w:type="dxa"/>
            <w:tcBorders>
              <w:top w:val="single" w:sz="4" w:space="0" w:color="auto"/>
            </w:tcBorders>
            <w:vAlign w:val="center"/>
          </w:tcPr>
          <w:p w14:paraId="205B60A6" w14:textId="76EAB801" w:rsidR="008D04CE" w:rsidRDefault="004A31AE" w:rsidP="00032483">
            <w:r>
              <w:t>Value</w:t>
            </w:r>
          </w:p>
        </w:tc>
        <w:tc>
          <w:tcPr>
            <w:tcW w:w="2331" w:type="dxa"/>
            <w:tcBorders>
              <w:top w:val="single" w:sz="4" w:space="0" w:color="auto"/>
            </w:tcBorders>
            <w:vAlign w:val="center"/>
          </w:tcPr>
          <w:p w14:paraId="6C9778B9" w14:textId="2ECDBB81" w:rsidR="008D04CE" w:rsidRPr="007F6AA7" w:rsidRDefault="008D04CE" w:rsidP="00032483">
            <w:r>
              <w:t>Sensitivity (</w:t>
            </w:r>
            <w:r w:rsidR="00BA5161">
              <w:t>d</w:t>
            </w:r>
            <w:r w:rsidR="00412DE2">
              <w:t>′</w:t>
            </w:r>
            <w:r>
              <w:t>)</w:t>
            </w:r>
          </w:p>
        </w:tc>
        <w:tc>
          <w:tcPr>
            <w:tcW w:w="3118" w:type="dxa"/>
            <w:tcBorders>
              <w:top w:val="single" w:sz="4" w:space="0" w:color="auto"/>
            </w:tcBorders>
            <w:vAlign w:val="center"/>
          </w:tcPr>
          <w:p w14:paraId="09FF48CC" w14:textId="77777777" w:rsidR="008D04CE" w:rsidRPr="00297068" w:rsidRDefault="008D04CE" w:rsidP="00032483">
            <w:r>
              <w:t>Reaction times (milliseconds)</w:t>
            </w:r>
          </w:p>
        </w:tc>
      </w:tr>
      <w:tr w:rsidR="007B424C" w14:paraId="336863A1" w14:textId="77777777" w:rsidTr="002D133F">
        <w:trPr>
          <w:trHeight w:val="387"/>
        </w:trPr>
        <w:tc>
          <w:tcPr>
            <w:tcW w:w="2028" w:type="dxa"/>
            <w:vAlign w:val="center"/>
          </w:tcPr>
          <w:p w14:paraId="6F1B6BE3" w14:textId="77777777" w:rsidR="007B424C" w:rsidRDefault="007B424C" w:rsidP="007B424C">
            <w:r>
              <w:t>Baseline</w:t>
            </w:r>
          </w:p>
        </w:tc>
        <w:tc>
          <w:tcPr>
            <w:tcW w:w="2162" w:type="dxa"/>
            <w:vAlign w:val="center"/>
          </w:tcPr>
          <w:p w14:paraId="0A06D356" w14:textId="77777777" w:rsidR="007B424C" w:rsidRPr="008E021D" w:rsidRDefault="007B424C" w:rsidP="007B424C">
            <w:r>
              <w:t>High</w:t>
            </w:r>
          </w:p>
        </w:tc>
        <w:tc>
          <w:tcPr>
            <w:tcW w:w="2331" w:type="dxa"/>
            <w:vAlign w:val="center"/>
          </w:tcPr>
          <w:p w14:paraId="42E64510" w14:textId="0011E734" w:rsidR="007B424C" w:rsidRPr="00FF1479" w:rsidRDefault="007B424C" w:rsidP="007B424C">
            <w:r>
              <w:t>1.64 [</w:t>
            </w:r>
            <w:r w:rsidRPr="00CB4B9B">
              <w:t>-0.04</w:t>
            </w:r>
            <w:r>
              <w:t>,</w:t>
            </w:r>
            <w:r w:rsidRPr="00CB4B9B">
              <w:t xml:space="preserve"> 2.68]</w:t>
            </w:r>
          </w:p>
        </w:tc>
        <w:tc>
          <w:tcPr>
            <w:tcW w:w="3118" w:type="dxa"/>
            <w:vAlign w:val="center"/>
          </w:tcPr>
          <w:p w14:paraId="16F440D8" w14:textId="34153233" w:rsidR="007B424C" w:rsidRDefault="007B424C" w:rsidP="007B424C">
            <w:r w:rsidRPr="00D72DAF">
              <w:t>546.59 [485.64</w:t>
            </w:r>
            <w:r>
              <w:t>,</w:t>
            </w:r>
            <w:r w:rsidRPr="00D72DAF">
              <w:t xml:space="preserve"> 619.34]</w:t>
            </w:r>
          </w:p>
        </w:tc>
      </w:tr>
      <w:tr w:rsidR="007B424C" w14:paraId="73DF37F6" w14:textId="77777777" w:rsidTr="002D133F">
        <w:trPr>
          <w:trHeight w:val="387"/>
        </w:trPr>
        <w:tc>
          <w:tcPr>
            <w:tcW w:w="2028" w:type="dxa"/>
            <w:vAlign w:val="center"/>
          </w:tcPr>
          <w:p w14:paraId="46C2E411" w14:textId="77777777" w:rsidR="007B424C" w:rsidRDefault="007B424C" w:rsidP="007B424C">
            <w:r>
              <w:t>Baseline</w:t>
            </w:r>
          </w:p>
        </w:tc>
        <w:tc>
          <w:tcPr>
            <w:tcW w:w="2162" w:type="dxa"/>
            <w:vAlign w:val="center"/>
          </w:tcPr>
          <w:p w14:paraId="3DB42C14" w14:textId="77777777" w:rsidR="007B424C" w:rsidRPr="008E021D" w:rsidRDefault="007B424C" w:rsidP="007B424C">
            <w:r>
              <w:t>Low</w:t>
            </w:r>
          </w:p>
        </w:tc>
        <w:tc>
          <w:tcPr>
            <w:tcW w:w="2331" w:type="dxa"/>
            <w:vAlign w:val="center"/>
          </w:tcPr>
          <w:p w14:paraId="440BD52E" w14:textId="7B0C61B1" w:rsidR="007B424C" w:rsidRPr="00FF1479" w:rsidRDefault="007B424C" w:rsidP="007B424C">
            <w:r w:rsidRPr="00CB4B9B">
              <w:t>1.47 [</w:t>
            </w:r>
            <w:r>
              <w:t xml:space="preserve"> </w:t>
            </w:r>
            <w:r w:rsidRPr="00CB4B9B">
              <w:t>0.04</w:t>
            </w:r>
            <w:r>
              <w:t>,</w:t>
            </w:r>
            <w:r w:rsidRPr="00CB4B9B">
              <w:t xml:space="preserve"> 2.3</w:t>
            </w:r>
            <w:r>
              <w:t>0</w:t>
            </w:r>
            <w:r w:rsidRPr="00CB4B9B">
              <w:t>]</w:t>
            </w:r>
          </w:p>
        </w:tc>
        <w:tc>
          <w:tcPr>
            <w:tcW w:w="3118" w:type="dxa"/>
            <w:vAlign w:val="center"/>
          </w:tcPr>
          <w:p w14:paraId="14FE1E5B" w14:textId="2557EC6E" w:rsidR="007B424C" w:rsidRDefault="007B424C" w:rsidP="007B424C">
            <w:r w:rsidRPr="00D72DAF">
              <w:t>551.1</w:t>
            </w:r>
            <w:r>
              <w:t>0</w:t>
            </w:r>
            <w:r w:rsidRPr="00D72DAF">
              <w:t xml:space="preserve"> [490.5</w:t>
            </w:r>
            <w:r>
              <w:t>0,</w:t>
            </w:r>
            <w:r w:rsidRPr="00D72DAF">
              <w:t xml:space="preserve"> 631.36]</w:t>
            </w:r>
          </w:p>
        </w:tc>
      </w:tr>
      <w:tr w:rsidR="007B424C" w14:paraId="4487FABF" w14:textId="77777777" w:rsidTr="002D133F">
        <w:trPr>
          <w:trHeight w:val="387"/>
        </w:trPr>
        <w:tc>
          <w:tcPr>
            <w:tcW w:w="2028" w:type="dxa"/>
            <w:vAlign w:val="center"/>
          </w:tcPr>
          <w:p w14:paraId="5572CD54" w14:textId="77777777" w:rsidR="007B424C" w:rsidRDefault="007B424C" w:rsidP="007B424C">
            <w:r>
              <w:t>Training</w:t>
            </w:r>
          </w:p>
        </w:tc>
        <w:tc>
          <w:tcPr>
            <w:tcW w:w="2162" w:type="dxa"/>
            <w:vAlign w:val="center"/>
          </w:tcPr>
          <w:p w14:paraId="303BFE30" w14:textId="77777777" w:rsidR="007B424C" w:rsidRPr="008E021D" w:rsidRDefault="007B424C" w:rsidP="007B424C">
            <w:r>
              <w:t>High</w:t>
            </w:r>
          </w:p>
        </w:tc>
        <w:tc>
          <w:tcPr>
            <w:tcW w:w="2331" w:type="dxa"/>
            <w:vAlign w:val="center"/>
          </w:tcPr>
          <w:p w14:paraId="089335C8" w14:textId="6ABEB00C" w:rsidR="007B424C" w:rsidRPr="00FF1479" w:rsidRDefault="007B424C" w:rsidP="007B424C">
            <w:r w:rsidRPr="00CB4B9B">
              <w:t>1.69 [</w:t>
            </w:r>
            <w:r>
              <w:t xml:space="preserve"> </w:t>
            </w:r>
            <w:r w:rsidRPr="00CB4B9B">
              <w:t>0.29</w:t>
            </w:r>
            <w:r>
              <w:t>,</w:t>
            </w:r>
            <w:r w:rsidRPr="00CB4B9B">
              <w:t xml:space="preserve"> 2.73]</w:t>
            </w:r>
          </w:p>
        </w:tc>
        <w:tc>
          <w:tcPr>
            <w:tcW w:w="3118" w:type="dxa"/>
            <w:vAlign w:val="center"/>
          </w:tcPr>
          <w:p w14:paraId="1282F1EE" w14:textId="0ED582ED" w:rsidR="007B424C" w:rsidRDefault="007B424C" w:rsidP="007B424C">
            <w:r w:rsidRPr="00D72DAF">
              <w:t>524.99 [467.12</w:t>
            </w:r>
            <w:r>
              <w:t>,</w:t>
            </w:r>
            <w:r w:rsidRPr="00D72DAF">
              <w:t xml:space="preserve"> 599.49]</w:t>
            </w:r>
          </w:p>
        </w:tc>
      </w:tr>
      <w:tr w:rsidR="007B424C" w14:paraId="6B21DA99" w14:textId="77777777" w:rsidTr="002D133F">
        <w:trPr>
          <w:trHeight w:val="387"/>
        </w:trPr>
        <w:tc>
          <w:tcPr>
            <w:tcW w:w="2028" w:type="dxa"/>
            <w:vAlign w:val="center"/>
          </w:tcPr>
          <w:p w14:paraId="2FAB4F93" w14:textId="77777777" w:rsidR="007B424C" w:rsidRDefault="007B424C" w:rsidP="007B424C">
            <w:r>
              <w:t>Training</w:t>
            </w:r>
          </w:p>
        </w:tc>
        <w:tc>
          <w:tcPr>
            <w:tcW w:w="2162" w:type="dxa"/>
            <w:vAlign w:val="center"/>
          </w:tcPr>
          <w:p w14:paraId="5A187A3D" w14:textId="77777777" w:rsidR="007B424C" w:rsidRPr="00534F07" w:rsidRDefault="007B424C" w:rsidP="007B424C">
            <w:r>
              <w:t>Low</w:t>
            </w:r>
          </w:p>
        </w:tc>
        <w:tc>
          <w:tcPr>
            <w:tcW w:w="2331" w:type="dxa"/>
            <w:vAlign w:val="center"/>
          </w:tcPr>
          <w:p w14:paraId="78166D11" w14:textId="43A0A034" w:rsidR="007B424C" w:rsidRPr="00FF1479" w:rsidRDefault="007B424C" w:rsidP="007B424C">
            <w:r w:rsidRPr="00CB4B9B">
              <w:t>1.62 [</w:t>
            </w:r>
            <w:r>
              <w:t xml:space="preserve"> </w:t>
            </w:r>
            <w:r w:rsidRPr="00CB4B9B">
              <w:t>0.46</w:t>
            </w:r>
            <w:r>
              <w:t>,</w:t>
            </w:r>
            <w:r w:rsidRPr="00CB4B9B">
              <w:t xml:space="preserve"> 2.68]</w:t>
            </w:r>
          </w:p>
        </w:tc>
        <w:tc>
          <w:tcPr>
            <w:tcW w:w="3118" w:type="dxa"/>
            <w:vAlign w:val="center"/>
          </w:tcPr>
          <w:p w14:paraId="0F632F7F" w14:textId="79FE3C11" w:rsidR="007B424C" w:rsidRDefault="007B424C" w:rsidP="007B424C">
            <w:r w:rsidRPr="00D72DAF">
              <w:t>537.94 [465.32</w:t>
            </w:r>
            <w:r>
              <w:t>,</w:t>
            </w:r>
            <w:r w:rsidRPr="00D72DAF">
              <w:t xml:space="preserve"> 584.63]</w:t>
            </w:r>
          </w:p>
        </w:tc>
      </w:tr>
      <w:tr w:rsidR="007B424C" w14:paraId="719BF9C9" w14:textId="77777777" w:rsidTr="002D133F">
        <w:trPr>
          <w:trHeight w:val="387"/>
        </w:trPr>
        <w:tc>
          <w:tcPr>
            <w:tcW w:w="2028" w:type="dxa"/>
            <w:vAlign w:val="center"/>
          </w:tcPr>
          <w:p w14:paraId="0CCC1A05" w14:textId="77777777" w:rsidR="007B424C" w:rsidRDefault="007B424C" w:rsidP="007B424C">
            <w:r>
              <w:t>Test</w:t>
            </w:r>
          </w:p>
        </w:tc>
        <w:tc>
          <w:tcPr>
            <w:tcW w:w="2162" w:type="dxa"/>
            <w:vAlign w:val="center"/>
          </w:tcPr>
          <w:p w14:paraId="0D0EDDCE" w14:textId="77777777" w:rsidR="007B424C" w:rsidRPr="00C21D51" w:rsidRDefault="007B424C" w:rsidP="007B424C">
            <w:r>
              <w:t>High</w:t>
            </w:r>
          </w:p>
        </w:tc>
        <w:tc>
          <w:tcPr>
            <w:tcW w:w="2331" w:type="dxa"/>
            <w:vAlign w:val="center"/>
          </w:tcPr>
          <w:p w14:paraId="0E5FCCDB" w14:textId="186863AC" w:rsidR="007B424C" w:rsidRPr="00FF1479" w:rsidRDefault="007B424C" w:rsidP="007B424C">
            <w:r w:rsidRPr="00CB4B9B">
              <w:t>1.6</w:t>
            </w:r>
            <w:r>
              <w:t>0</w:t>
            </w:r>
            <w:r w:rsidRPr="00CB4B9B">
              <w:t xml:space="preserve"> [-0.2</w:t>
            </w:r>
            <w:r>
              <w:t>0,</w:t>
            </w:r>
            <w:r w:rsidRPr="00CB4B9B">
              <w:t xml:space="preserve"> 2.73]</w:t>
            </w:r>
          </w:p>
        </w:tc>
        <w:tc>
          <w:tcPr>
            <w:tcW w:w="3118" w:type="dxa"/>
            <w:vAlign w:val="center"/>
          </w:tcPr>
          <w:p w14:paraId="0C4296B3" w14:textId="0090178E" w:rsidR="007B424C" w:rsidRDefault="007B424C" w:rsidP="007B424C">
            <w:r w:rsidRPr="00D72DAF">
              <w:t>528.98 [457.08</w:t>
            </w:r>
            <w:r>
              <w:t>,</w:t>
            </w:r>
            <w:r w:rsidRPr="00D72DAF">
              <w:t xml:space="preserve"> 599.83]</w:t>
            </w:r>
          </w:p>
        </w:tc>
      </w:tr>
      <w:tr w:rsidR="007B424C" w14:paraId="00F5D87B" w14:textId="77777777" w:rsidTr="002D133F">
        <w:trPr>
          <w:trHeight w:val="387"/>
        </w:trPr>
        <w:tc>
          <w:tcPr>
            <w:tcW w:w="2028" w:type="dxa"/>
            <w:tcBorders>
              <w:bottom w:val="single" w:sz="4" w:space="0" w:color="auto"/>
            </w:tcBorders>
            <w:vAlign w:val="center"/>
          </w:tcPr>
          <w:p w14:paraId="07CA8D08" w14:textId="77777777" w:rsidR="007B424C" w:rsidRDefault="007B424C" w:rsidP="007B424C">
            <w:r>
              <w:t>Test</w:t>
            </w:r>
          </w:p>
        </w:tc>
        <w:tc>
          <w:tcPr>
            <w:tcW w:w="2162" w:type="dxa"/>
            <w:tcBorders>
              <w:bottom w:val="single" w:sz="4" w:space="0" w:color="auto"/>
            </w:tcBorders>
            <w:vAlign w:val="center"/>
          </w:tcPr>
          <w:p w14:paraId="00912CE0" w14:textId="77777777" w:rsidR="007B424C" w:rsidRPr="00C21D51" w:rsidRDefault="007B424C" w:rsidP="007B424C">
            <w:r>
              <w:t>Low</w:t>
            </w:r>
          </w:p>
        </w:tc>
        <w:tc>
          <w:tcPr>
            <w:tcW w:w="2331" w:type="dxa"/>
            <w:tcBorders>
              <w:bottom w:val="single" w:sz="4" w:space="0" w:color="auto"/>
            </w:tcBorders>
            <w:vAlign w:val="center"/>
          </w:tcPr>
          <w:p w14:paraId="5C732CFE" w14:textId="7C774C82" w:rsidR="007B424C" w:rsidRPr="00FF1479" w:rsidRDefault="007B424C" w:rsidP="007B424C">
            <w:r w:rsidRPr="00CB4B9B">
              <w:t>1.62 [</w:t>
            </w:r>
            <w:r>
              <w:t xml:space="preserve"> </w:t>
            </w:r>
            <w:r w:rsidRPr="00CB4B9B">
              <w:t>0.74</w:t>
            </w:r>
            <w:r>
              <w:t>,</w:t>
            </w:r>
            <w:r w:rsidRPr="00CB4B9B">
              <w:t xml:space="preserve"> 2.88]</w:t>
            </w:r>
          </w:p>
        </w:tc>
        <w:tc>
          <w:tcPr>
            <w:tcW w:w="3118" w:type="dxa"/>
            <w:tcBorders>
              <w:bottom w:val="single" w:sz="4" w:space="0" w:color="auto"/>
            </w:tcBorders>
            <w:vAlign w:val="center"/>
          </w:tcPr>
          <w:p w14:paraId="4991FF24" w14:textId="17AF0022" w:rsidR="007B424C" w:rsidRDefault="007B424C" w:rsidP="007B424C">
            <w:r w:rsidRPr="00D72DAF">
              <w:t>539.75 [455.8</w:t>
            </w:r>
            <w:r>
              <w:t>0,</w:t>
            </w:r>
            <w:r w:rsidRPr="00D72DAF">
              <w:t xml:space="preserve"> 623.21]</w:t>
            </w:r>
          </w:p>
        </w:tc>
      </w:tr>
    </w:tbl>
    <w:p w14:paraId="38BAEB82" w14:textId="5352E1D8" w:rsidR="008D04CE" w:rsidRDefault="008D04CE" w:rsidP="008D04CE">
      <w:pPr>
        <w:spacing w:line="480" w:lineRule="auto"/>
        <w:jc w:val="both"/>
        <w:rPr>
          <w:b/>
        </w:rPr>
      </w:pPr>
    </w:p>
    <w:p w14:paraId="2DAF0E1C" w14:textId="0B3BAD7D" w:rsidR="007B424C" w:rsidRDefault="007B424C" w:rsidP="008D04CE">
      <w:pPr>
        <w:spacing w:line="480" w:lineRule="auto"/>
        <w:jc w:val="both"/>
        <w:rPr>
          <w:b/>
        </w:rPr>
      </w:pPr>
    </w:p>
    <w:p w14:paraId="0B7B3C6D" w14:textId="50277757" w:rsidR="007B424C" w:rsidRDefault="007B424C" w:rsidP="008D04CE">
      <w:pPr>
        <w:spacing w:line="480" w:lineRule="auto"/>
        <w:jc w:val="both"/>
        <w:rPr>
          <w:b/>
        </w:rPr>
      </w:pPr>
    </w:p>
    <w:p w14:paraId="151A3201" w14:textId="21D8B44B" w:rsidR="007B424C" w:rsidRDefault="007B424C" w:rsidP="008D04CE">
      <w:pPr>
        <w:spacing w:line="480" w:lineRule="auto"/>
        <w:jc w:val="both"/>
        <w:rPr>
          <w:b/>
        </w:rPr>
      </w:pPr>
    </w:p>
    <w:p w14:paraId="11895A58" w14:textId="77777777" w:rsidR="007B424C" w:rsidRPr="008D04CE" w:rsidRDefault="007B424C"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lastRenderedPageBreak/>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w:t>
            </w:r>
            <w:proofErr w:type="spellStart"/>
            <w:r>
              <w:t>a.u</w:t>
            </w:r>
            <w:proofErr w:type="spellEnd"/>
            <w:r>
              <w:t>.)</w:t>
            </w:r>
          </w:p>
        </w:tc>
      </w:tr>
      <w:tr w:rsidR="002D133F" w14:paraId="5DD5770C" w14:textId="77777777" w:rsidTr="002D133F">
        <w:trPr>
          <w:trHeight w:val="417"/>
        </w:trPr>
        <w:tc>
          <w:tcPr>
            <w:tcW w:w="2164" w:type="dxa"/>
            <w:tcBorders>
              <w:top w:val="single" w:sz="4" w:space="0" w:color="auto"/>
            </w:tcBorders>
            <w:vAlign w:val="center"/>
          </w:tcPr>
          <w:p w14:paraId="21E22CE2" w14:textId="1630E01F" w:rsidR="002D133F" w:rsidRDefault="002D133F" w:rsidP="002D133F">
            <w:r>
              <w:t>Attended</w:t>
            </w:r>
          </w:p>
        </w:tc>
        <w:tc>
          <w:tcPr>
            <w:tcW w:w="2278" w:type="dxa"/>
            <w:tcBorders>
              <w:top w:val="single" w:sz="4" w:space="0" w:color="auto"/>
            </w:tcBorders>
            <w:vAlign w:val="center"/>
          </w:tcPr>
          <w:p w14:paraId="7CE0A21B" w14:textId="77777777" w:rsidR="002D133F" w:rsidRPr="008E021D" w:rsidRDefault="002D133F" w:rsidP="002D133F">
            <w:r>
              <w:t>Baseline</w:t>
            </w:r>
          </w:p>
        </w:tc>
        <w:tc>
          <w:tcPr>
            <w:tcW w:w="2301" w:type="dxa"/>
            <w:tcBorders>
              <w:top w:val="single" w:sz="4" w:space="0" w:color="auto"/>
            </w:tcBorders>
            <w:vAlign w:val="center"/>
          </w:tcPr>
          <w:p w14:paraId="50B7D500" w14:textId="77777777" w:rsidR="002D133F" w:rsidRDefault="002D133F" w:rsidP="002D133F">
            <w:r>
              <w:t>High</w:t>
            </w:r>
          </w:p>
        </w:tc>
        <w:tc>
          <w:tcPr>
            <w:tcW w:w="2896" w:type="dxa"/>
            <w:tcBorders>
              <w:top w:val="single" w:sz="4" w:space="0" w:color="auto"/>
            </w:tcBorders>
            <w:vAlign w:val="center"/>
          </w:tcPr>
          <w:p w14:paraId="3773501F" w14:textId="3474EA1D" w:rsidR="002D133F" w:rsidRDefault="002D133F" w:rsidP="002D133F">
            <w:r w:rsidRPr="00D46345">
              <w:t>1.13 [0.92</w:t>
            </w:r>
            <w:r>
              <w:t>,</w:t>
            </w:r>
            <w:r w:rsidRPr="00D46345">
              <w:t xml:space="preserve"> 1.52]</w:t>
            </w:r>
          </w:p>
        </w:tc>
      </w:tr>
      <w:tr w:rsidR="002D133F" w14:paraId="269AA31C" w14:textId="77777777" w:rsidTr="002D133F">
        <w:trPr>
          <w:trHeight w:val="417"/>
        </w:trPr>
        <w:tc>
          <w:tcPr>
            <w:tcW w:w="2164" w:type="dxa"/>
            <w:vAlign w:val="center"/>
          </w:tcPr>
          <w:p w14:paraId="6144F3A1" w14:textId="65EE4A72" w:rsidR="002D133F" w:rsidRDefault="002D133F" w:rsidP="002D133F">
            <w:r>
              <w:t>Attended</w:t>
            </w:r>
          </w:p>
        </w:tc>
        <w:tc>
          <w:tcPr>
            <w:tcW w:w="2278" w:type="dxa"/>
            <w:vAlign w:val="center"/>
          </w:tcPr>
          <w:p w14:paraId="2D435363" w14:textId="77777777" w:rsidR="002D133F" w:rsidRPr="008E021D" w:rsidRDefault="002D133F" w:rsidP="002D133F">
            <w:r>
              <w:t>Baseline</w:t>
            </w:r>
          </w:p>
        </w:tc>
        <w:tc>
          <w:tcPr>
            <w:tcW w:w="2301" w:type="dxa"/>
            <w:vAlign w:val="center"/>
          </w:tcPr>
          <w:p w14:paraId="0AE2C606" w14:textId="77777777" w:rsidR="002D133F" w:rsidRDefault="002D133F" w:rsidP="002D133F">
            <w:r>
              <w:t>Low</w:t>
            </w:r>
          </w:p>
        </w:tc>
        <w:tc>
          <w:tcPr>
            <w:tcW w:w="2896" w:type="dxa"/>
            <w:vAlign w:val="center"/>
          </w:tcPr>
          <w:p w14:paraId="38D38B7A" w14:textId="5349C8D5" w:rsidR="002D133F" w:rsidRDefault="002D133F" w:rsidP="002D133F">
            <w:r w:rsidRPr="00D46345">
              <w:t>1.13 [0.86</w:t>
            </w:r>
            <w:r>
              <w:t>,</w:t>
            </w:r>
            <w:r w:rsidRPr="00D46345">
              <w:t xml:space="preserve"> 1.52]</w:t>
            </w:r>
          </w:p>
        </w:tc>
      </w:tr>
      <w:tr w:rsidR="002D133F" w14:paraId="761E0F9A" w14:textId="77777777" w:rsidTr="002D133F">
        <w:trPr>
          <w:trHeight w:val="417"/>
        </w:trPr>
        <w:tc>
          <w:tcPr>
            <w:tcW w:w="2164" w:type="dxa"/>
            <w:vAlign w:val="center"/>
          </w:tcPr>
          <w:p w14:paraId="15703035" w14:textId="76AAC40D" w:rsidR="002D133F" w:rsidRDefault="002D133F" w:rsidP="002D133F">
            <w:r>
              <w:t>Attended</w:t>
            </w:r>
          </w:p>
        </w:tc>
        <w:tc>
          <w:tcPr>
            <w:tcW w:w="2278" w:type="dxa"/>
            <w:vAlign w:val="center"/>
          </w:tcPr>
          <w:p w14:paraId="0BF61C3A" w14:textId="77777777" w:rsidR="002D133F" w:rsidRPr="008E021D" w:rsidRDefault="002D133F" w:rsidP="002D133F">
            <w:r>
              <w:t>Training</w:t>
            </w:r>
          </w:p>
        </w:tc>
        <w:tc>
          <w:tcPr>
            <w:tcW w:w="2301" w:type="dxa"/>
            <w:vAlign w:val="center"/>
          </w:tcPr>
          <w:p w14:paraId="7BA58EAB" w14:textId="77777777" w:rsidR="002D133F" w:rsidRDefault="002D133F" w:rsidP="002D133F">
            <w:r>
              <w:t>High</w:t>
            </w:r>
          </w:p>
        </w:tc>
        <w:tc>
          <w:tcPr>
            <w:tcW w:w="2896" w:type="dxa"/>
            <w:vAlign w:val="center"/>
          </w:tcPr>
          <w:p w14:paraId="195F3FC4" w14:textId="465C7839" w:rsidR="002D133F" w:rsidRDefault="002D133F" w:rsidP="002D133F">
            <w:r w:rsidRPr="00D46345">
              <w:t>1.16 [0.8</w:t>
            </w:r>
            <w:r>
              <w:t>0,</w:t>
            </w:r>
            <w:r w:rsidRPr="00D46345">
              <w:t xml:space="preserve"> 1.6</w:t>
            </w:r>
            <w:r>
              <w:t>0</w:t>
            </w:r>
            <w:r w:rsidRPr="00D46345">
              <w:t>]</w:t>
            </w:r>
          </w:p>
        </w:tc>
      </w:tr>
      <w:tr w:rsidR="002D133F" w14:paraId="2A47E67B" w14:textId="77777777" w:rsidTr="002D133F">
        <w:trPr>
          <w:trHeight w:val="417"/>
        </w:trPr>
        <w:tc>
          <w:tcPr>
            <w:tcW w:w="2164" w:type="dxa"/>
            <w:vAlign w:val="center"/>
          </w:tcPr>
          <w:p w14:paraId="7A497922" w14:textId="29DB247A" w:rsidR="002D133F" w:rsidRDefault="002D133F" w:rsidP="002D133F">
            <w:r>
              <w:t>Attended</w:t>
            </w:r>
          </w:p>
        </w:tc>
        <w:tc>
          <w:tcPr>
            <w:tcW w:w="2278" w:type="dxa"/>
            <w:vAlign w:val="center"/>
          </w:tcPr>
          <w:p w14:paraId="6FB906A8" w14:textId="77777777" w:rsidR="002D133F" w:rsidRPr="00534F07" w:rsidRDefault="002D133F" w:rsidP="002D133F">
            <w:r>
              <w:t>Training</w:t>
            </w:r>
          </w:p>
        </w:tc>
        <w:tc>
          <w:tcPr>
            <w:tcW w:w="2301" w:type="dxa"/>
            <w:vAlign w:val="center"/>
          </w:tcPr>
          <w:p w14:paraId="28415E3C" w14:textId="77777777" w:rsidR="002D133F" w:rsidRDefault="002D133F" w:rsidP="002D133F">
            <w:r>
              <w:t>Low</w:t>
            </w:r>
          </w:p>
        </w:tc>
        <w:tc>
          <w:tcPr>
            <w:tcW w:w="2896" w:type="dxa"/>
            <w:vAlign w:val="center"/>
          </w:tcPr>
          <w:p w14:paraId="6EC8D95E" w14:textId="0C6C53F0" w:rsidR="002D133F" w:rsidRDefault="002D133F" w:rsidP="002D133F">
            <w:r w:rsidRPr="00D46345">
              <w:t>1.13 [0.76</w:t>
            </w:r>
            <w:r>
              <w:t>,</w:t>
            </w:r>
            <w:r w:rsidRPr="00D46345">
              <w:t xml:space="preserve"> 1.71]</w:t>
            </w:r>
          </w:p>
        </w:tc>
      </w:tr>
      <w:tr w:rsidR="002D133F" w14:paraId="4F408104" w14:textId="77777777" w:rsidTr="002D133F">
        <w:trPr>
          <w:trHeight w:val="417"/>
        </w:trPr>
        <w:tc>
          <w:tcPr>
            <w:tcW w:w="2164" w:type="dxa"/>
            <w:vAlign w:val="center"/>
          </w:tcPr>
          <w:p w14:paraId="2361D5ED" w14:textId="4D2923D9" w:rsidR="002D133F" w:rsidRDefault="002D133F" w:rsidP="002D133F">
            <w:r>
              <w:t>Attended</w:t>
            </w:r>
          </w:p>
        </w:tc>
        <w:tc>
          <w:tcPr>
            <w:tcW w:w="2278" w:type="dxa"/>
            <w:vAlign w:val="center"/>
          </w:tcPr>
          <w:p w14:paraId="7B58A562" w14:textId="77777777" w:rsidR="002D133F" w:rsidRPr="00C21D51" w:rsidRDefault="002D133F" w:rsidP="002D133F">
            <w:r>
              <w:t>Test</w:t>
            </w:r>
          </w:p>
        </w:tc>
        <w:tc>
          <w:tcPr>
            <w:tcW w:w="2301" w:type="dxa"/>
            <w:vAlign w:val="center"/>
          </w:tcPr>
          <w:p w14:paraId="12CD9AF6" w14:textId="77777777" w:rsidR="002D133F" w:rsidRDefault="002D133F" w:rsidP="002D133F">
            <w:r>
              <w:t>High</w:t>
            </w:r>
          </w:p>
        </w:tc>
        <w:tc>
          <w:tcPr>
            <w:tcW w:w="2896" w:type="dxa"/>
            <w:vAlign w:val="center"/>
          </w:tcPr>
          <w:p w14:paraId="74BE9AAB" w14:textId="2850AC77" w:rsidR="002D133F" w:rsidRDefault="002D133F" w:rsidP="002D133F">
            <w:r w:rsidRPr="00D46345">
              <w:t>1.13 [0.61</w:t>
            </w:r>
            <w:r>
              <w:t>,</w:t>
            </w:r>
            <w:r w:rsidRPr="00D46345">
              <w:t xml:space="preserve"> 1.61]</w:t>
            </w:r>
          </w:p>
        </w:tc>
      </w:tr>
      <w:tr w:rsidR="002D133F" w14:paraId="3748D43D" w14:textId="77777777" w:rsidTr="002D133F">
        <w:trPr>
          <w:trHeight w:val="417"/>
        </w:trPr>
        <w:tc>
          <w:tcPr>
            <w:tcW w:w="2164" w:type="dxa"/>
            <w:vAlign w:val="center"/>
          </w:tcPr>
          <w:p w14:paraId="78A249B2" w14:textId="6E9EC508" w:rsidR="002D133F" w:rsidRDefault="002D133F" w:rsidP="002D133F">
            <w:r>
              <w:t>Attended</w:t>
            </w:r>
          </w:p>
        </w:tc>
        <w:tc>
          <w:tcPr>
            <w:tcW w:w="2278" w:type="dxa"/>
            <w:vAlign w:val="center"/>
          </w:tcPr>
          <w:p w14:paraId="04F22A4D" w14:textId="77777777" w:rsidR="002D133F" w:rsidRPr="00C21D51" w:rsidRDefault="002D133F" w:rsidP="002D133F">
            <w:r>
              <w:t>Test</w:t>
            </w:r>
          </w:p>
        </w:tc>
        <w:tc>
          <w:tcPr>
            <w:tcW w:w="2301" w:type="dxa"/>
            <w:vAlign w:val="center"/>
          </w:tcPr>
          <w:p w14:paraId="594D9088" w14:textId="77777777" w:rsidR="002D133F" w:rsidRDefault="002D133F" w:rsidP="002D133F">
            <w:r>
              <w:t>Low</w:t>
            </w:r>
          </w:p>
        </w:tc>
        <w:tc>
          <w:tcPr>
            <w:tcW w:w="2896" w:type="dxa"/>
            <w:vAlign w:val="center"/>
          </w:tcPr>
          <w:p w14:paraId="0FAE92F7" w14:textId="630F91F2" w:rsidR="002D133F" w:rsidRDefault="002D133F" w:rsidP="002D133F">
            <w:r w:rsidRPr="00D46345">
              <w:t>1.13 [0.59</w:t>
            </w:r>
            <w:r>
              <w:t>,</w:t>
            </w:r>
            <w:r w:rsidRPr="00D46345">
              <w:t xml:space="preserve"> 1.84</w:t>
            </w:r>
          </w:p>
        </w:tc>
      </w:tr>
      <w:tr w:rsidR="002D133F" w14:paraId="18287969" w14:textId="77777777" w:rsidTr="002D133F">
        <w:trPr>
          <w:trHeight w:val="417"/>
        </w:trPr>
        <w:tc>
          <w:tcPr>
            <w:tcW w:w="2164" w:type="dxa"/>
            <w:vAlign w:val="center"/>
          </w:tcPr>
          <w:p w14:paraId="0002FF15" w14:textId="1D1D1758" w:rsidR="002D133F" w:rsidRDefault="002D133F" w:rsidP="002D133F">
            <w:r>
              <w:t>Unattended</w:t>
            </w:r>
          </w:p>
        </w:tc>
        <w:tc>
          <w:tcPr>
            <w:tcW w:w="2278" w:type="dxa"/>
            <w:vAlign w:val="center"/>
          </w:tcPr>
          <w:p w14:paraId="0E0070B8" w14:textId="77777777" w:rsidR="002D133F" w:rsidRDefault="002D133F" w:rsidP="002D133F">
            <w:r>
              <w:t>Baseline</w:t>
            </w:r>
          </w:p>
        </w:tc>
        <w:tc>
          <w:tcPr>
            <w:tcW w:w="2301" w:type="dxa"/>
            <w:vAlign w:val="center"/>
          </w:tcPr>
          <w:p w14:paraId="41F0FD24" w14:textId="77777777" w:rsidR="002D133F" w:rsidRDefault="002D133F" w:rsidP="002D133F">
            <w:r>
              <w:t>High</w:t>
            </w:r>
          </w:p>
        </w:tc>
        <w:tc>
          <w:tcPr>
            <w:tcW w:w="2896" w:type="dxa"/>
            <w:vAlign w:val="center"/>
          </w:tcPr>
          <w:p w14:paraId="552C1B84" w14:textId="0E5E6062" w:rsidR="002D133F" w:rsidRPr="00C57028" w:rsidRDefault="002D133F" w:rsidP="002D133F">
            <w:r w:rsidRPr="00D46345">
              <w:t>0.87 [0.47</w:t>
            </w:r>
            <w:r>
              <w:t>,</w:t>
            </w:r>
            <w:r w:rsidRPr="00D46345">
              <w:t xml:space="preserve"> 1.17]</w:t>
            </w:r>
          </w:p>
        </w:tc>
      </w:tr>
      <w:tr w:rsidR="002D133F" w14:paraId="288B832E" w14:textId="77777777" w:rsidTr="002D133F">
        <w:trPr>
          <w:trHeight w:val="417"/>
        </w:trPr>
        <w:tc>
          <w:tcPr>
            <w:tcW w:w="2164" w:type="dxa"/>
            <w:vAlign w:val="center"/>
          </w:tcPr>
          <w:p w14:paraId="63C67E8B" w14:textId="5AD86AEA" w:rsidR="002D133F" w:rsidRDefault="002D133F" w:rsidP="002D133F">
            <w:r>
              <w:t>Unattended</w:t>
            </w:r>
          </w:p>
        </w:tc>
        <w:tc>
          <w:tcPr>
            <w:tcW w:w="2278" w:type="dxa"/>
            <w:vAlign w:val="center"/>
          </w:tcPr>
          <w:p w14:paraId="50F18CB0" w14:textId="77777777" w:rsidR="002D133F" w:rsidRDefault="002D133F" w:rsidP="002D133F">
            <w:r>
              <w:t>Baseline</w:t>
            </w:r>
          </w:p>
        </w:tc>
        <w:tc>
          <w:tcPr>
            <w:tcW w:w="2301" w:type="dxa"/>
            <w:vAlign w:val="center"/>
          </w:tcPr>
          <w:p w14:paraId="5DAF0EE2" w14:textId="77777777" w:rsidR="002D133F" w:rsidRDefault="002D133F" w:rsidP="002D133F">
            <w:r>
              <w:t>Low</w:t>
            </w:r>
          </w:p>
        </w:tc>
        <w:tc>
          <w:tcPr>
            <w:tcW w:w="2896" w:type="dxa"/>
            <w:vAlign w:val="center"/>
          </w:tcPr>
          <w:p w14:paraId="1FDAD0DD" w14:textId="73019873" w:rsidR="002D133F" w:rsidRPr="00C57028" w:rsidRDefault="002D133F" w:rsidP="002D133F">
            <w:r w:rsidRPr="00D46345">
              <w:t>0.87 [0.49</w:t>
            </w:r>
            <w:r>
              <w:t>,</w:t>
            </w:r>
            <w:r w:rsidRPr="00D46345">
              <w:t xml:space="preserve"> 1.11]</w:t>
            </w:r>
          </w:p>
        </w:tc>
      </w:tr>
      <w:tr w:rsidR="002D133F" w14:paraId="59E8FA9F" w14:textId="77777777" w:rsidTr="002D133F">
        <w:trPr>
          <w:trHeight w:val="417"/>
        </w:trPr>
        <w:tc>
          <w:tcPr>
            <w:tcW w:w="2164" w:type="dxa"/>
            <w:vAlign w:val="center"/>
          </w:tcPr>
          <w:p w14:paraId="0B344DD6" w14:textId="0DD8F303" w:rsidR="002D133F" w:rsidRDefault="002D133F" w:rsidP="002D133F">
            <w:r>
              <w:t>Unattended</w:t>
            </w:r>
          </w:p>
        </w:tc>
        <w:tc>
          <w:tcPr>
            <w:tcW w:w="2278" w:type="dxa"/>
            <w:vAlign w:val="center"/>
          </w:tcPr>
          <w:p w14:paraId="709AC136" w14:textId="77777777" w:rsidR="002D133F" w:rsidRDefault="002D133F" w:rsidP="002D133F">
            <w:r>
              <w:t>Training</w:t>
            </w:r>
          </w:p>
        </w:tc>
        <w:tc>
          <w:tcPr>
            <w:tcW w:w="2301" w:type="dxa"/>
            <w:vAlign w:val="center"/>
          </w:tcPr>
          <w:p w14:paraId="7BF336D7" w14:textId="77777777" w:rsidR="002D133F" w:rsidRDefault="002D133F" w:rsidP="002D133F">
            <w:r>
              <w:t>High</w:t>
            </w:r>
          </w:p>
        </w:tc>
        <w:tc>
          <w:tcPr>
            <w:tcW w:w="2896" w:type="dxa"/>
            <w:vAlign w:val="center"/>
          </w:tcPr>
          <w:p w14:paraId="3C8BCA9F" w14:textId="4DCE908E" w:rsidR="002D133F" w:rsidRPr="00C57028" w:rsidRDefault="002D133F" w:rsidP="002D133F">
            <w:r w:rsidRPr="00D46345">
              <w:t>0.91 [</w:t>
            </w:r>
            <w:r>
              <w:t xml:space="preserve">0.54, </w:t>
            </w:r>
            <w:r w:rsidRPr="00D46345">
              <w:t>1.38]</w:t>
            </w:r>
          </w:p>
        </w:tc>
      </w:tr>
      <w:tr w:rsidR="002D133F" w14:paraId="466750C5" w14:textId="77777777" w:rsidTr="002D133F">
        <w:trPr>
          <w:trHeight w:val="417"/>
        </w:trPr>
        <w:tc>
          <w:tcPr>
            <w:tcW w:w="2164" w:type="dxa"/>
            <w:vAlign w:val="center"/>
          </w:tcPr>
          <w:p w14:paraId="59E37CD4" w14:textId="1E748AB7" w:rsidR="002D133F" w:rsidRDefault="002D133F" w:rsidP="002D133F">
            <w:r>
              <w:t>Unattended</w:t>
            </w:r>
          </w:p>
        </w:tc>
        <w:tc>
          <w:tcPr>
            <w:tcW w:w="2278" w:type="dxa"/>
            <w:vAlign w:val="center"/>
          </w:tcPr>
          <w:p w14:paraId="0738AD68" w14:textId="77777777" w:rsidR="002D133F" w:rsidRDefault="002D133F" w:rsidP="002D133F">
            <w:r>
              <w:t>Training</w:t>
            </w:r>
          </w:p>
        </w:tc>
        <w:tc>
          <w:tcPr>
            <w:tcW w:w="2301" w:type="dxa"/>
            <w:vAlign w:val="center"/>
          </w:tcPr>
          <w:p w14:paraId="246120D6" w14:textId="77777777" w:rsidR="002D133F" w:rsidRDefault="002D133F" w:rsidP="002D133F">
            <w:r>
              <w:t>Low</w:t>
            </w:r>
          </w:p>
        </w:tc>
        <w:tc>
          <w:tcPr>
            <w:tcW w:w="2896" w:type="dxa"/>
            <w:vAlign w:val="center"/>
          </w:tcPr>
          <w:p w14:paraId="3D35721B" w14:textId="2FC28D58" w:rsidR="002D133F" w:rsidRPr="00C57028" w:rsidRDefault="002D133F" w:rsidP="002D133F">
            <w:r w:rsidRPr="00D46345">
              <w:t>0.89 [0.5</w:t>
            </w:r>
            <w:r>
              <w:t>0,</w:t>
            </w:r>
            <w:r w:rsidRPr="00D46345">
              <w:t xml:space="preserve"> 1.28]</w:t>
            </w:r>
          </w:p>
        </w:tc>
      </w:tr>
      <w:tr w:rsidR="002D133F" w14:paraId="70508547" w14:textId="77777777" w:rsidTr="002D133F">
        <w:trPr>
          <w:trHeight w:val="417"/>
        </w:trPr>
        <w:tc>
          <w:tcPr>
            <w:tcW w:w="2164" w:type="dxa"/>
            <w:vAlign w:val="center"/>
          </w:tcPr>
          <w:p w14:paraId="0492830A" w14:textId="54F64783" w:rsidR="002D133F" w:rsidRDefault="002D133F" w:rsidP="002D133F">
            <w:r>
              <w:t>Unattended</w:t>
            </w:r>
          </w:p>
        </w:tc>
        <w:tc>
          <w:tcPr>
            <w:tcW w:w="2278" w:type="dxa"/>
            <w:vAlign w:val="center"/>
          </w:tcPr>
          <w:p w14:paraId="03B9D893" w14:textId="77777777" w:rsidR="002D133F" w:rsidRDefault="002D133F" w:rsidP="002D133F">
            <w:r>
              <w:t>Test</w:t>
            </w:r>
          </w:p>
        </w:tc>
        <w:tc>
          <w:tcPr>
            <w:tcW w:w="2301" w:type="dxa"/>
            <w:vAlign w:val="center"/>
          </w:tcPr>
          <w:p w14:paraId="0BB62CE3" w14:textId="77777777" w:rsidR="002D133F" w:rsidRDefault="002D133F" w:rsidP="002D133F">
            <w:r>
              <w:t>High</w:t>
            </w:r>
          </w:p>
        </w:tc>
        <w:tc>
          <w:tcPr>
            <w:tcW w:w="2896" w:type="dxa"/>
            <w:vAlign w:val="center"/>
          </w:tcPr>
          <w:p w14:paraId="66E4BDC1" w14:textId="3E923178" w:rsidR="002D133F" w:rsidRPr="00C57028" w:rsidRDefault="002D133F" w:rsidP="002D133F">
            <w:r w:rsidRPr="00D46345">
              <w:t>0.88 [0.48</w:t>
            </w:r>
            <w:r>
              <w:t>,</w:t>
            </w:r>
            <w:r w:rsidRPr="00D46345">
              <w:t xml:space="preserve"> 1.23]</w:t>
            </w:r>
          </w:p>
        </w:tc>
      </w:tr>
      <w:tr w:rsidR="002D133F" w14:paraId="0E2FBF05" w14:textId="77777777" w:rsidTr="002D133F">
        <w:trPr>
          <w:trHeight w:val="417"/>
        </w:trPr>
        <w:tc>
          <w:tcPr>
            <w:tcW w:w="2164" w:type="dxa"/>
            <w:tcBorders>
              <w:bottom w:val="single" w:sz="4" w:space="0" w:color="auto"/>
            </w:tcBorders>
            <w:vAlign w:val="center"/>
          </w:tcPr>
          <w:p w14:paraId="5C15F1C6" w14:textId="76FBF489" w:rsidR="002D133F" w:rsidRDefault="002D133F" w:rsidP="002D133F">
            <w:r>
              <w:t>Unattended</w:t>
            </w:r>
          </w:p>
        </w:tc>
        <w:tc>
          <w:tcPr>
            <w:tcW w:w="2278" w:type="dxa"/>
            <w:tcBorders>
              <w:bottom w:val="single" w:sz="4" w:space="0" w:color="auto"/>
            </w:tcBorders>
            <w:vAlign w:val="center"/>
          </w:tcPr>
          <w:p w14:paraId="50E911DE" w14:textId="77777777" w:rsidR="002D133F" w:rsidRDefault="002D133F" w:rsidP="002D133F">
            <w:r>
              <w:t>Test</w:t>
            </w:r>
          </w:p>
        </w:tc>
        <w:tc>
          <w:tcPr>
            <w:tcW w:w="2301" w:type="dxa"/>
            <w:tcBorders>
              <w:bottom w:val="single" w:sz="4" w:space="0" w:color="auto"/>
            </w:tcBorders>
            <w:vAlign w:val="center"/>
          </w:tcPr>
          <w:p w14:paraId="185F62CB" w14:textId="77777777" w:rsidR="002D133F" w:rsidRDefault="002D133F" w:rsidP="002D133F">
            <w:r>
              <w:t>Low</w:t>
            </w:r>
          </w:p>
        </w:tc>
        <w:tc>
          <w:tcPr>
            <w:tcW w:w="2896" w:type="dxa"/>
            <w:tcBorders>
              <w:bottom w:val="single" w:sz="4" w:space="0" w:color="auto"/>
            </w:tcBorders>
            <w:vAlign w:val="center"/>
          </w:tcPr>
          <w:p w14:paraId="1E5DC3DD" w14:textId="64DC395C" w:rsidR="002D133F" w:rsidRPr="00C57028" w:rsidRDefault="002D133F" w:rsidP="002D133F">
            <w:r w:rsidRPr="00D46345">
              <w:t>0.91 [0.44</w:t>
            </w:r>
            <w:r>
              <w:t>,</w:t>
            </w:r>
            <w:r w:rsidRPr="00D46345">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21802AE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p w14:paraId="4CFB8077" w14:textId="77777777" w:rsidR="00A82B7C" w:rsidRDefault="00A82B7C" w:rsidP="008B3849">
      <w:pPr>
        <w:spacing w:line="480" w:lineRule="auto"/>
        <w:ind w:firstLine="284"/>
        <w:jc w:val="both"/>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2D133F">
        <w:trPr>
          <w:trHeight w:val="634"/>
        </w:trPr>
        <w:tc>
          <w:tcPr>
            <w:tcW w:w="9639" w:type="dxa"/>
            <w:gridSpan w:val="4"/>
            <w:tcBorders>
              <w:bottom w:val="single" w:sz="4" w:space="0" w:color="auto"/>
            </w:tcBorders>
          </w:tcPr>
          <w:p w14:paraId="785D8030" w14:textId="06380920" w:rsidR="00900F7E" w:rsidRDefault="000C1A99" w:rsidP="00C11E13">
            <w:pPr>
              <w:spacing w:line="360" w:lineRule="auto"/>
            </w:pPr>
            <w:r w:rsidRPr="000C1A99">
              <w:lastRenderedPageBreak/>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2D133F">
        <w:trPr>
          <w:trHeight w:val="634"/>
        </w:trPr>
        <w:tc>
          <w:tcPr>
            <w:tcW w:w="2124" w:type="dxa"/>
            <w:tcBorders>
              <w:top w:val="single" w:sz="4" w:space="0" w:color="auto"/>
              <w:bottom w:val="single" w:sz="4" w:space="0" w:color="auto"/>
            </w:tcBorders>
            <w:vAlign w:val="center"/>
          </w:tcPr>
          <w:p w14:paraId="1D0E673C" w14:textId="77777777" w:rsidR="00900F7E" w:rsidRDefault="00900F7E" w:rsidP="00C11E13">
            <w:r>
              <w:t>Reward phase</w:t>
            </w:r>
          </w:p>
        </w:tc>
        <w:tc>
          <w:tcPr>
            <w:tcW w:w="2215" w:type="dxa"/>
            <w:tcBorders>
              <w:top w:val="single" w:sz="4" w:space="0" w:color="auto"/>
              <w:bottom w:val="single" w:sz="4" w:space="0" w:color="auto"/>
            </w:tcBorders>
            <w:vAlign w:val="center"/>
          </w:tcPr>
          <w:p w14:paraId="4C9B2D5B" w14:textId="46F128EA" w:rsidR="00900F7E" w:rsidRDefault="004A31AE" w:rsidP="00C11E13">
            <w:r>
              <w:t>Value</w:t>
            </w:r>
          </w:p>
        </w:tc>
        <w:tc>
          <w:tcPr>
            <w:tcW w:w="2268" w:type="dxa"/>
            <w:tcBorders>
              <w:top w:val="single" w:sz="4" w:space="0" w:color="auto"/>
              <w:bottom w:val="single" w:sz="4" w:space="0" w:color="auto"/>
            </w:tcBorders>
            <w:vAlign w:val="center"/>
          </w:tcPr>
          <w:p w14:paraId="7827DD9D" w14:textId="35C11D8E" w:rsidR="00900F7E" w:rsidRPr="007F6AA7" w:rsidRDefault="00566A39" w:rsidP="00566A39">
            <w:r>
              <w:t>Sensitivity</w:t>
            </w:r>
            <w:r w:rsidR="00900F7E">
              <w:t xml:space="preserve"> (</w:t>
            </w:r>
            <w:r w:rsidR="00BA5161">
              <w:t>d</w:t>
            </w:r>
            <w:r w:rsidR="00412DE2">
              <w:t>′</w:t>
            </w:r>
            <w:r w:rsidR="00900F7E">
              <w:t>)</w:t>
            </w:r>
          </w:p>
        </w:tc>
        <w:tc>
          <w:tcPr>
            <w:tcW w:w="3032"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2D133F" w14:paraId="44EB8942" w14:textId="77777777" w:rsidTr="00A82B7C">
        <w:trPr>
          <w:trHeight w:val="417"/>
        </w:trPr>
        <w:tc>
          <w:tcPr>
            <w:tcW w:w="2124" w:type="dxa"/>
            <w:tcBorders>
              <w:top w:val="single" w:sz="4" w:space="0" w:color="auto"/>
            </w:tcBorders>
            <w:vAlign w:val="center"/>
          </w:tcPr>
          <w:p w14:paraId="36593DD9" w14:textId="77777777" w:rsidR="002D133F" w:rsidRDefault="002D133F" w:rsidP="002D133F">
            <w:r w:rsidRPr="00DC56DA">
              <w:t>Baseline1</w:t>
            </w:r>
          </w:p>
        </w:tc>
        <w:tc>
          <w:tcPr>
            <w:tcW w:w="2215" w:type="dxa"/>
            <w:tcBorders>
              <w:top w:val="single" w:sz="4" w:space="0" w:color="auto"/>
            </w:tcBorders>
            <w:vAlign w:val="center"/>
          </w:tcPr>
          <w:p w14:paraId="18A68A5F" w14:textId="77777777" w:rsidR="002D133F" w:rsidRPr="008E021D" w:rsidRDefault="002D133F" w:rsidP="002D133F">
            <w:r>
              <w:t>High</w:t>
            </w:r>
          </w:p>
        </w:tc>
        <w:tc>
          <w:tcPr>
            <w:tcW w:w="2268" w:type="dxa"/>
            <w:tcBorders>
              <w:top w:val="single" w:sz="4" w:space="0" w:color="auto"/>
            </w:tcBorders>
          </w:tcPr>
          <w:p w14:paraId="48171E80" w14:textId="1CD581AF" w:rsidR="002D133F" w:rsidRDefault="002D133F" w:rsidP="002D133F">
            <w:r w:rsidRPr="00FF3EF1">
              <w:t>1.48 [-0.36</w:t>
            </w:r>
            <w:r>
              <w:t>,</w:t>
            </w:r>
            <w:r w:rsidRPr="00FF3EF1">
              <w:t xml:space="preserve"> 2.62]</w:t>
            </w:r>
          </w:p>
        </w:tc>
        <w:tc>
          <w:tcPr>
            <w:tcW w:w="3032" w:type="dxa"/>
            <w:tcBorders>
              <w:top w:val="single" w:sz="4" w:space="0" w:color="auto"/>
            </w:tcBorders>
          </w:tcPr>
          <w:p w14:paraId="39F9F2FC" w14:textId="5E675E8B" w:rsidR="002D133F" w:rsidRDefault="002D133F" w:rsidP="002D133F">
            <w:r w:rsidRPr="0064184A">
              <w:t>548.84 [479.43</w:t>
            </w:r>
            <w:r>
              <w:t>,</w:t>
            </w:r>
            <w:r w:rsidRPr="0064184A">
              <w:t xml:space="preserve"> 613.76]</w:t>
            </w:r>
          </w:p>
        </w:tc>
      </w:tr>
      <w:tr w:rsidR="002D133F" w14:paraId="5D1B8851" w14:textId="77777777" w:rsidTr="00A82B7C">
        <w:trPr>
          <w:trHeight w:val="417"/>
        </w:trPr>
        <w:tc>
          <w:tcPr>
            <w:tcW w:w="2124" w:type="dxa"/>
            <w:vAlign w:val="center"/>
          </w:tcPr>
          <w:p w14:paraId="1AFD8F68" w14:textId="77777777" w:rsidR="002D133F" w:rsidRDefault="002D133F" w:rsidP="002D133F">
            <w:r w:rsidRPr="00DC56DA">
              <w:t>Baseline1</w:t>
            </w:r>
          </w:p>
        </w:tc>
        <w:tc>
          <w:tcPr>
            <w:tcW w:w="2215" w:type="dxa"/>
            <w:vAlign w:val="center"/>
          </w:tcPr>
          <w:p w14:paraId="0C7347E0" w14:textId="77777777" w:rsidR="002D133F" w:rsidRPr="008E021D" w:rsidRDefault="002D133F" w:rsidP="002D133F">
            <w:r>
              <w:t>Low</w:t>
            </w:r>
          </w:p>
        </w:tc>
        <w:tc>
          <w:tcPr>
            <w:tcW w:w="2268" w:type="dxa"/>
          </w:tcPr>
          <w:p w14:paraId="3D990D9A" w14:textId="30DDD461" w:rsidR="002D133F" w:rsidRDefault="002D133F" w:rsidP="002D133F">
            <w:r w:rsidRPr="00FF3EF1">
              <w:t>1.32 [ 0.09</w:t>
            </w:r>
            <w:r>
              <w:t>,</w:t>
            </w:r>
            <w:r w:rsidRPr="00FF3EF1">
              <w:t xml:space="preserve"> 2.35]</w:t>
            </w:r>
          </w:p>
        </w:tc>
        <w:tc>
          <w:tcPr>
            <w:tcW w:w="3032" w:type="dxa"/>
          </w:tcPr>
          <w:p w14:paraId="33ABB3BF" w14:textId="0765DFA2" w:rsidR="002D133F" w:rsidRDefault="002D133F" w:rsidP="002D133F">
            <w:r w:rsidRPr="0064184A">
              <w:t>548.43 [458.26</w:t>
            </w:r>
            <w:r>
              <w:t>,</w:t>
            </w:r>
            <w:r w:rsidRPr="0064184A">
              <w:t xml:space="preserve"> 610.63]</w:t>
            </w:r>
          </w:p>
        </w:tc>
      </w:tr>
      <w:tr w:rsidR="002D133F" w14:paraId="2E8C7CAC" w14:textId="77777777" w:rsidTr="00A82B7C">
        <w:trPr>
          <w:trHeight w:val="417"/>
        </w:trPr>
        <w:tc>
          <w:tcPr>
            <w:tcW w:w="2124" w:type="dxa"/>
            <w:vAlign w:val="center"/>
          </w:tcPr>
          <w:p w14:paraId="044974C7" w14:textId="77777777" w:rsidR="002D133F" w:rsidRDefault="002D133F" w:rsidP="002D133F">
            <w:r w:rsidRPr="00DC56DA">
              <w:t>Baseline2</w:t>
            </w:r>
          </w:p>
        </w:tc>
        <w:tc>
          <w:tcPr>
            <w:tcW w:w="2215" w:type="dxa"/>
            <w:vAlign w:val="center"/>
          </w:tcPr>
          <w:p w14:paraId="1111B89C" w14:textId="77777777" w:rsidR="002D133F" w:rsidRPr="008E021D" w:rsidRDefault="002D133F" w:rsidP="002D133F">
            <w:r>
              <w:t>High</w:t>
            </w:r>
          </w:p>
        </w:tc>
        <w:tc>
          <w:tcPr>
            <w:tcW w:w="2268" w:type="dxa"/>
          </w:tcPr>
          <w:p w14:paraId="6FE3E2A1" w14:textId="6B360034" w:rsidR="002D133F" w:rsidRDefault="002D133F" w:rsidP="002D133F">
            <w:r w:rsidRPr="00FF3EF1">
              <w:t>1.6</w:t>
            </w:r>
            <w:r>
              <w:t>0</w:t>
            </w:r>
            <w:r w:rsidRPr="00FF3EF1">
              <w:t xml:space="preserve"> [-0.27</w:t>
            </w:r>
            <w:r>
              <w:t>,</w:t>
            </w:r>
            <w:r w:rsidRPr="00FF3EF1">
              <w:t xml:space="preserve"> 2.56]</w:t>
            </w:r>
          </w:p>
        </w:tc>
        <w:tc>
          <w:tcPr>
            <w:tcW w:w="3032" w:type="dxa"/>
          </w:tcPr>
          <w:p w14:paraId="147A2FE7" w14:textId="5471F246" w:rsidR="002D133F" w:rsidRDefault="002D133F" w:rsidP="002D133F">
            <w:r w:rsidRPr="0064184A">
              <w:t>544.34 [454.56</w:t>
            </w:r>
            <w:r>
              <w:t>,</w:t>
            </w:r>
            <w:r w:rsidRPr="0064184A">
              <w:t xml:space="preserve"> 620.36]</w:t>
            </w:r>
          </w:p>
        </w:tc>
      </w:tr>
      <w:tr w:rsidR="002D133F" w14:paraId="1221C033" w14:textId="77777777" w:rsidTr="00A82B7C">
        <w:trPr>
          <w:trHeight w:val="417"/>
        </w:trPr>
        <w:tc>
          <w:tcPr>
            <w:tcW w:w="2124" w:type="dxa"/>
            <w:vAlign w:val="center"/>
          </w:tcPr>
          <w:p w14:paraId="5E979E76" w14:textId="77777777" w:rsidR="002D133F" w:rsidRDefault="002D133F" w:rsidP="002D133F">
            <w:r w:rsidRPr="00DC56DA">
              <w:t>Baseline2</w:t>
            </w:r>
          </w:p>
        </w:tc>
        <w:tc>
          <w:tcPr>
            <w:tcW w:w="2215" w:type="dxa"/>
            <w:vAlign w:val="center"/>
          </w:tcPr>
          <w:p w14:paraId="79A6F5BF" w14:textId="77777777" w:rsidR="002D133F" w:rsidRPr="00534F07" w:rsidRDefault="002D133F" w:rsidP="002D133F">
            <w:r>
              <w:t>Low</w:t>
            </w:r>
          </w:p>
        </w:tc>
        <w:tc>
          <w:tcPr>
            <w:tcW w:w="2268" w:type="dxa"/>
          </w:tcPr>
          <w:p w14:paraId="152E9B46" w14:textId="4CC5A5EA" w:rsidR="002D133F" w:rsidRDefault="002D133F" w:rsidP="002D133F">
            <w:r w:rsidRPr="00FF3EF1">
              <w:t>1.47 [ 0.08</w:t>
            </w:r>
            <w:r>
              <w:t>,</w:t>
            </w:r>
            <w:r w:rsidRPr="00FF3EF1">
              <w:t xml:space="preserve"> 2.33]</w:t>
            </w:r>
          </w:p>
        </w:tc>
        <w:tc>
          <w:tcPr>
            <w:tcW w:w="3032" w:type="dxa"/>
          </w:tcPr>
          <w:p w14:paraId="38077BB6" w14:textId="0880CC55" w:rsidR="002D133F" w:rsidRDefault="002D133F" w:rsidP="002D133F">
            <w:r w:rsidRPr="0064184A">
              <w:t>554.01 [479.48</w:t>
            </w:r>
            <w:r>
              <w:t>,</w:t>
            </w:r>
            <w:r w:rsidRPr="0064184A">
              <w:t xml:space="preserve"> 632.8</w:t>
            </w:r>
            <w:r>
              <w:t>0</w:t>
            </w:r>
            <w:r w:rsidRPr="0064184A">
              <w:t>]</w:t>
            </w:r>
          </w:p>
        </w:tc>
      </w:tr>
      <w:tr w:rsidR="002D133F" w14:paraId="2378FD41" w14:textId="77777777" w:rsidTr="00A82B7C">
        <w:trPr>
          <w:trHeight w:val="417"/>
        </w:trPr>
        <w:tc>
          <w:tcPr>
            <w:tcW w:w="2124" w:type="dxa"/>
            <w:vAlign w:val="center"/>
          </w:tcPr>
          <w:p w14:paraId="33D71827" w14:textId="5A2F3D60" w:rsidR="002D133F" w:rsidRDefault="002D133F" w:rsidP="002D133F">
            <w:r>
              <w:t>Training</w:t>
            </w:r>
            <w:r w:rsidRPr="00DC56DA">
              <w:t>1</w:t>
            </w:r>
          </w:p>
        </w:tc>
        <w:tc>
          <w:tcPr>
            <w:tcW w:w="2215" w:type="dxa"/>
            <w:vAlign w:val="center"/>
          </w:tcPr>
          <w:p w14:paraId="5DC66FC6" w14:textId="77777777" w:rsidR="002D133F" w:rsidRPr="00C21D51" w:rsidRDefault="002D133F" w:rsidP="002D133F">
            <w:r>
              <w:t>High</w:t>
            </w:r>
          </w:p>
        </w:tc>
        <w:tc>
          <w:tcPr>
            <w:tcW w:w="2268" w:type="dxa"/>
          </w:tcPr>
          <w:p w14:paraId="20BAF671" w14:textId="171711B5" w:rsidR="002D133F" w:rsidRDefault="002D133F" w:rsidP="002D133F">
            <w:r w:rsidRPr="00FF3EF1">
              <w:t>1.54 [-0.08</w:t>
            </w:r>
            <w:r>
              <w:t>,</w:t>
            </w:r>
            <w:r w:rsidRPr="00FF3EF1">
              <w:t xml:space="preserve"> 2.65]</w:t>
            </w:r>
          </w:p>
        </w:tc>
        <w:tc>
          <w:tcPr>
            <w:tcW w:w="3032" w:type="dxa"/>
          </w:tcPr>
          <w:p w14:paraId="3F8D1C07" w14:textId="5EEB92E0" w:rsidR="002D133F" w:rsidRDefault="002D133F" w:rsidP="002D133F">
            <w:r w:rsidRPr="0064184A">
              <w:t>521.4</w:t>
            </w:r>
            <w:r>
              <w:t>0</w:t>
            </w:r>
            <w:r w:rsidRPr="0064184A">
              <w:t xml:space="preserve"> [437.9</w:t>
            </w:r>
            <w:r>
              <w:t>0,</w:t>
            </w:r>
            <w:r w:rsidRPr="0064184A">
              <w:t xml:space="preserve"> 587.57]</w:t>
            </w:r>
          </w:p>
        </w:tc>
      </w:tr>
      <w:tr w:rsidR="002D133F" w14:paraId="2C2EA802" w14:textId="77777777" w:rsidTr="00A82B7C">
        <w:trPr>
          <w:trHeight w:val="417"/>
        </w:trPr>
        <w:tc>
          <w:tcPr>
            <w:tcW w:w="2124" w:type="dxa"/>
            <w:vAlign w:val="center"/>
          </w:tcPr>
          <w:p w14:paraId="73986FBE" w14:textId="301DBA47" w:rsidR="002D133F" w:rsidRDefault="002D133F" w:rsidP="002D133F">
            <w:r>
              <w:t>Training</w:t>
            </w:r>
            <w:r w:rsidRPr="00DC56DA">
              <w:t>1</w:t>
            </w:r>
          </w:p>
        </w:tc>
        <w:tc>
          <w:tcPr>
            <w:tcW w:w="2215" w:type="dxa"/>
            <w:vAlign w:val="center"/>
          </w:tcPr>
          <w:p w14:paraId="3A03B0A7" w14:textId="77777777" w:rsidR="002D133F" w:rsidRPr="00C21D51" w:rsidRDefault="002D133F" w:rsidP="002D133F">
            <w:r>
              <w:t>Low</w:t>
            </w:r>
          </w:p>
        </w:tc>
        <w:tc>
          <w:tcPr>
            <w:tcW w:w="2268" w:type="dxa"/>
          </w:tcPr>
          <w:p w14:paraId="3A9CCE69" w14:textId="7CCBC091" w:rsidR="002D133F" w:rsidRDefault="002D133F" w:rsidP="002D133F">
            <w:r w:rsidRPr="00FF3EF1">
              <w:t>1.59 [ 0.47</w:t>
            </w:r>
            <w:r>
              <w:t>,</w:t>
            </w:r>
            <w:r w:rsidRPr="00FF3EF1">
              <w:t xml:space="preserve"> 2.45]</w:t>
            </w:r>
          </w:p>
        </w:tc>
        <w:tc>
          <w:tcPr>
            <w:tcW w:w="3032" w:type="dxa"/>
          </w:tcPr>
          <w:p w14:paraId="2CA76085" w14:textId="3BA66293" w:rsidR="002D133F" w:rsidRDefault="002D133F" w:rsidP="002D133F">
            <w:r w:rsidRPr="0064184A">
              <w:t>542.34 [463.65</w:t>
            </w:r>
            <w:r>
              <w:t>,</w:t>
            </w:r>
            <w:r w:rsidRPr="0064184A">
              <w:t xml:space="preserve"> 593.47</w:t>
            </w:r>
            <w:r>
              <w:t>]</w:t>
            </w:r>
          </w:p>
        </w:tc>
      </w:tr>
      <w:tr w:rsidR="002D133F" w14:paraId="6A6E7C39" w14:textId="77777777" w:rsidTr="00A82B7C">
        <w:trPr>
          <w:trHeight w:val="417"/>
        </w:trPr>
        <w:tc>
          <w:tcPr>
            <w:tcW w:w="2124" w:type="dxa"/>
            <w:vAlign w:val="center"/>
          </w:tcPr>
          <w:p w14:paraId="14F01877" w14:textId="6A723EBC" w:rsidR="002D133F" w:rsidRDefault="002D133F" w:rsidP="002D133F">
            <w:r>
              <w:t>Training</w:t>
            </w:r>
            <w:r w:rsidRPr="00DC56DA">
              <w:t>2</w:t>
            </w:r>
          </w:p>
        </w:tc>
        <w:tc>
          <w:tcPr>
            <w:tcW w:w="2215" w:type="dxa"/>
            <w:vAlign w:val="center"/>
          </w:tcPr>
          <w:p w14:paraId="59E7487F" w14:textId="77777777" w:rsidR="002D133F" w:rsidRDefault="002D133F" w:rsidP="002D133F">
            <w:r>
              <w:t>High</w:t>
            </w:r>
          </w:p>
        </w:tc>
        <w:tc>
          <w:tcPr>
            <w:tcW w:w="2268" w:type="dxa"/>
          </w:tcPr>
          <w:p w14:paraId="18D523FB" w14:textId="1BBB43E7" w:rsidR="002D133F" w:rsidRDefault="002D133F" w:rsidP="002D133F">
            <w:r w:rsidRPr="00FF3EF1">
              <w:t>1.59 [ 0.08</w:t>
            </w:r>
            <w:r>
              <w:t>,</w:t>
            </w:r>
            <w:r w:rsidRPr="00FF3EF1">
              <w:t xml:space="preserve"> 2.56]</w:t>
            </w:r>
          </w:p>
        </w:tc>
        <w:tc>
          <w:tcPr>
            <w:tcW w:w="3032" w:type="dxa"/>
          </w:tcPr>
          <w:p w14:paraId="43D2009E" w14:textId="3F822024" w:rsidR="002D133F" w:rsidRPr="00C57028" w:rsidRDefault="002D133F" w:rsidP="002D133F">
            <w:r w:rsidRPr="0064184A">
              <w:t>528.74 [462</w:t>
            </w:r>
            <w:r>
              <w:t>.00,</w:t>
            </w:r>
            <w:r w:rsidRPr="0064184A">
              <w:t xml:space="preserve"> 598.58]</w:t>
            </w:r>
          </w:p>
        </w:tc>
      </w:tr>
      <w:tr w:rsidR="002D133F" w14:paraId="66BD893A" w14:textId="77777777" w:rsidTr="00A82B7C">
        <w:trPr>
          <w:trHeight w:val="417"/>
        </w:trPr>
        <w:tc>
          <w:tcPr>
            <w:tcW w:w="2124" w:type="dxa"/>
            <w:vAlign w:val="center"/>
          </w:tcPr>
          <w:p w14:paraId="2BA073D8" w14:textId="4063C936" w:rsidR="002D133F" w:rsidRDefault="002D133F" w:rsidP="002D133F">
            <w:r>
              <w:t>Training</w:t>
            </w:r>
            <w:r w:rsidRPr="00DC56DA">
              <w:t>2</w:t>
            </w:r>
          </w:p>
        </w:tc>
        <w:tc>
          <w:tcPr>
            <w:tcW w:w="2215" w:type="dxa"/>
            <w:vAlign w:val="center"/>
          </w:tcPr>
          <w:p w14:paraId="4588F6D7" w14:textId="77777777" w:rsidR="002D133F" w:rsidRDefault="002D133F" w:rsidP="002D133F">
            <w:r>
              <w:t>Low</w:t>
            </w:r>
          </w:p>
        </w:tc>
        <w:tc>
          <w:tcPr>
            <w:tcW w:w="2268" w:type="dxa"/>
          </w:tcPr>
          <w:p w14:paraId="327279FC" w14:textId="7C8155F9" w:rsidR="002D133F" w:rsidRDefault="002D133F" w:rsidP="002D133F">
            <w:r w:rsidRPr="00FF3EF1">
              <w:t>1.48 [ 0</w:t>
            </w:r>
            <w:r>
              <w:t>.00,</w:t>
            </w:r>
            <w:r w:rsidRPr="00FF3EF1">
              <w:t xml:space="preserve"> 2.62]</w:t>
            </w:r>
          </w:p>
        </w:tc>
        <w:tc>
          <w:tcPr>
            <w:tcW w:w="3032" w:type="dxa"/>
          </w:tcPr>
          <w:p w14:paraId="6CBE9741" w14:textId="5045057C" w:rsidR="002D133F" w:rsidRPr="00C57028" w:rsidRDefault="002D133F" w:rsidP="002D133F">
            <w:r w:rsidRPr="0064184A">
              <w:t>533.94 [479.38</w:t>
            </w:r>
            <w:r>
              <w:t>,</w:t>
            </w:r>
            <w:r w:rsidRPr="0064184A">
              <w:t xml:space="preserve"> 618.25]</w:t>
            </w:r>
          </w:p>
        </w:tc>
      </w:tr>
      <w:tr w:rsidR="002D133F" w14:paraId="59B74544" w14:textId="77777777" w:rsidTr="00A82B7C">
        <w:trPr>
          <w:trHeight w:val="417"/>
        </w:trPr>
        <w:tc>
          <w:tcPr>
            <w:tcW w:w="2124" w:type="dxa"/>
            <w:vAlign w:val="center"/>
          </w:tcPr>
          <w:p w14:paraId="10467693" w14:textId="3305FF5B" w:rsidR="002D133F" w:rsidRDefault="002D133F" w:rsidP="002D133F">
            <w:r>
              <w:t>Test</w:t>
            </w:r>
            <w:r w:rsidRPr="00DC56DA">
              <w:t>1</w:t>
            </w:r>
          </w:p>
        </w:tc>
        <w:tc>
          <w:tcPr>
            <w:tcW w:w="2215" w:type="dxa"/>
            <w:vAlign w:val="center"/>
          </w:tcPr>
          <w:p w14:paraId="7A3FAC95" w14:textId="77777777" w:rsidR="002D133F" w:rsidRDefault="002D133F" w:rsidP="002D133F">
            <w:r>
              <w:t>High</w:t>
            </w:r>
          </w:p>
        </w:tc>
        <w:tc>
          <w:tcPr>
            <w:tcW w:w="2268" w:type="dxa"/>
          </w:tcPr>
          <w:p w14:paraId="77CCBF65" w14:textId="000B1271" w:rsidR="002D133F" w:rsidRDefault="002D133F" w:rsidP="002D133F">
            <w:r w:rsidRPr="00FF3EF1">
              <w:t>1.48 [-0.07</w:t>
            </w:r>
            <w:r>
              <w:t>,</w:t>
            </w:r>
            <w:r w:rsidRPr="00FF3EF1">
              <w:t xml:space="preserve"> 2.47</w:t>
            </w:r>
          </w:p>
        </w:tc>
        <w:tc>
          <w:tcPr>
            <w:tcW w:w="3032" w:type="dxa"/>
          </w:tcPr>
          <w:p w14:paraId="04D77BDB" w14:textId="344E8561" w:rsidR="002D133F" w:rsidRPr="00C57028" w:rsidRDefault="002D133F" w:rsidP="002D133F">
            <w:r w:rsidRPr="0064184A">
              <w:t>528.58 [457.88</w:t>
            </w:r>
            <w:r>
              <w:t>,</w:t>
            </w:r>
            <w:r w:rsidRPr="0064184A">
              <w:t xml:space="preserve"> 596.17]</w:t>
            </w:r>
          </w:p>
        </w:tc>
      </w:tr>
      <w:tr w:rsidR="002D133F" w14:paraId="292BD9E5" w14:textId="77777777" w:rsidTr="00A82B7C">
        <w:trPr>
          <w:trHeight w:val="417"/>
        </w:trPr>
        <w:tc>
          <w:tcPr>
            <w:tcW w:w="2124" w:type="dxa"/>
            <w:vAlign w:val="center"/>
          </w:tcPr>
          <w:p w14:paraId="66E93132" w14:textId="1FC43104" w:rsidR="002D133F" w:rsidRDefault="002D133F" w:rsidP="002D133F">
            <w:r>
              <w:t>Test</w:t>
            </w:r>
            <w:r w:rsidRPr="00DC56DA">
              <w:t>1</w:t>
            </w:r>
          </w:p>
        </w:tc>
        <w:tc>
          <w:tcPr>
            <w:tcW w:w="2215" w:type="dxa"/>
            <w:vAlign w:val="center"/>
          </w:tcPr>
          <w:p w14:paraId="1B112FCC" w14:textId="77777777" w:rsidR="002D133F" w:rsidRDefault="002D133F" w:rsidP="002D133F">
            <w:r>
              <w:t>Low</w:t>
            </w:r>
          </w:p>
        </w:tc>
        <w:tc>
          <w:tcPr>
            <w:tcW w:w="2268" w:type="dxa"/>
          </w:tcPr>
          <w:p w14:paraId="7D635669" w14:textId="454021B1" w:rsidR="002D133F" w:rsidRDefault="002D133F" w:rsidP="002D133F">
            <w:r w:rsidRPr="00FF3EF1">
              <w:t>1.5</w:t>
            </w:r>
            <w:r>
              <w:t>0</w:t>
            </w:r>
            <w:r w:rsidRPr="00FF3EF1">
              <w:t xml:space="preserve"> [ 0.36</w:t>
            </w:r>
            <w:r>
              <w:t>,</w:t>
            </w:r>
            <w:r w:rsidRPr="00FF3EF1">
              <w:t xml:space="preserve"> 2.5</w:t>
            </w:r>
            <w:r>
              <w:t>0</w:t>
            </w:r>
            <w:r w:rsidRPr="00FF3EF1">
              <w:t>]</w:t>
            </w:r>
          </w:p>
        </w:tc>
        <w:tc>
          <w:tcPr>
            <w:tcW w:w="3032" w:type="dxa"/>
          </w:tcPr>
          <w:p w14:paraId="66F6E7EA" w14:textId="3B211235" w:rsidR="002D133F" w:rsidRPr="00C57028" w:rsidRDefault="002D133F" w:rsidP="002D133F">
            <w:r w:rsidRPr="0064184A">
              <w:t>536.54 [444.89</w:t>
            </w:r>
            <w:r>
              <w:t>,</w:t>
            </w:r>
            <w:r w:rsidRPr="0064184A">
              <w:t xml:space="preserve"> 621</w:t>
            </w:r>
            <w:r>
              <w:t>.00</w:t>
            </w:r>
            <w:r w:rsidRPr="0064184A">
              <w:t>]</w:t>
            </w:r>
          </w:p>
        </w:tc>
      </w:tr>
      <w:tr w:rsidR="002D133F" w14:paraId="640C67D9" w14:textId="77777777" w:rsidTr="00A82B7C">
        <w:trPr>
          <w:trHeight w:val="417"/>
        </w:trPr>
        <w:tc>
          <w:tcPr>
            <w:tcW w:w="2124" w:type="dxa"/>
            <w:vAlign w:val="center"/>
          </w:tcPr>
          <w:p w14:paraId="1252F086" w14:textId="404DF397" w:rsidR="002D133F" w:rsidRDefault="002D133F" w:rsidP="002D133F">
            <w:r>
              <w:t>Test</w:t>
            </w:r>
            <w:r w:rsidRPr="00DC56DA">
              <w:t>2</w:t>
            </w:r>
          </w:p>
        </w:tc>
        <w:tc>
          <w:tcPr>
            <w:tcW w:w="2215" w:type="dxa"/>
            <w:vAlign w:val="center"/>
          </w:tcPr>
          <w:p w14:paraId="12E1FF5A" w14:textId="77777777" w:rsidR="002D133F" w:rsidRDefault="002D133F" w:rsidP="002D133F">
            <w:r>
              <w:t>High</w:t>
            </w:r>
          </w:p>
        </w:tc>
        <w:tc>
          <w:tcPr>
            <w:tcW w:w="2268" w:type="dxa"/>
          </w:tcPr>
          <w:p w14:paraId="030DDBCB" w14:textId="35D17191" w:rsidR="002D133F" w:rsidRDefault="002D133F" w:rsidP="002D133F">
            <w:r w:rsidRPr="00FF3EF1">
              <w:t>1.49 [-0.38</w:t>
            </w:r>
            <w:r>
              <w:t>,</w:t>
            </w:r>
            <w:r w:rsidRPr="00FF3EF1">
              <w:t xml:space="preserve"> 2.49]</w:t>
            </w:r>
          </w:p>
        </w:tc>
        <w:tc>
          <w:tcPr>
            <w:tcW w:w="3032" w:type="dxa"/>
          </w:tcPr>
          <w:p w14:paraId="45B5A1C9" w14:textId="6DA640CE" w:rsidR="002D133F" w:rsidRPr="00C57028" w:rsidRDefault="002D133F" w:rsidP="002D133F">
            <w:r w:rsidRPr="0064184A">
              <w:t>529.3</w:t>
            </w:r>
            <w:r>
              <w:t>0</w:t>
            </w:r>
            <w:r w:rsidRPr="0064184A">
              <w:t xml:space="preserve"> [448.24</w:t>
            </w:r>
            <w:r>
              <w:t>,</w:t>
            </w:r>
            <w:r w:rsidRPr="0064184A">
              <w:t xml:space="preserve"> 606</w:t>
            </w:r>
            <w:r>
              <w:t>.00</w:t>
            </w:r>
            <w:r w:rsidRPr="0064184A">
              <w:t>]</w:t>
            </w:r>
          </w:p>
        </w:tc>
      </w:tr>
      <w:tr w:rsidR="002D133F" w14:paraId="2B2A0875" w14:textId="77777777" w:rsidTr="00A82B7C">
        <w:trPr>
          <w:trHeight w:val="417"/>
        </w:trPr>
        <w:tc>
          <w:tcPr>
            <w:tcW w:w="2124" w:type="dxa"/>
            <w:tcBorders>
              <w:bottom w:val="single" w:sz="4" w:space="0" w:color="auto"/>
            </w:tcBorders>
            <w:vAlign w:val="center"/>
          </w:tcPr>
          <w:p w14:paraId="4AF8D9C8" w14:textId="11ECB966" w:rsidR="002D133F" w:rsidRDefault="002D133F" w:rsidP="002D133F">
            <w:r>
              <w:t>Test</w:t>
            </w:r>
            <w:r w:rsidRPr="00DC56DA">
              <w:t>2</w:t>
            </w:r>
          </w:p>
        </w:tc>
        <w:tc>
          <w:tcPr>
            <w:tcW w:w="2215" w:type="dxa"/>
            <w:tcBorders>
              <w:bottom w:val="single" w:sz="4" w:space="0" w:color="auto"/>
            </w:tcBorders>
            <w:vAlign w:val="center"/>
          </w:tcPr>
          <w:p w14:paraId="47C7A15A" w14:textId="77777777" w:rsidR="002D133F" w:rsidRDefault="002D133F" w:rsidP="002D133F">
            <w:r>
              <w:t>Low</w:t>
            </w:r>
          </w:p>
        </w:tc>
        <w:tc>
          <w:tcPr>
            <w:tcW w:w="2268" w:type="dxa"/>
            <w:tcBorders>
              <w:bottom w:val="single" w:sz="4" w:space="0" w:color="auto"/>
            </w:tcBorders>
          </w:tcPr>
          <w:p w14:paraId="5085CF6A" w14:textId="113F7ED8" w:rsidR="002D133F" w:rsidRDefault="002D133F" w:rsidP="002D133F">
            <w:r w:rsidRPr="00FF3EF1">
              <w:t>1.55 [ 0.65</w:t>
            </w:r>
            <w:r>
              <w:t>,</w:t>
            </w:r>
            <w:r w:rsidRPr="00FF3EF1">
              <w:t xml:space="preserve"> 2.55]</w:t>
            </w:r>
          </w:p>
        </w:tc>
        <w:tc>
          <w:tcPr>
            <w:tcW w:w="3032" w:type="dxa"/>
            <w:tcBorders>
              <w:bottom w:val="single" w:sz="4" w:space="0" w:color="auto"/>
            </w:tcBorders>
          </w:tcPr>
          <w:p w14:paraId="3872E78E" w14:textId="47B4D169" w:rsidR="002D133F" w:rsidRPr="00C57028" w:rsidRDefault="002D133F" w:rsidP="002D133F">
            <w:r w:rsidRPr="0064184A">
              <w:t>543.01 [450.11</w:t>
            </w:r>
            <w:r>
              <w:t>,</w:t>
            </w:r>
            <w:r w:rsidRPr="0064184A">
              <w:t xml:space="preserve"> 617.44]</w:t>
            </w:r>
          </w:p>
        </w:tc>
      </w:tr>
    </w:tbl>
    <w:p w14:paraId="50F8ABF3" w14:textId="2235D84B" w:rsidR="00FA0C17" w:rsidRDefault="00FA0C17" w:rsidP="008B3849">
      <w:pPr>
        <w:spacing w:line="480" w:lineRule="auto"/>
        <w:ind w:firstLine="284"/>
        <w:jc w:val="both"/>
      </w:pPr>
    </w:p>
    <w:p w14:paraId="7452B809" w14:textId="3514140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2B0E44">
        <w:rPr>
          <w:i/>
        </w:rPr>
        <w:t>A</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2809AF">
        <w:t>0.12; 95% HDI [-0.05, 0.28</w:t>
      </w:r>
      <w:r w:rsidR="00C94B53">
        <w:t xml:space="preserve">]; ER = </w:t>
      </w:r>
      <w:r w:rsidR="002809AF">
        <w:t>11.05</w:t>
      </w:r>
      <w:r w:rsidR="00C94B53">
        <w:t xml:space="preserve">) </w:t>
      </w:r>
      <w:r>
        <w:t xml:space="preserve">and low </w:t>
      </w:r>
      <w:r w:rsidR="00C94B53">
        <w:t>(</w:t>
      </w:r>
      <w:r w:rsidR="00C94B53">
        <w:rPr>
          <w:i/>
        </w:rPr>
        <w:t xml:space="preserve">M = </w:t>
      </w:r>
      <w:r w:rsidR="002809AF">
        <w:t>0.15; 95% HDI [0.01, 0.32]; ER = 36.04</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w:t>
      </w:r>
      <w:r w:rsidR="002809AF">
        <w:t>only a very small improvement</w:t>
      </w:r>
      <w:r w:rsidR="00C94B53">
        <w:t xml:space="preserve"> in</w:t>
      </w:r>
      <w:r w:rsidR="002809AF">
        <w:t xml:space="preserve"> sensitivity in</w:t>
      </w:r>
      <w:r w:rsidR="00C94B53">
        <w:t xml:space="preserve"> the high </w:t>
      </w:r>
      <w:r w:rsidR="004A31AE">
        <w:t>value</w:t>
      </w:r>
      <w:r w:rsidR="00C94B53">
        <w:t xml:space="preserve"> condition (</w:t>
      </w:r>
      <w:r w:rsidR="00C94B53">
        <w:rPr>
          <w:i/>
        </w:rPr>
        <w:t xml:space="preserve">M = </w:t>
      </w:r>
      <w:r w:rsidR="002809AF">
        <w:t>0.06; 95% HDI [-0.11, 0.22</w:t>
      </w:r>
      <w:r w:rsidR="00C94B53">
        <w:t>]; ER</w:t>
      </w:r>
      <w:r w:rsidR="002809AF">
        <w:t xml:space="preserve"> = 2.94), and a much bigger one</w:t>
      </w:r>
      <w:r w:rsidR="00C94B53">
        <w:t xml:space="preserve"> in the low </w:t>
      </w:r>
      <w:r w:rsidR="004A31AE">
        <w:t>value</w:t>
      </w:r>
      <w:r w:rsidR="00C94B53">
        <w:t xml:space="preserve"> condition (</w:t>
      </w:r>
      <w:r w:rsidR="00C94B53">
        <w:rPr>
          <w:i/>
        </w:rPr>
        <w:t xml:space="preserve">M = </w:t>
      </w:r>
      <w:r w:rsidR="002809AF">
        <w:t>0.11; 95% HDI [-0.04, 0.28</w:t>
      </w:r>
      <w:r w:rsidR="00C94B53">
        <w:t xml:space="preserve">]; ER = </w:t>
      </w:r>
      <w:r w:rsidR="002809AF">
        <w:t>10.90</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6350A911" w:rsidR="008C49F8" w:rsidRDefault="008C49F8" w:rsidP="00C94B53">
      <w:pPr>
        <w:spacing w:line="480" w:lineRule="auto"/>
        <w:ind w:firstLine="284"/>
        <w:jc w:val="both"/>
      </w:pPr>
      <w:r>
        <w:lastRenderedPageBreak/>
        <w:t>The posterior distribution</w:t>
      </w:r>
      <w:r w:rsidR="00DE7446">
        <w:t>s</w:t>
      </w:r>
      <w:r>
        <w:t xml:space="preserve"> of reaction times (</w:t>
      </w:r>
      <w:r w:rsidR="00DE7446" w:rsidRPr="00DE7446">
        <w:rPr>
          <w:i/>
        </w:rPr>
        <w:t xml:space="preserve">Supplementary </w:t>
      </w:r>
      <w:r w:rsidR="002B0E44">
        <w:rPr>
          <w:i/>
        </w:rPr>
        <w:t>Figure 1B</w:t>
      </w:r>
      <w:r>
        <w:t xml:space="preserve"> and </w:t>
      </w:r>
      <w:r w:rsidR="00DE7446" w:rsidRPr="00DE7446">
        <w:rPr>
          <w:i/>
        </w:rPr>
        <w:t xml:space="preserve">Supplementary </w:t>
      </w:r>
      <w:r w:rsidRPr="00B57645">
        <w:rPr>
          <w:i/>
        </w:rPr>
        <w:t>Table 2</w:t>
      </w:r>
      <w:r>
        <w:t>)</w:t>
      </w:r>
      <w:r w:rsidR="00FA0C17">
        <w:t xml:space="preserve"> revealed </w:t>
      </w:r>
      <w:r w:rsidR="002809AF">
        <w:t>only a very small difference</w:t>
      </w:r>
      <w:r>
        <w:t xml:space="preserve"> between the first and the second part of baseline for high (</w:t>
      </w:r>
      <w:r>
        <w:rPr>
          <w:i/>
        </w:rPr>
        <w:t xml:space="preserve">M = </w:t>
      </w:r>
      <w:r w:rsidR="003A52BF">
        <w:t>-4.52; 95% HDI [-15.0</w:t>
      </w:r>
      <w:r w:rsidR="008679C1">
        <w:t>,</w:t>
      </w:r>
      <w:r w:rsidR="003A52BF">
        <w:t>0 5.77</w:t>
      </w:r>
      <w:r w:rsidR="008679C1">
        <w:t xml:space="preserve">]; ER </w:t>
      </w:r>
      <w:r w:rsidR="002809AF">
        <w:t>= 4.21</w:t>
      </w:r>
      <w:r w:rsidR="009940B0">
        <w:t>)</w:t>
      </w:r>
      <w:r>
        <w:t xml:space="preserve"> </w:t>
      </w:r>
      <w:r w:rsidR="004A31AE">
        <w:t>value</w:t>
      </w:r>
      <w:r w:rsidR="008679C1">
        <w:t xml:space="preserve"> condition, </w:t>
      </w:r>
      <w:r w:rsidR="003A52BF">
        <w:t>while the low value condition was</w:t>
      </w:r>
      <w:r w:rsidR="008679C1">
        <w:t xml:space="preserve"> somewhat slower in the second part of the baseline</w:t>
      </w:r>
      <w:r>
        <w:t xml:space="preserve"> (</w:t>
      </w:r>
      <w:r>
        <w:rPr>
          <w:i/>
        </w:rPr>
        <w:t xml:space="preserve">M = </w:t>
      </w:r>
      <w:r w:rsidR="003A52BF">
        <w:t>5.60 95% HDI [-4</w:t>
      </w:r>
      <w:r w:rsidR="008679C1">
        <w:t>.</w:t>
      </w:r>
      <w:r w:rsidR="003A52BF">
        <w:t>76, 16</w:t>
      </w:r>
      <w:r>
        <w:t>.</w:t>
      </w:r>
      <w:r w:rsidR="003A52BF">
        <w:t>20</w:t>
      </w:r>
      <w:r>
        <w:t>]; ER =</w:t>
      </w:r>
      <w:r w:rsidR="00AA68C9">
        <w:t xml:space="preserve"> </w:t>
      </w:r>
      <w:r w:rsidR="003A52BF">
        <w:t>5.71</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3A52BF">
        <w:t>22.9</w:t>
      </w:r>
      <w:r w:rsidR="008679C1">
        <w:t>0</w:t>
      </w:r>
      <w:r w:rsidR="008E2D11">
        <w:t>; 95% HDI [</w:t>
      </w:r>
      <w:r w:rsidR="003A52BF">
        <w:t>12.6</w:t>
      </w:r>
      <w:r w:rsidR="008679C1">
        <w:t>0</w:t>
      </w:r>
      <w:r w:rsidR="008E2D11">
        <w:t xml:space="preserve">, </w:t>
      </w:r>
      <w:r w:rsidR="003A52BF">
        <w:t>33</w:t>
      </w:r>
      <w:r w:rsidR="008679C1">
        <w:t>.80</w:t>
      </w:r>
      <w:r w:rsidR="003A52BF">
        <w:t>]; ER &gt; 6000</w:t>
      </w:r>
      <w:r w:rsidR="008E2D11">
        <w:t xml:space="preserve">) </w:t>
      </w:r>
      <w:r>
        <w:t xml:space="preserve">and low </w:t>
      </w:r>
      <w:r w:rsidR="008E2D11">
        <w:t>(</w:t>
      </w:r>
      <w:r w:rsidR="008E2D11">
        <w:rPr>
          <w:i/>
        </w:rPr>
        <w:t xml:space="preserve">M = </w:t>
      </w:r>
      <w:r w:rsidR="003A52BF">
        <w:t>11.60</w:t>
      </w:r>
      <w:r w:rsidR="008E2D11">
        <w:t>; 95% HDI [</w:t>
      </w:r>
      <w:r w:rsidR="003A52BF">
        <w:t>0.70</w:t>
      </w:r>
      <w:r w:rsidR="008E2D11">
        <w:t xml:space="preserve">, </w:t>
      </w:r>
      <w:r w:rsidR="003A52BF">
        <w:t>22</w:t>
      </w:r>
      <w:r w:rsidR="008679C1">
        <w:t>.10</w:t>
      </w:r>
      <w:r w:rsidR="008E2D11">
        <w:t>]; ER =</w:t>
      </w:r>
      <w:r w:rsidR="00AA68C9">
        <w:t xml:space="preserve"> </w:t>
      </w:r>
      <w:r w:rsidR="003A52BF">
        <w:t>57.82</w:t>
      </w:r>
      <w:r w:rsidR="008E2D11">
        <w:t xml:space="preserve">) </w:t>
      </w:r>
      <w:r w:rsidR="004A31AE">
        <w:t>value</w:t>
      </w:r>
      <w:r>
        <w:t xml:space="preserve"> conditions. </w:t>
      </w:r>
      <w:r w:rsidR="008E2D11">
        <w:t>These results clearly point to the absence of</w:t>
      </w:r>
      <w:r w:rsidR="00DD0532">
        <w:t xml:space="preserve"> large</w:t>
      </w:r>
      <w:r w:rsidR="008E2D11">
        <w:t xml:space="preserve"> training effects in </w:t>
      </w:r>
      <w:r w:rsidR="008F5B4D">
        <w:t xml:space="preserve">the </w:t>
      </w:r>
      <w:bookmarkStart w:id="9" w:name="_GoBack"/>
      <w:bookmarkEnd w:id="9"/>
      <w:r w:rsidR="008E2D11">
        <w:t>reaction time data.</w:t>
      </w:r>
    </w:p>
    <w:p w14:paraId="018AA296" w14:textId="08EB4BC5"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7163B9A8" w:rsidR="009940B0" w:rsidRDefault="009940B0" w:rsidP="009940B0">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t xml:space="preserve"> conditions. If amplitude changes were mainly driven by training effects, the differences across reward phases would be expected for both </w:t>
      </w:r>
      <w:r w:rsidR="004A31AE">
        <w:t>value</w:t>
      </w:r>
      <w:r>
        <w:t xml:space="preserve"> conditions. This observation, combined with the lack of strong training effects in behavior, suggests that our EEG results are not driven by training effects.</w:t>
      </w:r>
    </w:p>
    <w:p w14:paraId="63F29283" w14:textId="0FE9CE4F" w:rsidR="002B0E44" w:rsidRDefault="002B0E44" w:rsidP="009940B0">
      <w:pPr>
        <w:spacing w:line="480" w:lineRule="auto"/>
        <w:ind w:firstLine="284"/>
        <w:jc w:val="both"/>
      </w:pPr>
    </w:p>
    <w:p w14:paraId="2196191C" w14:textId="567E51D2" w:rsidR="006F2A37" w:rsidRDefault="002B0E44" w:rsidP="009940B0">
      <w:pPr>
        <w:spacing w:line="480" w:lineRule="auto"/>
        <w:ind w:firstLine="284"/>
        <w:jc w:val="both"/>
      </w:pPr>
      <w:r>
        <w:rPr>
          <w:noProof/>
        </w:rPr>
        <w:lastRenderedPageBreak/>
        <mc:AlternateContent>
          <mc:Choice Requires="wpg">
            <w:drawing>
              <wp:anchor distT="0" distB="0" distL="114300" distR="114300" simplePos="0" relativeHeight="251702272" behindDoc="0" locked="0" layoutInCell="1" allowOverlap="1" wp14:anchorId="4715D6BB" wp14:editId="60736BDC">
                <wp:simplePos x="0" y="0"/>
                <wp:positionH relativeFrom="margin">
                  <wp:align>center</wp:align>
                </wp:positionH>
                <wp:positionV relativeFrom="paragraph">
                  <wp:posOffset>0</wp:posOffset>
                </wp:positionV>
                <wp:extent cx="6752590" cy="5840730"/>
                <wp:effectExtent l="0" t="0" r="0" b="26670"/>
                <wp:wrapTopAndBottom/>
                <wp:docPr id="13" name="Group 13"/>
                <wp:cNvGraphicFramePr/>
                <a:graphic xmlns:a="http://schemas.openxmlformats.org/drawingml/2006/main">
                  <a:graphicData uri="http://schemas.microsoft.com/office/word/2010/wordprocessingGroup">
                    <wpg:wgp>
                      <wpg:cNvGrpSpPr/>
                      <wpg:grpSpPr>
                        <a:xfrm>
                          <a:off x="0" y="0"/>
                          <a:ext cx="6752590" cy="5840730"/>
                          <a:chOff x="0" y="0"/>
                          <a:chExt cx="6752590" cy="5840730"/>
                        </a:xfrm>
                      </wpg:grpSpPr>
                      <pic:pic xmlns:pic="http://schemas.openxmlformats.org/drawingml/2006/picture">
                        <pic:nvPicPr>
                          <pic:cNvPr id="12" name="Picture 12" descr="C:\Users\igrahek\Documents\Studies\SSVEP Reward - Soren &amp; Antonio\Experiment 1\SSVEP_reward\figures\FigureSup1.tiff"/>
                          <pic:cNvPicPr>
                            <a:picLocks noChangeAspect="1"/>
                          </pic:cNvPicPr>
                        </pic:nvPicPr>
                        <pic:blipFill rotWithShape="1">
                          <a:blip r:embed="rId18" cstate="print">
                            <a:extLst>
                              <a:ext uri="{28A0092B-C50C-407E-A947-70E740481C1C}">
                                <a14:useLocalDpi xmlns:a14="http://schemas.microsoft.com/office/drawing/2010/main" val="0"/>
                              </a:ext>
                            </a:extLst>
                          </a:blip>
                          <a:srcRect r="6220"/>
                          <a:stretch/>
                        </pic:blipFill>
                        <pic:spPr bwMode="auto">
                          <a:xfrm>
                            <a:off x="0" y="0"/>
                            <a:ext cx="6752590" cy="4800600"/>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396240" y="4831080"/>
                            <a:ext cx="6172200" cy="1009650"/>
                          </a:xfrm>
                          <a:prstGeom prst="rect">
                            <a:avLst/>
                          </a:prstGeom>
                          <a:solidFill>
                            <a:srgbClr val="FFFFFF"/>
                          </a:solidFill>
                          <a:ln w="9525">
                            <a:solidFill>
                              <a:schemeClr val="bg1"/>
                            </a:solidFill>
                            <a:miter lim="800000"/>
                            <a:headEnd/>
                            <a:tailEnd/>
                          </a:ln>
                        </wps:spPr>
                        <wps:txbx>
                          <w:txbxContent>
                            <w:p w14:paraId="0E1F366E" w14:textId="77777777" w:rsidR="00A82B7C" w:rsidRPr="0013660A" w:rsidRDefault="00A82B7C"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rStyle w:val="CommentReference"/>
                                </w:rPr>
                                <w:annotationRef/>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A82B7C" w:rsidRDefault="00A82B7C" w:rsidP="002B0E44">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715D6BB" id="Group 13" o:spid="_x0000_s1038" style="position:absolute;left:0;text-align:left;margin-left:0;margin-top:0;width:531.7pt;height:459.9pt;z-index:251702272;mso-position-horizontal:center;mso-position-horizontal-relative:margin;mso-height-relative:margin" coordsize="67525,584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wGBwWDwmFw2HxGJxWLxmNx2PyGRyWTyk4gKAP+BACCQWDQeEQmFQ&#10;uGQ2HQ+IRGJROKRWLReMRmNRuOR2PR+QSGRSOSSWTSeUSmVSuWS2XS+YTGZTOaTWbTecTmdTueT2&#10;fT+gUGhUOiUWjUekUmlUumU2nU+oVGpVOqVWrVesVmtVuuV2vV+wWGxWOyWWzWeZQJ/2i2W23W+4&#10;XG5XO6XW7Xe8Xm9Xu+X2/X/AYHBYPCYXDYfEYnFYvGY3HY/IZHJZPKTiAo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Uek&#10;UmlUumU2nU+oVGpVOqVWrVesVmtVuuV2vV+wWGxWOyWWzWeZQJ/2i2W23W+4XG5XO6XW7Xe8Xm9X&#10;u+X2/X/AYHBYPCYXDYfEYnFYvGY3HY/IZHJZPKTiAo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">
                <v:shape id="Picture 12" o:spid="_x0000_s1039" type="#_x0000_t75" style="position:absolute;width:67525;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">
                  <v:imagedata r:id="rId19" o:title="FigureSup1" cropright="4076f"/>
                  <v:path arrowok="t"/>
                </v:shape>
                <v:shape id="Text Box 2" o:spid="_x0000_s1040" type="#_x0000_t202" style="position:absolute;left:3962;top:48310;width:61722;height:10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0E1F366E" w14:textId="77777777" w:rsidR="00A82B7C" w:rsidRPr="0013660A" w:rsidRDefault="00A82B7C"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rStyle w:val="CommentReference"/>
                          </w:rPr>
                          <w:annotationRef/>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A82B7C" w:rsidRDefault="00A82B7C" w:rsidP="002B0E44">
                        <w:pPr>
                          <w:spacing w:line="480" w:lineRule="auto"/>
                          <w:jc w:val="both"/>
                        </w:pPr>
                      </w:p>
                    </w:txbxContent>
                  </v:textbox>
                </v:shape>
                <w10:wrap type="topAndBottom" anchorx="margin"/>
              </v:group>
            </w:pict>
          </mc:Fallback>
        </mc:AlternateContent>
      </w:r>
    </w:p>
    <w:p w14:paraId="727A2ADA" w14:textId="4DCEC30A" w:rsidR="006F2A37" w:rsidRDefault="006F2A37" w:rsidP="009940B0">
      <w:pPr>
        <w:spacing w:line="480" w:lineRule="auto"/>
        <w:ind w:firstLine="284"/>
        <w:jc w:val="both"/>
      </w:pPr>
    </w:p>
    <w:p w14:paraId="755BEA57" w14:textId="77777777" w:rsidR="002C4A6E" w:rsidRDefault="002C4A6E"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tbl>
      <w:tblPr>
        <w:tblStyle w:val="APA6"/>
        <w:tblpPr w:leftFromText="181" w:rightFromText="181" w:vertAnchor="text" w:horzAnchor="margin" w:tblpY="336"/>
        <w:tblOverlap w:val="never"/>
        <w:tblW w:w="9639" w:type="dxa"/>
        <w:tblLook w:val="04A0" w:firstRow="1" w:lastRow="0" w:firstColumn="1" w:lastColumn="0" w:noHBand="0" w:noVBand="1"/>
      </w:tblPr>
      <w:tblGrid>
        <w:gridCol w:w="2102"/>
        <w:gridCol w:w="2257"/>
        <w:gridCol w:w="2260"/>
        <w:gridCol w:w="3020"/>
      </w:tblGrid>
      <w:tr w:rsidR="002B0E44" w14:paraId="202D86F5" w14:textId="77777777" w:rsidTr="002B0E44">
        <w:trPr>
          <w:trHeight w:val="634"/>
        </w:trPr>
        <w:tc>
          <w:tcPr>
            <w:tcW w:w="9639" w:type="dxa"/>
            <w:gridSpan w:val="4"/>
            <w:tcBorders>
              <w:bottom w:val="single" w:sz="4" w:space="0" w:color="auto"/>
            </w:tcBorders>
          </w:tcPr>
          <w:p w14:paraId="3E911E49" w14:textId="77777777" w:rsidR="002B0E44" w:rsidRDefault="002B0E44" w:rsidP="002B0E44">
            <w:pPr>
              <w:spacing w:line="360" w:lineRule="auto"/>
            </w:pPr>
            <w:r w:rsidRPr="000C1A99">
              <w:lastRenderedPageBreak/>
              <w:t xml:space="preserve">Supplementary </w:t>
            </w:r>
            <w:r>
              <w:t>Table 4</w:t>
            </w:r>
          </w:p>
          <w:p w14:paraId="6043B2C1" w14:textId="77777777" w:rsidR="002B0E44" w:rsidRDefault="002B0E44" w:rsidP="002B0E44">
            <w:pPr>
              <w:spacing w:line="360" w:lineRule="auto"/>
              <w:rPr>
                <w:i/>
              </w:rPr>
            </w:pPr>
            <w:r>
              <w:rPr>
                <w:i/>
              </w:rPr>
              <w:t>Means and 95% HDIs of sensitivity and reaction times across six phases of the experiment</w:t>
            </w:r>
          </w:p>
        </w:tc>
      </w:tr>
      <w:tr w:rsidR="002B0E44" w14:paraId="641E062C" w14:textId="77777777" w:rsidTr="002B0E44">
        <w:trPr>
          <w:trHeight w:val="634"/>
        </w:trPr>
        <w:tc>
          <w:tcPr>
            <w:tcW w:w="2102" w:type="dxa"/>
            <w:tcBorders>
              <w:top w:val="single" w:sz="4" w:space="0" w:color="auto"/>
              <w:bottom w:val="single" w:sz="4" w:space="0" w:color="auto"/>
            </w:tcBorders>
            <w:vAlign w:val="center"/>
          </w:tcPr>
          <w:p w14:paraId="0D9F2D9D" w14:textId="77777777" w:rsidR="002B0E44" w:rsidRDefault="002B0E44" w:rsidP="002B0E44">
            <w:r>
              <w:t>Reward phase</w:t>
            </w:r>
          </w:p>
        </w:tc>
        <w:tc>
          <w:tcPr>
            <w:tcW w:w="2257" w:type="dxa"/>
            <w:tcBorders>
              <w:top w:val="single" w:sz="4" w:space="0" w:color="auto"/>
              <w:bottom w:val="single" w:sz="4" w:space="0" w:color="auto"/>
            </w:tcBorders>
            <w:vAlign w:val="center"/>
          </w:tcPr>
          <w:p w14:paraId="2EA593E3" w14:textId="77777777" w:rsidR="002B0E44" w:rsidRDefault="002B0E44" w:rsidP="002B0E44">
            <w:r>
              <w:t>Value</w:t>
            </w:r>
          </w:p>
        </w:tc>
        <w:tc>
          <w:tcPr>
            <w:tcW w:w="2260" w:type="dxa"/>
            <w:tcBorders>
              <w:top w:val="single" w:sz="4" w:space="0" w:color="auto"/>
              <w:bottom w:val="single" w:sz="4" w:space="0" w:color="auto"/>
            </w:tcBorders>
            <w:vAlign w:val="center"/>
          </w:tcPr>
          <w:p w14:paraId="2127399E" w14:textId="77777777" w:rsidR="002B0E44" w:rsidRPr="007F6AA7" w:rsidRDefault="002B0E44" w:rsidP="002B0E44">
            <w:r>
              <w:t>Sensitivity (d′)</w:t>
            </w:r>
          </w:p>
        </w:tc>
        <w:tc>
          <w:tcPr>
            <w:tcW w:w="3020" w:type="dxa"/>
            <w:tcBorders>
              <w:top w:val="single" w:sz="4" w:space="0" w:color="auto"/>
              <w:bottom w:val="single" w:sz="4" w:space="0" w:color="auto"/>
            </w:tcBorders>
            <w:vAlign w:val="center"/>
          </w:tcPr>
          <w:p w14:paraId="78DA272E" w14:textId="77777777" w:rsidR="002B0E44" w:rsidRPr="00297068" w:rsidRDefault="002B0E44" w:rsidP="002B0E44">
            <w:r>
              <w:t>Reaction times (milliseconds)</w:t>
            </w:r>
          </w:p>
        </w:tc>
      </w:tr>
      <w:tr w:rsidR="002D133F" w14:paraId="1E9F662C" w14:textId="77777777" w:rsidTr="00A82B7C">
        <w:trPr>
          <w:trHeight w:val="417"/>
        </w:trPr>
        <w:tc>
          <w:tcPr>
            <w:tcW w:w="2102" w:type="dxa"/>
            <w:tcBorders>
              <w:top w:val="single" w:sz="4" w:space="0" w:color="auto"/>
            </w:tcBorders>
            <w:vAlign w:val="center"/>
          </w:tcPr>
          <w:p w14:paraId="6EDFA690" w14:textId="77777777" w:rsidR="002D133F" w:rsidRDefault="002D133F" w:rsidP="002D133F">
            <w:r w:rsidRPr="00DC56DA">
              <w:t>Baseline</w:t>
            </w:r>
            <w:r>
              <w:t xml:space="preserve"> </w:t>
            </w:r>
            <w:r w:rsidRPr="00DC56DA">
              <w:t>1</w:t>
            </w:r>
          </w:p>
        </w:tc>
        <w:tc>
          <w:tcPr>
            <w:tcW w:w="2257" w:type="dxa"/>
            <w:tcBorders>
              <w:top w:val="single" w:sz="4" w:space="0" w:color="auto"/>
            </w:tcBorders>
            <w:vAlign w:val="center"/>
          </w:tcPr>
          <w:p w14:paraId="1505E7B0" w14:textId="77777777" w:rsidR="002D133F" w:rsidRPr="008E021D" w:rsidRDefault="002D133F" w:rsidP="002D133F">
            <w:r>
              <w:t>High</w:t>
            </w:r>
          </w:p>
        </w:tc>
        <w:tc>
          <w:tcPr>
            <w:tcW w:w="2260" w:type="dxa"/>
            <w:tcBorders>
              <w:top w:val="single" w:sz="4" w:space="0" w:color="auto"/>
            </w:tcBorders>
          </w:tcPr>
          <w:p w14:paraId="1E960AB4" w14:textId="2163C9ED" w:rsidR="002D133F" w:rsidRDefault="002D133F" w:rsidP="002D133F">
            <w:r w:rsidRPr="00DD421F">
              <w:t>1.48 [1.24</w:t>
            </w:r>
            <w:r>
              <w:t>,</w:t>
            </w:r>
            <w:r w:rsidRPr="00DD421F">
              <w:t xml:space="preserve"> 1.71]</w:t>
            </w:r>
          </w:p>
        </w:tc>
        <w:tc>
          <w:tcPr>
            <w:tcW w:w="3020" w:type="dxa"/>
            <w:tcBorders>
              <w:top w:val="single" w:sz="4" w:space="0" w:color="auto"/>
            </w:tcBorders>
          </w:tcPr>
          <w:p w14:paraId="7D2564F8" w14:textId="559D4FC0" w:rsidR="002D133F" w:rsidRDefault="002D133F" w:rsidP="002D133F">
            <w:r w:rsidRPr="009074A6">
              <w:t>548.86 [535.97</w:t>
            </w:r>
            <w:r>
              <w:t>,</w:t>
            </w:r>
            <w:r w:rsidRPr="009074A6">
              <w:t xml:space="preserve"> 561.35]</w:t>
            </w:r>
          </w:p>
        </w:tc>
      </w:tr>
      <w:tr w:rsidR="002D133F" w14:paraId="716C6102" w14:textId="77777777" w:rsidTr="00A82B7C">
        <w:trPr>
          <w:trHeight w:val="417"/>
        </w:trPr>
        <w:tc>
          <w:tcPr>
            <w:tcW w:w="2102" w:type="dxa"/>
            <w:vAlign w:val="center"/>
          </w:tcPr>
          <w:p w14:paraId="641F64FF" w14:textId="77777777" w:rsidR="002D133F" w:rsidRDefault="002D133F" w:rsidP="002D133F">
            <w:r w:rsidRPr="00DC56DA">
              <w:t>Baseline</w:t>
            </w:r>
            <w:r>
              <w:t xml:space="preserve"> </w:t>
            </w:r>
            <w:r w:rsidRPr="00DC56DA">
              <w:t>1</w:t>
            </w:r>
          </w:p>
        </w:tc>
        <w:tc>
          <w:tcPr>
            <w:tcW w:w="2257" w:type="dxa"/>
            <w:vAlign w:val="center"/>
          </w:tcPr>
          <w:p w14:paraId="237281A0" w14:textId="77777777" w:rsidR="002D133F" w:rsidRPr="008E021D" w:rsidRDefault="002D133F" w:rsidP="002D133F">
            <w:r>
              <w:t>Low</w:t>
            </w:r>
          </w:p>
        </w:tc>
        <w:tc>
          <w:tcPr>
            <w:tcW w:w="2260" w:type="dxa"/>
          </w:tcPr>
          <w:p w14:paraId="7AE39BAE" w14:textId="7492A6E2" w:rsidR="002D133F" w:rsidRDefault="002D133F" w:rsidP="002D133F">
            <w:r w:rsidRPr="00DD421F">
              <w:t>1.32 [1.09</w:t>
            </w:r>
            <w:r>
              <w:t>,</w:t>
            </w:r>
            <w:r w:rsidRPr="00DD421F">
              <w:t xml:space="preserve"> 1.53]</w:t>
            </w:r>
          </w:p>
        </w:tc>
        <w:tc>
          <w:tcPr>
            <w:tcW w:w="3020" w:type="dxa"/>
          </w:tcPr>
          <w:p w14:paraId="08D86A22" w14:textId="0129B25B" w:rsidR="002D133F" w:rsidRDefault="002D133F" w:rsidP="002D133F">
            <w:r w:rsidRPr="009074A6">
              <w:t>548.38 [535.83</w:t>
            </w:r>
            <w:r>
              <w:t>,</w:t>
            </w:r>
            <w:r w:rsidRPr="009074A6">
              <w:t xml:space="preserve"> 560.97]</w:t>
            </w:r>
          </w:p>
        </w:tc>
      </w:tr>
      <w:tr w:rsidR="002D133F" w14:paraId="0EBB3ABA" w14:textId="77777777" w:rsidTr="00A82B7C">
        <w:trPr>
          <w:trHeight w:val="417"/>
        </w:trPr>
        <w:tc>
          <w:tcPr>
            <w:tcW w:w="2102" w:type="dxa"/>
            <w:vAlign w:val="center"/>
          </w:tcPr>
          <w:p w14:paraId="65D26E94" w14:textId="77777777" w:rsidR="002D133F" w:rsidRDefault="002D133F" w:rsidP="002D133F">
            <w:r w:rsidRPr="00DC56DA">
              <w:t>Baseline</w:t>
            </w:r>
            <w:r>
              <w:t xml:space="preserve"> </w:t>
            </w:r>
            <w:r w:rsidRPr="00DC56DA">
              <w:t>2</w:t>
            </w:r>
          </w:p>
        </w:tc>
        <w:tc>
          <w:tcPr>
            <w:tcW w:w="2257" w:type="dxa"/>
            <w:vAlign w:val="center"/>
          </w:tcPr>
          <w:p w14:paraId="54E9107C" w14:textId="77777777" w:rsidR="002D133F" w:rsidRPr="008E021D" w:rsidRDefault="002D133F" w:rsidP="002D133F">
            <w:r>
              <w:t>High</w:t>
            </w:r>
          </w:p>
        </w:tc>
        <w:tc>
          <w:tcPr>
            <w:tcW w:w="2260" w:type="dxa"/>
          </w:tcPr>
          <w:p w14:paraId="0C2A5465" w14:textId="236A352A" w:rsidR="002D133F" w:rsidRDefault="002D133F" w:rsidP="002D133F">
            <w:r w:rsidRPr="00DD421F">
              <w:t>1.6</w:t>
            </w:r>
            <w:r>
              <w:t>0</w:t>
            </w:r>
            <w:r w:rsidRPr="00DD421F">
              <w:t xml:space="preserve"> [1.38</w:t>
            </w:r>
            <w:r>
              <w:t>,</w:t>
            </w:r>
            <w:r w:rsidRPr="00DD421F">
              <w:t xml:space="preserve"> 1.84]</w:t>
            </w:r>
          </w:p>
        </w:tc>
        <w:tc>
          <w:tcPr>
            <w:tcW w:w="3020" w:type="dxa"/>
          </w:tcPr>
          <w:p w14:paraId="4EF45705" w14:textId="71F04C03" w:rsidR="002D133F" w:rsidRDefault="002D133F" w:rsidP="002D133F">
            <w:r w:rsidRPr="009074A6">
              <w:t>544.34 [531.22</w:t>
            </w:r>
            <w:r>
              <w:t>,</w:t>
            </w:r>
            <w:r w:rsidRPr="009074A6">
              <w:t xml:space="preserve"> 558.49]</w:t>
            </w:r>
          </w:p>
        </w:tc>
      </w:tr>
      <w:tr w:rsidR="002D133F" w14:paraId="55E23FF5" w14:textId="77777777" w:rsidTr="00A82B7C">
        <w:trPr>
          <w:trHeight w:val="417"/>
        </w:trPr>
        <w:tc>
          <w:tcPr>
            <w:tcW w:w="2102" w:type="dxa"/>
            <w:vAlign w:val="center"/>
          </w:tcPr>
          <w:p w14:paraId="3FC8B83A" w14:textId="77777777" w:rsidR="002D133F" w:rsidRDefault="002D133F" w:rsidP="002D133F">
            <w:r w:rsidRPr="00DC56DA">
              <w:t>Baseline</w:t>
            </w:r>
            <w:r>
              <w:t xml:space="preserve"> </w:t>
            </w:r>
            <w:r w:rsidRPr="00DC56DA">
              <w:t>2</w:t>
            </w:r>
          </w:p>
        </w:tc>
        <w:tc>
          <w:tcPr>
            <w:tcW w:w="2257" w:type="dxa"/>
            <w:vAlign w:val="center"/>
          </w:tcPr>
          <w:p w14:paraId="12506DED" w14:textId="77777777" w:rsidR="002D133F" w:rsidRPr="00534F07" w:rsidRDefault="002D133F" w:rsidP="002D133F">
            <w:r>
              <w:t>Low</w:t>
            </w:r>
          </w:p>
        </w:tc>
        <w:tc>
          <w:tcPr>
            <w:tcW w:w="2260" w:type="dxa"/>
          </w:tcPr>
          <w:p w14:paraId="3295E34E" w14:textId="41F7EF6A" w:rsidR="002D133F" w:rsidRDefault="002D133F" w:rsidP="002D133F">
            <w:r w:rsidRPr="00DD421F">
              <w:t>1.47 [1.25</w:t>
            </w:r>
            <w:r>
              <w:t>,</w:t>
            </w:r>
            <w:r w:rsidRPr="00DD421F">
              <w:t xml:space="preserve"> 1.69]</w:t>
            </w:r>
          </w:p>
        </w:tc>
        <w:tc>
          <w:tcPr>
            <w:tcW w:w="3020" w:type="dxa"/>
          </w:tcPr>
          <w:p w14:paraId="3B3E08BE" w14:textId="6259EFC5" w:rsidR="002D133F" w:rsidRDefault="002D133F" w:rsidP="002D133F">
            <w:r w:rsidRPr="009074A6">
              <w:t>553.98 [540.67</w:t>
            </w:r>
            <w:r>
              <w:t>,</w:t>
            </w:r>
            <w:r w:rsidRPr="009074A6">
              <w:t xml:space="preserve"> 567.69]</w:t>
            </w:r>
          </w:p>
        </w:tc>
      </w:tr>
      <w:tr w:rsidR="002D133F" w14:paraId="5D66853E" w14:textId="77777777" w:rsidTr="00A82B7C">
        <w:trPr>
          <w:trHeight w:val="417"/>
        </w:trPr>
        <w:tc>
          <w:tcPr>
            <w:tcW w:w="2102" w:type="dxa"/>
            <w:vAlign w:val="center"/>
          </w:tcPr>
          <w:p w14:paraId="63BC7929" w14:textId="77777777" w:rsidR="002D133F" w:rsidRDefault="002D133F" w:rsidP="002D133F">
            <w:r>
              <w:t xml:space="preserve">Training </w:t>
            </w:r>
            <w:r w:rsidRPr="00DC56DA">
              <w:t>1</w:t>
            </w:r>
          </w:p>
        </w:tc>
        <w:tc>
          <w:tcPr>
            <w:tcW w:w="2257" w:type="dxa"/>
            <w:vAlign w:val="center"/>
          </w:tcPr>
          <w:p w14:paraId="50810DF5" w14:textId="77777777" w:rsidR="002D133F" w:rsidRPr="00C21D51" w:rsidRDefault="002D133F" w:rsidP="002D133F">
            <w:r>
              <w:t>High</w:t>
            </w:r>
          </w:p>
        </w:tc>
        <w:tc>
          <w:tcPr>
            <w:tcW w:w="2260" w:type="dxa"/>
          </w:tcPr>
          <w:p w14:paraId="020157B5" w14:textId="473FE1F9" w:rsidR="002D133F" w:rsidRDefault="002D133F" w:rsidP="002D133F">
            <w:r w:rsidRPr="00DD421F">
              <w:t>1.54 [1.3</w:t>
            </w:r>
            <w:r>
              <w:t>0,</w:t>
            </w:r>
            <w:r w:rsidRPr="00DD421F">
              <w:t xml:space="preserve"> 1.78]</w:t>
            </w:r>
          </w:p>
        </w:tc>
        <w:tc>
          <w:tcPr>
            <w:tcW w:w="3020" w:type="dxa"/>
          </w:tcPr>
          <w:p w14:paraId="088E7D38" w14:textId="20560E2C" w:rsidR="002D133F" w:rsidRDefault="002D133F" w:rsidP="002D133F">
            <w:r w:rsidRPr="009074A6">
              <w:t>521.42 [508.48</w:t>
            </w:r>
            <w:r>
              <w:t>,</w:t>
            </w:r>
            <w:r w:rsidRPr="009074A6">
              <w:t xml:space="preserve"> 533.66]</w:t>
            </w:r>
          </w:p>
        </w:tc>
      </w:tr>
      <w:tr w:rsidR="002D133F" w14:paraId="4D0027ED" w14:textId="77777777" w:rsidTr="00A82B7C">
        <w:trPr>
          <w:trHeight w:val="417"/>
        </w:trPr>
        <w:tc>
          <w:tcPr>
            <w:tcW w:w="2102" w:type="dxa"/>
            <w:vAlign w:val="center"/>
          </w:tcPr>
          <w:p w14:paraId="41127953" w14:textId="77777777" w:rsidR="002D133F" w:rsidRDefault="002D133F" w:rsidP="002D133F">
            <w:r>
              <w:t xml:space="preserve">Training </w:t>
            </w:r>
            <w:r w:rsidRPr="00DC56DA">
              <w:t>1</w:t>
            </w:r>
          </w:p>
        </w:tc>
        <w:tc>
          <w:tcPr>
            <w:tcW w:w="2257" w:type="dxa"/>
            <w:vAlign w:val="center"/>
          </w:tcPr>
          <w:p w14:paraId="7CC53F96" w14:textId="77777777" w:rsidR="002D133F" w:rsidRPr="00C21D51" w:rsidRDefault="002D133F" w:rsidP="002D133F">
            <w:r>
              <w:t>Low</w:t>
            </w:r>
          </w:p>
        </w:tc>
        <w:tc>
          <w:tcPr>
            <w:tcW w:w="2260" w:type="dxa"/>
          </w:tcPr>
          <w:p w14:paraId="362566E9" w14:textId="50593DE9" w:rsidR="002D133F" w:rsidRDefault="002D133F" w:rsidP="002D133F">
            <w:r w:rsidRPr="00DD421F">
              <w:t>1.59 [1.37</w:t>
            </w:r>
            <w:r>
              <w:t>,</w:t>
            </w:r>
            <w:r w:rsidRPr="00DD421F">
              <w:t xml:space="preserve"> 1.81</w:t>
            </w:r>
          </w:p>
        </w:tc>
        <w:tc>
          <w:tcPr>
            <w:tcW w:w="3020" w:type="dxa"/>
          </w:tcPr>
          <w:p w14:paraId="53E9D794" w14:textId="05DBE7C1" w:rsidR="002D133F" w:rsidRDefault="002D133F" w:rsidP="002D133F">
            <w:r w:rsidRPr="009074A6">
              <w:t>542.35 [530.05</w:t>
            </w:r>
            <w:r>
              <w:t>,</w:t>
            </w:r>
            <w:r w:rsidRPr="009074A6">
              <w:t xml:space="preserve"> 555.45]</w:t>
            </w:r>
          </w:p>
        </w:tc>
      </w:tr>
      <w:tr w:rsidR="002D133F" w14:paraId="349C60DC" w14:textId="77777777" w:rsidTr="00A82B7C">
        <w:trPr>
          <w:trHeight w:val="417"/>
        </w:trPr>
        <w:tc>
          <w:tcPr>
            <w:tcW w:w="2102" w:type="dxa"/>
            <w:vAlign w:val="center"/>
          </w:tcPr>
          <w:p w14:paraId="1A087CCD" w14:textId="77777777" w:rsidR="002D133F" w:rsidRDefault="002D133F" w:rsidP="002D133F">
            <w:r>
              <w:t xml:space="preserve">Training </w:t>
            </w:r>
            <w:r w:rsidRPr="00DC56DA">
              <w:t>2</w:t>
            </w:r>
          </w:p>
        </w:tc>
        <w:tc>
          <w:tcPr>
            <w:tcW w:w="2257" w:type="dxa"/>
            <w:vAlign w:val="center"/>
          </w:tcPr>
          <w:p w14:paraId="52A885CF" w14:textId="77777777" w:rsidR="002D133F" w:rsidRDefault="002D133F" w:rsidP="002D133F">
            <w:r>
              <w:t>High</w:t>
            </w:r>
          </w:p>
        </w:tc>
        <w:tc>
          <w:tcPr>
            <w:tcW w:w="2260" w:type="dxa"/>
          </w:tcPr>
          <w:p w14:paraId="26223F07" w14:textId="34BFA899" w:rsidR="002D133F" w:rsidRDefault="002D133F" w:rsidP="002D133F">
            <w:r w:rsidRPr="00DD421F">
              <w:t>1.6</w:t>
            </w:r>
            <w:r>
              <w:t>0</w:t>
            </w:r>
            <w:r w:rsidRPr="00DD421F">
              <w:t xml:space="preserve"> [1.35</w:t>
            </w:r>
            <w:r>
              <w:t>,</w:t>
            </w:r>
            <w:r w:rsidRPr="00DD421F">
              <w:t xml:space="preserve"> 1.83]</w:t>
            </w:r>
          </w:p>
        </w:tc>
        <w:tc>
          <w:tcPr>
            <w:tcW w:w="3020" w:type="dxa"/>
          </w:tcPr>
          <w:p w14:paraId="0AD8A771" w14:textId="70E66F16" w:rsidR="002D133F" w:rsidRPr="00C57028" w:rsidRDefault="002D133F" w:rsidP="002D133F">
            <w:r w:rsidRPr="009074A6">
              <w:t>528.74 [</w:t>
            </w:r>
            <w:r>
              <w:t xml:space="preserve">515.92, </w:t>
            </w:r>
            <w:r w:rsidRPr="009074A6">
              <w:t>541.36]</w:t>
            </w:r>
          </w:p>
        </w:tc>
      </w:tr>
      <w:tr w:rsidR="002D133F" w14:paraId="3916B6BD" w14:textId="77777777" w:rsidTr="00A82B7C">
        <w:trPr>
          <w:trHeight w:val="417"/>
        </w:trPr>
        <w:tc>
          <w:tcPr>
            <w:tcW w:w="2102" w:type="dxa"/>
            <w:vAlign w:val="center"/>
          </w:tcPr>
          <w:p w14:paraId="6E3CA459" w14:textId="77777777" w:rsidR="002D133F" w:rsidRDefault="002D133F" w:rsidP="002D133F">
            <w:r>
              <w:t xml:space="preserve">Training </w:t>
            </w:r>
            <w:r w:rsidRPr="00DC56DA">
              <w:t>2</w:t>
            </w:r>
          </w:p>
        </w:tc>
        <w:tc>
          <w:tcPr>
            <w:tcW w:w="2257" w:type="dxa"/>
            <w:vAlign w:val="center"/>
          </w:tcPr>
          <w:p w14:paraId="2779CEAA" w14:textId="77777777" w:rsidR="002D133F" w:rsidRDefault="002D133F" w:rsidP="002D133F">
            <w:r>
              <w:t>Low</w:t>
            </w:r>
          </w:p>
        </w:tc>
        <w:tc>
          <w:tcPr>
            <w:tcW w:w="2260" w:type="dxa"/>
          </w:tcPr>
          <w:p w14:paraId="06FA0BA1" w14:textId="303DAC83" w:rsidR="002D133F" w:rsidRDefault="002D133F" w:rsidP="002D133F">
            <w:r w:rsidRPr="00DD421F">
              <w:t>1.48 [1.26</w:t>
            </w:r>
            <w:r>
              <w:t>,</w:t>
            </w:r>
            <w:r w:rsidRPr="00DD421F">
              <w:t xml:space="preserve"> 1.7</w:t>
            </w:r>
            <w:r>
              <w:t>0</w:t>
            </w:r>
            <w:r w:rsidRPr="00DD421F">
              <w:t>]</w:t>
            </w:r>
          </w:p>
        </w:tc>
        <w:tc>
          <w:tcPr>
            <w:tcW w:w="3020" w:type="dxa"/>
          </w:tcPr>
          <w:p w14:paraId="419CD7FC" w14:textId="09A0E61D" w:rsidR="002D133F" w:rsidRPr="00C57028" w:rsidRDefault="002D133F" w:rsidP="002D133F">
            <w:r w:rsidRPr="009074A6">
              <w:t>533.91 [</w:t>
            </w:r>
            <w:r>
              <w:t xml:space="preserve">521.41, </w:t>
            </w:r>
            <w:r w:rsidRPr="009074A6">
              <w:t>547.24]</w:t>
            </w:r>
          </w:p>
        </w:tc>
      </w:tr>
      <w:tr w:rsidR="002D133F" w14:paraId="24535C75" w14:textId="77777777" w:rsidTr="00A82B7C">
        <w:trPr>
          <w:trHeight w:val="417"/>
        </w:trPr>
        <w:tc>
          <w:tcPr>
            <w:tcW w:w="2102" w:type="dxa"/>
            <w:vAlign w:val="center"/>
          </w:tcPr>
          <w:p w14:paraId="376D427C" w14:textId="77777777" w:rsidR="002D133F" w:rsidRDefault="002D133F" w:rsidP="002D133F">
            <w:r>
              <w:t xml:space="preserve">Test </w:t>
            </w:r>
            <w:r w:rsidRPr="00DC56DA">
              <w:t>1</w:t>
            </w:r>
          </w:p>
        </w:tc>
        <w:tc>
          <w:tcPr>
            <w:tcW w:w="2257" w:type="dxa"/>
            <w:vAlign w:val="center"/>
          </w:tcPr>
          <w:p w14:paraId="759C5002" w14:textId="77777777" w:rsidR="002D133F" w:rsidRDefault="002D133F" w:rsidP="002D133F">
            <w:r>
              <w:t>High</w:t>
            </w:r>
          </w:p>
        </w:tc>
        <w:tc>
          <w:tcPr>
            <w:tcW w:w="2260" w:type="dxa"/>
          </w:tcPr>
          <w:p w14:paraId="08B64914" w14:textId="0890A555" w:rsidR="002D133F" w:rsidRDefault="002D133F" w:rsidP="002D133F">
            <w:r w:rsidRPr="00DD421F">
              <w:t>1.49 [1.24</w:t>
            </w:r>
            <w:r>
              <w:t>,</w:t>
            </w:r>
            <w:r w:rsidRPr="00DD421F">
              <w:t xml:space="preserve"> 1.72]</w:t>
            </w:r>
          </w:p>
        </w:tc>
        <w:tc>
          <w:tcPr>
            <w:tcW w:w="3020" w:type="dxa"/>
          </w:tcPr>
          <w:p w14:paraId="541E2A8E" w14:textId="1E1359C5" w:rsidR="002D133F" w:rsidRPr="00C57028" w:rsidRDefault="002D133F" w:rsidP="002D133F">
            <w:r w:rsidRPr="009074A6">
              <w:t>528.64 [514.39</w:t>
            </w:r>
            <w:r>
              <w:t>,</w:t>
            </w:r>
            <w:r w:rsidRPr="009074A6">
              <w:t xml:space="preserve"> 542.24]</w:t>
            </w:r>
          </w:p>
        </w:tc>
      </w:tr>
      <w:tr w:rsidR="002D133F" w14:paraId="2F82BE9E" w14:textId="77777777" w:rsidTr="00A82B7C">
        <w:trPr>
          <w:trHeight w:val="417"/>
        </w:trPr>
        <w:tc>
          <w:tcPr>
            <w:tcW w:w="2102" w:type="dxa"/>
            <w:vAlign w:val="center"/>
          </w:tcPr>
          <w:p w14:paraId="2D0ECA4C" w14:textId="77777777" w:rsidR="002D133F" w:rsidRDefault="002D133F" w:rsidP="002D133F">
            <w:r>
              <w:t xml:space="preserve">Test </w:t>
            </w:r>
            <w:r w:rsidRPr="00DC56DA">
              <w:t>1</w:t>
            </w:r>
          </w:p>
        </w:tc>
        <w:tc>
          <w:tcPr>
            <w:tcW w:w="2257" w:type="dxa"/>
            <w:vAlign w:val="center"/>
          </w:tcPr>
          <w:p w14:paraId="2B739EA0" w14:textId="77777777" w:rsidR="002D133F" w:rsidRDefault="002D133F" w:rsidP="002D133F">
            <w:r>
              <w:t>Low</w:t>
            </w:r>
          </w:p>
        </w:tc>
        <w:tc>
          <w:tcPr>
            <w:tcW w:w="2260" w:type="dxa"/>
          </w:tcPr>
          <w:p w14:paraId="0D9931E0" w14:textId="26B4CED6" w:rsidR="002D133F" w:rsidRDefault="002D133F" w:rsidP="002D133F">
            <w:r w:rsidRPr="00DD421F">
              <w:t>1.5</w:t>
            </w:r>
            <w:r>
              <w:t>0</w:t>
            </w:r>
            <w:r w:rsidRPr="00DD421F">
              <w:t xml:space="preserve"> [1.28</w:t>
            </w:r>
            <w:r>
              <w:t>,</w:t>
            </w:r>
            <w:r w:rsidRPr="00DD421F">
              <w:t xml:space="preserve"> 1.71]</w:t>
            </w:r>
          </w:p>
        </w:tc>
        <w:tc>
          <w:tcPr>
            <w:tcW w:w="3020" w:type="dxa"/>
          </w:tcPr>
          <w:p w14:paraId="491B185F" w14:textId="30B67331" w:rsidR="002D133F" w:rsidRPr="00C57028" w:rsidRDefault="002D133F" w:rsidP="002D133F">
            <w:r w:rsidRPr="009074A6">
              <w:t>536.51 [520.49</w:t>
            </w:r>
            <w:r>
              <w:t>,</w:t>
            </w:r>
            <w:r w:rsidRPr="009074A6">
              <w:t xml:space="preserve"> 551.37]</w:t>
            </w:r>
          </w:p>
        </w:tc>
      </w:tr>
      <w:tr w:rsidR="002D133F" w14:paraId="204DF3B7" w14:textId="77777777" w:rsidTr="00A82B7C">
        <w:trPr>
          <w:trHeight w:val="417"/>
        </w:trPr>
        <w:tc>
          <w:tcPr>
            <w:tcW w:w="2102" w:type="dxa"/>
            <w:vAlign w:val="center"/>
          </w:tcPr>
          <w:p w14:paraId="45D77F87" w14:textId="77777777" w:rsidR="002D133F" w:rsidRDefault="002D133F" w:rsidP="002D133F">
            <w:r>
              <w:t xml:space="preserve">Test </w:t>
            </w:r>
            <w:r w:rsidRPr="00DC56DA">
              <w:t>2</w:t>
            </w:r>
          </w:p>
        </w:tc>
        <w:tc>
          <w:tcPr>
            <w:tcW w:w="2257" w:type="dxa"/>
            <w:vAlign w:val="center"/>
          </w:tcPr>
          <w:p w14:paraId="7744267F" w14:textId="77777777" w:rsidR="002D133F" w:rsidRDefault="002D133F" w:rsidP="002D133F">
            <w:r>
              <w:t>High</w:t>
            </w:r>
          </w:p>
        </w:tc>
        <w:tc>
          <w:tcPr>
            <w:tcW w:w="2260" w:type="dxa"/>
          </w:tcPr>
          <w:p w14:paraId="0C85C8C8" w14:textId="69AA8B39" w:rsidR="002D133F" w:rsidRDefault="002D133F" w:rsidP="002D133F">
            <w:r w:rsidRPr="00DD421F">
              <w:t>1.49 [1.25</w:t>
            </w:r>
            <w:r>
              <w:t>,</w:t>
            </w:r>
            <w:r w:rsidRPr="00DD421F">
              <w:t xml:space="preserve"> 1.74]</w:t>
            </w:r>
          </w:p>
        </w:tc>
        <w:tc>
          <w:tcPr>
            <w:tcW w:w="3020" w:type="dxa"/>
          </w:tcPr>
          <w:p w14:paraId="037450D7" w14:textId="34BDC7C2" w:rsidR="002D133F" w:rsidRPr="00C57028" w:rsidRDefault="002D133F" w:rsidP="002D133F">
            <w:r w:rsidRPr="009074A6">
              <w:t>529.32 [516.53</w:t>
            </w:r>
            <w:r>
              <w:t>,</w:t>
            </w:r>
            <w:r w:rsidRPr="009074A6">
              <w:t xml:space="preserve"> 543.7</w:t>
            </w:r>
            <w:r>
              <w:t>0</w:t>
            </w:r>
            <w:r w:rsidRPr="009074A6">
              <w:t>]</w:t>
            </w:r>
          </w:p>
        </w:tc>
      </w:tr>
      <w:tr w:rsidR="002D133F" w14:paraId="2CA3D8C5" w14:textId="77777777" w:rsidTr="00A82B7C">
        <w:trPr>
          <w:trHeight w:val="417"/>
        </w:trPr>
        <w:tc>
          <w:tcPr>
            <w:tcW w:w="2102" w:type="dxa"/>
            <w:tcBorders>
              <w:bottom w:val="single" w:sz="4" w:space="0" w:color="auto"/>
            </w:tcBorders>
            <w:vAlign w:val="center"/>
          </w:tcPr>
          <w:p w14:paraId="698B8261" w14:textId="77777777" w:rsidR="002D133F" w:rsidRDefault="002D133F" w:rsidP="002D133F">
            <w:r>
              <w:t xml:space="preserve">Test </w:t>
            </w:r>
            <w:r w:rsidRPr="00DC56DA">
              <w:t>2</w:t>
            </w:r>
          </w:p>
        </w:tc>
        <w:tc>
          <w:tcPr>
            <w:tcW w:w="2257" w:type="dxa"/>
            <w:tcBorders>
              <w:bottom w:val="single" w:sz="4" w:space="0" w:color="auto"/>
            </w:tcBorders>
            <w:vAlign w:val="center"/>
          </w:tcPr>
          <w:p w14:paraId="2815A758" w14:textId="77777777" w:rsidR="002D133F" w:rsidRDefault="002D133F" w:rsidP="002D133F">
            <w:r>
              <w:t>Low</w:t>
            </w:r>
          </w:p>
        </w:tc>
        <w:tc>
          <w:tcPr>
            <w:tcW w:w="2260" w:type="dxa"/>
            <w:tcBorders>
              <w:bottom w:val="single" w:sz="4" w:space="0" w:color="auto"/>
            </w:tcBorders>
          </w:tcPr>
          <w:p w14:paraId="61C1A838" w14:textId="1E9BF6CA" w:rsidR="002D133F" w:rsidRDefault="002D133F" w:rsidP="002D133F">
            <w:r w:rsidRPr="00DD421F">
              <w:t>1.55 [1.33</w:t>
            </w:r>
            <w:r>
              <w:t>,</w:t>
            </w:r>
            <w:r w:rsidRPr="00DD421F">
              <w:t xml:space="preserve"> 1.76]</w:t>
            </w:r>
          </w:p>
        </w:tc>
        <w:tc>
          <w:tcPr>
            <w:tcW w:w="3020" w:type="dxa"/>
            <w:tcBorders>
              <w:bottom w:val="single" w:sz="4" w:space="0" w:color="auto"/>
            </w:tcBorders>
          </w:tcPr>
          <w:p w14:paraId="5D5F5099" w14:textId="35AF5D23" w:rsidR="002D133F" w:rsidRPr="00C57028" w:rsidRDefault="002D133F" w:rsidP="002D133F">
            <w:r w:rsidRPr="009074A6">
              <w:t>543.01 [528.56</w:t>
            </w:r>
            <w:r>
              <w:t>,</w:t>
            </w:r>
            <w:r w:rsidRPr="009074A6">
              <w:t xml:space="preserve"> 557.28]</w:t>
            </w:r>
          </w:p>
        </w:tc>
      </w:tr>
    </w:tbl>
    <w:p w14:paraId="6863F7EB" w14:textId="0DF2A0F3" w:rsidR="002B0E44" w:rsidRDefault="002B0E44" w:rsidP="002B0E44">
      <w:pPr>
        <w:spacing w:line="480" w:lineRule="auto"/>
        <w:jc w:val="both"/>
      </w:pPr>
    </w:p>
    <w:p w14:paraId="48122378" w14:textId="41C3C823" w:rsidR="002B0E44" w:rsidRDefault="002B0E44" w:rsidP="009940B0">
      <w:pPr>
        <w:spacing w:line="480" w:lineRule="auto"/>
        <w:ind w:firstLine="284"/>
        <w:jc w:val="both"/>
      </w:pPr>
    </w:p>
    <w:p w14:paraId="0EE1B0AC" w14:textId="77777777" w:rsidR="002B0E44" w:rsidRDefault="002B0E44"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10"/>
      <w:r w:rsidR="007E09BA">
        <w:t>psych</w:t>
      </w:r>
      <w:commentRangeEnd w:id="10"/>
      <w:r w:rsidR="007E09BA">
        <w:rPr>
          <w:rStyle w:val="CommentReference"/>
        </w:rPr>
        <w:commentReference w:id="10"/>
      </w:r>
    </w:p>
    <w:p w14:paraId="15173E87" w14:textId="554F5465" w:rsidR="004D7EBB" w:rsidRDefault="004D7EBB" w:rsidP="004D7EBB">
      <w:pPr>
        <w:spacing w:line="480" w:lineRule="auto"/>
        <w:ind w:firstLine="284"/>
        <w:jc w:val="both"/>
      </w:pPr>
      <w:r>
        <w:lastRenderedPageBreak/>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11"/>
      <w:r w:rsidR="007E09BA">
        <w:t>here</w:t>
      </w:r>
      <w:commentRangeEnd w:id="11"/>
      <w:r w:rsidR="007E09BA">
        <w:rPr>
          <w:rStyle w:val="CommentReference"/>
        </w:rPr>
        <w:commentReference w:id="11"/>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5EF30793"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5D38DF">
        <w:t>,</w:t>
      </w:r>
      <w:r w:rsidR="009508C9">
        <w:t xml:space="preserve"> </w:t>
      </w:r>
      <w:r>
        <w:t xml:space="preserve">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5D38DF">
        <w:t xml:space="preserve">, and the Biotechnology and Biological Sciences Research Council [BB/P002404/1 </w:t>
      </w:r>
      <w:r w:rsidR="00890E39">
        <w:t>awarded</w:t>
      </w:r>
      <w:r w:rsidR="005D38DF">
        <w:t xml:space="preserve"> to SKA]</w:t>
      </w:r>
      <w:r w:rsidR="00FB62B3">
        <w:t>.</w:t>
      </w:r>
      <w:r w:rsidR="00F35FBF" w:rsidRPr="00F35FBF">
        <w:t xml:space="preserve"> </w:t>
      </w:r>
      <w:r w:rsidR="000B4D3A" w:rsidRPr="000B4D3A">
        <w:rPr>
          <w:highlight w:val="yellow"/>
        </w:rPr>
        <w:t>Add funding for</w:t>
      </w:r>
      <w:r w:rsidR="009508C9">
        <w:rPr>
          <w:highlight w:val="yellow"/>
        </w:rPr>
        <w:t xml:space="preserve"> Gilles</w:t>
      </w:r>
      <w:r w:rsidR="00AA6D1F">
        <w:rPr>
          <w:highlight w:val="yellow"/>
        </w:rPr>
        <w:t>.</w:t>
      </w:r>
      <w:r w:rsidR="005D38DF">
        <w:t xml:space="preserve"> </w:t>
      </w:r>
      <w:r w:rsidR="00ED1620">
        <w:t>The funding sources had no involvement in the study design; collection, analysis, and interpretation of data; writing of the report; and decision to submit the article for publication.</w:t>
      </w:r>
    </w:p>
    <w:p w14:paraId="19CED138" w14:textId="2C41B9F3"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w:t>
      </w:r>
      <w:r w:rsidR="005D38DF">
        <w:rPr>
          <w:color w:val="000000"/>
          <w:szCs w:val="16"/>
        </w:rPr>
        <w:t>, Ruth Krebs for her comments on a draft of the manuscript,</w:t>
      </w:r>
      <w:r w:rsidR="006C644D">
        <w:rPr>
          <w:color w:val="000000"/>
          <w:szCs w:val="16"/>
        </w:rPr>
        <w:t xml:space="preserve">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w:t>
      </w:r>
      <w:proofErr w:type="spellStart"/>
      <w:r>
        <w:rPr>
          <w:rFonts w:eastAsia="Times New Roman"/>
          <w:szCs w:val="24"/>
        </w:rPr>
        <w:t>CRediT</w:t>
      </w:r>
      <w:proofErr w:type="spellEnd"/>
      <w:r>
        <w:rPr>
          <w:rFonts w:eastAsia="Times New Roman"/>
          <w:szCs w:val="24"/>
        </w:rPr>
        <w:t xml:space="preserve">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For details, see </w:t>
      </w:r>
      <w:hyperlink r:id="rId20"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 xml:space="preserve">and </w:t>
      </w:r>
      <w:r>
        <w:rPr>
          <w:rFonts w:eastAsia="Times New Roman"/>
          <w:szCs w:val="24"/>
        </w:rPr>
        <w:lastRenderedPageBreak/>
        <w:t>SKA</w:t>
      </w:r>
      <w:r w:rsidRPr="000A774E">
        <w:rPr>
          <w:rFonts w:eastAsia="Times New Roman"/>
          <w:szCs w:val="24"/>
        </w:rPr>
        <w:t xml:space="preserve"> </w:t>
      </w:r>
      <w:r w:rsidRPr="008F5A26">
        <w:rPr>
          <w:rFonts w:eastAsia="Times New Roman"/>
          <w:szCs w:val="24"/>
        </w:rPr>
        <w:t xml:space="preserve">reviewed and critically revised the </w:t>
      </w:r>
      <w:commentRangeStart w:id="12"/>
      <w:r w:rsidRPr="008F5A26">
        <w:rPr>
          <w:rFonts w:eastAsia="Times New Roman"/>
          <w:szCs w:val="24"/>
        </w:rPr>
        <w:t>manuscript</w:t>
      </w:r>
      <w:commentRangeEnd w:id="12"/>
      <w:r w:rsidR="001D78FC">
        <w:rPr>
          <w:rStyle w:val="CommentReference"/>
        </w:rPr>
        <w:commentReference w:id="12"/>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0E5F186E" w14:textId="02E551DA" w:rsidR="00672370" w:rsidRPr="00672370" w:rsidRDefault="009214B6" w:rsidP="00672370">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672370" w:rsidRPr="00672370">
        <w:rPr>
          <w:noProof/>
          <w:szCs w:val="24"/>
        </w:rPr>
        <w:t xml:space="preserve">Allen, L., Scott, J., Brand, A., Hlava, M., &amp; Altman, M. (2014). Publishing: Credit where credit is due. </w:t>
      </w:r>
      <w:r w:rsidR="00672370" w:rsidRPr="00672370">
        <w:rPr>
          <w:i/>
          <w:iCs/>
          <w:noProof/>
          <w:szCs w:val="24"/>
        </w:rPr>
        <w:t>Nature</w:t>
      </w:r>
      <w:r w:rsidR="00672370" w:rsidRPr="00672370">
        <w:rPr>
          <w:noProof/>
          <w:szCs w:val="24"/>
        </w:rPr>
        <w:t xml:space="preserve">, </w:t>
      </w:r>
      <w:r w:rsidR="00672370" w:rsidRPr="00672370">
        <w:rPr>
          <w:i/>
          <w:iCs/>
          <w:noProof/>
          <w:szCs w:val="24"/>
        </w:rPr>
        <w:t>508</w:t>
      </w:r>
      <w:r w:rsidR="00672370" w:rsidRPr="00672370">
        <w:rPr>
          <w:noProof/>
          <w:szCs w:val="24"/>
        </w:rPr>
        <w:t>(7496), 312–313. https://doi.org/10.1038/508312a</w:t>
      </w:r>
    </w:p>
    <w:p w14:paraId="7138EF00"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t xml:space="preserve">Andersen, S. K., Muller, M. M., &amp; Hillyard, S. A. (2009). </w:t>
      </w:r>
      <w:r w:rsidRPr="00672370">
        <w:rPr>
          <w:noProof/>
          <w:szCs w:val="24"/>
        </w:rPr>
        <w:t xml:space="preserve">Color-selective attention need not be mediated by spatial attention. </w:t>
      </w:r>
      <w:r w:rsidRPr="00672370">
        <w:rPr>
          <w:i/>
          <w:iCs/>
          <w:noProof/>
          <w:szCs w:val="24"/>
        </w:rPr>
        <w:t>Journal of Vision</w:t>
      </w:r>
      <w:r w:rsidRPr="00672370">
        <w:rPr>
          <w:noProof/>
          <w:szCs w:val="24"/>
        </w:rPr>
        <w:t xml:space="preserve">, </w:t>
      </w:r>
      <w:r w:rsidRPr="00672370">
        <w:rPr>
          <w:i/>
          <w:iCs/>
          <w:noProof/>
          <w:szCs w:val="24"/>
        </w:rPr>
        <w:t>9</w:t>
      </w:r>
      <w:r w:rsidRPr="00672370">
        <w:rPr>
          <w:noProof/>
          <w:szCs w:val="24"/>
        </w:rPr>
        <w:t>(6), 2–2. https://doi.org/10.1167/9.6.2</w:t>
      </w:r>
    </w:p>
    <w:p w14:paraId="3035D84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Andersen, S. K., Muller, M. M., &amp; Martinovic, J. (2012). Bottom-Up Biases in Feature-Selective Attention. </w:t>
      </w:r>
      <w:r w:rsidRPr="00672370">
        <w:rPr>
          <w:i/>
          <w:iCs/>
          <w:noProof/>
          <w:szCs w:val="24"/>
        </w:rPr>
        <w:t>Journal of Neuroscience</w:t>
      </w:r>
      <w:r w:rsidRPr="00672370">
        <w:rPr>
          <w:noProof/>
          <w:szCs w:val="24"/>
        </w:rPr>
        <w:t xml:space="preserve">, </w:t>
      </w:r>
      <w:r w:rsidRPr="00672370">
        <w:rPr>
          <w:i/>
          <w:iCs/>
          <w:noProof/>
          <w:szCs w:val="24"/>
        </w:rPr>
        <w:t>32</w:t>
      </w:r>
      <w:r w:rsidRPr="00672370">
        <w:rPr>
          <w:noProof/>
          <w:szCs w:val="24"/>
        </w:rPr>
        <w:t>(47), 16953–16958. https://doi.org/10.1523/JNEUROSCI.1767-12.2012</w:t>
      </w:r>
    </w:p>
    <w:p w14:paraId="1CB7BAD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Andersen, S K, &amp; Müller, M. M. (2010). Behavioral performance follows the time course of neural facilitation and suppression during cued shifts of feature-selective attention. </w:t>
      </w:r>
      <w:r w:rsidRPr="00672370">
        <w:rPr>
          <w:i/>
          <w:iCs/>
          <w:noProof/>
          <w:szCs w:val="24"/>
        </w:rPr>
        <w:t>Proceedings of the National Academy of Sciences of the United States of America</w:t>
      </w:r>
      <w:r w:rsidRPr="00672370">
        <w:rPr>
          <w:noProof/>
          <w:szCs w:val="24"/>
        </w:rPr>
        <w:t xml:space="preserve">, </w:t>
      </w:r>
      <w:r w:rsidRPr="00672370">
        <w:rPr>
          <w:i/>
          <w:iCs/>
          <w:noProof/>
          <w:szCs w:val="24"/>
        </w:rPr>
        <w:t>107</w:t>
      </w:r>
      <w:r w:rsidRPr="00672370">
        <w:rPr>
          <w:noProof/>
          <w:szCs w:val="24"/>
        </w:rPr>
        <w:t>(31), 13878–13882. https://doi.org/10.1073/pnas.1002436107</w:t>
      </w:r>
    </w:p>
    <w:p w14:paraId="4F87C523"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t xml:space="preserve">Andersen, Søren K., Hillyard, S. A., &amp; Müller, M. M. (2008). </w:t>
      </w:r>
      <w:r w:rsidRPr="00672370">
        <w:rPr>
          <w:noProof/>
          <w:szCs w:val="24"/>
        </w:rPr>
        <w:t xml:space="preserve">Attention Facilitates Multiple Stimulus Features in Parallel in Human Visual Cortex. </w:t>
      </w:r>
      <w:r w:rsidRPr="00672370">
        <w:rPr>
          <w:i/>
          <w:iCs/>
          <w:noProof/>
          <w:szCs w:val="24"/>
        </w:rPr>
        <w:t>Current Biology</w:t>
      </w:r>
      <w:r w:rsidRPr="00672370">
        <w:rPr>
          <w:noProof/>
          <w:szCs w:val="24"/>
        </w:rPr>
        <w:t xml:space="preserve">, </w:t>
      </w:r>
      <w:r w:rsidRPr="00672370">
        <w:rPr>
          <w:i/>
          <w:iCs/>
          <w:noProof/>
          <w:szCs w:val="24"/>
        </w:rPr>
        <w:t>18</w:t>
      </w:r>
      <w:r w:rsidRPr="00672370">
        <w:rPr>
          <w:noProof/>
          <w:szCs w:val="24"/>
        </w:rPr>
        <w:t>(13), 1006–1009. https://doi.org/10.1016/j.cub.2008.06.030</w:t>
      </w:r>
    </w:p>
    <w:p w14:paraId="26A2B34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Anderson, B. A. (2016). The attention habit: How reward learning shapes attentional selection. </w:t>
      </w:r>
      <w:r w:rsidRPr="00672370">
        <w:rPr>
          <w:i/>
          <w:iCs/>
          <w:noProof/>
          <w:szCs w:val="24"/>
        </w:rPr>
        <w:t>Annals of the New York Academy of Sciences</w:t>
      </w:r>
      <w:r w:rsidRPr="00672370">
        <w:rPr>
          <w:noProof/>
          <w:szCs w:val="24"/>
        </w:rPr>
        <w:t xml:space="preserve">, </w:t>
      </w:r>
      <w:r w:rsidRPr="00672370">
        <w:rPr>
          <w:i/>
          <w:iCs/>
          <w:noProof/>
          <w:szCs w:val="24"/>
        </w:rPr>
        <w:t>1369</w:t>
      </w:r>
      <w:r w:rsidRPr="00672370">
        <w:rPr>
          <w:noProof/>
          <w:szCs w:val="24"/>
        </w:rPr>
        <w:t>(1), 24–39. https://doi.org/10.1111/nyas.12957</w:t>
      </w:r>
    </w:p>
    <w:p w14:paraId="4AC52D7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Anderson, B. a, Laurent, P. a, &amp; Yantis, S. (2011). Value-driven attentional capture. </w:t>
      </w:r>
      <w:r w:rsidRPr="00672370">
        <w:rPr>
          <w:i/>
          <w:iCs/>
          <w:noProof/>
          <w:szCs w:val="24"/>
        </w:rPr>
        <w:t>Proceedings of the National Academy of Sciences</w:t>
      </w:r>
      <w:r w:rsidRPr="00672370">
        <w:rPr>
          <w:noProof/>
          <w:szCs w:val="24"/>
        </w:rPr>
        <w:t xml:space="preserve">, </w:t>
      </w:r>
      <w:r w:rsidRPr="00672370">
        <w:rPr>
          <w:i/>
          <w:iCs/>
          <w:noProof/>
          <w:szCs w:val="24"/>
        </w:rPr>
        <w:t>108</w:t>
      </w:r>
      <w:r w:rsidRPr="00672370">
        <w:rPr>
          <w:noProof/>
          <w:szCs w:val="24"/>
        </w:rPr>
        <w:t>(25), 10367–10371. https://doi.org/10.1073/pnas.1104047108</w:t>
      </w:r>
    </w:p>
    <w:p w14:paraId="096D4928"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Anderson, Brian A. (2016). What is abnormal about addiction-related attentional biases? </w:t>
      </w:r>
      <w:r w:rsidRPr="00672370">
        <w:rPr>
          <w:i/>
          <w:iCs/>
          <w:noProof/>
          <w:szCs w:val="24"/>
        </w:rPr>
        <w:t>Drug and Alcohol Dependence</w:t>
      </w:r>
      <w:r w:rsidRPr="00672370">
        <w:rPr>
          <w:noProof/>
          <w:szCs w:val="24"/>
        </w:rPr>
        <w:t xml:space="preserve">, </w:t>
      </w:r>
      <w:r w:rsidRPr="00672370">
        <w:rPr>
          <w:i/>
          <w:iCs/>
          <w:noProof/>
          <w:szCs w:val="24"/>
        </w:rPr>
        <w:t>167</w:t>
      </w:r>
      <w:r w:rsidRPr="00672370">
        <w:rPr>
          <w:noProof/>
          <w:szCs w:val="24"/>
        </w:rPr>
        <w:t>, 8–14. https://doi.org/10.1016/j.drugalcdep.2016.08.002</w:t>
      </w:r>
    </w:p>
    <w:p w14:paraId="409C35B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Anderson, Brian A, Leal, S. L., Hall, M. G., Yassa, M. A., &amp; Yantis, S. (2014). The attribution of </w:t>
      </w:r>
      <w:r w:rsidRPr="00672370">
        <w:rPr>
          <w:noProof/>
          <w:szCs w:val="24"/>
        </w:rPr>
        <w:lastRenderedPageBreak/>
        <w:t xml:space="preserve">value-based attentional priority in individuals with depressive symptoms. </w:t>
      </w:r>
      <w:r w:rsidRPr="00672370">
        <w:rPr>
          <w:i/>
          <w:iCs/>
          <w:noProof/>
          <w:szCs w:val="24"/>
        </w:rPr>
        <w:t>Cognitive, Affective &amp; Behavioral Neuroscience</w:t>
      </w:r>
      <w:r w:rsidRPr="00672370">
        <w:rPr>
          <w:noProof/>
          <w:szCs w:val="24"/>
        </w:rPr>
        <w:t xml:space="preserve">, </w:t>
      </w:r>
      <w:r w:rsidRPr="00672370">
        <w:rPr>
          <w:i/>
          <w:iCs/>
          <w:noProof/>
          <w:szCs w:val="24"/>
        </w:rPr>
        <w:t>14</w:t>
      </w:r>
      <w:r w:rsidRPr="00672370">
        <w:rPr>
          <w:noProof/>
          <w:szCs w:val="24"/>
        </w:rPr>
        <w:t>(4), 1221–1227. https://doi.org/10.3758/s13415-014-0301-z</w:t>
      </w:r>
    </w:p>
    <w:p w14:paraId="43C63B9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Awh, E., Belopolsky, A. V., &amp; Theeuwes, J. (2012). Top-down versus bottom-up attentional control: A failed theoretical dichotomy. </w:t>
      </w:r>
      <w:r w:rsidRPr="00672370">
        <w:rPr>
          <w:i/>
          <w:iCs/>
          <w:noProof/>
          <w:szCs w:val="24"/>
        </w:rPr>
        <w:t>Trends in Cognitive Sciences</w:t>
      </w:r>
      <w:r w:rsidRPr="00672370">
        <w:rPr>
          <w:noProof/>
          <w:szCs w:val="24"/>
        </w:rPr>
        <w:t xml:space="preserve">, </w:t>
      </w:r>
      <w:r w:rsidRPr="00672370">
        <w:rPr>
          <w:i/>
          <w:iCs/>
          <w:noProof/>
          <w:szCs w:val="24"/>
        </w:rPr>
        <w:t>16</w:t>
      </w:r>
      <w:r w:rsidRPr="00672370">
        <w:rPr>
          <w:noProof/>
          <w:szCs w:val="24"/>
        </w:rPr>
        <w:t>(8), 437–443. https://doi.org/10.1016/j.tics.2012.06.010</w:t>
      </w:r>
    </w:p>
    <w:p w14:paraId="26E92F4E"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Botvinick, M. M., &amp; Braver, T. S. (2015). Motivation and Cognitive Control : From Behavior to Neural Mechanism. </w:t>
      </w:r>
      <w:r w:rsidRPr="00672370">
        <w:rPr>
          <w:i/>
          <w:iCs/>
          <w:noProof/>
          <w:szCs w:val="24"/>
        </w:rPr>
        <w:t>Annual Review of Psychology</w:t>
      </w:r>
      <w:r w:rsidRPr="00672370">
        <w:rPr>
          <w:noProof/>
          <w:szCs w:val="24"/>
        </w:rPr>
        <w:t>, (September 2014), 1–31. https://doi.org/10.1146/annurev-psych-010814-015044</w:t>
      </w:r>
    </w:p>
    <w:p w14:paraId="5AC88B3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Brown, J. W., &amp; Alexander, W. H. (2017). Foraging Value, Risk Avoidance, and Multiple Control Signals: How the Anterior Cingulate Cortex Controls Value-based Decision-making. </w:t>
      </w:r>
      <w:r w:rsidRPr="00672370">
        <w:rPr>
          <w:i/>
          <w:iCs/>
          <w:noProof/>
          <w:szCs w:val="24"/>
        </w:rPr>
        <w:t>Journal of Cognitive Neuroscience</w:t>
      </w:r>
      <w:r w:rsidRPr="00672370">
        <w:rPr>
          <w:noProof/>
          <w:szCs w:val="24"/>
        </w:rPr>
        <w:t xml:space="preserve">, </w:t>
      </w:r>
      <w:r w:rsidRPr="00672370">
        <w:rPr>
          <w:i/>
          <w:iCs/>
          <w:noProof/>
          <w:szCs w:val="24"/>
        </w:rPr>
        <w:t>29</w:t>
      </w:r>
      <w:r w:rsidRPr="00672370">
        <w:rPr>
          <w:noProof/>
          <w:szCs w:val="24"/>
        </w:rPr>
        <w:t>(10), 1656–1673. https://doi.org/10.1162/jocn_a_01140</w:t>
      </w:r>
    </w:p>
    <w:p w14:paraId="5A90B80E"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Bürkner, P.-C. (2016). brms: An R package for Bayesian multilevel models using Stan. </w:t>
      </w:r>
      <w:r w:rsidRPr="00672370">
        <w:rPr>
          <w:i/>
          <w:iCs/>
          <w:noProof/>
          <w:szCs w:val="24"/>
        </w:rPr>
        <w:t>Journal of Statistical Software</w:t>
      </w:r>
      <w:r w:rsidRPr="00672370">
        <w:rPr>
          <w:noProof/>
          <w:szCs w:val="24"/>
        </w:rPr>
        <w:t xml:space="preserve">, </w:t>
      </w:r>
      <w:r w:rsidRPr="00672370">
        <w:rPr>
          <w:i/>
          <w:iCs/>
          <w:noProof/>
          <w:szCs w:val="24"/>
        </w:rPr>
        <w:t>80</w:t>
      </w:r>
      <w:r w:rsidRPr="00672370">
        <w:rPr>
          <w:noProof/>
          <w:szCs w:val="24"/>
        </w:rPr>
        <w:t>(1), 1–28.</w:t>
      </w:r>
    </w:p>
    <w:p w14:paraId="7CF1E87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Bürkner, P.-C. (2017). Advanced Bayesian Multilevel Modeling with the R Package brms. </w:t>
      </w:r>
      <w:r w:rsidRPr="00672370">
        <w:rPr>
          <w:i/>
          <w:iCs/>
          <w:noProof/>
          <w:szCs w:val="24"/>
        </w:rPr>
        <w:t>ArXiv:1705.11123</w:t>
      </w:r>
      <w:r w:rsidRPr="00672370">
        <w:rPr>
          <w:noProof/>
          <w:szCs w:val="24"/>
        </w:rPr>
        <w:t>.</w:t>
      </w:r>
    </w:p>
    <w:p w14:paraId="676F44D0"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Carpenter, B., Gelman, A., Hoffman, M., Lee, D., Goodrich, B., Betancourt, M., … Riddell, A. (2016). Stan: A probabilistic programming language. </w:t>
      </w:r>
      <w:r w:rsidRPr="00672370">
        <w:rPr>
          <w:i/>
          <w:iCs/>
          <w:noProof/>
          <w:szCs w:val="24"/>
        </w:rPr>
        <w:t>Journal of Statistical Software</w:t>
      </w:r>
      <w:r w:rsidRPr="00672370">
        <w:rPr>
          <w:noProof/>
          <w:szCs w:val="24"/>
        </w:rPr>
        <w:t xml:space="preserve">, </w:t>
      </w:r>
      <w:r w:rsidRPr="00672370">
        <w:rPr>
          <w:i/>
          <w:iCs/>
          <w:noProof/>
          <w:szCs w:val="24"/>
        </w:rPr>
        <w:t>2</w:t>
      </w:r>
      <w:r w:rsidRPr="00672370">
        <w:rPr>
          <w:noProof/>
          <w:szCs w:val="24"/>
        </w:rPr>
        <w:t>(20), 1–37.</w:t>
      </w:r>
    </w:p>
    <w:p w14:paraId="32AFD2E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Chatrian, G. E., Lettich, E., &amp; Nelson, P. L. (1985). Ten percent electrode system for topographic studies of spontaneous and evoked EEG activities. </w:t>
      </w:r>
      <w:r w:rsidRPr="00672370">
        <w:rPr>
          <w:i/>
          <w:iCs/>
          <w:noProof/>
          <w:szCs w:val="24"/>
        </w:rPr>
        <w:t>American Journal of EEG Technology</w:t>
      </w:r>
      <w:r w:rsidRPr="00672370">
        <w:rPr>
          <w:noProof/>
          <w:szCs w:val="24"/>
        </w:rPr>
        <w:t xml:space="preserve">, </w:t>
      </w:r>
      <w:r w:rsidRPr="00672370">
        <w:rPr>
          <w:i/>
          <w:iCs/>
          <w:noProof/>
          <w:szCs w:val="24"/>
        </w:rPr>
        <w:t>25</w:t>
      </w:r>
      <w:r w:rsidRPr="00672370">
        <w:rPr>
          <w:noProof/>
          <w:szCs w:val="24"/>
        </w:rPr>
        <w:t>(2).</w:t>
      </w:r>
    </w:p>
    <w:p w14:paraId="1E39CA1F"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Chelazzi, L., Perlato, A., Santandrea, E., &amp; Della Libera, C. (2013). Rewards teach visual </w:t>
      </w:r>
      <w:r w:rsidRPr="00672370">
        <w:rPr>
          <w:noProof/>
          <w:szCs w:val="24"/>
        </w:rPr>
        <w:lastRenderedPageBreak/>
        <w:t xml:space="preserve">selective attention. </w:t>
      </w:r>
      <w:r w:rsidRPr="00672370">
        <w:rPr>
          <w:i/>
          <w:iCs/>
          <w:noProof/>
          <w:szCs w:val="24"/>
        </w:rPr>
        <w:t>Vision Research</w:t>
      </w:r>
      <w:r w:rsidRPr="00672370">
        <w:rPr>
          <w:noProof/>
          <w:szCs w:val="24"/>
        </w:rPr>
        <w:t xml:space="preserve">, </w:t>
      </w:r>
      <w:r w:rsidRPr="00672370">
        <w:rPr>
          <w:i/>
          <w:iCs/>
          <w:noProof/>
          <w:szCs w:val="24"/>
        </w:rPr>
        <w:t>85</w:t>
      </w:r>
      <w:r w:rsidRPr="00672370">
        <w:rPr>
          <w:noProof/>
          <w:szCs w:val="24"/>
        </w:rPr>
        <w:t>, 58–62. https://doi.org/10.1016/j.visres.2012.12.005</w:t>
      </w:r>
    </w:p>
    <w:p w14:paraId="2A0BCC9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Chun, M. M., Golomb, J. D., &amp; Turk-Browne, N. B. (2011). A Taxonomy of External and Internal Attention. </w:t>
      </w:r>
      <w:r w:rsidRPr="00672370">
        <w:rPr>
          <w:i/>
          <w:iCs/>
          <w:noProof/>
          <w:szCs w:val="24"/>
        </w:rPr>
        <w:t>Annual Review of Psychology</w:t>
      </w:r>
      <w:r w:rsidRPr="00672370">
        <w:rPr>
          <w:noProof/>
          <w:szCs w:val="24"/>
        </w:rPr>
        <w:t xml:space="preserve">, </w:t>
      </w:r>
      <w:r w:rsidRPr="00672370">
        <w:rPr>
          <w:i/>
          <w:iCs/>
          <w:noProof/>
          <w:szCs w:val="24"/>
        </w:rPr>
        <w:t>62</w:t>
      </w:r>
      <w:r w:rsidRPr="00672370">
        <w:rPr>
          <w:noProof/>
          <w:szCs w:val="24"/>
        </w:rPr>
        <w:t>(1), 73–101. https://doi.org/10.1146/annurev.psych.093008.100427</w:t>
      </w:r>
    </w:p>
    <w:p w14:paraId="21B3D78E"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Corbetta, M., &amp; Shulman, G. L. (2002). Control of Goal-Directed and Stimulus-Driven Attention in the Brain. </w:t>
      </w:r>
      <w:r w:rsidRPr="00672370">
        <w:rPr>
          <w:i/>
          <w:iCs/>
          <w:noProof/>
          <w:szCs w:val="24"/>
        </w:rPr>
        <w:t>Nature Reviews Neuroscience</w:t>
      </w:r>
      <w:r w:rsidRPr="00672370">
        <w:rPr>
          <w:noProof/>
          <w:szCs w:val="24"/>
        </w:rPr>
        <w:t xml:space="preserve">, </w:t>
      </w:r>
      <w:r w:rsidRPr="00672370">
        <w:rPr>
          <w:i/>
          <w:iCs/>
          <w:noProof/>
          <w:szCs w:val="24"/>
        </w:rPr>
        <w:t>3</w:t>
      </w:r>
      <w:r w:rsidRPr="00672370">
        <w:rPr>
          <w:noProof/>
          <w:szCs w:val="24"/>
        </w:rPr>
        <w:t>(3), 215–229. https://doi.org/10.1038/nrn755</w:t>
      </w:r>
    </w:p>
    <w:p w14:paraId="0B612640"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Craddock, M. (2018). craddm/eegUtils: eegUtils (Version v0.2.0). Zenodo.</w:t>
      </w:r>
    </w:p>
    <w:p w14:paraId="2905198D"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Della Libera, C., &amp; Chelazzi, L. (2009). Learning to attend and to ignore is a matter of gains and losses. </w:t>
      </w:r>
      <w:r w:rsidRPr="00672370">
        <w:rPr>
          <w:i/>
          <w:iCs/>
          <w:noProof/>
          <w:szCs w:val="24"/>
        </w:rPr>
        <w:t>Psychological Science</w:t>
      </w:r>
      <w:r w:rsidRPr="00672370">
        <w:rPr>
          <w:noProof/>
          <w:szCs w:val="24"/>
        </w:rPr>
        <w:t xml:space="preserve">, </w:t>
      </w:r>
      <w:r w:rsidRPr="00672370">
        <w:rPr>
          <w:i/>
          <w:iCs/>
          <w:noProof/>
          <w:szCs w:val="24"/>
        </w:rPr>
        <w:t>20</w:t>
      </w:r>
      <w:r w:rsidRPr="00672370">
        <w:rPr>
          <w:noProof/>
          <w:szCs w:val="24"/>
        </w:rPr>
        <w:t>(6), 778–784. https://doi.org/10.1111/j.1467-9280.2009.02360.x</w:t>
      </w:r>
    </w:p>
    <w:p w14:paraId="43B207D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Delorme, A., &amp; Makeig, S. (2004). EEGLAB: an open sorce toolbox for analysis of single-trail EEG dynamics including independent component anlaysis. </w:t>
      </w:r>
      <w:r w:rsidRPr="00672370">
        <w:rPr>
          <w:i/>
          <w:iCs/>
          <w:noProof/>
          <w:szCs w:val="24"/>
        </w:rPr>
        <w:t>Journal of Neuroscience Methods</w:t>
      </w:r>
      <w:r w:rsidRPr="00672370">
        <w:rPr>
          <w:noProof/>
          <w:szCs w:val="24"/>
        </w:rPr>
        <w:t xml:space="preserve">, </w:t>
      </w:r>
      <w:r w:rsidRPr="00672370">
        <w:rPr>
          <w:i/>
          <w:iCs/>
          <w:noProof/>
          <w:szCs w:val="24"/>
        </w:rPr>
        <w:t>134</w:t>
      </w:r>
      <w:r w:rsidRPr="00672370">
        <w:rPr>
          <w:noProof/>
          <w:szCs w:val="24"/>
        </w:rPr>
        <w:t>, 9–21. https://doi.org/10.1016/j.jneumeth.2003.10.009</w:t>
      </w:r>
    </w:p>
    <w:p w14:paraId="1FE2D5B6"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Desimone, R., &amp; Duncan, J. (1995). Neural Mechanisms of Selective Visual. </w:t>
      </w:r>
      <w:r w:rsidRPr="00672370">
        <w:rPr>
          <w:i/>
          <w:iCs/>
          <w:noProof/>
          <w:szCs w:val="24"/>
        </w:rPr>
        <w:t>Annual Review of Neuroscience</w:t>
      </w:r>
      <w:r w:rsidRPr="00672370">
        <w:rPr>
          <w:noProof/>
          <w:szCs w:val="24"/>
        </w:rPr>
        <w:t xml:space="preserve">, </w:t>
      </w:r>
      <w:r w:rsidRPr="00672370">
        <w:rPr>
          <w:i/>
          <w:iCs/>
          <w:noProof/>
          <w:szCs w:val="24"/>
        </w:rPr>
        <w:t>18</w:t>
      </w:r>
      <w:r w:rsidRPr="00672370">
        <w:rPr>
          <w:noProof/>
          <w:szCs w:val="24"/>
        </w:rPr>
        <w:t>(1), 193–222. https://doi.org/10.1146/annurev.ne.18.030195.001205</w:t>
      </w:r>
    </w:p>
    <w:p w14:paraId="5C2D7976"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Donohue, S. E., Hopf, J.-M., Bartsch, M. V., Schoenfeld, M. A., Heinze, H.-J., &amp; Woldorff, M. G. (2016). The Rapid Capture of Attention by Rewarded Objects. </w:t>
      </w:r>
      <w:r w:rsidRPr="00672370">
        <w:rPr>
          <w:i/>
          <w:iCs/>
          <w:noProof/>
          <w:szCs w:val="24"/>
        </w:rPr>
        <w:t>Journal of Cognitive Neuroscience</w:t>
      </w:r>
      <w:r w:rsidRPr="00672370">
        <w:rPr>
          <w:noProof/>
          <w:szCs w:val="24"/>
        </w:rPr>
        <w:t xml:space="preserve">, </w:t>
      </w:r>
      <w:r w:rsidRPr="00672370">
        <w:rPr>
          <w:i/>
          <w:iCs/>
          <w:noProof/>
          <w:szCs w:val="24"/>
        </w:rPr>
        <w:t>28</w:t>
      </w:r>
      <w:r w:rsidRPr="00672370">
        <w:rPr>
          <w:noProof/>
          <w:szCs w:val="24"/>
        </w:rPr>
        <w:t>(4), 529–541. https://doi.org/10.1162/jocn_a_00917</w:t>
      </w:r>
    </w:p>
    <w:p w14:paraId="5799959B"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Etzel, J. A., Cole, M. W., Zacks, J. M., Kay, K. N., &amp; Braver, T. S. (2016). Reward Motivation Enhances Task Coding in Frontoparietal Cortex. </w:t>
      </w:r>
      <w:r w:rsidRPr="00672370">
        <w:rPr>
          <w:i/>
          <w:iCs/>
          <w:noProof/>
          <w:szCs w:val="24"/>
        </w:rPr>
        <w:t>Cerebral Cortex</w:t>
      </w:r>
      <w:r w:rsidRPr="00672370">
        <w:rPr>
          <w:noProof/>
          <w:szCs w:val="24"/>
        </w:rPr>
        <w:t xml:space="preserve">, </w:t>
      </w:r>
      <w:r w:rsidRPr="00672370">
        <w:rPr>
          <w:i/>
          <w:iCs/>
          <w:noProof/>
          <w:szCs w:val="24"/>
        </w:rPr>
        <w:t>26</w:t>
      </w:r>
      <w:r w:rsidRPr="00672370">
        <w:rPr>
          <w:noProof/>
          <w:szCs w:val="24"/>
        </w:rPr>
        <w:t>(4), 1647–1659. https://doi.org/10.1093/cercor/bhu327</w:t>
      </w:r>
    </w:p>
    <w:p w14:paraId="3A0D512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Failing, M. F., &amp; Theeuwes, J. (2014). Exogenous visual orienting by reward. </w:t>
      </w:r>
      <w:r w:rsidRPr="00672370">
        <w:rPr>
          <w:i/>
          <w:iCs/>
          <w:noProof/>
          <w:szCs w:val="24"/>
        </w:rPr>
        <w:t>Journal of Vision</w:t>
      </w:r>
      <w:r w:rsidRPr="00672370">
        <w:rPr>
          <w:noProof/>
          <w:szCs w:val="24"/>
        </w:rPr>
        <w:t xml:space="preserve">, </w:t>
      </w:r>
      <w:r w:rsidRPr="00672370">
        <w:rPr>
          <w:i/>
          <w:iCs/>
          <w:noProof/>
          <w:szCs w:val="24"/>
        </w:rPr>
        <w:t>14</w:t>
      </w:r>
      <w:r w:rsidRPr="00672370">
        <w:rPr>
          <w:noProof/>
          <w:szCs w:val="24"/>
        </w:rPr>
        <w:t>(2014), 1–9. https://doi.org/10.1167/14.5.6.doi</w:t>
      </w:r>
    </w:p>
    <w:p w14:paraId="2BEFD41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Failing, M., &amp; Theeuwes, J. (2017). Selection history: How reward modulates selectivity of </w:t>
      </w:r>
      <w:r w:rsidRPr="00672370">
        <w:rPr>
          <w:noProof/>
          <w:szCs w:val="24"/>
        </w:rPr>
        <w:lastRenderedPageBreak/>
        <w:t xml:space="preserve">visual attention. </w:t>
      </w:r>
      <w:r w:rsidRPr="00672370">
        <w:rPr>
          <w:i/>
          <w:iCs/>
          <w:noProof/>
          <w:szCs w:val="24"/>
        </w:rPr>
        <w:t>Psychonomic Bulletin and Review</w:t>
      </w:r>
      <w:r w:rsidRPr="00672370">
        <w:rPr>
          <w:noProof/>
          <w:szCs w:val="24"/>
        </w:rPr>
        <w:t>, 1–25. https://doi.org/10.3758/s13423-017-1380-y</w:t>
      </w:r>
    </w:p>
    <w:p w14:paraId="2AA908D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Franken, I. H. A., Muris, P., &amp; Rassin, E. (2005). Psychometric properties of the Dutch BIS/BAS scales. </w:t>
      </w:r>
      <w:r w:rsidRPr="00672370">
        <w:rPr>
          <w:i/>
          <w:iCs/>
          <w:noProof/>
          <w:szCs w:val="24"/>
        </w:rPr>
        <w:t>Journal of Psychopathology and Behavioral Assessment</w:t>
      </w:r>
      <w:r w:rsidRPr="00672370">
        <w:rPr>
          <w:noProof/>
          <w:szCs w:val="24"/>
        </w:rPr>
        <w:t xml:space="preserve">, </w:t>
      </w:r>
      <w:r w:rsidRPr="00672370">
        <w:rPr>
          <w:i/>
          <w:iCs/>
          <w:noProof/>
          <w:szCs w:val="24"/>
        </w:rPr>
        <w:t>27</w:t>
      </w:r>
      <w:r w:rsidRPr="00672370">
        <w:rPr>
          <w:noProof/>
          <w:szCs w:val="24"/>
        </w:rPr>
        <w:t>(1), 25–30. https://doi.org/10.1007/s10862-005-3262-2</w:t>
      </w:r>
    </w:p>
    <w:p w14:paraId="31C4212E"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Garnier, S. (2018). viridis: Default Color Maps from ‘matplotlib.’ R package version 0.3.</w:t>
      </w:r>
    </w:p>
    <w:p w14:paraId="4C39A0BA"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Gelman, A., Goodrich, B., Gabry, J., &amp; Ali, I. (2017). R-squared for Bayesian regression models. </w:t>
      </w:r>
      <w:r w:rsidRPr="00672370">
        <w:rPr>
          <w:i/>
          <w:iCs/>
          <w:noProof/>
          <w:szCs w:val="24"/>
        </w:rPr>
        <w:t>Unpublished via Http://Www. Stat. Columbia. Edu/~ Gelman/Research/Unpublished.</w:t>
      </w:r>
      <w:r w:rsidRPr="00672370">
        <w:rPr>
          <w:noProof/>
          <w:szCs w:val="24"/>
        </w:rPr>
        <w:t xml:space="preserve"> Retrieved from http://www.stat.columbia.edu/~gelman/research/unpublished/bayes_R2.pdf</w:t>
      </w:r>
    </w:p>
    <w:p w14:paraId="59D7D03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t xml:space="preserve">Gelman, A., &amp; Rubin, D. B. (1992). </w:t>
      </w:r>
      <w:r w:rsidRPr="00672370">
        <w:rPr>
          <w:noProof/>
          <w:szCs w:val="24"/>
        </w:rPr>
        <w:t xml:space="preserve">Inference from Iterative Simulation Using Multiple Sequences. </w:t>
      </w:r>
      <w:r w:rsidRPr="00672370">
        <w:rPr>
          <w:i/>
          <w:iCs/>
          <w:noProof/>
          <w:szCs w:val="24"/>
        </w:rPr>
        <w:t>Statistical Science</w:t>
      </w:r>
      <w:r w:rsidRPr="00672370">
        <w:rPr>
          <w:noProof/>
          <w:szCs w:val="24"/>
        </w:rPr>
        <w:t xml:space="preserve">, </w:t>
      </w:r>
      <w:r w:rsidRPr="00672370">
        <w:rPr>
          <w:i/>
          <w:iCs/>
          <w:noProof/>
          <w:szCs w:val="24"/>
        </w:rPr>
        <w:t>7</w:t>
      </w:r>
      <w:r w:rsidRPr="00672370">
        <w:rPr>
          <w:noProof/>
          <w:szCs w:val="24"/>
        </w:rPr>
        <w:t>(4), 457–472. https://doi.org/10.1214/ss/1177011136</w:t>
      </w:r>
    </w:p>
    <w:p w14:paraId="475AD2B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Grahek, I., Shenhav, A., Musslick, S., Krebs, R. M., &amp; Koster, E. H. W. (2019). Motivation and cognitive control in depression. </w:t>
      </w:r>
      <w:r w:rsidRPr="00672370">
        <w:rPr>
          <w:i/>
          <w:iCs/>
          <w:noProof/>
          <w:szCs w:val="24"/>
        </w:rPr>
        <w:t>Neuroscience &amp; Biobehavioral Reviews</w:t>
      </w:r>
      <w:r w:rsidRPr="00672370">
        <w:rPr>
          <w:noProof/>
          <w:szCs w:val="24"/>
        </w:rPr>
        <w:t xml:space="preserve">, </w:t>
      </w:r>
      <w:r w:rsidRPr="00672370">
        <w:rPr>
          <w:i/>
          <w:iCs/>
          <w:noProof/>
          <w:szCs w:val="24"/>
        </w:rPr>
        <w:t>102</w:t>
      </w:r>
      <w:r w:rsidRPr="00672370">
        <w:rPr>
          <w:noProof/>
          <w:szCs w:val="24"/>
        </w:rPr>
        <w:t>(March), 371–381. https://doi.org/10.1016/j.neubiorev.2019.04.011</w:t>
      </w:r>
    </w:p>
    <w:p w14:paraId="0252E4C5"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Hautus, M. J. (1995). Corrections for extreme proportions and their biasing effects on estimated values of d′. </w:t>
      </w:r>
      <w:r w:rsidRPr="00672370">
        <w:rPr>
          <w:i/>
          <w:iCs/>
          <w:noProof/>
          <w:szCs w:val="24"/>
        </w:rPr>
        <w:t>Behavior Research Methods, Instruments, &amp; Computers</w:t>
      </w:r>
      <w:r w:rsidRPr="00672370">
        <w:rPr>
          <w:noProof/>
          <w:szCs w:val="24"/>
        </w:rPr>
        <w:t xml:space="preserve">, </w:t>
      </w:r>
      <w:r w:rsidRPr="00672370">
        <w:rPr>
          <w:i/>
          <w:iCs/>
          <w:noProof/>
          <w:szCs w:val="24"/>
        </w:rPr>
        <w:t>27</w:t>
      </w:r>
      <w:r w:rsidRPr="00672370">
        <w:rPr>
          <w:noProof/>
          <w:szCs w:val="24"/>
        </w:rPr>
        <w:t>(1), 46–51. https://doi.org/10.3758/BF03203619</w:t>
      </w:r>
    </w:p>
    <w:p w14:paraId="411EF9B6"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Hickey, C., Chelazzi, L., &amp; Theeuwes, J. (2010). Reward Changes Salience in Human Vision via the Anterior Cingulate. </w:t>
      </w:r>
      <w:r w:rsidRPr="00672370">
        <w:rPr>
          <w:i/>
          <w:iCs/>
          <w:noProof/>
          <w:szCs w:val="24"/>
        </w:rPr>
        <w:t>Journal of Neuroscience</w:t>
      </w:r>
      <w:r w:rsidRPr="00672370">
        <w:rPr>
          <w:noProof/>
          <w:szCs w:val="24"/>
        </w:rPr>
        <w:t xml:space="preserve">, </w:t>
      </w:r>
      <w:r w:rsidRPr="00672370">
        <w:rPr>
          <w:i/>
          <w:iCs/>
          <w:noProof/>
          <w:szCs w:val="24"/>
        </w:rPr>
        <w:t>30</w:t>
      </w:r>
      <w:r w:rsidRPr="00672370">
        <w:rPr>
          <w:noProof/>
          <w:szCs w:val="24"/>
        </w:rPr>
        <w:t>(33), 11096–11103. https://doi.org/10.1523/JNEUROSCI.1026-10.2010</w:t>
      </w:r>
    </w:p>
    <w:p w14:paraId="5C5E920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Hickey, C., &amp; Peelen, M. V. (2015). Neural mechanisms of incentive salience in naturalistic human vision. </w:t>
      </w:r>
      <w:r w:rsidRPr="00672370">
        <w:rPr>
          <w:i/>
          <w:iCs/>
          <w:noProof/>
          <w:szCs w:val="24"/>
        </w:rPr>
        <w:t>Neuron</w:t>
      </w:r>
      <w:r w:rsidRPr="00672370">
        <w:rPr>
          <w:noProof/>
          <w:szCs w:val="24"/>
        </w:rPr>
        <w:t xml:space="preserve">, </w:t>
      </w:r>
      <w:r w:rsidRPr="00672370">
        <w:rPr>
          <w:i/>
          <w:iCs/>
          <w:noProof/>
          <w:szCs w:val="24"/>
        </w:rPr>
        <w:t>85</w:t>
      </w:r>
      <w:r w:rsidRPr="00672370">
        <w:rPr>
          <w:noProof/>
          <w:szCs w:val="24"/>
        </w:rPr>
        <w:t>(3), 512–518. https://doi.org/10.1016/j.neuron.2014.12.049</w:t>
      </w:r>
    </w:p>
    <w:p w14:paraId="331548B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Holroyd, C. B., &amp; McClure, S. M. (2015). Hierarchical control over effortful behavior by rodent medial frontal cortex: A computational model. </w:t>
      </w:r>
      <w:r w:rsidRPr="00672370">
        <w:rPr>
          <w:i/>
          <w:iCs/>
          <w:noProof/>
          <w:szCs w:val="24"/>
        </w:rPr>
        <w:t>Psychological Review</w:t>
      </w:r>
      <w:r w:rsidRPr="00672370">
        <w:rPr>
          <w:noProof/>
          <w:szCs w:val="24"/>
        </w:rPr>
        <w:t xml:space="preserve">, </w:t>
      </w:r>
      <w:r w:rsidRPr="00672370">
        <w:rPr>
          <w:i/>
          <w:iCs/>
          <w:noProof/>
          <w:szCs w:val="24"/>
        </w:rPr>
        <w:t>122</w:t>
      </w:r>
      <w:r w:rsidRPr="00672370">
        <w:rPr>
          <w:noProof/>
          <w:szCs w:val="24"/>
        </w:rPr>
        <w:t xml:space="preserve">(1), 54–83. </w:t>
      </w:r>
      <w:r w:rsidRPr="00672370">
        <w:rPr>
          <w:noProof/>
          <w:szCs w:val="24"/>
        </w:rPr>
        <w:lastRenderedPageBreak/>
        <w:t>https://doi.org/10.1037/a0038339</w:t>
      </w:r>
    </w:p>
    <w:p w14:paraId="5293B8C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Hope, R. M. (2013). Rmisc: Ryan miscellaneous. R package version, 1(5).</w:t>
      </w:r>
    </w:p>
    <w:p w14:paraId="082550EA"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Kashiwase, Y., Matsumiya, K., Kuriki, I., &amp; Shioiri, S. (2012). Time courses of attentional modulation in neural amplification and synchronization measured with steady-state visual-evoked potentials. </w:t>
      </w:r>
      <w:r w:rsidRPr="00672370">
        <w:rPr>
          <w:i/>
          <w:iCs/>
          <w:noProof/>
          <w:szCs w:val="24"/>
        </w:rPr>
        <w:t>Journal of Cognitive Neuroscience</w:t>
      </w:r>
      <w:r w:rsidRPr="00672370">
        <w:rPr>
          <w:noProof/>
          <w:szCs w:val="24"/>
        </w:rPr>
        <w:t xml:space="preserve">, </w:t>
      </w:r>
      <w:r w:rsidRPr="00672370">
        <w:rPr>
          <w:i/>
          <w:iCs/>
          <w:noProof/>
          <w:szCs w:val="24"/>
        </w:rPr>
        <w:t>24</w:t>
      </w:r>
      <w:r w:rsidRPr="00672370">
        <w:rPr>
          <w:noProof/>
          <w:szCs w:val="24"/>
        </w:rPr>
        <w:t>(8), 1779–1793. https://doi.org/10.1162/jocn_a_00212</w:t>
      </w:r>
    </w:p>
    <w:p w14:paraId="1A9DDC94"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Krebs, R M, &amp; Woldorff, M. G. (2017). Cognitive control and reward. In T. Egner (Ed.), </w:t>
      </w:r>
      <w:r w:rsidRPr="00672370">
        <w:rPr>
          <w:i/>
          <w:iCs/>
          <w:noProof/>
          <w:szCs w:val="24"/>
        </w:rPr>
        <w:t>Wiley Handbook of Cognitive Control</w:t>
      </w:r>
      <w:r w:rsidRPr="00672370">
        <w:rPr>
          <w:noProof/>
          <w:szCs w:val="24"/>
        </w:rPr>
        <w:t xml:space="preserve"> (pp. 422–439). Wiley-Blackwell.</w:t>
      </w:r>
    </w:p>
    <w:p w14:paraId="3523DCC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Krebs, Ruth M., Boehler, C. N., Roberts, K. C., Song, A. W., &amp; Woldorff, M. G. (2012). The involvement of the dopaminergic midbrain and cortico-striatal-thalamic circuits in the integration of reward prospect and attentional task demands. </w:t>
      </w:r>
      <w:r w:rsidRPr="00672370">
        <w:rPr>
          <w:i/>
          <w:iCs/>
          <w:noProof/>
          <w:szCs w:val="24"/>
        </w:rPr>
        <w:t>Cerebral Cortex</w:t>
      </w:r>
      <w:r w:rsidRPr="00672370">
        <w:rPr>
          <w:noProof/>
          <w:szCs w:val="24"/>
        </w:rPr>
        <w:t xml:space="preserve">, </w:t>
      </w:r>
      <w:r w:rsidRPr="00672370">
        <w:rPr>
          <w:i/>
          <w:iCs/>
          <w:noProof/>
          <w:szCs w:val="24"/>
        </w:rPr>
        <w:t>22</w:t>
      </w:r>
      <w:r w:rsidRPr="00672370">
        <w:rPr>
          <w:noProof/>
          <w:szCs w:val="24"/>
        </w:rPr>
        <w:t>(3), 607–615. https://doi.org/10.1093/cercor/bhr134</w:t>
      </w:r>
    </w:p>
    <w:p w14:paraId="3BD89A6D"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Kruschke, J. K., &amp; Meredith, M. (2017). BEST: Bayesian Estimation Supersedes the t-Test.</w:t>
      </w:r>
    </w:p>
    <w:p w14:paraId="7FA917EB"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Kruschke, John K. (2014). </w:t>
      </w:r>
      <w:r w:rsidRPr="00672370">
        <w:rPr>
          <w:i/>
          <w:iCs/>
          <w:noProof/>
          <w:szCs w:val="24"/>
        </w:rPr>
        <w:t>Doing Bayesian data analysis: A tutorial with R, JAGS, and Stan, second edition</w:t>
      </w:r>
      <w:r w:rsidRPr="00672370">
        <w:rPr>
          <w:noProof/>
          <w:szCs w:val="24"/>
        </w:rPr>
        <w:t xml:space="preserve">. </w:t>
      </w:r>
      <w:r w:rsidRPr="00672370">
        <w:rPr>
          <w:i/>
          <w:iCs/>
          <w:noProof/>
          <w:szCs w:val="24"/>
        </w:rPr>
        <w:t>Doing Bayesian Data Analysis: A Tutorial with R, JAGS, and Stan, Second Edition</w:t>
      </w:r>
      <w:r w:rsidRPr="00672370">
        <w:rPr>
          <w:noProof/>
          <w:szCs w:val="24"/>
        </w:rPr>
        <w:t xml:space="preserve"> (2nd ed.). Elsevier Inc. https://doi.org/10.1016/B978-0-12-405888-0.09999-2</w:t>
      </w:r>
    </w:p>
    <w:p w14:paraId="150787C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Luque, D., Beesley, T., Morris, R. W., Jack, B. N., Griffiths, O., Whitford, T. J., &amp; Le Pelley, M. E. (2017). Goal-Directed and Habit-Like Modulations of Stimulus Processing during Reinforcement Learning. </w:t>
      </w:r>
      <w:r w:rsidRPr="00672370">
        <w:rPr>
          <w:i/>
          <w:iCs/>
          <w:noProof/>
          <w:szCs w:val="24"/>
        </w:rPr>
        <w:t>The Journal of Neuroscience</w:t>
      </w:r>
      <w:r w:rsidRPr="00672370">
        <w:rPr>
          <w:noProof/>
          <w:szCs w:val="24"/>
        </w:rPr>
        <w:t xml:space="preserve">, </w:t>
      </w:r>
      <w:r w:rsidRPr="00672370">
        <w:rPr>
          <w:i/>
          <w:iCs/>
          <w:noProof/>
          <w:szCs w:val="24"/>
        </w:rPr>
        <w:t>37</w:t>
      </w:r>
      <w:r w:rsidRPr="00672370">
        <w:rPr>
          <w:noProof/>
          <w:szCs w:val="24"/>
        </w:rPr>
        <w:t>(11), 3009–3017. https://doi.org/10.1523/jneurosci.3205-16.2017</w:t>
      </w:r>
    </w:p>
    <w:p w14:paraId="5CF0F5C5"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MacLean, M. H., &amp; Giesbrecht, B. (2015). Neural evidence reveals the rapid effects of reward history on selective attention. </w:t>
      </w:r>
      <w:r w:rsidRPr="00672370">
        <w:rPr>
          <w:i/>
          <w:iCs/>
          <w:noProof/>
          <w:szCs w:val="24"/>
        </w:rPr>
        <w:t>Brain Research</w:t>
      </w:r>
      <w:r w:rsidRPr="00672370">
        <w:rPr>
          <w:noProof/>
          <w:szCs w:val="24"/>
        </w:rPr>
        <w:t xml:space="preserve">, </w:t>
      </w:r>
      <w:r w:rsidRPr="00672370">
        <w:rPr>
          <w:i/>
          <w:iCs/>
          <w:noProof/>
          <w:szCs w:val="24"/>
        </w:rPr>
        <w:t>1606</w:t>
      </w:r>
      <w:r w:rsidRPr="00672370">
        <w:rPr>
          <w:noProof/>
          <w:szCs w:val="24"/>
        </w:rPr>
        <w:t>, 86–94. https://doi.org/10.1016/j.brainres.2015.02.016</w:t>
      </w:r>
    </w:p>
    <w:p w14:paraId="231178E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Macmillan, N. A., &amp; Creelman, C. D. (2004). </w:t>
      </w:r>
      <w:r w:rsidRPr="00672370">
        <w:rPr>
          <w:i/>
          <w:iCs/>
          <w:noProof/>
          <w:szCs w:val="24"/>
        </w:rPr>
        <w:t>Detection theory: A user’s guide</w:t>
      </w:r>
      <w:r w:rsidRPr="00672370">
        <w:rPr>
          <w:noProof/>
          <w:szCs w:val="24"/>
        </w:rPr>
        <w:t xml:space="preserve">. Psychology </w:t>
      </w:r>
      <w:r w:rsidRPr="00672370">
        <w:rPr>
          <w:noProof/>
          <w:szCs w:val="24"/>
        </w:rPr>
        <w:lastRenderedPageBreak/>
        <w:t>press.</w:t>
      </w:r>
    </w:p>
    <w:p w14:paraId="70583D2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Maunsell, J. H. R. (2004). Neuronal representations of cognitive state: Reward or attention? </w:t>
      </w:r>
      <w:r w:rsidRPr="00672370">
        <w:rPr>
          <w:i/>
          <w:iCs/>
          <w:noProof/>
          <w:szCs w:val="24"/>
        </w:rPr>
        <w:t>Trends in Cognitive Sciences</w:t>
      </w:r>
      <w:r w:rsidRPr="00672370">
        <w:rPr>
          <w:noProof/>
          <w:szCs w:val="24"/>
        </w:rPr>
        <w:t xml:space="preserve">, </w:t>
      </w:r>
      <w:r w:rsidRPr="00672370">
        <w:rPr>
          <w:i/>
          <w:iCs/>
          <w:noProof/>
          <w:szCs w:val="24"/>
        </w:rPr>
        <w:t>8</w:t>
      </w:r>
      <w:r w:rsidRPr="00672370">
        <w:rPr>
          <w:noProof/>
          <w:szCs w:val="24"/>
        </w:rPr>
        <w:t>(6), 261–265. https://doi.org/10.1016/j.tics.2004.04.003</w:t>
      </w:r>
    </w:p>
    <w:p w14:paraId="042F48C8"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McElreath, R. (2016). </w:t>
      </w:r>
      <w:r w:rsidRPr="00672370">
        <w:rPr>
          <w:i/>
          <w:iCs/>
          <w:noProof/>
          <w:szCs w:val="24"/>
        </w:rPr>
        <w:t>Statistical Rethinking: A Bayesian Course with Examples in R and Stan</w:t>
      </w:r>
      <w:r w:rsidRPr="00672370">
        <w:rPr>
          <w:noProof/>
          <w:szCs w:val="24"/>
        </w:rPr>
        <w:t>. Chapman Hall - CRC.</w:t>
      </w:r>
    </w:p>
    <w:p w14:paraId="2507CFF0"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Muller, M. M., Andersen, S., Trujillo, N. J., Valdes-Sosa, P., Malinowski, P., &amp; Hillyard, S. A. (2006). Feature-selective attention enhances color signals in early visual areas of the human brain. </w:t>
      </w:r>
      <w:r w:rsidRPr="00672370">
        <w:rPr>
          <w:i/>
          <w:iCs/>
          <w:noProof/>
          <w:szCs w:val="24"/>
        </w:rPr>
        <w:t>Proceedings of the National Academy of Sciences</w:t>
      </w:r>
      <w:r w:rsidRPr="00672370">
        <w:rPr>
          <w:noProof/>
          <w:szCs w:val="24"/>
        </w:rPr>
        <w:t xml:space="preserve">, </w:t>
      </w:r>
      <w:r w:rsidRPr="00672370">
        <w:rPr>
          <w:i/>
          <w:iCs/>
          <w:noProof/>
          <w:szCs w:val="24"/>
        </w:rPr>
        <w:t>103</w:t>
      </w:r>
      <w:r w:rsidRPr="00672370">
        <w:rPr>
          <w:noProof/>
          <w:szCs w:val="24"/>
        </w:rPr>
        <w:t>(38), 14250–14254. https://doi.org/10.1073/pnas.0606668103</w:t>
      </w:r>
    </w:p>
    <w:p w14:paraId="37C0F544"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Müller, M. M., Teder-Sälejärvi, W., &amp; Hillyard, S. A. (1998). The time course of cortical facilitation during cued shifts of spatial attention. </w:t>
      </w:r>
      <w:r w:rsidRPr="00672370">
        <w:rPr>
          <w:i/>
          <w:iCs/>
          <w:noProof/>
          <w:szCs w:val="24"/>
        </w:rPr>
        <w:t>Nature Neuroscience</w:t>
      </w:r>
      <w:r w:rsidRPr="00672370">
        <w:rPr>
          <w:noProof/>
          <w:szCs w:val="24"/>
        </w:rPr>
        <w:t xml:space="preserve">, </w:t>
      </w:r>
      <w:r w:rsidRPr="00672370">
        <w:rPr>
          <w:i/>
          <w:iCs/>
          <w:noProof/>
          <w:szCs w:val="24"/>
        </w:rPr>
        <w:t>1</w:t>
      </w:r>
      <w:r w:rsidRPr="00672370">
        <w:rPr>
          <w:noProof/>
          <w:szCs w:val="24"/>
        </w:rPr>
        <w:t>(7), 631–634.</w:t>
      </w:r>
    </w:p>
    <w:p w14:paraId="008E0BB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Musslick, S., Shenhav, A., Botvinick, M. M., &amp; Cohen, J. D. (2015). A computational model of control allocation based on the Expected Value of Control. </w:t>
      </w:r>
      <w:r w:rsidRPr="00672370">
        <w:rPr>
          <w:i/>
          <w:iCs/>
          <w:noProof/>
          <w:szCs w:val="24"/>
        </w:rPr>
        <w:t>Reinforcement Learning and Decision Making Conference</w:t>
      </w:r>
      <w:r w:rsidRPr="00672370">
        <w:rPr>
          <w:noProof/>
          <w:szCs w:val="24"/>
        </w:rPr>
        <w:t xml:space="preserve">, </w:t>
      </w:r>
      <w:r w:rsidRPr="00672370">
        <w:rPr>
          <w:i/>
          <w:iCs/>
          <w:noProof/>
          <w:szCs w:val="24"/>
        </w:rPr>
        <w:t>59</w:t>
      </w:r>
      <w:r w:rsidRPr="00672370">
        <w:rPr>
          <w:noProof/>
          <w:szCs w:val="24"/>
        </w:rPr>
        <w:t>(1978), 2014.</w:t>
      </w:r>
    </w:p>
    <w:p w14:paraId="646364E8"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Nalborczyk, L., &amp; Bürkner, P.-C. (2019). An Introduction to Bayesian Multilevel Models Using brms: A Case Study of Gender Effects on Vowel Variability in Standard Indonesian. </w:t>
      </w:r>
      <w:r w:rsidRPr="00672370">
        <w:rPr>
          <w:i/>
          <w:iCs/>
          <w:noProof/>
          <w:szCs w:val="24"/>
        </w:rPr>
        <w:t>Journal of Speech, Language, and Hearing Research</w:t>
      </w:r>
      <w:r w:rsidRPr="00672370">
        <w:rPr>
          <w:noProof/>
          <w:szCs w:val="24"/>
        </w:rPr>
        <w:t>.</w:t>
      </w:r>
    </w:p>
    <w:p w14:paraId="54230FCB"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Nolan, H., Whelan, R., &amp; Reilly, R. B. (2010). FASTER: Fully Automated Statistical Thresholding for EEG artifact Rejection. </w:t>
      </w:r>
      <w:r w:rsidRPr="00672370">
        <w:rPr>
          <w:i/>
          <w:iCs/>
          <w:noProof/>
          <w:szCs w:val="24"/>
        </w:rPr>
        <w:t>Journal of Neuroscience Methods</w:t>
      </w:r>
      <w:r w:rsidRPr="00672370">
        <w:rPr>
          <w:noProof/>
          <w:szCs w:val="24"/>
        </w:rPr>
        <w:t xml:space="preserve">, </w:t>
      </w:r>
      <w:r w:rsidRPr="00672370">
        <w:rPr>
          <w:i/>
          <w:iCs/>
          <w:noProof/>
          <w:szCs w:val="24"/>
        </w:rPr>
        <w:t>192</w:t>
      </w:r>
      <w:r w:rsidRPr="00672370">
        <w:rPr>
          <w:noProof/>
          <w:szCs w:val="24"/>
        </w:rPr>
        <w:t>(1), 152–162. https://doi.org/10.1016/j.jneumeth.2010.07.015</w:t>
      </w:r>
    </w:p>
    <w:p w14:paraId="6021B92F"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Padmala, S., &amp; Pessoa, L. (2011). Reward reduces conflict by enhancing attentional control and biasing visual cortical processing. </w:t>
      </w:r>
      <w:r w:rsidRPr="00672370">
        <w:rPr>
          <w:i/>
          <w:iCs/>
          <w:noProof/>
          <w:szCs w:val="24"/>
        </w:rPr>
        <w:t>Journal of Cognitive Neuroscience</w:t>
      </w:r>
      <w:r w:rsidRPr="00672370">
        <w:rPr>
          <w:noProof/>
          <w:szCs w:val="24"/>
        </w:rPr>
        <w:t xml:space="preserve">, </w:t>
      </w:r>
      <w:r w:rsidRPr="00672370">
        <w:rPr>
          <w:i/>
          <w:iCs/>
          <w:noProof/>
          <w:szCs w:val="24"/>
        </w:rPr>
        <w:t>23</w:t>
      </w:r>
      <w:r w:rsidRPr="00672370">
        <w:rPr>
          <w:noProof/>
          <w:szCs w:val="24"/>
        </w:rPr>
        <w:t>(11), 3419–3432. https://doi.org/10.1162/jocn_a_00011</w:t>
      </w:r>
    </w:p>
    <w:p w14:paraId="08CA232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Pallier, C. (2002). Computing discriminability and bias with the R software. Retrieved July 25, </w:t>
      </w:r>
      <w:r w:rsidRPr="00672370">
        <w:rPr>
          <w:noProof/>
          <w:szCs w:val="24"/>
        </w:rPr>
        <w:lastRenderedPageBreak/>
        <w:t>2019, from http://www.pallier.org/pdfs/aprime.pdf</w:t>
      </w:r>
    </w:p>
    <w:p w14:paraId="4DB287C6"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Perrin, F., Pernier, J., Bertrand, O., &amp; Echallier, J. F. (1989). Spherical splines for scalp potential and current density mapping. </w:t>
      </w:r>
      <w:r w:rsidRPr="00672370">
        <w:rPr>
          <w:i/>
          <w:iCs/>
          <w:noProof/>
          <w:szCs w:val="24"/>
        </w:rPr>
        <w:t>Electroencephalography and Clinical Neurophysiology</w:t>
      </w:r>
      <w:r w:rsidRPr="00672370">
        <w:rPr>
          <w:noProof/>
          <w:szCs w:val="24"/>
        </w:rPr>
        <w:t xml:space="preserve">, </w:t>
      </w:r>
      <w:r w:rsidRPr="00672370">
        <w:rPr>
          <w:i/>
          <w:iCs/>
          <w:noProof/>
          <w:szCs w:val="24"/>
        </w:rPr>
        <w:t>72</w:t>
      </w:r>
      <w:r w:rsidRPr="00672370">
        <w:rPr>
          <w:noProof/>
          <w:szCs w:val="24"/>
        </w:rPr>
        <w:t>(2), 184–187. https://doi.org/10.1016/0013-4694(89)90180-6</w:t>
      </w:r>
    </w:p>
    <w:p w14:paraId="550F8827"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Pessoa, L. (2015). Multiple influences of reward on perception and attention. </w:t>
      </w:r>
      <w:r w:rsidRPr="00672370">
        <w:rPr>
          <w:i/>
          <w:iCs/>
          <w:noProof/>
          <w:szCs w:val="24"/>
        </w:rPr>
        <w:t>Visual Cognition</w:t>
      </w:r>
      <w:r w:rsidRPr="00672370">
        <w:rPr>
          <w:noProof/>
          <w:szCs w:val="24"/>
        </w:rPr>
        <w:t xml:space="preserve">, </w:t>
      </w:r>
      <w:r w:rsidRPr="00672370">
        <w:rPr>
          <w:i/>
          <w:iCs/>
          <w:noProof/>
          <w:szCs w:val="24"/>
        </w:rPr>
        <w:t>23</w:t>
      </w:r>
      <w:r w:rsidRPr="00672370">
        <w:rPr>
          <w:noProof/>
          <w:szCs w:val="24"/>
        </w:rPr>
        <w:t>(1–2), 272–290. https://doi.org/10.1080/13506285.2014.974729</w:t>
      </w:r>
    </w:p>
    <w:p w14:paraId="4FE7161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Pessoa, L., &amp; Engelmann, J. B. (2010). Embedding reward signals into perception and cognition. </w:t>
      </w:r>
      <w:r w:rsidRPr="00672370">
        <w:rPr>
          <w:i/>
          <w:iCs/>
          <w:noProof/>
          <w:szCs w:val="24"/>
        </w:rPr>
        <w:t>Frontiers in Neuroscience</w:t>
      </w:r>
      <w:r w:rsidRPr="00672370">
        <w:rPr>
          <w:noProof/>
          <w:szCs w:val="24"/>
        </w:rPr>
        <w:t xml:space="preserve">, </w:t>
      </w:r>
      <w:r w:rsidRPr="00672370">
        <w:rPr>
          <w:i/>
          <w:iCs/>
          <w:noProof/>
          <w:szCs w:val="24"/>
        </w:rPr>
        <w:t>4</w:t>
      </w:r>
      <w:r w:rsidRPr="00672370">
        <w:rPr>
          <w:noProof/>
          <w:szCs w:val="24"/>
        </w:rPr>
        <w:t>(September), 1–8. https://doi.org/10.3389/fnins.2010.00017</w:t>
      </w:r>
    </w:p>
    <w:p w14:paraId="6F48171F"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Phillips, N. (2016). Yarrr: A companion to the e-book YaRrr!: The Pirate’s Guide to R. R package version 0.1.</w:t>
      </w:r>
    </w:p>
    <w:p w14:paraId="3BABF02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Posner, M. I. (1980). Orienting of attention. </w:t>
      </w:r>
      <w:r w:rsidRPr="00672370">
        <w:rPr>
          <w:i/>
          <w:iCs/>
          <w:noProof/>
          <w:szCs w:val="24"/>
        </w:rPr>
        <w:t>The Quarterly Journal of Experimental Psychology</w:t>
      </w:r>
      <w:r w:rsidRPr="00672370">
        <w:rPr>
          <w:noProof/>
          <w:szCs w:val="24"/>
        </w:rPr>
        <w:t xml:space="preserve">, </w:t>
      </w:r>
      <w:r w:rsidRPr="00672370">
        <w:rPr>
          <w:i/>
          <w:iCs/>
          <w:noProof/>
          <w:szCs w:val="24"/>
        </w:rPr>
        <w:t>32</w:t>
      </w:r>
      <w:r w:rsidRPr="00672370">
        <w:rPr>
          <w:noProof/>
          <w:szCs w:val="24"/>
        </w:rPr>
        <w:t>(1), 3–25. https://doi.org/10.1080/00335558008248231</w:t>
      </w:r>
    </w:p>
    <w:p w14:paraId="4E28032B"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Posner, MI I. (1980). Orienting of attention. </w:t>
      </w:r>
      <w:r w:rsidRPr="00672370">
        <w:rPr>
          <w:i/>
          <w:iCs/>
          <w:noProof/>
          <w:szCs w:val="24"/>
        </w:rPr>
        <w:t>Quarterly Journal of Experimental Psychology</w:t>
      </w:r>
      <w:r w:rsidRPr="00672370">
        <w:rPr>
          <w:noProof/>
          <w:szCs w:val="24"/>
        </w:rPr>
        <w:t xml:space="preserve">, </w:t>
      </w:r>
      <w:r w:rsidRPr="00672370">
        <w:rPr>
          <w:i/>
          <w:iCs/>
          <w:noProof/>
          <w:szCs w:val="24"/>
        </w:rPr>
        <w:t>32</w:t>
      </w:r>
      <w:r w:rsidRPr="00672370">
        <w:rPr>
          <w:noProof/>
          <w:szCs w:val="24"/>
        </w:rPr>
        <w:t>(1), 3–25. https://doi.org/10.1080/00335558008248231</w:t>
      </w:r>
    </w:p>
    <w:p w14:paraId="700E7903"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t xml:space="preserve">Qi, S., Zeng, Q., Ding, C., &amp; Li, H. (2013). </w:t>
      </w:r>
      <w:r w:rsidRPr="00672370">
        <w:rPr>
          <w:noProof/>
          <w:szCs w:val="24"/>
        </w:rPr>
        <w:t xml:space="preserve">Neural correlates of reward-driven attentional capture in visual search. </w:t>
      </w:r>
      <w:r w:rsidRPr="00672370">
        <w:rPr>
          <w:i/>
          <w:iCs/>
          <w:noProof/>
          <w:szCs w:val="24"/>
        </w:rPr>
        <w:t>Brain Research</w:t>
      </w:r>
      <w:r w:rsidRPr="00672370">
        <w:rPr>
          <w:noProof/>
          <w:szCs w:val="24"/>
        </w:rPr>
        <w:t xml:space="preserve">, </w:t>
      </w:r>
      <w:r w:rsidRPr="00672370">
        <w:rPr>
          <w:i/>
          <w:iCs/>
          <w:noProof/>
          <w:szCs w:val="24"/>
        </w:rPr>
        <w:t>1532</w:t>
      </w:r>
      <w:r w:rsidRPr="00672370">
        <w:rPr>
          <w:noProof/>
          <w:szCs w:val="24"/>
        </w:rPr>
        <w:t>, 32–43. https://doi.org/10.1016/j.brainres.2013.07.044</w:t>
      </w:r>
    </w:p>
    <w:p w14:paraId="7645539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R Core Team. (2017). R: A Language and Environment for Statistical Computing. R Foundation for Statistical Computing.</w:t>
      </w:r>
    </w:p>
    <w:p w14:paraId="5CA57AAF"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Rinker, T., &amp; Kurkiewicz, D. (n.d.). pacman: Package Management for R.</w:t>
      </w:r>
    </w:p>
    <w:p w14:paraId="536084E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t xml:space="preserve">Roelfsema, P. R., van Ooyen, A., &amp; Watanabe, T. (2010). </w:t>
      </w:r>
      <w:r w:rsidRPr="00672370">
        <w:rPr>
          <w:noProof/>
          <w:szCs w:val="24"/>
        </w:rPr>
        <w:t xml:space="preserve">Perceptual learning rules based on reinforcers and attention. </w:t>
      </w:r>
      <w:r w:rsidRPr="00672370">
        <w:rPr>
          <w:i/>
          <w:iCs/>
          <w:noProof/>
          <w:szCs w:val="24"/>
        </w:rPr>
        <w:t>Trends in Cognitive Sciences</w:t>
      </w:r>
      <w:r w:rsidRPr="00672370">
        <w:rPr>
          <w:noProof/>
          <w:szCs w:val="24"/>
        </w:rPr>
        <w:t xml:space="preserve">, </w:t>
      </w:r>
      <w:r w:rsidRPr="00672370">
        <w:rPr>
          <w:i/>
          <w:iCs/>
          <w:noProof/>
          <w:szCs w:val="24"/>
        </w:rPr>
        <w:t>14</w:t>
      </w:r>
      <w:r w:rsidRPr="00672370">
        <w:rPr>
          <w:noProof/>
          <w:szCs w:val="24"/>
        </w:rPr>
        <w:t>(2), 64–71. https://doi.org/10.1016/j.tics.2009.11.005</w:t>
      </w:r>
    </w:p>
    <w:p w14:paraId="38D6AEDD"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RStudio Team. (2015). Integrated Development for R. RStudio, Inc.</w:t>
      </w:r>
    </w:p>
    <w:p w14:paraId="1EFF292E"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lastRenderedPageBreak/>
        <w:t xml:space="preserve">Schevernels, H., Krebs, R. M., Santens, P., Woldorff, M. G., &amp; Boehler, C. N. (2014). </w:t>
      </w:r>
      <w:r w:rsidRPr="00672370">
        <w:rPr>
          <w:noProof/>
          <w:szCs w:val="24"/>
        </w:rPr>
        <w:t xml:space="preserve">Task preparation processes related to reward prediction precede those related to task-difficulty expectation. </w:t>
      </w:r>
      <w:r w:rsidRPr="00672370">
        <w:rPr>
          <w:i/>
          <w:iCs/>
          <w:noProof/>
          <w:szCs w:val="24"/>
        </w:rPr>
        <w:t>NeuroImage</w:t>
      </w:r>
      <w:r w:rsidRPr="00672370">
        <w:rPr>
          <w:noProof/>
          <w:szCs w:val="24"/>
        </w:rPr>
        <w:t xml:space="preserve">, </w:t>
      </w:r>
      <w:r w:rsidRPr="00672370">
        <w:rPr>
          <w:i/>
          <w:iCs/>
          <w:noProof/>
          <w:szCs w:val="24"/>
        </w:rPr>
        <w:t>84</w:t>
      </w:r>
      <w:r w:rsidRPr="00672370">
        <w:rPr>
          <w:noProof/>
          <w:szCs w:val="24"/>
        </w:rPr>
        <w:t>, 639–647. https://doi.org/10.1016/j.neuroimage.2013.09.039</w:t>
      </w:r>
    </w:p>
    <w:p w14:paraId="3DDB9BD5"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Serences, J. T. (2008). Value-Based Modulations in Human Visual Cortex. </w:t>
      </w:r>
      <w:r w:rsidRPr="00672370">
        <w:rPr>
          <w:i/>
          <w:iCs/>
          <w:noProof/>
          <w:szCs w:val="24"/>
        </w:rPr>
        <w:t>Neuron</w:t>
      </w:r>
      <w:r w:rsidRPr="00672370">
        <w:rPr>
          <w:noProof/>
          <w:szCs w:val="24"/>
        </w:rPr>
        <w:t xml:space="preserve">, </w:t>
      </w:r>
      <w:r w:rsidRPr="00672370">
        <w:rPr>
          <w:i/>
          <w:iCs/>
          <w:noProof/>
          <w:szCs w:val="24"/>
        </w:rPr>
        <w:t>60</w:t>
      </w:r>
      <w:r w:rsidRPr="00672370">
        <w:rPr>
          <w:noProof/>
          <w:szCs w:val="24"/>
        </w:rPr>
        <w:t>(6), 1169–1181. https://doi.org/10.1016/j.neuron.2008.10.051</w:t>
      </w:r>
    </w:p>
    <w:p w14:paraId="2CF61737" w14:textId="77777777" w:rsidR="00672370" w:rsidRPr="007946E2" w:rsidRDefault="00672370" w:rsidP="00672370">
      <w:pPr>
        <w:widowControl w:val="0"/>
        <w:autoSpaceDE w:val="0"/>
        <w:autoSpaceDN w:val="0"/>
        <w:adjustRightInd w:val="0"/>
        <w:spacing w:after="0" w:line="480" w:lineRule="auto"/>
        <w:ind w:left="480" w:hanging="480"/>
        <w:rPr>
          <w:noProof/>
          <w:szCs w:val="24"/>
          <w:lang w:val="nl-BE"/>
        </w:rPr>
      </w:pPr>
      <w:r w:rsidRPr="00672370">
        <w:rPr>
          <w:noProof/>
          <w:szCs w:val="24"/>
        </w:rPr>
        <w:t xml:space="preserve">Shenhav, A., Botvinick, M., &amp; Cohen, J. (2013). The expected value of control: An integrative theory of anterior cingulate cortex function. </w:t>
      </w:r>
      <w:r w:rsidRPr="007946E2">
        <w:rPr>
          <w:i/>
          <w:iCs/>
          <w:noProof/>
          <w:szCs w:val="24"/>
          <w:lang w:val="nl-BE"/>
        </w:rPr>
        <w:t>Neuron</w:t>
      </w:r>
      <w:r w:rsidRPr="007946E2">
        <w:rPr>
          <w:noProof/>
          <w:szCs w:val="24"/>
          <w:lang w:val="nl-BE"/>
        </w:rPr>
        <w:t xml:space="preserve">, </w:t>
      </w:r>
      <w:r w:rsidRPr="007946E2">
        <w:rPr>
          <w:i/>
          <w:iCs/>
          <w:noProof/>
          <w:szCs w:val="24"/>
          <w:lang w:val="nl-BE"/>
        </w:rPr>
        <w:t>79</w:t>
      </w:r>
      <w:r w:rsidRPr="007946E2">
        <w:rPr>
          <w:noProof/>
          <w:szCs w:val="24"/>
          <w:lang w:val="nl-BE"/>
        </w:rPr>
        <w:t>(2), 217–240. https://doi.org/10.1016/j.neuron.2013.07.007</w:t>
      </w:r>
    </w:p>
    <w:p w14:paraId="77E574D7"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t xml:space="preserve">Steinhauser, M., &amp; Andersen, S. K. (2019). </w:t>
      </w:r>
      <w:r w:rsidRPr="00672370">
        <w:rPr>
          <w:noProof/>
          <w:szCs w:val="24"/>
        </w:rPr>
        <w:t xml:space="preserve">Rapid adaptive adjustments of selective attention following errors revealed by the time course of steady-state visual evoked potentials. </w:t>
      </w:r>
      <w:r w:rsidRPr="00672370">
        <w:rPr>
          <w:i/>
          <w:iCs/>
          <w:noProof/>
          <w:szCs w:val="24"/>
        </w:rPr>
        <w:t>NeuroImage</w:t>
      </w:r>
      <w:r w:rsidRPr="00672370">
        <w:rPr>
          <w:noProof/>
          <w:szCs w:val="24"/>
        </w:rPr>
        <w:t xml:space="preserve">, </w:t>
      </w:r>
      <w:r w:rsidRPr="00672370">
        <w:rPr>
          <w:i/>
          <w:iCs/>
          <w:noProof/>
          <w:szCs w:val="24"/>
        </w:rPr>
        <w:t>186</w:t>
      </w:r>
      <w:r w:rsidRPr="00672370">
        <w:rPr>
          <w:noProof/>
          <w:szCs w:val="24"/>
        </w:rPr>
        <w:t>(July 2018), 83–92. https://doi.org/10.1016/j.neuroimage.2018.10.059</w:t>
      </w:r>
    </w:p>
    <w:p w14:paraId="38C05078"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672370">
        <w:rPr>
          <w:i/>
          <w:iCs/>
          <w:noProof/>
          <w:szCs w:val="24"/>
        </w:rPr>
        <w:t>BioRxiv</w:t>
      </w:r>
      <w:r w:rsidRPr="00672370">
        <w:rPr>
          <w:noProof/>
          <w:szCs w:val="24"/>
        </w:rPr>
        <w:t>, 622589. https://doi.org/10.1101/622589</w:t>
      </w:r>
    </w:p>
    <w:p w14:paraId="44DBE8E1" w14:textId="77777777" w:rsidR="00672370" w:rsidRPr="007946E2" w:rsidRDefault="00672370" w:rsidP="00672370">
      <w:pPr>
        <w:widowControl w:val="0"/>
        <w:autoSpaceDE w:val="0"/>
        <w:autoSpaceDN w:val="0"/>
        <w:adjustRightInd w:val="0"/>
        <w:spacing w:after="0" w:line="480" w:lineRule="auto"/>
        <w:ind w:left="480" w:hanging="480"/>
        <w:rPr>
          <w:noProof/>
          <w:szCs w:val="24"/>
          <w:lang w:val="nl-BE"/>
        </w:rPr>
      </w:pPr>
      <w:r w:rsidRPr="00672370">
        <w:rPr>
          <w:noProof/>
          <w:szCs w:val="24"/>
        </w:rPr>
        <w:t xml:space="preserve">Theeuwes, J. (2010). Top-down and bottom-up control of visual selection. </w:t>
      </w:r>
      <w:r w:rsidRPr="007946E2">
        <w:rPr>
          <w:i/>
          <w:iCs/>
          <w:noProof/>
          <w:szCs w:val="24"/>
          <w:lang w:val="nl-BE"/>
        </w:rPr>
        <w:t>Acta Psychologica</w:t>
      </w:r>
      <w:r w:rsidRPr="007946E2">
        <w:rPr>
          <w:noProof/>
          <w:szCs w:val="24"/>
          <w:lang w:val="nl-BE"/>
        </w:rPr>
        <w:t xml:space="preserve">, </w:t>
      </w:r>
      <w:r w:rsidRPr="007946E2">
        <w:rPr>
          <w:i/>
          <w:iCs/>
          <w:noProof/>
          <w:szCs w:val="24"/>
          <w:lang w:val="nl-BE"/>
        </w:rPr>
        <w:t>135</w:t>
      </w:r>
      <w:r w:rsidRPr="007946E2">
        <w:rPr>
          <w:noProof/>
          <w:szCs w:val="24"/>
          <w:lang w:val="nl-BE"/>
        </w:rPr>
        <w:t>(2), 77–99. https://doi.org/10.1016/j.actpsy.2010.02.006</w:t>
      </w:r>
    </w:p>
    <w:p w14:paraId="4381DF0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7946E2">
        <w:rPr>
          <w:noProof/>
          <w:szCs w:val="24"/>
          <w:lang w:val="nl-BE"/>
        </w:rPr>
        <w:t xml:space="preserve">Van der Does, A. J. W. (2002). </w:t>
      </w:r>
      <w:r w:rsidRPr="007946E2">
        <w:rPr>
          <w:i/>
          <w:iCs/>
          <w:noProof/>
          <w:szCs w:val="24"/>
          <w:lang w:val="nl-BE"/>
        </w:rPr>
        <w:t xml:space="preserve">Handleiding bij de Nederlandse versie van beck depression inventory—second edition (BDI-II-NL). </w:t>
      </w:r>
      <w:r w:rsidRPr="00672370">
        <w:rPr>
          <w:i/>
          <w:iCs/>
          <w:noProof/>
          <w:szCs w:val="24"/>
        </w:rPr>
        <w:t>[The Dutch version of the Beck depression inventory].</w:t>
      </w:r>
      <w:r w:rsidRPr="00672370">
        <w:rPr>
          <w:noProof/>
          <w:szCs w:val="24"/>
        </w:rPr>
        <w:t xml:space="preserve"> Amsterdam: Harcourt.</w:t>
      </w:r>
    </w:p>
    <w:p w14:paraId="6856AAFF"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Verguts, T., Vassena, E., &amp; Silvetti, M. (2015). Adaptive effort investment in cognitive and physical tasks: a neurocomputational model. </w:t>
      </w:r>
      <w:r w:rsidRPr="00672370">
        <w:rPr>
          <w:i/>
          <w:iCs/>
          <w:noProof/>
          <w:szCs w:val="24"/>
        </w:rPr>
        <w:t>Frontiers in Behavioral Neuroscience</w:t>
      </w:r>
      <w:r w:rsidRPr="00672370">
        <w:rPr>
          <w:noProof/>
          <w:szCs w:val="24"/>
        </w:rPr>
        <w:t xml:space="preserve">, </w:t>
      </w:r>
      <w:r w:rsidRPr="00672370">
        <w:rPr>
          <w:i/>
          <w:iCs/>
          <w:noProof/>
          <w:szCs w:val="24"/>
        </w:rPr>
        <w:t>9</w:t>
      </w:r>
      <w:r w:rsidRPr="00672370">
        <w:rPr>
          <w:noProof/>
          <w:szCs w:val="24"/>
        </w:rPr>
        <w:t>(March). https://doi.org/10.3389/fnbeh.2015.00057</w:t>
      </w:r>
    </w:p>
    <w:p w14:paraId="5FEAD818"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Watanabe, S. (2010). Asymptotic Equivalence of Bayes Cross Validation and Widely Applicable </w:t>
      </w:r>
      <w:r w:rsidRPr="00672370">
        <w:rPr>
          <w:noProof/>
          <w:szCs w:val="24"/>
        </w:rPr>
        <w:lastRenderedPageBreak/>
        <w:t xml:space="preserve">Information Criterion in Singular Learning Theory, </w:t>
      </w:r>
      <w:r w:rsidRPr="00672370">
        <w:rPr>
          <w:i/>
          <w:iCs/>
          <w:noProof/>
          <w:szCs w:val="24"/>
        </w:rPr>
        <w:t>11</w:t>
      </w:r>
      <w:r w:rsidRPr="00672370">
        <w:rPr>
          <w:noProof/>
          <w:szCs w:val="24"/>
        </w:rPr>
        <w:t>, 3571–3594. Retrieved from http://arxiv.org/abs/1004.2316</w:t>
      </w:r>
    </w:p>
    <w:p w14:paraId="4F70FA4B"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Wickham, H. (2017). Tidyverse: Easily install and load ’tidyverse’ packages. R package version, 1(1).</w:t>
      </w:r>
    </w:p>
    <w:p w14:paraId="3C3EE677"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Wilke, C. O. (2016). cowplot: streamlined plot theme and plot annotations for ‘ggplot2.’ CRAN Repos.</w:t>
      </w:r>
    </w:p>
    <w:p w14:paraId="541C273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Wisniewski, D., Reverberi, C., Momennejad, I., Kahnt, T., &amp; Haynes, J.-D. (2015). The Role of the Parietal Cortex in the Representation of Task-Reward Associations. </w:t>
      </w:r>
      <w:r w:rsidRPr="00672370">
        <w:rPr>
          <w:i/>
          <w:iCs/>
          <w:noProof/>
          <w:szCs w:val="24"/>
        </w:rPr>
        <w:t>Journal of Neuroscience</w:t>
      </w:r>
      <w:r w:rsidRPr="00672370">
        <w:rPr>
          <w:noProof/>
          <w:szCs w:val="24"/>
        </w:rPr>
        <w:t xml:space="preserve">, </w:t>
      </w:r>
      <w:r w:rsidRPr="00672370">
        <w:rPr>
          <w:i/>
          <w:iCs/>
          <w:noProof/>
          <w:szCs w:val="24"/>
        </w:rPr>
        <w:t>35</w:t>
      </w:r>
      <w:r w:rsidRPr="00672370">
        <w:rPr>
          <w:noProof/>
          <w:szCs w:val="24"/>
        </w:rPr>
        <w:t>(36), 12355–12365. https://doi.org/10.1523/jneurosci.4882-14.2015</w:t>
      </w:r>
    </w:p>
    <w:p w14:paraId="571852F9" w14:textId="77777777" w:rsidR="00672370" w:rsidRPr="00672370" w:rsidRDefault="00672370" w:rsidP="00672370">
      <w:pPr>
        <w:widowControl w:val="0"/>
        <w:autoSpaceDE w:val="0"/>
        <w:autoSpaceDN w:val="0"/>
        <w:adjustRightInd w:val="0"/>
        <w:spacing w:after="0" w:line="480" w:lineRule="auto"/>
        <w:ind w:left="480" w:hanging="480"/>
        <w:rPr>
          <w:noProof/>
        </w:rPr>
      </w:pPr>
      <w:r w:rsidRPr="00672370">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3E1EB4">
      <w:headerReference w:type="default" r:id="rId21"/>
      <w:headerReference w:type="first" r:id="rId22"/>
      <w:footerReference w:type="first" r:id="rId23"/>
      <w:pgSz w:w="12240" w:h="15840"/>
      <w:pgMar w:top="1417" w:right="1417" w:bottom="1417" w:left="1417"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8-26T19:22:00Z" w:initials="IG">
    <w:p w14:paraId="1F511228" w14:textId="50AD6A3F" w:rsidR="00A82B7C" w:rsidRDefault="00A82B7C">
      <w:pPr>
        <w:pStyle w:val="CommentText"/>
      </w:pPr>
      <w:r>
        <w:rPr>
          <w:rStyle w:val="CommentReference"/>
        </w:rPr>
        <w:annotationRef/>
      </w:r>
      <w:r>
        <w:t>@Soren: Several questions about the title:</w:t>
      </w:r>
    </w:p>
    <w:p w14:paraId="71A83E75" w14:textId="1B56A3C6" w:rsidR="00A82B7C" w:rsidRDefault="00A82B7C">
      <w:pPr>
        <w:pStyle w:val="CommentText"/>
      </w:pPr>
    </w:p>
    <w:p w14:paraId="65D5B473" w14:textId="3D798186" w:rsidR="00A82B7C" w:rsidRDefault="00A82B7C" w:rsidP="00FF554D">
      <w:pPr>
        <w:pStyle w:val="CommentText"/>
        <w:numPr>
          <w:ilvl w:val="0"/>
          <w:numId w:val="3"/>
        </w:numPr>
      </w:pPr>
      <w:r>
        <w:t xml:space="preserve"> Do you think it’s necessary to mention the SSVEPs?</w:t>
      </w:r>
    </w:p>
    <w:p w14:paraId="796ACEBD" w14:textId="46DA759D" w:rsidR="00A82B7C" w:rsidRDefault="00A82B7C" w:rsidP="00FF554D">
      <w:pPr>
        <w:pStyle w:val="CommentText"/>
        <w:numPr>
          <w:ilvl w:val="0"/>
          <w:numId w:val="3"/>
        </w:numPr>
      </w:pPr>
      <w:r>
        <w:t>The independent enhancement is only part of the results, second being that this effect disappears when rewards are no longer available. Maybe something like this: Rewards flexibly adjust sensory processing in the visual cortex: Insights from SSVEPs</w:t>
      </w:r>
    </w:p>
  </w:comment>
  <w:comment w:id="1" w:author="Ivan Grahek" w:date="2019-08-26T20:04:00Z" w:initials="IG">
    <w:p w14:paraId="575BCBC9" w14:textId="68FCB8BF" w:rsidR="00A82B7C" w:rsidRDefault="00A82B7C">
      <w:pPr>
        <w:pStyle w:val="CommentText"/>
      </w:pPr>
      <w:r>
        <w:rPr>
          <w:rStyle w:val="CommentReference"/>
        </w:rPr>
        <w:annotationRef/>
      </w:r>
      <w:r>
        <w:t>The figure numbers should be readjusted throughout the ms if this figure is decided to stay in the ms.</w:t>
      </w:r>
    </w:p>
  </w:comment>
  <w:comment w:id="2" w:author="Andersen, Soren" w:date="2019-08-12T15:06:00Z" w:initials="AS">
    <w:p w14:paraId="1BA299E5" w14:textId="0E6FD229" w:rsidR="00A82B7C" w:rsidRDefault="00A82B7C">
      <w:pPr>
        <w:pStyle w:val="CommentText"/>
      </w:pPr>
      <w:r>
        <w:rPr>
          <w:rStyle w:val="CommentReference"/>
        </w:rPr>
        <w:annotationRef/>
      </w:r>
      <w:r>
        <w:t>Are these labels consistently used in the reward literature? I would find ‘reward’ or ‘acquisition’ instead of ‘training’, and ‘extinction’ instead of ‘test’ more intuitive (and in line with classical conditioning).</w:t>
      </w:r>
    </w:p>
    <w:p w14:paraId="72DE1EFF" w14:textId="77777777" w:rsidR="00A82B7C" w:rsidRDefault="00A82B7C">
      <w:pPr>
        <w:pStyle w:val="CommentText"/>
      </w:pPr>
    </w:p>
    <w:p w14:paraId="502DC1D3" w14:textId="6EE3258A" w:rsidR="00A82B7C" w:rsidRDefault="00A82B7C">
      <w:pPr>
        <w:pStyle w:val="CommentText"/>
      </w:pPr>
      <w:r>
        <w:t>Especially, we often refer to the initial practice sessions in experiments as training.</w:t>
      </w:r>
    </w:p>
  </w:comment>
  <w:comment w:id="3" w:author="Ivan Grahek" w:date="2019-08-25T13:03:00Z" w:initials="IG">
    <w:p w14:paraId="7D71ED86" w14:textId="229AF302" w:rsidR="00A82B7C" w:rsidRDefault="00A82B7C">
      <w:pPr>
        <w:pStyle w:val="CommentText"/>
      </w:pPr>
      <w:r>
        <w:rPr>
          <w:rStyle w:val="CommentReference"/>
        </w:rPr>
        <w:annotationRef/>
      </w:r>
      <w:r>
        <w:t xml:space="preserve">I thought about the terminology here a lot. The problem is that extinction in the classical learning literature commonly refers to the period of the experiment in which the reward effect cannot be observed anymore, not the period when the rewards are no longer available. </w:t>
      </w:r>
    </w:p>
    <w:p w14:paraId="2D6967DF" w14:textId="3E43705E" w:rsidR="00A82B7C" w:rsidRDefault="00A82B7C">
      <w:pPr>
        <w:pStyle w:val="CommentText"/>
      </w:pPr>
    </w:p>
    <w:p w14:paraId="3C3A9A12" w14:textId="73A3F974" w:rsidR="00A82B7C" w:rsidRDefault="00A82B7C">
      <w:pPr>
        <w:pStyle w:val="CommentText"/>
      </w:pPr>
      <w:r>
        <w:t>Training and test phases are commonly used in the experiments looking at the influence of previous reward association on attention. For example, the reviews which I cite here (</w:t>
      </w:r>
      <w:proofErr w:type="spellStart"/>
      <w:r>
        <w:t>Chellazzi</w:t>
      </w:r>
      <w:proofErr w:type="spellEnd"/>
      <w:r>
        <w:t xml:space="preserve"> et al., 2013 and Failing &amp; </w:t>
      </w:r>
      <w:proofErr w:type="spellStart"/>
      <w:r>
        <w:t>Theeuwes</w:t>
      </w:r>
      <w:proofErr w:type="spellEnd"/>
      <w:r>
        <w:t>, 2018) use this terminology, in part, I think, to avoid the issue with the term extinction.</w:t>
      </w:r>
    </w:p>
    <w:p w14:paraId="74A5DB63" w14:textId="3AC272A1" w:rsidR="00A82B7C" w:rsidRDefault="00A82B7C">
      <w:pPr>
        <w:pStyle w:val="CommentText"/>
      </w:pPr>
    </w:p>
    <w:p w14:paraId="50B4556A" w14:textId="3787FDC6" w:rsidR="00A82B7C" w:rsidRDefault="00A82B7C">
      <w:pPr>
        <w:pStyle w:val="CommentText"/>
      </w:pPr>
      <w:r>
        <w:t xml:space="preserve">Baseline – reward – test could work, but I prefer to stick to the terminology used in the attention-reward world. </w:t>
      </w:r>
    </w:p>
    <w:p w14:paraId="771F72A9" w14:textId="0B2CD6BD" w:rsidR="00A82B7C" w:rsidRDefault="00A82B7C">
      <w:pPr>
        <w:pStyle w:val="CommentText"/>
      </w:pPr>
    </w:p>
    <w:p w14:paraId="5236C9AE" w14:textId="54A0E7D0" w:rsidR="00A82B7C" w:rsidRDefault="00A82B7C">
      <w:pPr>
        <w:pStyle w:val="CommentText"/>
      </w:pPr>
      <w:r>
        <w:t xml:space="preserve">Reviewers will also point out if they feel that this terminology is inappropriate. </w:t>
      </w:r>
    </w:p>
  </w:comment>
  <w:comment w:id="4" w:author="Andersen, Soren" w:date="2019-07-31T16:59:00Z" w:initials="AS">
    <w:p w14:paraId="52B3E655" w14:textId="0498C4BE" w:rsidR="00A82B7C" w:rsidRDefault="00A82B7C">
      <w:pPr>
        <w:pStyle w:val="CommentText"/>
      </w:pPr>
      <w:r>
        <w:rPr>
          <w:rStyle w:val="CommentReference"/>
        </w:rPr>
        <w:annotationRef/>
      </w:r>
      <w:r>
        <w:t>It seems odd to run SCADS on top of FASTER, when both use a similar approach. Do you just mean my eye-movement rejection routines, which actually have nothing to do with the published SCADS method and only carry the prefix because I coded them at the same time?</w:t>
      </w:r>
    </w:p>
  </w:comment>
  <w:comment w:id="5" w:author="Ivan Grahek" w:date="2019-08-02T17:20:00Z" w:initials="IG">
    <w:p w14:paraId="0366890E" w14:textId="3AA8AB7F" w:rsidR="00A82B7C" w:rsidRDefault="00A82B7C">
      <w:pPr>
        <w:pStyle w:val="CommentText"/>
      </w:pPr>
      <w:r>
        <w:rPr>
          <w:rStyle w:val="CommentReference"/>
        </w:rPr>
        <w:annotationRef/>
      </w:r>
      <w:r>
        <w:t xml:space="preserve">We have called this SCADS because that’s how it was named in the code. If this is wrong, it would be great if you could provide a one-sentence explanation of what these </w:t>
      </w:r>
      <w:proofErr w:type="spellStart"/>
      <w:r>
        <w:t>fucntions</w:t>
      </w:r>
      <w:proofErr w:type="spellEnd"/>
      <w:r>
        <w:t xml:space="preserve"> do. Would the sentence above work?</w:t>
      </w:r>
    </w:p>
  </w:comment>
  <w:comment w:id="6" w:author="Andersen, Soren" w:date="2019-08-12T16:07:00Z" w:initials="AS">
    <w:p w14:paraId="67C83B46" w14:textId="6B1AEF6A" w:rsidR="00A82B7C" w:rsidRDefault="00A82B7C" w:rsidP="00D95647">
      <w:pPr>
        <w:pStyle w:val="CommentText"/>
      </w:pPr>
      <w:r>
        <w:rPr>
          <w:rStyle w:val="CommentReference"/>
        </w:rPr>
        <w:annotationRef/>
      </w:r>
      <w:r>
        <w:t>Did you specify a threshold parameter in microvolt for the eye-movements? Otherwise, please look up what the hardcoded default threshold is in your function.</w:t>
      </w:r>
    </w:p>
    <w:p w14:paraId="682CAC89" w14:textId="77777777" w:rsidR="00A82B7C" w:rsidRDefault="00A82B7C">
      <w:pPr>
        <w:pStyle w:val="CommentText"/>
      </w:pPr>
    </w:p>
    <w:p w14:paraId="14E40459" w14:textId="0A87987C" w:rsidR="00A82B7C" w:rsidRDefault="00A82B7C">
      <w:pPr>
        <w:pStyle w:val="CommentText"/>
      </w:pPr>
      <w:r>
        <w:t>I usually reject eye-movements &amp; blinks before any other artifact rejections, but it probably makes a negligible difference.</w:t>
      </w:r>
    </w:p>
  </w:comment>
  <w:comment w:id="7" w:author="Ivan Grahek" w:date="2019-08-13T20:39:00Z" w:initials="IG">
    <w:p w14:paraId="4FE167D6" w14:textId="3C0E3373" w:rsidR="00A82B7C" w:rsidRDefault="00A82B7C">
      <w:pPr>
        <w:pStyle w:val="CommentText"/>
      </w:pPr>
      <w:r>
        <w:rPr>
          <w:rStyle w:val="CommentReference"/>
        </w:rPr>
        <w:annotationRef/>
      </w:r>
      <w:r>
        <w:t xml:space="preserve">For the </w:t>
      </w:r>
      <w:proofErr w:type="spellStart"/>
      <w:r w:rsidRPr="00CE5155">
        <w:t>SCADS_RemoveEyeMovements.m</w:t>
      </w:r>
      <w:proofErr w:type="spellEnd"/>
      <w:r>
        <w:t xml:space="preserve"> script the default threshold was used (25). </w:t>
      </w:r>
    </w:p>
    <w:p w14:paraId="07D8A9CF" w14:textId="69A08168" w:rsidR="00A82B7C" w:rsidRDefault="00A82B7C">
      <w:pPr>
        <w:pStyle w:val="CommentText"/>
      </w:pPr>
    </w:p>
    <w:p w14:paraId="0C2910D1" w14:textId="55E2DC07" w:rsidR="00A82B7C" w:rsidRDefault="00A82B7C">
      <w:pPr>
        <w:pStyle w:val="CommentText"/>
      </w:pPr>
      <w:r>
        <w:t xml:space="preserve">For the </w:t>
      </w:r>
      <w:proofErr w:type="spellStart"/>
      <w:r w:rsidRPr="00CE5155">
        <w:t>SCADS_RemoveBlinks.m</w:t>
      </w:r>
      <w:proofErr w:type="spellEnd"/>
      <w:r>
        <w:t xml:space="preserve"> (attached in the latest e-mail) the defaults were used and the threshold was calculated as pasted below (lines 19-27 in the code). </w:t>
      </w:r>
    </w:p>
    <w:p w14:paraId="7B1FCCFC" w14:textId="33FF2B35" w:rsidR="00A82B7C" w:rsidRDefault="00A82B7C">
      <w:pPr>
        <w:pStyle w:val="CommentText"/>
      </w:pPr>
    </w:p>
    <w:p w14:paraId="5F295E07" w14:textId="1A2FE808" w:rsidR="00A82B7C" w:rsidRDefault="00A82B7C">
      <w:pPr>
        <w:pStyle w:val="CommentText"/>
      </w:pPr>
      <w:r>
        <w:t>Thus there is a straight forward threshold for the eye-movements, but we would need two sentences two explain the threshold for the blinks. Do you think that this is worth it?</w:t>
      </w:r>
    </w:p>
    <w:p w14:paraId="3AE53FB1" w14:textId="77777777" w:rsidR="00A82B7C" w:rsidRDefault="00A82B7C">
      <w:pPr>
        <w:pStyle w:val="CommentText"/>
      </w:pPr>
    </w:p>
    <w:p w14:paraId="1B3949C1" w14:textId="36C3B6E5" w:rsidR="00A82B7C" w:rsidRDefault="00A82B7C">
      <w:pPr>
        <w:pStyle w:val="CommentText"/>
      </w:pPr>
    </w:p>
    <w:p w14:paraId="4D78D661" w14:textId="1F29E2A2" w:rsidR="00A82B7C" w:rsidRPr="00A36DE4" w:rsidRDefault="00A82B7C" w:rsidP="00A36DE4">
      <w:pPr>
        <w:rPr>
          <w:sz w:val="20"/>
        </w:rPr>
      </w:pPr>
      <w:proofErr w:type="spellStart"/>
      <w:r w:rsidRPr="00A36DE4">
        <w:rPr>
          <w:sz w:val="20"/>
        </w:rPr>
        <w:t>MinWidth</w:t>
      </w:r>
      <w:proofErr w:type="spellEnd"/>
      <w:r w:rsidRPr="00A36DE4">
        <w:rPr>
          <w:sz w:val="20"/>
        </w:rPr>
        <w:t>=20;  % Minimum Width of a blink</w:t>
      </w:r>
    </w:p>
    <w:p w14:paraId="2FC51DA2" w14:textId="3F1A3015" w:rsidR="00A82B7C" w:rsidRPr="00A36DE4" w:rsidRDefault="00A82B7C" w:rsidP="00A36DE4">
      <w:pPr>
        <w:rPr>
          <w:sz w:val="20"/>
        </w:rPr>
      </w:pPr>
      <w:r w:rsidRPr="00A36DE4">
        <w:rPr>
          <w:sz w:val="20"/>
        </w:rPr>
        <w:t>Lambda=20; % smaller Lambda = more strict control</w:t>
      </w:r>
    </w:p>
    <w:p w14:paraId="380E93E3" w14:textId="77777777" w:rsidR="00A82B7C" w:rsidRPr="00A36DE4" w:rsidRDefault="00A82B7C" w:rsidP="00A36DE4">
      <w:pPr>
        <w:rPr>
          <w:sz w:val="20"/>
        </w:rPr>
      </w:pPr>
      <w:r w:rsidRPr="00A36DE4">
        <w:rPr>
          <w:sz w:val="20"/>
        </w:rPr>
        <w:t>Gamma=round(</w:t>
      </w:r>
      <w:proofErr w:type="spellStart"/>
      <w:r w:rsidRPr="00A36DE4">
        <w:rPr>
          <w:sz w:val="20"/>
        </w:rPr>
        <w:t>MinWidth</w:t>
      </w:r>
      <w:proofErr w:type="spellEnd"/>
      <w:r w:rsidRPr="00A36DE4">
        <w:rPr>
          <w:sz w:val="20"/>
        </w:rPr>
        <w:t>*</w:t>
      </w:r>
      <w:proofErr w:type="spellStart"/>
      <w:r w:rsidRPr="00A36DE4">
        <w:rPr>
          <w:sz w:val="20"/>
        </w:rPr>
        <w:t>EEG.srate</w:t>
      </w:r>
      <w:proofErr w:type="spellEnd"/>
      <w:r w:rsidRPr="00A36DE4">
        <w:rPr>
          <w:sz w:val="20"/>
        </w:rPr>
        <w:t>/1000);</w:t>
      </w:r>
    </w:p>
    <w:p w14:paraId="224C429C" w14:textId="77777777" w:rsidR="00A82B7C" w:rsidRPr="00A36DE4" w:rsidRDefault="00A82B7C" w:rsidP="00A36DE4">
      <w:pPr>
        <w:rPr>
          <w:sz w:val="20"/>
        </w:rPr>
      </w:pPr>
      <w:r w:rsidRPr="00A36DE4">
        <w:rPr>
          <w:sz w:val="20"/>
        </w:rPr>
        <w:t>SPRange=eegF_Time2Sp(EEG,TimeRange(1)):eegF_Time2Sp(EEG,TimeRange(2));</w:t>
      </w:r>
    </w:p>
    <w:p w14:paraId="62A417A9" w14:textId="77777777" w:rsidR="00A82B7C" w:rsidRPr="00A36DE4" w:rsidRDefault="00A82B7C" w:rsidP="00A36DE4">
      <w:pPr>
        <w:rPr>
          <w:sz w:val="20"/>
        </w:rPr>
      </w:pPr>
      <w:r w:rsidRPr="00A36DE4">
        <w:rPr>
          <w:sz w:val="20"/>
        </w:rPr>
        <w:t>%define threshold</w:t>
      </w:r>
    </w:p>
    <w:p w14:paraId="4C2CA90D" w14:textId="77777777" w:rsidR="00A82B7C" w:rsidRPr="00A36DE4" w:rsidRDefault="00A82B7C" w:rsidP="00A36DE4">
      <w:pPr>
        <w:rPr>
          <w:sz w:val="20"/>
        </w:rPr>
      </w:pPr>
      <w:r w:rsidRPr="00A36DE4">
        <w:rPr>
          <w:sz w:val="20"/>
        </w:rPr>
        <w:t>VEOGChannelAmpl=abs(detrend(squeeze(EEG.data(VEOGChannelNr,SPRange,:))));</w:t>
      </w:r>
    </w:p>
    <w:p w14:paraId="685E3ED2" w14:textId="77777777" w:rsidR="00A82B7C" w:rsidRPr="00A36DE4" w:rsidRDefault="00A82B7C" w:rsidP="00A36DE4">
      <w:pPr>
        <w:rPr>
          <w:sz w:val="20"/>
        </w:rPr>
      </w:pPr>
      <w:proofErr w:type="spellStart"/>
      <w:r w:rsidRPr="00A36DE4">
        <w:rPr>
          <w:sz w:val="20"/>
        </w:rPr>
        <w:t>VEOGChannelAmpl</w:t>
      </w:r>
      <w:proofErr w:type="spellEnd"/>
      <w:r w:rsidRPr="00A36DE4">
        <w:rPr>
          <w:sz w:val="20"/>
        </w:rPr>
        <w:t>=sort(VEOGChannelAmpl,1,'descend');</w:t>
      </w:r>
    </w:p>
    <w:p w14:paraId="029CFC19" w14:textId="77777777" w:rsidR="00A82B7C" w:rsidRPr="00A36DE4" w:rsidRDefault="00A82B7C" w:rsidP="00A36DE4">
      <w:pPr>
        <w:rPr>
          <w:sz w:val="20"/>
        </w:rPr>
      </w:pPr>
      <w:proofErr w:type="spellStart"/>
      <w:r w:rsidRPr="00A36DE4">
        <w:rPr>
          <w:sz w:val="20"/>
        </w:rPr>
        <w:t>Max_VEOGChannelAmpl</w:t>
      </w:r>
      <w:proofErr w:type="spellEnd"/>
      <w:r w:rsidRPr="00A36DE4">
        <w:rPr>
          <w:sz w:val="20"/>
        </w:rPr>
        <w:t>=</w:t>
      </w:r>
      <w:proofErr w:type="spellStart"/>
      <w:r w:rsidRPr="00A36DE4">
        <w:rPr>
          <w:sz w:val="20"/>
        </w:rPr>
        <w:t>VEOGChannelAmpl</w:t>
      </w:r>
      <w:proofErr w:type="spellEnd"/>
      <w:r w:rsidRPr="00A36DE4">
        <w:rPr>
          <w:sz w:val="20"/>
        </w:rPr>
        <w:t>(Gamma,:);</w:t>
      </w:r>
    </w:p>
    <w:p w14:paraId="5B7FFD95" w14:textId="77777777" w:rsidR="00A82B7C" w:rsidRPr="00A36DE4" w:rsidRDefault="00A82B7C" w:rsidP="00A36DE4">
      <w:pPr>
        <w:rPr>
          <w:sz w:val="20"/>
        </w:rPr>
      </w:pPr>
      <w:r w:rsidRPr="00A36DE4">
        <w:rPr>
          <w:sz w:val="20"/>
        </w:rPr>
        <w:t>Threshold=median(</w:t>
      </w:r>
      <w:proofErr w:type="spellStart"/>
      <w:r w:rsidRPr="00A36DE4">
        <w:rPr>
          <w:sz w:val="20"/>
        </w:rPr>
        <w:t>Max_VEOGChannelAmpl</w:t>
      </w:r>
      <w:proofErr w:type="spellEnd"/>
      <w:r w:rsidRPr="00A36DE4">
        <w:rPr>
          <w:sz w:val="20"/>
        </w:rPr>
        <w:t>) + Lambda*median(abs(Max_VEOGChannelAmpl-median(Max_VEOGChannelAmpl)));</w:t>
      </w:r>
    </w:p>
    <w:p w14:paraId="0D4C375A" w14:textId="77777777" w:rsidR="00A82B7C" w:rsidRPr="00A36DE4" w:rsidRDefault="00A82B7C">
      <w:pPr>
        <w:pStyle w:val="CommentText"/>
        <w:rPr>
          <w:sz w:val="16"/>
        </w:rPr>
      </w:pPr>
    </w:p>
    <w:p w14:paraId="2CE9C2C3" w14:textId="77777777" w:rsidR="00A82B7C" w:rsidRDefault="00A82B7C">
      <w:pPr>
        <w:pStyle w:val="CommentText"/>
      </w:pPr>
    </w:p>
    <w:p w14:paraId="4D915DA1" w14:textId="078FA641" w:rsidR="00A82B7C" w:rsidRDefault="00A82B7C">
      <w:pPr>
        <w:pStyle w:val="CommentText"/>
      </w:pPr>
      <w:r>
        <w:t xml:space="preserve"> </w:t>
      </w:r>
    </w:p>
  </w:comment>
  <w:comment w:id="10" w:author="Ivan Grahek" w:date="2019-07-25T14:52:00Z" w:initials="IG">
    <w:p w14:paraId="2AB196EC" w14:textId="51703981" w:rsidR="00A82B7C" w:rsidRDefault="00A82B7C">
      <w:pPr>
        <w:pStyle w:val="CommentText"/>
      </w:pPr>
      <w:r>
        <w:rPr>
          <w:rStyle w:val="CommentReference"/>
        </w:rPr>
        <w:annotationRef/>
      </w:r>
      <w:r>
        <w:t>Add REF</w:t>
      </w:r>
    </w:p>
  </w:comment>
  <w:comment w:id="11" w:author="Ivan Grahek" w:date="2019-07-25T14:52:00Z" w:initials="IG">
    <w:p w14:paraId="7CE9021A" w14:textId="17707E1D" w:rsidR="00A82B7C" w:rsidRDefault="00A82B7C">
      <w:pPr>
        <w:pStyle w:val="CommentText"/>
      </w:pPr>
      <w:r>
        <w:rPr>
          <w:rStyle w:val="CommentReference"/>
        </w:rPr>
        <w:annotationRef/>
      </w:r>
      <w:r>
        <w:t>Add REF</w:t>
      </w:r>
    </w:p>
  </w:comment>
  <w:comment w:id="12" w:author="Ivan Grahek" w:date="2019-07-30T18:33:00Z" w:initials="IG">
    <w:p w14:paraId="1B9490AD" w14:textId="77777777" w:rsidR="00A82B7C" w:rsidRDefault="00A82B7C" w:rsidP="001D78FC">
      <w:pPr>
        <w:spacing w:after="0"/>
      </w:pPr>
      <w:r>
        <w:rPr>
          <w:rStyle w:val="CommentReference"/>
        </w:rPr>
        <w:annotationRef/>
      </w:r>
      <w:r>
        <w:rPr>
          <w:rFonts w:eastAsia="Calibri"/>
        </w:rPr>
        <w:t>Add reference:</w:t>
      </w:r>
    </w:p>
    <w:p w14:paraId="2D7EF63F" w14:textId="77777777" w:rsidR="00A82B7C" w:rsidRDefault="00A82B7C" w:rsidP="001D78FC">
      <w:pPr>
        <w:spacing w:after="0"/>
      </w:pPr>
    </w:p>
    <w:p w14:paraId="35968390" w14:textId="7AB9879B" w:rsidR="00A82B7C" w:rsidRDefault="00A82B7C" w:rsidP="001D78FC">
      <w:pPr>
        <w:pStyle w:val="CommentText"/>
      </w:pPr>
      <w:r>
        <w:rPr>
          <w:rFonts w:eastAsia="Calibri"/>
        </w:rPr>
        <w:t xml:space="preserve">Allen, L., Scott, J., Brand, A., </w:t>
      </w:r>
      <w:proofErr w:type="spellStart"/>
      <w:r>
        <w:rPr>
          <w:rFonts w:eastAsia="Calibri"/>
        </w:rPr>
        <w:t>Hlava</w:t>
      </w:r>
      <w:proofErr w:type="spellEnd"/>
      <w:r>
        <w:rPr>
          <w:rFonts w:eastAsia="Calibri"/>
        </w:rPr>
        <w:t>,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6ACEBD" w15:done="0"/>
  <w15:commentEx w15:paraId="575BCBC9" w15:done="0"/>
  <w15:commentEx w15:paraId="502DC1D3" w15:done="0"/>
  <w15:commentEx w15:paraId="5236C9AE" w15:paraIdParent="502DC1D3" w15:done="0"/>
  <w15:commentEx w15:paraId="52B3E655" w15:done="0"/>
  <w15:commentEx w15:paraId="0366890E" w15:paraIdParent="52B3E655" w15:done="0"/>
  <w15:commentEx w15:paraId="14E40459" w15:paraIdParent="52B3E655" w15:done="0"/>
  <w15:commentEx w15:paraId="4D915DA1" w15:paraIdParent="52B3E655" w15:done="0"/>
  <w15:commentEx w15:paraId="2AB196EC" w15:done="0"/>
  <w15:commentEx w15:paraId="7CE9021A" w15:done="0"/>
  <w15:commentEx w15:paraId="35968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615EC9" w14:textId="77777777" w:rsidR="00140EF4" w:rsidRDefault="00140EF4" w:rsidP="00AD5698">
      <w:pPr>
        <w:spacing w:after="0" w:line="240" w:lineRule="auto"/>
      </w:pPr>
      <w:r>
        <w:separator/>
      </w:r>
    </w:p>
  </w:endnote>
  <w:endnote w:type="continuationSeparator" w:id="0">
    <w:p w14:paraId="258725B6" w14:textId="77777777" w:rsidR="00140EF4" w:rsidRDefault="00140EF4" w:rsidP="00AD5698">
      <w:pPr>
        <w:spacing w:after="0" w:line="240" w:lineRule="auto"/>
      </w:pPr>
      <w:r>
        <w:continuationSeparator/>
      </w:r>
    </w:p>
  </w:endnote>
  <w:endnote w:type="continuationNotice" w:id="1">
    <w:p w14:paraId="421A2339" w14:textId="77777777" w:rsidR="00140EF4" w:rsidRDefault="00140E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A82B7C" w:rsidRDefault="00A82B7C"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A82B7C" w:rsidRDefault="00A82B7C"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140261" w14:textId="77777777" w:rsidR="00140EF4" w:rsidRDefault="00140EF4" w:rsidP="00AD5698">
      <w:pPr>
        <w:spacing w:after="0" w:line="240" w:lineRule="auto"/>
      </w:pPr>
      <w:r>
        <w:separator/>
      </w:r>
    </w:p>
  </w:footnote>
  <w:footnote w:type="continuationSeparator" w:id="0">
    <w:p w14:paraId="72B6307E" w14:textId="77777777" w:rsidR="00140EF4" w:rsidRDefault="00140EF4" w:rsidP="00AD5698">
      <w:pPr>
        <w:spacing w:after="0" w:line="240" w:lineRule="auto"/>
      </w:pPr>
      <w:r>
        <w:continuationSeparator/>
      </w:r>
    </w:p>
  </w:footnote>
  <w:footnote w:type="continuationNotice" w:id="1">
    <w:p w14:paraId="14832BBE" w14:textId="77777777" w:rsidR="00140EF4" w:rsidRDefault="00140EF4">
      <w:pPr>
        <w:spacing w:after="0" w:line="240" w:lineRule="auto"/>
      </w:pPr>
    </w:p>
  </w:footnote>
  <w:footnote w:id="2">
    <w:p w14:paraId="3FDD8ADB" w14:textId="50176D7D" w:rsidR="00A82B7C" w:rsidRDefault="00A82B7C">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043A4AA9" w:rsidR="00A82B7C" w:rsidRPr="002F7D7E" w:rsidRDefault="00A82B7C">
    <w:pPr>
      <w:pStyle w:val="Header"/>
    </w:pPr>
    <w:r>
      <w:rPr>
        <w:szCs w:val="24"/>
      </w:rPr>
      <w:t>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tab/>
        </w:r>
        <w:r w:rsidRPr="002F7D7E">
          <w:rPr>
            <w:szCs w:val="24"/>
          </w:rPr>
          <w:fldChar w:fldCharType="begin"/>
        </w:r>
        <w:r w:rsidRPr="002F7D7E">
          <w:rPr>
            <w:szCs w:val="24"/>
          </w:rPr>
          <w:instrText xml:space="preserve"> PAGE   \* MERGEFORMAT </w:instrText>
        </w:r>
        <w:r w:rsidRPr="002F7D7E">
          <w:rPr>
            <w:szCs w:val="24"/>
          </w:rPr>
          <w:fldChar w:fldCharType="separate"/>
        </w:r>
        <w:r w:rsidR="008F5B4D">
          <w:rPr>
            <w:noProof/>
            <w:szCs w:val="24"/>
          </w:rPr>
          <w:t>41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6843EEB" w:rsidR="00A82B7C" w:rsidRDefault="00A82B7C" w:rsidP="0050297E">
    <w:pPr>
      <w:pStyle w:val="Header"/>
      <w:ind w:left="360"/>
    </w:pPr>
    <w:r>
      <w:rPr>
        <w:szCs w:val="24"/>
      </w:rPr>
      <w:t>Running head: SELECTIVE</w:t>
    </w:r>
    <w:r w:rsidRPr="002F7D7E">
      <w:rPr>
        <w:szCs w:val="24"/>
      </w:rPr>
      <w:t xml:space="preserve">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34910"/>
    <w:multiLevelType w:val="hybridMultilevel"/>
    <w:tmpl w:val="4D1EE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Andersen, Soren">
    <w15:presenceInfo w15:providerId="AD" w15:userId="S-1-5-21-1658995823-507913555-681994661-207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5C7"/>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5EC9"/>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5A26"/>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0EF4"/>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055"/>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1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70F"/>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86B"/>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09AF"/>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0E44"/>
    <w:rsid w:val="002B1222"/>
    <w:rsid w:val="002B20F3"/>
    <w:rsid w:val="002B37C2"/>
    <w:rsid w:val="002B39B3"/>
    <w:rsid w:val="002B3B69"/>
    <w:rsid w:val="002B3D0D"/>
    <w:rsid w:val="002B43E4"/>
    <w:rsid w:val="002B4CE2"/>
    <w:rsid w:val="002B4EEF"/>
    <w:rsid w:val="002B5578"/>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4A6E"/>
    <w:rsid w:val="002C6016"/>
    <w:rsid w:val="002C6AB1"/>
    <w:rsid w:val="002C6B2A"/>
    <w:rsid w:val="002D055B"/>
    <w:rsid w:val="002D133F"/>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182"/>
    <w:rsid w:val="00323581"/>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2BE8"/>
    <w:rsid w:val="00333D4A"/>
    <w:rsid w:val="003343CE"/>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3E3"/>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2BF"/>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2D9"/>
    <w:rsid w:val="003D2BD8"/>
    <w:rsid w:val="003D3662"/>
    <w:rsid w:val="003D3A93"/>
    <w:rsid w:val="003D3BF5"/>
    <w:rsid w:val="003D3EC2"/>
    <w:rsid w:val="003D4077"/>
    <w:rsid w:val="003D5015"/>
    <w:rsid w:val="003D5C58"/>
    <w:rsid w:val="003D6761"/>
    <w:rsid w:val="003E0825"/>
    <w:rsid w:val="003E09F0"/>
    <w:rsid w:val="003E1103"/>
    <w:rsid w:val="003E157C"/>
    <w:rsid w:val="003E1EB4"/>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09CD"/>
    <w:rsid w:val="0047108B"/>
    <w:rsid w:val="0047115E"/>
    <w:rsid w:val="004722C7"/>
    <w:rsid w:val="0047282E"/>
    <w:rsid w:val="00473096"/>
    <w:rsid w:val="00476E4F"/>
    <w:rsid w:val="00476F36"/>
    <w:rsid w:val="00476F4A"/>
    <w:rsid w:val="004775BC"/>
    <w:rsid w:val="00477AFD"/>
    <w:rsid w:val="00477F4D"/>
    <w:rsid w:val="00480603"/>
    <w:rsid w:val="00480904"/>
    <w:rsid w:val="00480E7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4C5C"/>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7DA"/>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2F8A"/>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38DF"/>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0E5E"/>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50C"/>
    <w:rsid w:val="006309E9"/>
    <w:rsid w:val="00631896"/>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779"/>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3DF9"/>
    <w:rsid w:val="00664652"/>
    <w:rsid w:val="006649D9"/>
    <w:rsid w:val="00666A72"/>
    <w:rsid w:val="00670101"/>
    <w:rsid w:val="006702FE"/>
    <w:rsid w:val="006713AB"/>
    <w:rsid w:val="00671569"/>
    <w:rsid w:val="00672325"/>
    <w:rsid w:val="00672370"/>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3829"/>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657"/>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700"/>
    <w:rsid w:val="00762A26"/>
    <w:rsid w:val="00762EB5"/>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361"/>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6E2"/>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24C"/>
    <w:rsid w:val="007B463E"/>
    <w:rsid w:val="007B4D6B"/>
    <w:rsid w:val="007B57E4"/>
    <w:rsid w:val="007B6298"/>
    <w:rsid w:val="007B6646"/>
    <w:rsid w:val="007B79CD"/>
    <w:rsid w:val="007C00BD"/>
    <w:rsid w:val="007C02B8"/>
    <w:rsid w:val="007C04DC"/>
    <w:rsid w:val="007C0656"/>
    <w:rsid w:val="007C099C"/>
    <w:rsid w:val="007C0DE4"/>
    <w:rsid w:val="007C18E7"/>
    <w:rsid w:val="007C2479"/>
    <w:rsid w:val="007C26FF"/>
    <w:rsid w:val="007C2F8F"/>
    <w:rsid w:val="007C38CC"/>
    <w:rsid w:val="007C3B94"/>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431E"/>
    <w:rsid w:val="00825530"/>
    <w:rsid w:val="008258E2"/>
    <w:rsid w:val="00825ECE"/>
    <w:rsid w:val="0082617B"/>
    <w:rsid w:val="00826535"/>
    <w:rsid w:val="00826D7A"/>
    <w:rsid w:val="00827815"/>
    <w:rsid w:val="00830173"/>
    <w:rsid w:val="008304F1"/>
    <w:rsid w:val="00830B50"/>
    <w:rsid w:val="008312CF"/>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47A08"/>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0E3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B9"/>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47B5"/>
    <w:rsid w:val="008F5B4D"/>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B7E"/>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22B"/>
    <w:rsid w:val="009A24D2"/>
    <w:rsid w:val="009A2DC2"/>
    <w:rsid w:val="009A443D"/>
    <w:rsid w:val="009A5E38"/>
    <w:rsid w:val="009A5E5C"/>
    <w:rsid w:val="009A6F98"/>
    <w:rsid w:val="009A7905"/>
    <w:rsid w:val="009B094D"/>
    <w:rsid w:val="009B09C5"/>
    <w:rsid w:val="009B0A5D"/>
    <w:rsid w:val="009B0CCB"/>
    <w:rsid w:val="009B120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B7F28"/>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3A4D"/>
    <w:rsid w:val="00A3478C"/>
    <w:rsid w:val="00A34915"/>
    <w:rsid w:val="00A35216"/>
    <w:rsid w:val="00A3537F"/>
    <w:rsid w:val="00A35ABE"/>
    <w:rsid w:val="00A36725"/>
    <w:rsid w:val="00A36DE4"/>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EFB"/>
    <w:rsid w:val="00A77B74"/>
    <w:rsid w:val="00A808E9"/>
    <w:rsid w:val="00A80922"/>
    <w:rsid w:val="00A81B34"/>
    <w:rsid w:val="00A81FA5"/>
    <w:rsid w:val="00A8233A"/>
    <w:rsid w:val="00A82927"/>
    <w:rsid w:val="00A82B54"/>
    <w:rsid w:val="00A82B7C"/>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557"/>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061"/>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2B7"/>
    <w:rsid w:val="00B2585D"/>
    <w:rsid w:val="00B26CB8"/>
    <w:rsid w:val="00B302C7"/>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546"/>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09B"/>
    <w:rsid w:val="00B71FD2"/>
    <w:rsid w:val="00B72322"/>
    <w:rsid w:val="00B72801"/>
    <w:rsid w:val="00B72AAA"/>
    <w:rsid w:val="00B74EDE"/>
    <w:rsid w:val="00B754E8"/>
    <w:rsid w:val="00B760B0"/>
    <w:rsid w:val="00B762D6"/>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23F7"/>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DA5"/>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4F9A"/>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328"/>
    <w:rsid w:val="00C61A09"/>
    <w:rsid w:val="00C6479B"/>
    <w:rsid w:val="00C654A6"/>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293"/>
    <w:rsid w:val="00CD6325"/>
    <w:rsid w:val="00CD75CA"/>
    <w:rsid w:val="00CD7867"/>
    <w:rsid w:val="00CE14DA"/>
    <w:rsid w:val="00CE286D"/>
    <w:rsid w:val="00CE2AC6"/>
    <w:rsid w:val="00CE2CBE"/>
    <w:rsid w:val="00CE45DE"/>
    <w:rsid w:val="00CE494D"/>
    <w:rsid w:val="00CE4C59"/>
    <w:rsid w:val="00CE4FFB"/>
    <w:rsid w:val="00CE5155"/>
    <w:rsid w:val="00CE524F"/>
    <w:rsid w:val="00CE6454"/>
    <w:rsid w:val="00CE6B8F"/>
    <w:rsid w:val="00CE7396"/>
    <w:rsid w:val="00CE7814"/>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16111"/>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71C8"/>
    <w:rsid w:val="00D97613"/>
    <w:rsid w:val="00D97B83"/>
    <w:rsid w:val="00DA02BD"/>
    <w:rsid w:val="00DA10A6"/>
    <w:rsid w:val="00DA158E"/>
    <w:rsid w:val="00DA18F2"/>
    <w:rsid w:val="00DA238A"/>
    <w:rsid w:val="00DA2AFF"/>
    <w:rsid w:val="00DA36B4"/>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532"/>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052"/>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D13"/>
    <w:rsid w:val="00E6483F"/>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00"/>
    <w:rsid w:val="00F219CA"/>
    <w:rsid w:val="00F21B1B"/>
    <w:rsid w:val="00F229C2"/>
    <w:rsid w:val="00F22EB2"/>
    <w:rsid w:val="00F26D00"/>
    <w:rsid w:val="00F26DBB"/>
    <w:rsid w:val="00F27168"/>
    <w:rsid w:val="00F27863"/>
    <w:rsid w:val="00F27B13"/>
    <w:rsid w:val="00F31C07"/>
    <w:rsid w:val="00F31E40"/>
    <w:rsid w:val="00F321BF"/>
    <w:rsid w:val="00F33DCC"/>
    <w:rsid w:val="00F3553A"/>
    <w:rsid w:val="00F35FBF"/>
    <w:rsid w:val="00F3603D"/>
    <w:rsid w:val="00F36156"/>
    <w:rsid w:val="00F36223"/>
    <w:rsid w:val="00F36DE7"/>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3F0F"/>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BBF"/>
    <w:rsid w:val="00F73FAB"/>
    <w:rsid w:val="00F7400F"/>
    <w:rsid w:val="00F742BF"/>
    <w:rsid w:val="00F74566"/>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4DAE"/>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4D"/>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 w:type="character" w:styleId="LineNumber">
    <w:name w:val="line number"/>
    <w:basedOn w:val="DefaultParagraphFont"/>
    <w:uiPriority w:val="99"/>
    <w:semiHidden/>
    <w:unhideWhenUsed/>
    <w:rsid w:val="00F3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22638644">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190998827">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27113008">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396631819">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58385737">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955603907">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12090960">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06989636">
      <w:bodyDiv w:val="1"/>
      <w:marLeft w:val="0"/>
      <w:marRight w:val="0"/>
      <w:marTop w:val="0"/>
      <w:marBottom w:val="0"/>
      <w:divBdr>
        <w:top w:val="none" w:sz="0" w:space="0" w:color="auto"/>
        <w:left w:val="none" w:sz="0" w:space="0" w:color="auto"/>
        <w:bottom w:val="none" w:sz="0" w:space="0" w:color="auto"/>
        <w:right w:val="none" w:sz="0" w:space="0" w:color="auto"/>
      </w:divBdr>
    </w:div>
    <w:div w:id="1220945908">
      <w:bodyDiv w:val="1"/>
      <w:marLeft w:val="0"/>
      <w:marRight w:val="0"/>
      <w:marTop w:val="0"/>
      <w:marBottom w:val="0"/>
      <w:divBdr>
        <w:top w:val="none" w:sz="0" w:space="0" w:color="auto"/>
        <w:left w:val="none" w:sz="0" w:space="0" w:color="auto"/>
        <w:bottom w:val="none" w:sz="0" w:space="0" w:color="auto"/>
        <w:right w:val="none" w:sz="0" w:space="0" w:color="auto"/>
      </w:divBdr>
    </w:div>
    <w:div w:id="1223566559">
      <w:bodyDiv w:val="1"/>
      <w:marLeft w:val="0"/>
      <w:marRight w:val="0"/>
      <w:marTop w:val="0"/>
      <w:marBottom w:val="0"/>
      <w:divBdr>
        <w:top w:val="none" w:sz="0" w:space="0" w:color="auto"/>
        <w:left w:val="none" w:sz="0" w:space="0" w:color="auto"/>
        <w:bottom w:val="none" w:sz="0" w:space="0" w:color="auto"/>
        <w:right w:val="none" w:sz="0" w:space="0" w:color="auto"/>
      </w:divBdr>
    </w:div>
    <w:div w:id="1228762965">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71029578">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12455877">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71118224">
      <w:bodyDiv w:val="1"/>
      <w:marLeft w:val="0"/>
      <w:marRight w:val="0"/>
      <w:marTop w:val="0"/>
      <w:marBottom w:val="0"/>
      <w:divBdr>
        <w:top w:val="none" w:sz="0" w:space="0" w:color="auto"/>
        <w:left w:val="none" w:sz="0" w:space="0" w:color="auto"/>
        <w:bottom w:val="none" w:sz="0" w:space="0" w:color="auto"/>
        <w:right w:val="none" w:sz="0" w:space="0" w:color="auto"/>
      </w:divBdr>
      <w:divsChild>
        <w:div w:id="561910593">
          <w:marLeft w:val="0"/>
          <w:marRight w:val="0"/>
          <w:marTop w:val="0"/>
          <w:marBottom w:val="0"/>
          <w:divBdr>
            <w:top w:val="none" w:sz="0" w:space="0" w:color="auto"/>
            <w:left w:val="none" w:sz="0" w:space="0" w:color="auto"/>
            <w:bottom w:val="none" w:sz="0" w:space="0" w:color="auto"/>
            <w:right w:val="none" w:sz="0" w:space="0" w:color="auto"/>
          </w:divBdr>
          <w:divsChild>
            <w:div w:id="744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1998802361">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 w:id="207404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casrai.org/credi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tiff"/><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B52EC-2968-4FAD-808D-7B2CB00F2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45</Pages>
  <Words>48305</Words>
  <Characters>275343</Characters>
  <Application>Microsoft Office Word</Application>
  <DocSecurity>0</DocSecurity>
  <Lines>2294</Lines>
  <Paragraphs>646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323002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42</cp:revision>
  <cp:lastPrinted>2019-07-31T08:27:00Z</cp:lastPrinted>
  <dcterms:created xsi:type="dcterms:W3CDTF">2019-08-13T07:57:00Z</dcterms:created>
  <dcterms:modified xsi:type="dcterms:W3CDTF">2019-08-26T19:31:00Z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