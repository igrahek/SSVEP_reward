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0FDE850" w14:textId="3ED5DB97" w:rsidR="00B576A9" w:rsidRDefault="00B576A9" w:rsidP="00B576A9">
      <w:pPr>
        <w:rPr>
          <w:b/>
        </w:rPr>
      </w:pPr>
      <w:r w:rsidRPr="00B576A9">
        <w:rPr>
          <w:b/>
        </w:rPr>
        <w:t>Restructuring:</w:t>
      </w:r>
    </w:p>
    <w:p w14:paraId="4831A901" w14:textId="6C7B0EDD" w:rsidR="00B576A9" w:rsidRDefault="00B576A9" w:rsidP="00B576A9">
      <w:pPr>
        <w:pStyle w:val="ListParagraph"/>
        <w:numPr>
          <w:ilvl w:val="0"/>
          <w:numId w:val="43"/>
        </w:numPr>
      </w:pPr>
      <w:r>
        <w:t>Selective attention – goal-directed vs. stimulus-driven</w:t>
      </w:r>
    </w:p>
    <w:p w14:paraId="2D55F398" w14:textId="3A6505F4" w:rsidR="00B576A9" w:rsidRDefault="00B576A9" w:rsidP="00B576A9">
      <w:pPr>
        <w:pStyle w:val="ListParagraph"/>
        <w:numPr>
          <w:ilvl w:val="0"/>
          <w:numId w:val="43"/>
        </w:numPr>
      </w:pPr>
      <w:r>
        <w:t>Reward prospect improves attention: Engelman &amp; Pessoa; Krebs, etc. (goal-directed)</w:t>
      </w:r>
    </w:p>
    <w:p w14:paraId="50A2247A" w14:textId="1F615ED6" w:rsidR="00B576A9" w:rsidRDefault="00B576A9" w:rsidP="00B576A9">
      <w:pPr>
        <w:pStyle w:val="ListParagraph"/>
        <w:numPr>
          <w:ilvl w:val="0"/>
          <w:numId w:val="43"/>
        </w:numPr>
      </w:pPr>
      <w:r>
        <w:t>Attention driven by reward even when it is in collision with the goals (Anderson, etc.)</w:t>
      </w:r>
    </w:p>
    <w:p w14:paraId="757FFE79" w14:textId="2EF32A2C" w:rsidR="00B576A9" w:rsidRDefault="00B576A9" w:rsidP="00B576A9">
      <w:pPr>
        <w:pStyle w:val="ListParagraph"/>
        <w:numPr>
          <w:ilvl w:val="0"/>
          <w:numId w:val="43"/>
        </w:numPr>
      </w:pPr>
      <w:r>
        <w:t>Neural mechanisms of reward-based improvements are not clear</w:t>
      </w:r>
    </w:p>
    <w:p w14:paraId="41A5AAC2" w14:textId="338AEFE4" w:rsidR="00B576A9" w:rsidRDefault="00B576A9" w:rsidP="00B576A9">
      <w:pPr>
        <w:pStyle w:val="ListParagraph"/>
        <w:numPr>
          <w:ilvl w:val="0"/>
          <w:numId w:val="43"/>
        </w:numPr>
      </w:pPr>
      <w:r>
        <w:t>Theories (Roelfsema, Anderson, Chellazi, Theeuwes, etc.) suggest that the improvements should go through the facilitation of the processing of targets and suppression of the distractors</w:t>
      </w:r>
    </w:p>
    <w:p w14:paraId="5864AD73" w14:textId="56000130" w:rsidR="00B576A9" w:rsidRDefault="00B576A9" w:rsidP="00B576A9">
      <w:pPr>
        <w:pStyle w:val="ListParagraph"/>
        <w:numPr>
          <w:ilvl w:val="0"/>
          <w:numId w:val="43"/>
        </w:numPr>
      </w:pPr>
      <w:r>
        <w:t>There is some evidence for the improved early processing of the reward-related stimuli (EEG studies, MEG, fMRI)</w:t>
      </w:r>
    </w:p>
    <w:p w14:paraId="593A6235" w14:textId="78A3B11B" w:rsidR="00B576A9" w:rsidRDefault="00B576A9" w:rsidP="00B576A9">
      <w:pPr>
        <w:pStyle w:val="ListParagraph"/>
        <w:numPr>
          <w:ilvl w:val="0"/>
          <w:numId w:val="43"/>
        </w:numPr>
      </w:pPr>
      <w:r>
        <w:t>These studies were not able to directly test the simultaneous competition between targets and distractors for attention</w:t>
      </w:r>
    </w:p>
    <w:p w14:paraId="3ACE4D66" w14:textId="36CFE9FB" w:rsidR="00B576A9" w:rsidRDefault="00B576A9" w:rsidP="00B576A9">
      <w:pPr>
        <w:pStyle w:val="ListParagraph"/>
        <w:numPr>
          <w:ilvl w:val="0"/>
          <w:numId w:val="43"/>
        </w:numPr>
      </w:pPr>
      <w:r>
        <w:t xml:space="preserve">Here we investigate how features linked to different reward schedules compete for goal-directed attention. Further, we investigate how this competition looks like when rewards are no longer available. In this way we test the idea that higher rewards should lead to increased deployment of attention. We also test the idea that the features previously linked to high rewards will draw attention even when there are no more rewards in the environment. </w:t>
      </w:r>
    </w:p>
    <w:p w14:paraId="6150126E" w14:textId="6DC68ADA" w:rsidR="00B576A9" w:rsidRPr="00B576A9" w:rsidRDefault="00B576A9" w:rsidP="00B576A9">
      <w:pPr>
        <w:pStyle w:val="ListParagraph"/>
        <w:numPr>
          <w:ilvl w:val="0"/>
          <w:numId w:val="43"/>
        </w:numPr>
      </w:pPr>
      <w:r>
        <w:t xml:space="preserve">In order to do so we use the SSVEPs in a three-part experiment. </w:t>
      </w:r>
    </w:p>
    <w:p w14:paraId="7F647397" w14:textId="5FA322FC" w:rsidR="00B576A9" w:rsidRDefault="00B576A9" w:rsidP="00B576A9"/>
    <w:p w14:paraId="10820939" w14:textId="5920CFE6" w:rsidR="0072510D" w:rsidRDefault="0072510D" w:rsidP="00B576A9"/>
    <w:p w14:paraId="5AD49B18" w14:textId="77777777" w:rsidR="0072510D" w:rsidRDefault="0072510D" w:rsidP="00B576A9"/>
    <w:p w14:paraId="1E1EF584" w14:textId="77777777" w:rsidR="00895EC6" w:rsidRDefault="00895EC6" w:rsidP="0072510D">
      <w:pPr>
        <w:spacing w:line="480" w:lineRule="auto"/>
        <w:ind w:firstLine="720"/>
        <w:jc w:val="both"/>
      </w:pPr>
    </w:p>
    <w:p w14:paraId="26FD0A06" w14:textId="77777777" w:rsidR="00895EC6" w:rsidRDefault="00895EC6" w:rsidP="0072510D">
      <w:pPr>
        <w:spacing w:line="480" w:lineRule="auto"/>
        <w:ind w:firstLine="720"/>
        <w:jc w:val="both"/>
      </w:pPr>
    </w:p>
    <w:p w14:paraId="265B9C50" w14:textId="77777777" w:rsidR="00895EC6" w:rsidRDefault="00895EC6" w:rsidP="0072510D">
      <w:pPr>
        <w:spacing w:line="480" w:lineRule="auto"/>
        <w:ind w:firstLine="720"/>
        <w:jc w:val="both"/>
      </w:pPr>
    </w:p>
    <w:p w14:paraId="60D0258B" w14:textId="77777777" w:rsidR="00895EC6" w:rsidRDefault="00895EC6" w:rsidP="0072510D">
      <w:pPr>
        <w:spacing w:line="480" w:lineRule="auto"/>
        <w:ind w:firstLine="720"/>
        <w:jc w:val="both"/>
      </w:pPr>
    </w:p>
    <w:p w14:paraId="60F39A8D" w14:textId="77777777" w:rsidR="00895EC6" w:rsidRDefault="00895EC6" w:rsidP="0072510D">
      <w:pPr>
        <w:spacing w:line="480" w:lineRule="auto"/>
        <w:ind w:firstLine="720"/>
        <w:jc w:val="both"/>
      </w:pPr>
    </w:p>
    <w:p w14:paraId="7E2E44C7" w14:textId="77777777" w:rsidR="00895EC6" w:rsidRDefault="00895EC6" w:rsidP="0072510D">
      <w:pPr>
        <w:spacing w:line="480" w:lineRule="auto"/>
        <w:ind w:firstLine="720"/>
        <w:jc w:val="both"/>
      </w:pPr>
    </w:p>
    <w:p w14:paraId="61CC6203" w14:textId="77777777" w:rsidR="00895EC6" w:rsidRDefault="00895EC6" w:rsidP="0072510D">
      <w:pPr>
        <w:spacing w:line="480" w:lineRule="auto"/>
        <w:ind w:firstLine="720"/>
        <w:jc w:val="both"/>
      </w:pPr>
    </w:p>
    <w:p w14:paraId="4272D6C4" w14:textId="12B97F00" w:rsidR="00BC3F8D" w:rsidRDefault="0072510D" w:rsidP="0072510D">
      <w:pPr>
        <w:spacing w:line="480" w:lineRule="auto"/>
        <w:ind w:firstLine="720"/>
        <w:jc w:val="both"/>
      </w:pPr>
      <w:r>
        <w:lastRenderedPageBreak/>
        <w:t xml:space="preserve">Selective attention is crucial for adaptive behavior as it enables enhanced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selection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BC3F8D">
        <w:t>Goal-driven attention</w:t>
      </w:r>
      <w:r w:rsidR="00D50CAA">
        <w:t>al control</w:t>
      </w:r>
      <w:r w:rsidR="00BC3F8D">
        <w:t xml:space="preserve"> can be enhanced if individuals are motivated to do so. If individuals know that they can earn extra rewards if they perform well on the next trial they typically improve their performance across a variety of attention tasks (for reviews see: Botvinick &amp; Braver, 2015; Pessoa, 2015; Chelazzi et al., 2013). Rewards can improve goal-driven attention, but they can also worsen </w:t>
      </w:r>
      <w:r w:rsidR="00BE6C93">
        <w:t>task</w:t>
      </w:r>
      <w:r w:rsidR="00BC3F8D">
        <w:t xml:space="preserve"> performance. Stimuli previously related to high rewards can capture attention in spite of the current </w:t>
      </w:r>
      <w:r w:rsidR="00BE6C93">
        <w:t>top-down attentional set and in absence of salient bottom-up features</w:t>
      </w:r>
      <w:r w:rsidR="00BC3F8D">
        <w:t xml:space="preserve"> (Anderson, 2016; Failing &amp; Theeuwes, </w:t>
      </w:r>
      <w:r w:rsidR="00C864A9">
        <w:t>2018; Chelazzi et al., 2013</w:t>
      </w:r>
      <w:r w:rsidR="00BC3F8D">
        <w:t>).</w:t>
      </w:r>
      <w:r w:rsidR="00FE1B5D">
        <w:t xml:space="preserve"> Thus rewards can influence </w:t>
      </w:r>
      <w:r w:rsidR="00BE6C93">
        <w:t>attentional control</w:t>
      </w:r>
      <w:r w:rsidR="00FE1B5D">
        <w:t xml:space="preserve">, but reward history can also influence attentional selection in spite of </w:t>
      </w:r>
      <w:r w:rsidR="00BE6C93">
        <w:t>the top-down attentional control</w:t>
      </w:r>
      <w:r w:rsidR="00C864A9">
        <w:t xml:space="preserve"> (Awh et al., 2012)</w:t>
      </w:r>
      <w:r w:rsidR="00FE1B5D">
        <w:t xml:space="preserve">. </w:t>
      </w:r>
    </w:p>
    <w:p w14:paraId="7434E6B2" w14:textId="77777777" w:rsidR="00BD3227" w:rsidRDefault="00BC3F8D" w:rsidP="00BD3227">
      <w:pPr>
        <w:spacing w:line="480" w:lineRule="auto"/>
        <w:ind w:firstLine="720"/>
        <w:jc w:val="both"/>
      </w:pPr>
      <w:bookmarkStart w:id="0" w:name="_GoBack"/>
      <w:r>
        <w:t xml:space="preserve">Research has pointed to the crucial role of motivation and rewards in guiding selective attention. However, the neural mechanisms through which </w:t>
      </w:r>
      <w:r w:rsidR="00895EC6">
        <w:t xml:space="preserve">motivation influences attention remain unclear. Specifically, it is not clear if the reward-based improvements in goal-directed attention are mediated by the same neural mechanisms which contribute to the more automatic reward history effects. </w:t>
      </w:r>
    </w:p>
    <w:bookmarkEnd w:id="0"/>
    <w:p w14:paraId="2325645B" w14:textId="73390BD1" w:rsidR="00C71C28" w:rsidRDefault="00C71C28" w:rsidP="00C71C28">
      <w:pPr>
        <w:spacing w:line="480" w:lineRule="auto"/>
        <w:ind w:firstLine="720"/>
        <w:jc w:val="both"/>
      </w:pPr>
      <w:r>
        <w:t>Attentional control is enhanced when individuals are anticipating that they can earn a reward for good performance. Such improvements have been related to reward-based changes in the attentional control networks in fMRI studies (</w:t>
      </w:r>
      <w:commentRangeStart w:id="1"/>
      <w:r>
        <w:t>Pessoa &amp; Engelman, 2010</w:t>
      </w:r>
      <w:commentRangeEnd w:id="1"/>
      <w:r>
        <w:rPr>
          <w:rStyle w:val="CommentReference"/>
        </w:rPr>
        <w:commentReference w:id="1"/>
      </w:r>
      <w:commentRangeStart w:id="2"/>
      <w:r>
        <w:t>; Krebs et al., 2012</w:t>
      </w:r>
      <w:commentRangeEnd w:id="2"/>
      <w:r>
        <w:rPr>
          <w:rStyle w:val="CommentReference"/>
        </w:rPr>
        <w:commentReference w:id="2"/>
      </w:r>
      <w:r>
        <w:t xml:space="preserve">). </w:t>
      </w:r>
      <w:r>
        <w:t>Electroencephalographic (EEG) studies have demonstrated</w:t>
      </w:r>
      <w:r>
        <w:t xml:space="preserve"> similar preparatory modulations</w:t>
      </w:r>
      <w:r w:rsidR="0067643F">
        <w:t xml:space="preserve"> </w:t>
      </w:r>
      <w:r w:rsidR="0067643F">
        <w:lastRenderedPageBreak/>
        <w:t>following reward cues</w:t>
      </w:r>
      <w:r>
        <w:t xml:space="preserve"> </w:t>
      </w:r>
      <w:r w:rsidR="0067643F">
        <w:t xml:space="preserve">in the CNV component </w:t>
      </w:r>
      <w:r>
        <w:t>(</w:t>
      </w:r>
      <w:commentRangeStart w:id="3"/>
      <w:r w:rsidR="0067643F">
        <w:t>Schevernels et al, 2014</w:t>
      </w:r>
      <w:commentRangeEnd w:id="3"/>
      <w:r w:rsidR="0067643F">
        <w:rPr>
          <w:rStyle w:val="CommentReference"/>
        </w:rPr>
        <w:commentReference w:id="3"/>
      </w:r>
      <w:r>
        <w:t>).</w:t>
      </w:r>
      <w:r w:rsidR="0067643F">
        <w:t xml:space="preserve"> </w:t>
      </w:r>
      <w:r w:rsidR="00C113A9">
        <w:t xml:space="preserve">These studies indicate that reward improves performance in attention tasks through attentional control network. </w:t>
      </w:r>
    </w:p>
    <w:p w14:paraId="4BAAA554" w14:textId="2FB9C00B"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specifically in situations in which such history is opposed to the current goals of an individual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w:t>
      </w:r>
      <w:r>
        <w:rPr>
          <w:noProof/>
        </w:rPr>
        <w:t xml:space="preserve">for reviews see: </w:t>
      </w:r>
      <w:r w:rsidRPr="00524556">
        <w:rPr>
          <w:noProof/>
        </w:rPr>
        <w:t>Anderson, 2016; Awh et al., 2012; Chelazzi et al., 2013; Failing &amp; Theeuwes, 2017)</w:t>
      </w:r>
      <w:r>
        <w:fldChar w:fldCharType="end"/>
      </w:r>
      <w:r>
        <w:t xml:space="preserve">. </w:t>
      </w:r>
      <w:r w:rsidR="00C113A9">
        <w:t xml:space="preserve">Such studies have provided some evidence for the reward-related changes in the early stages of 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817D41">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817D41">
        <w:fldChar w:fldCharType="separate"/>
      </w:r>
      <w:r w:rsidR="00817D41" w:rsidRPr="00817D41">
        <w:rPr>
          <w:noProof/>
          <w:lang w:val="nl-BE"/>
        </w:rPr>
        <w:t>Hickey, Chelazzi, &amp; Theeuwes, 2010</w:t>
      </w:r>
      <w:r w:rsidR="00817D41" w:rsidRPr="00817D41">
        <w:rPr>
          <w:noProof/>
          <w:lang w:val="nl-BE"/>
        </w:rPr>
        <w:t xml:space="preserve">; </w:t>
      </w:r>
      <w:r w:rsidR="00817D41" w:rsidRPr="00817D41">
        <w:rPr>
          <w:noProof/>
          <w:lang w:val="nl-BE"/>
        </w:rPr>
        <w:t>Donohue et al., 2016</w:t>
      </w:r>
      <w:r w:rsidR="00817D41" w:rsidRPr="00817D41">
        <w:rPr>
          <w:noProof/>
          <w:lang w:val="nl-BE"/>
        </w:rPr>
        <w:t xml:space="preserve">; </w:t>
      </w:r>
      <w:r w:rsidR="00817D41" w:rsidRPr="00817D41">
        <w:rPr>
          <w:noProof/>
          <w:lang w:val="nl-BE"/>
        </w:rPr>
        <w:t>MacLean &amp; Giesbrecht, 2015</w:t>
      </w:r>
      <w:r w:rsidR="00817D41" w:rsidRPr="00817D41">
        <w:rPr>
          <w:noProof/>
          <w:lang w:val="nl-BE"/>
        </w:rPr>
        <w:t xml:space="preserve">; </w:t>
      </w:r>
      <w:r w:rsidR="00817D41">
        <w:rPr>
          <w:noProof/>
          <w:lang w:val="nl-BE"/>
        </w:rPr>
        <w:t xml:space="preserve">Luque et al., </w:t>
      </w:r>
      <w:r w:rsidR="00817D41" w:rsidRPr="00817D41">
        <w:rPr>
          <w:noProof/>
          <w:lang w:val="nl-BE"/>
        </w:rPr>
        <w:t>2017</w:t>
      </w:r>
      <w:r w:rsidR="00817D41" w:rsidRPr="00817D41">
        <w:rPr>
          <w:noProof/>
          <w:lang w:val="nl-BE"/>
        </w:rPr>
        <w:t>)</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have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p>
    <w:p w14:paraId="377E48E9" w14:textId="1FDBB1B4" w:rsidR="007A1BD6" w:rsidRDefault="007A1BD6" w:rsidP="007A1BD6">
      <w:pPr>
        <w:spacing w:line="480" w:lineRule="auto"/>
        <w:ind w:firstLine="720"/>
        <w:jc w:val="both"/>
      </w:pPr>
      <w:r>
        <w:t xml:space="preserve">Studies of both reward-based improvements in attentional control and of reward-history </w:t>
      </w:r>
      <w:commentRangeStart w:id="4"/>
      <w:r>
        <w:t xml:space="preserve">influences on attention were not able to directly test the mechanisms through which the observed effects operate. </w:t>
      </w:r>
      <w:commentRangeEnd w:id="4"/>
      <w:r w:rsidR="00671569">
        <w:rPr>
          <w:rStyle w:val="CommentReference"/>
        </w:rPr>
        <w:commentReference w:id="4"/>
      </w:r>
      <w:r>
        <w:t xml:space="preserve">Theoretical frameworks </w:t>
      </w:r>
      <w:r>
        <w:t>propose</w:t>
      </w:r>
      <w:r>
        <w:t xml:space="preserve"> that more attention is allocated towards stimuli which are (or used to be) predictive of rewards, while the processing of other stimuli is suppressed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it has been proposed that this effect could rely on the plasticity of the visual cortex induced by neuromodulators such as 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To date the support for this idea comes only from the fMRI study by Hickey and Peelen (2015</w:t>
      </w:r>
      <w:r>
        <w:t xml:space="preserve">) in which they demonstrated </w:t>
      </w:r>
      <w:r>
        <w:t>that representations of objects (cars, trees, or people in naturalistic images) in object-selective visual cortex paired with high rewards are enhanced, while the representation of objects paired with low rewards are suppressed.</w:t>
      </w:r>
      <w:r w:rsidR="0077141E">
        <w:t xml:space="preserve"> H</w:t>
      </w:r>
      <w:r w:rsidR="00DC5C08">
        <w:t xml:space="preserve">owever, it is not clear how stimuli linked to different reward schedules simultaneously compete for goal-directed attention. Further, it is not clear </w:t>
      </w:r>
      <w:r w:rsidR="00DC5C08">
        <w:lastRenderedPageBreak/>
        <w:t xml:space="preserve">whether this competition operates through the same mechanism in reward-based improvements in attentional control and in the more reward-history driven attention. </w:t>
      </w:r>
    </w:p>
    <w:p w14:paraId="463DD4C6" w14:textId="182329AB" w:rsidR="00FE1B5D" w:rsidRDefault="00FE1B5D" w:rsidP="00FE1B5D">
      <w:pPr>
        <w:spacing w:line="480" w:lineRule="auto"/>
        <w:ind w:firstLine="720"/>
        <w:jc w:val="both"/>
      </w:pPr>
      <w:r>
        <w:t xml:space="preserve">In this study we sought to directly </w:t>
      </w:r>
      <w:r w:rsidR="00360624">
        <w:t>test the mechanism through which rewards influence goal-directed attention and how previous reward history influences goal-directed attention. We</w:t>
      </w:r>
      <w:r>
        <w:t xml:space="preserve"> compared how goal-directed attention is influenced by rewards (training phase) and by previous reward associations once rewards are no longer available (test phase). We did so by investigating the simultaneous deployment of attention to the stimuli linked to high or low probability of earning a monetary reward. To this end, we used steady-state visual evoked potentials (SSVEPs) to track stimulus processing in early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deployment across multiple stimuli simultaneously, and are a reliably modulated by goals such as paying attention to a certain stimulus feature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with different probabilities of earning a rewards (training). In the last phase (test), participants were informed that they would not earn any more rewards. This design enabled us to investigate the influence of reward on attention simultaneously for both features. </w:t>
      </w:r>
    </w:p>
    <w:p w14:paraId="4D189C6D" w14:textId="77777777" w:rsidR="00FE1B5D" w:rsidRDefault="00FE1B5D" w:rsidP="00FE1B5D">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w:t>
      </w:r>
      <w:r>
        <w:lastRenderedPageBreak/>
        <w:t xml:space="preserve">remain even when participants are aware that no more rewards can be earned (test phase). The use of the SSVEPs in the current paradigm allowed us to test the facilitation and suppression simultaneously on each trial as two features compete for attention. </w:t>
      </w:r>
    </w:p>
    <w:p w14:paraId="786E1A4C" w14:textId="77777777" w:rsidR="00FE1B5D" w:rsidRDefault="00FE1B5D" w:rsidP="0072510D">
      <w:pPr>
        <w:spacing w:line="480" w:lineRule="auto"/>
        <w:ind w:firstLine="720"/>
        <w:jc w:val="both"/>
      </w:pPr>
    </w:p>
    <w:p w14:paraId="35BA7EC5" w14:textId="4992DB46" w:rsidR="00895EC6" w:rsidRDefault="00895EC6" w:rsidP="0072510D">
      <w:pPr>
        <w:spacing w:line="480" w:lineRule="auto"/>
        <w:ind w:firstLine="720"/>
        <w:jc w:val="both"/>
      </w:pPr>
      <w:r>
        <w:t xml:space="preserve">  </w:t>
      </w:r>
    </w:p>
    <w:p w14:paraId="7F3B2618" w14:textId="2EDF921A" w:rsidR="00895EC6" w:rsidRDefault="00895EC6" w:rsidP="0072510D">
      <w:pPr>
        <w:spacing w:line="480" w:lineRule="auto"/>
        <w:ind w:firstLine="720"/>
        <w:jc w:val="both"/>
      </w:pPr>
    </w:p>
    <w:p w14:paraId="51F4BC9F" w14:textId="61826625" w:rsidR="00895EC6" w:rsidRDefault="00895EC6" w:rsidP="0072510D">
      <w:pPr>
        <w:spacing w:line="480" w:lineRule="auto"/>
        <w:ind w:firstLine="720"/>
        <w:jc w:val="both"/>
      </w:pPr>
    </w:p>
    <w:p w14:paraId="62958CC1" w14:textId="7A93A5F1" w:rsidR="00671569" w:rsidRDefault="00671569" w:rsidP="0072510D">
      <w:pPr>
        <w:spacing w:line="480" w:lineRule="auto"/>
        <w:ind w:firstLine="720"/>
        <w:jc w:val="both"/>
      </w:pPr>
    </w:p>
    <w:p w14:paraId="0D521161" w14:textId="3E2B3416" w:rsidR="00671569" w:rsidRDefault="00671569" w:rsidP="0072510D">
      <w:pPr>
        <w:spacing w:line="480" w:lineRule="auto"/>
        <w:ind w:firstLine="720"/>
        <w:jc w:val="both"/>
      </w:pPr>
    </w:p>
    <w:p w14:paraId="1A79FA40" w14:textId="731D6524" w:rsidR="00671569" w:rsidRDefault="00671569" w:rsidP="0072510D">
      <w:pPr>
        <w:spacing w:line="480" w:lineRule="auto"/>
        <w:ind w:firstLine="720"/>
        <w:jc w:val="both"/>
      </w:pPr>
    </w:p>
    <w:p w14:paraId="49BE06C5" w14:textId="266CDDB9" w:rsidR="00671569" w:rsidRDefault="00671569" w:rsidP="0072510D">
      <w:pPr>
        <w:spacing w:line="480" w:lineRule="auto"/>
        <w:ind w:firstLine="720"/>
        <w:jc w:val="both"/>
      </w:pPr>
    </w:p>
    <w:p w14:paraId="3982CFAF" w14:textId="760C342B" w:rsidR="00671569" w:rsidRDefault="00671569" w:rsidP="0072510D">
      <w:pPr>
        <w:spacing w:line="480" w:lineRule="auto"/>
        <w:ind w:firstLine="720"/>
        <w:jc w:val="both"/>
      </w:pPr>
    </w:p>
    <w:p w14:paraId="4D3A52E7" w14:textId="4F7FA379" w:rsidR="00671569" w:rsidRDefault="00671569" w:rsidP="0072510D">
      <w:pPr>
        <w:spacing w:line="480" w:lineRule="auto"/>
        <w:ind w:firstLine="720"/>
        <w:jc w:val="both"/>
      </w:pPr>
    </w:p>
    <w:p w14:paraId="6EAF4693" w14:textId="6B8092C4" w:rsidR="00671569" w:rsidRDefault="00671569" w:rsidP="0072510D">
      <w:pPr>
        <w:spacing w:line="480" w:lineRule="auto"/>
        <w:ind w:firstLine="720"/>
        <w:jc w:val="both"/>
      </w:pPr>
    </w:p>
    <w:p w14:paraId="3E8B588C" w14:textId="19A3A067" w:rsidR="00671569" w:rsidRDefault="00671569" w:rsidP="0072510D">
      <w:pPr>
        <w:spacing w:line="480" w:lineRule="auto"/>
        <w:ind w:firstLine="720"/>
        <w:jc w:val="both"/>
      </w:pPr>
    </w:p>
    <w:p w14:paraId="354D6177" w14:textId="1712BD1A" w:rsidR="00671569" w:rsidRDefault="00671569" w:rsidP="0072510D">
      <w:pPr>
        <w:spacing w:line="480" w:lineRule="auto"/>
        <w:ind w:firstLine="720"/>
        <w:jc w:val="both"/>
      </w:pPr>
    </w:p>
    <w:p w14:paraId="44ED3974" w14:textId="20CC3C5B" w:rsidR="00671569" w:rsidRDefault="00671569" w:rsidP="0072510D">
      <w:pPr>
        <w:spacing w:line="480" w:lineRule="auto"/>
        <w:ind w:firstLine="720"/>
        <w:jc w:val="both"/>
      </w:pPr>
    </w:p>
    <w:p w14:paraId="563438B6" w14:textId="77777777" w:rsidR="00671569" w:rsidRDefault="00671569" w:rsidP="0072510D">
      <w:pPr>
        <w:spacing w:line="480" w:lineRule="auto"/>
        <w:ind w:firstLine="720"/>
        <w:jc w:val="both"/>
      </w:pPr>
    </w:p>
    <w:p w14:paraId="263B3488" w14:textId="77777777" w:rsidR="00895EC6" w:rsidRDefault="00895EC6" w:rsidP="00895EC6">
      <w:pPr>
        <w:spacing w:line="480" w:lineRule="auto"/>
        <w:ind w:firstLine="720"/>
        <w:jc w:val="both"/>
      </w:pPr>
      <w:r>
        <w:lastRenderedPageBreak/>
        <w:t xml:space="preserve">Objects paired with high rewards are easier to select as targets and harder ignore as distractors. This is true across a number of tasks (e.g., shape-matching, visual search, and spatial-cueing tasks) in which either locations or stimulus features are predictive of rewards </w:t>
      </w:r>
      <w:r>
        <w:fldChar w:fldCharType="begin" w:fldLock="1"/>
      </w:r>
      <w:r>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fldChar w:fldCharType="separate"/>
      </w:r>
      <w:r w:rsidRPr="006D09B9">
        <w:rPr>
          <w:noProof/>
        </w:rPr>
        <w:t>(Della Libera &amp; Chelazzi, 2009; Failing &amp; Theeuwes, 2014; Pearson, Donkin</w:t>
      </w:r>
      <w:r>
        <w:rPr>
          <w:noProof/>
        </w:rPr>
        <w:t>, Tran, Most, &amp; Le Pelley, 2015</w:t>
      </w:r>
      <w:r w:rsidRPr="006D09B9">
        <w:rPr>
          <w:noProof/>
        </w:rPr>
        <w:t>)</w:t>
      </w:r>
      <w:r>
        <w:fldChar w:fldCharType="end"/>
      </w:r>
      <w:r>
        <w:t xml:space="preserve">, and even if participants are instructed that the previous reward associations are no longer relevant </w:t>
      </w:r>
      <w:r>
        <w:fldChar w:fldCharType="begin" w:fldLock="1"/>
      </w:r>
      <w: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Using electroencephalography in a visual search task it was demonstrated that previous rewards facilitate perceptual activity and lead to an increase in the deployment of attention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fldChar w:fldCharType="separate"/>
      </w:r>
      <w:r w:rsidRPr="00545923">
        <w:rPr>
          <w:noProof/>
        </w:rPr>
        <w:t>(Hickey, Chelazzi, &amp; Theeuwes, 2010)</w:t>
      </w:r>
      <w:r>
        <w:fldChar w:fldCharType="end"/>
      </w:r>
      <w:r>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xml:space="preserve">. Another ERP study used a training-test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In sum, there is evidence that stimuli paired with rewards capture more attention and that this effect is related to the neural changes at the level of early visual processing. </w:t>
      </w:r>
    </w:p>
    <w:p w14:paraId="11226AE7" w14:textId="77777777" w:rsidR="00895EC6" w:rsidRDefault="00895EC6" w:rsidP="0072510D">
      <w:pPr>
        <w:spacing w:line="480" w:lineRule="auto"/>
        <w:ind w:firstLine="720"/>
        <w:jc w:val="both"/>
      </w:pPr>
    </w:p>
    <w:p w14:paraId="382B85A4" w14:textId="77777777" w:rsidR="00BC3F8D" w:rsidRDefault="00BC3F8D" w:rsidP="0072510D">
      <w:pPr>
        <w:spacing w:line="480" w:lineRule="auto"/>
        <w:ind w:firstLine="720"/>
        <w:jc w:val="both"/>
      </w:pPr>
    </w:p>
    <w:p w14:paraId="55D32F3B" w14:textId="7508F003" w:rsidR="0072510D" w:rsidRDefault="0072510D" w:rsidP="00B576A9"/>
    <w:p w14:paraId="72EC86E4" w14:textId="5481E1FD" w:rsidR="0072510D" w:rsidRDefault="0072510D" w:rsidP="00B576A9"/>
    <w:p w14:paraId="15C7979B" w14:textId="77777777" w:rsidR="0072510D" w:rsidRDefault="0072510D" w:rsidP="00B576A9"/>
    <w:p w14:paraId="56AD67F7" w14:textId="77777777" w:rsidR="00B576A9" w:rsidRPr="00B576A9" w:rsidRDefault="00B576A9" w:rsidP="00B576A9"/>
    <w:p w14:paraId="35D57E93" w14:textId="4426CC22" w:rsidR="004D04DA" w:rsidRDefault="00832444" w:rsidP="00E4130A">
      <w:pPr>
        <w:spacing w:line="480" w:lineRule="auto"/>
        <w:ind w:firstLine="720"/>
        <w:jc w:val="both"/>
      </w:pPr>
      <w:r>
        <w:lastRenderedPageBreak/>
        <w:t xml:space="preserve">Selective attention is crucial for adaptive behavior </w:t>
      </w:r>
      <w:r w:rsidR="00BD264C">
        <w:t>as</w:t>
      </w:r>
      <w:r>
        <w:t xml:space="preserve"> it enables </w:t>
      </w:r>
      <w:r w:rsidR="00BD264C">
        <w:t xml:space="preserve">enhanced processing of relevant stimuli in our environment, as well as the suppression of irrelevant </w:t>
      </w:r>
      <w:r w:rsidR="00F400E7">
        <w:t>stimuli</w:t>
      </w:r>
      <w:r w:rsidR="004D04DA">
        <w:t xml:space="preserve">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w:t>
      </w:r>
      <w:r w:rsidR="009F2B50">
        <w:t xml:space="preserve">people’s </w:t>
      </w:r>
      <w:r w:rsidR="004D04DA">
        <w:t xml:space="preserve">current goals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rsidR="005606CB">
        <w:t>R</w:t>
      </w:r>
      <w:r w:rsidR="004D04DA">
        <w:t xml:space="preserve">esearch on the influence of reward history on visual selective attention has </w:t>
      </w:r>
      <w:r w:rsidR="005606CB">
        <w:t>pointed to</w:t>
      </w:r>
      <w:r w:rsidR="004D04DA">
        <w:t xml:space="preserve"> a potential third mechanism </w:t>
      </w:r>
      <w:r w:rsidR="000474D2">
        <w:t>which</w:t>
      </w:r>
      <w:r w:rsidR="004D04DA">
        <w:t xml:space="preserve"> guides attention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goals </w:t>
      </w:r>
      <w:r w:rsidR="008D0FFD">
        <w:fldChar w:fldCharType="begin" w:fldLock="1"/>
      </w:r>
      <w:r w:rsidR="002E3AE3">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w:t>
      </w:r>
      <w:r w:rsidR="005606CB">
        <w:t>reward history</w:t>
      </w:r>
      <w:r>
        <w:t xml:space="preserve"> influence</w:t>
      </w:r>
      <w:r w:rsidR="005606CB">
        <w:t>s</w:t>
      </w:r>
      <w:r>
        <w:t xml:space="preserve"> attention are not </w:t>
      </w:r>
      <w:r w:rsidR="009F2B50">
        <w:t>fully</w:t>
      </w:r>
      <w:r>
        <w:t xml:space="preserve"> understood. </w:t>
      </w:r>
    </w:p>
    <w:p w14:paraId="12CB901D" w14:textId="0641C0C9" w:rsidR="00082D74" w:rsidRDefault="00500850" w:rsidP="00EC1A12">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 xml:space="preserve">even if participants are instructed that </w:t>
      </w:r>
      <w:r w:rsidR="00F400E7">
        <w:t>the previous reward associations are no longer relevant</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082D74">
        <w:t xml:space="preserve">Using electroencephalography in a visual search task it was demonstrated that previous rewards facilitate perceptual activity and lead to an increase in the deployment of attention </w:t>
      </w:r>
      <w:r w:rsidR="00082D74">
        <w:fldChar w:fldCharType="begin" w:fldLock="1"/>
      </w:r>
      <w:r w:rsidR="00082D74">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082D74">
        <w:fldChar w:fldCharType="separate"/>
      </w:r>
      <w:r w:rsidR="00082D74" w:rsidRPr="00545923">
        <w:rPr>
          <w:noProof/>
        </w:rPr>
        <w:t>(Hickey, Chelazzi, &amp; Theeuwes, 2010)</w:t>
      </w:r>
      <w:r w:rsidR="00082D74">
        <w:fldChar w:fldCharType="end"/>
      </w:r>
      <w:r w:rsidR="00082D74">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w:t>
      </w:r>
      <w:r w:rsidR="00082D74">
        <w:lastRenderedPageBreak/>
        <w:t xml:space="preserve">found when object categories were linked to different reward schedules </w:t>
      </w:r>
      <w:r w:rsidR="00082D74">
        <w:fldChar w:fldCharType="begin" w:fldLock="1"/>
      </w:r>
      <w:r w:rsidR="00082D74">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rsidR="00082D74">
        <w:fldChar w:fldCharType="separate"/>
      </w:r>
      <w:r w:rsidR="00082D74" w:rsidRPr="008458D0">
        <w:rPr>
          <w:noProof/>
        </w:rPr>
        <w:t>(Donohue et al., 2016)</w:t>
      </w:r>
      <w:r w:rsidR="00082D74">
        <w:fldChar w:fldCharType="end"/>
      </w:r>
      <w:r w:rsidR="00082D74">
        <w:t xml:space="preserve">. Another ERP study used a training-test design and found a larger P1 component for stimuli associated with high rewards up to 7 days after the training </w:t>
      </w:r>
      <w:r w:rsidR="00082D74">
        <w:fldChar w:fldCharType="begin" w:fldLock="1"/>
      </w:r>
      <w:r w:rsidR="00082D74">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82D74">
        <w:fldChar w:fldCharType="separate"/>
      </w:r>
      <w:r w:rsidR="00082D74" w:rsidRPr="00674F83">
        <w:rPr>
          <w:noProof/>
        </w:rPr>
        <w:t>(MacLean &amp; Giesbrecht, 2015)</w:t>
      </w:r>
      <w:r w:rsidR="00082D74">
        <w:fldChar w:fldCharType="end"/>
      </w:r>
      <w:r w:rsidR="00082D74">
        <w:t xml:space="preserve">.  </w:t>
      </w:r>
      <w:r w:rsidR="002E3AE3">
        <w:t xml:space="preserve">In sum, there is evidence that stimuli paired with rewards capture more attention and that this effect is related to the neural changes at the level of early visual processing. </w:t>
      </w:r>
    </w:p>
    <w:p w14:paraId="1056D653" w14:textId="79852BD5" w:rsidR="00541EE3" w:rsidRDefault="002E3AE3" w:rsidP="00EC1A12">
      <w:pPr>
        <w:spacing w:line="480" w:lineRule="auto"/>
        <w:ind w:firstLine="720"/>
        <w:jc w:val="both"/>
      </w:pPr>
      <w:r>
        <w:t>T</w:t>
      </w:r>
      <w:r w:rsidR="00082D74">
        <w:t>heoretical frameworks explain these results by</w:t>
      </w:r>
      <w:r w:rsidR="00D208A7">
        <w:t xml:space="preserve"> p</w:t>
      </w:r>
      <w:r w:rsidR="00082D74">
        <w:t>roposing</w:t>
      </w:r>
      <w:r w:rsidR="00EC1A12">
        <w:t xml:space="preserve"> that more attention is allocated towards stimuli which are (or used to be) predictive of rewards, while the processing of other stimuli is suppressed </w:t>
      </w:r>
      <w:r w:rsidR="00524556">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524556">
        <w:fldChar w:fldCharType="separate"/>
      </w:r>
      <w:r w:rsidR="00524556" w:rsidRPr="00524556">
        <w:rPr>
          <w:noProof/>
        </w:rPr>
        <w:t>(Anderson, 2016; Awh et al., 2012; Chelazzi et al., 2013; Failing &amp; Theeuwes, 2017)</w:t>
      </w:r>
      <w:r w:rsidR="00524556">
        <w:fldChar w:fldCharType="end"/>
      </w:r>
      <w:r w:rsidR="00EC1A12">
        <w:t xml:space="preserve">. Further, it has been proposed that this effect </w:t>
      </w:r>
      <w:r w:rsidR="00BB1DE2">
        <w:t>could rely</w:t>
      </w:r>
      <w:r w:rsidR="00EC1A12">
        <w:t xml:space="preserve"> on the plasticity of the visual cortex</w:t>
      </w:r>
      <w:r w:rsidR="00BB1DE2">
        <w:t xml:space="preserve"> induced by neuromodulators such as dopamine</w:t>
      </w:r>
      <w:r w:rsidR="00EC1A12">
        <w:t xml:space="preserve"> </w:t>
      </w:r>
      <w:r w:rsidR="00EC1A12">
        <w:fldChar w:fldCharType="begin" w:fldLock="1"/>
      </w:r>
      <w:r w:rsidR="0052455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However, the existing EEG studies were not able to assess the simultaneous</w:t>
      </w:r>
      <w:r w:rsidR="001123A6">
        <w:t xml:space="preserve"> attentional enhancement and suppression of</w:t>
      </w:r>
      <w:r w:rsidR="00EC1A12">
        <w:t xml:space="preserve"> stimuli linked to different reward schedules.</w:t>
      </w:r>
      <w:r w:rsidR="001123A6">
        <w:t xml:space="preserve"> By presenting a set of stimuli in an array the existing EEG studies have been able to investigate the neural activity in cases when the reward-associated stimulus is present as a target or a distractor, but not how stimuli linked to different reward schedules simultaneously compete for attentional resources. </w:t>
      </w:r>
      <w:r w:rsidR="00EC1A12">
        <w:t xml:space="preserve">Further, the existing EEG studies have largely focused on paradigms in which the rewarded features </w:t>
      </w:r>
      <w:r w:rsidR="00A53C77">
        <w:t>(e.g., different colors) are organized in a visual search array, thus making it challenging to fully disentangle the effects of feature-based and spatial attention.</w:t>
      </w:r>
      <w:r w:rsidR="009936F9">
        <w:t xml:space="preserve"> </w:t>
      </w:r>
      <w:r w:rsidR="001123A6">
        <w:t>Currently</w:t>
      </w:r>
      <w:r>
        <w:t xml:space="preserve">, there is evidence from an fMRI experiment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Peelen, Hickey, &amp; Peelen, 2015)"},"properties":{"noteIndex":0},"schema":"https://github.com/citation-style-language/schema/raw/master/csl-citation.json"}</w:instrText>
      </w:r>
      <w:r>
        <w:fldChar w:fldCharType="separate"/>
      </w:r>
      <w:r w:rsidRPr="002E3AE3">
        <w:rPr>
          <w:noProof/>
        </w:rPr>
        <w:t>(Hickey &amp; Peelen, 2015)</w:t>
      </w:r>
      <w:r>
        <w:fldChar w:fldCharType="end"/>
      </w:r>
      <w:r>
        <w:t xml:space="preserve"> </w:t>
      </w:r>
      <w:r w:rsidR="00541EE3">
        <w:t>that representation</w:t>
      </w:r>
      <w:r>
        <w:t>s</w:t>
      </w:r>
      <w:r w:rsidR="00541EE3">
        <w:t xml:space="preserve"> of objects (cars, trees, or people in naturalistic images) in object-selective visual cortex paired with high rewards </w:t>
      </w:r>
      <w:r>
        <w:t>are</w:t>
      </w:r>
      <w:r w:rsidR="00541EE3">
        <w:t xml:space="preserve"> enhanced, while the representation of objects paired with low rewards </w:t>
      </w:r>
      <w:r>
        <w:t>are</w:t>
      </w:r>
      <w:r w:rsidR="00541EE3">
        <w:t xml:space="preserve"> suppressed</w:t>
      </w:r>
      <w:r w:rsidR="00EC1A12">
        <w:t xml:space="preserve">. </w:t>
      </w:r>
    </w:p>
    <w:p w14:paraId="25DAC3C0" w14:textId="044E739A" w:rsidR="00EE20A8" w:rsidRDefault="000801F7" w:rsidP="00E4130A">
      <w:pPr>
        <w:spacing w:line="480" w:lineRule="auto"/>
        <w:ind w:firstLine="720"/>
        <w:jc w:val="both"/>
      </w:pPr>
      <w:r>
        <w:t xml:space="preserve">In this study we </w:t>
      </w:r>
      <w:r w:rsidR="00DB6A95">
        <w:t>sought</w:t>
      </w:r>
      <w:r>
        <w:t xml:space="preserve"> to directly compare the simultaneous processing of features linked to different reward schedules. Furthermore, we compared how goal-directed attention is influenced </w:t>
      </w:r>
      <w:r>
        <w:lastRenderedPageBreak/>
        <w:t>by rewards</w:t>
      </w:r>
      <w:r w:rsidR="009936F9">
        <w:t xml:space="preserve"> (training phase) and by previous reward associations once rewards are no longer available (test phase)</w:t>
      </w:r>
      <w:r>
        <w:t xml:space="preserve">.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w:t>
      </w:r>
      <w:r w:rsidR="00BA68BB">
        <w:t xml:space="preserve">They provide a continuous measure of feature-based attention deployment across multiple stimuli simultaneously, and are a reliably modulated by goals such as paying attention to a certain stimulus feature </w:t>
      </w:r>
      <w:r w:rsidR="00BA68BB">
        <w:fldChar w:fldCharType="begin" w:fldLock="1"/>
      </w:r>
      <w:r w:rsidR="00BA68BB">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BA68BB">
        <w:fldChar w:fldCharType="separate"/>
      </w:r>
      <w:r w:rsidR="00BA68BB" w:rsidRPr="00C06628">
        <w:rPr>
          <w:noProof/>
        </w:rPr>
        <w:t>(Andersen &amp; Müller, 2010)</w:t>
      </w:r>
      <w:r w:rsidR="00BA68BB">
        <w:fldChar w:fldCharType="end"/>
      </w:r>
      <w:r w:rsidR="00BA68BB">
        <w:t>.</w:t>
      </w:r>
      <w:r w:rsidR="00EE20A8">
        <w:t xml:space="preserve"> </w:t>
      </w:r>
      <w:r w:rsidR="00C153CF">
        <w:t>Here</w:t>
      </w:r>
      <w:r w:rsidR="00EE20A8">
        <w:t xml:space="preserve"> </w:t>
      </w:r>
      <w:r w:rsidR="00EC00BB">
        <w:t xml:space="preserve">we </w:t>
      </w:r>
      <w:r w:rsidR="00EE20A8">
        <w:t>investigated the simultaneous deployment of attention to two features (red and blue dots) across three phases o</w:t>
      </w:r>
      <w:r w:rsidR="001D293D">
        <w:t xml:space="preserve">f the experiment. </w:t>
      </w:r>
      <w:r w:rsidR="00A92CBA">
        <w:t>On each trial participants were instructed to attend to one of the two colors</w:t>
      </w:r>
      <w:r w:rsidR="007A5705">
        <w:t xml:space="preserve"> and to press a key if the dots of the attended color moved coherently. They performed this task</w:t>
      </w:r>
      <w:r w:rsidR="00A92CBA">
        <w:t xml:space="preserve"> firs</w:t>
      </w:r>
      <w:r w:rsidR="007A5705">
        <w:t>t without any reward (baseline) and</w:t>
      </w:r>
      <w:r w:rsidR="00A92CBA">
        <w:t xml:space="preserve"> then with each color associated with different probabilities of earning a rewards (</w:t>
      </w:r>
      <w:r w:rsidR="00F032A7">
        <w:t>training</w:t>
      </w:r>
      <w:r w:rsidR="00A92CBA">
        <w:t>). In the last phase (</w:t>
      </w:r>
      <w:r w:rsidR="00F032A7">
        <w:t>test</w:t>
      </w:r>
      <w:r w:rsidR="00A92CBA">
        <w:t xml:space="preserve">), participants were informed that they would not earn any more rewards. This design enabled us to investigate the influence of reward on attention simultaneously for both features. </w:t>
      </w:r>
    </w:p>
    <w:p w14:paraId="499F8EB7" w14:textId="7C3DA624" w:rsidR="007A5705" w:rsidRDefault="007A5705" w:rsidP="00E4130A">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remain even when participants are aware that no more rewards can be earned (test phase). The use of the SSVEPs in the current paradigm allowed us to test the facilitation and suppression simultaneously on each trial as two features compete for attention. </w:t>
      </w:r>
    </w:p>
    <w:p w14:paraId="00B5A0A1" w14:textId="77777777" w:rsidR="00EE20A8" w:rsidRPr="00EE20A8" w:rsidRDefault="00EE20A8" w:rsidP="00EE20A8"/>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w:t>
      </w:r>
      <w:r w:rsidR="005D4203">
        <w:lastRenderedPageBreak/>
        <w:t xml:space="preserve">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w:lastRenderedPageBreak/>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72510D" w:rsidRPr="005D695E" w:rsidRDefault="0072510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72510D" w:rsidRPr="005D695E" w:rsidRDefault="0072510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5"/>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6"/>
      <w:r>
        <w:t xml:space="preserve">Behavior </w:t>
      </w:r>
      <w:commentRangeEnd w:id="6"/>
      <w:r>
        <w:rPr>
          <w:rStyle w:val="CommentReference"/>
          <w:rFonts w:eastAsiaTheme="minorHAnsi" w:cs="Times New Roman"/>
          <w:b w:val="0"/>
        </w:rPr>
        <w:commentReference w:id="6"/>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7"/>
      <w:r>
        <w:lastRenderedPageBreak/>
        <w:t>EEG recording and pre</w:t>
      </w:r>
      <w:r w:rsidR="00703DB2">
        <w:t>-</w:t>
      </w:r>
      <w:r>
        <w:t>processing</w:t>
      </w:r>
      <w:commentRangeEnd w:id="7"/>
      <w:r w:rsidR="00A44140">
        <w:rPr>
          <w:rStyle w:val="CommentReference"/>
          <w:rFonts w:eastAsiaTheme="minorHAnsi" w:cs="Times New Roman"/>
          <w:b w:val="0"/>
        </w:rPr>
        <w:commentReference w:id="7"/>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8"/>
      <w:r w:rsidR="007A5260">
        <w:t xml:space="preserve">Additional external electrodes were applied to the left and right mastoids, </w:t>
      </w:r>
      <w:commentRangeEnd w:id="8"/>
      <w:r w:rsidR="00314813">
        <w:rPr>
          <w:rStyle w:val="CommentReference"/>
        </w:rPr>
        <w:commentReference w:id="8"/>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9"/>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9"/>
      <w:r w:rsidR="00314813">
        <w:rPr>
          <w:rStyle w:val="CommentReference"/>
        </w:rPr>
        <w:commentReference w:id="9"/>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0"/>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0"/>
      <w:r w:rsidR="004C379C">
        <w:rPr>
          <w:rStyle w:val="CommentReference"/>
        </w:rPr>
        <w:commentReference w:id="10"/>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1"/>
      <w:r w:rsidR="00750379">
        <w:t>10</w:t>
      </w:r>
      <w:r w:rsidR="00462C5A">
        <w:t>,</w:t>
      </w:r>
      <w:r w:rsidR="00750379">
        <w:t>000 iterations (2</w:t>
      </w:r>
      <w:r w:rsidR="00462C5A">
        <w:t>,</w:t>
      </w:r>
      <w:r w:rsidR="00750379">
        <w:t>000 warmup</w:t>
      </w:r>
      <w:commentRangeEnd w:id="11"/>
      <w:r w:rsidR="001123A6">
        <w:rPr>
          <w:rStyle w:val="CommentReference"/>
        </w:rPr>
        <w:commentReference w:id="11"/>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2"/>
      <w:r>
        <w:t>Behavioral results</w:t>
      </w:r>
      <w:commentRangeEnd w:id="12"/>
      <w:r w:rsidR="00917742">
        <w:rPr>
          <w:rStyle w:val="CommentReference"/>
          <w:rFonts w:eastAsiaTheme="minorHAnsi" w:cs="Times New Roman"/>
          <w:b w:val="0"/>
        </w:rPr>
        <w:commentReference w:id="12"/>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lastRenderedPageBreak/>
              <w:t>Table 1</w:t>
            </w:r>
            <w:commentRangeEnd w:id="13"/>
            <w:r w:rsidR="00917742">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4"/>
    <w:p w14:paraId="71258051" w14:textId="1500ADA3" w:rsidR="00EF140D" w:rsidRDefault="005509D4" w:rsidP="007709FE">
      <w:pPr>
        <w:ind w:firstLine="720"/>
      </w:pPr>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917742">
        <w:rPr>
          <w:rStyle w:val="CommentReference"/>
        </w:rPr>
        <w:commentReference w:id="14"/>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5"/>
      <w:r>
        <w:t>Hit rates</w:t>
      </w:r>
      <w:del w:id="16" w:author="Antonio Schettino" w:date="2018-08-28T10:15:00Z">
        <w:r w:rsidDel="006F62F4">
          <w:delText xml:space="preserve"> </w:delText>
        </w:r>
      </w:del>
      <w:commentRangeEnd w:id="15"/>
      <w:r w:rsidR="00411041">
        <w:rPr>
          <w:rStyle w:val="CommentReference"/>
          <w:rFonts w:eastAsiaTheme="minorHAnsi" w:cs="Times New Roman"/>
          <w:b w:val="0"/>
        </w:rPr>
        <w:commentReference w:id="15"/>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7"/>
      <w:r w:rsidR="00917742">
        <w:t xml:space="preserve">, it should be noted that this is a signal detection task, so the performance of 50% is not chance level. </w:t>
      </w:r>
      <w:commentRangeEnd w:id="17"/>
      <w:r w:rsidR="0041367D">
        <w:rPr>
          <w:rStyle w:val="CommentReference"/>
        </w:rPr>
        <w:commentReference w:id="17"/>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8"/>
      <w:commentRangeStart w:id="19"/>
      <w:r w:rsidR="00B92561">
        <w:t>more so</w:t>
      </w:r>
      <w:r>
        <w:t xml:space="preserve"> for the low rewarded color</w:t>
      </w:r>
      <w:commentRangeEnd w:id="18"/>
      <w:r w:rsidR="0041367D">
        <w:rPr>
          <w:rStyle w:val="CommentReference"/>
        </w:rPr>
        <w:commentReference w:id="18"/>
      </w:r>
      <w:commentRangeEnd w:id="19"/>
      <w:r w:rsidR="00411041">
        <w:rPr>
          <w:rStyle w:val="CommentReference"/>
        </w:rPr>
        <w:commentReference w:id="19"/>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0"/>
      <w:commentRangeStart w:id="21"/>
      <w:r>
        <w:t>and more so in the condition with higher probability of earning a reward</w:t>
      </w:r>
      <w:commentRangeEnd w:id="20"/>
      <w:r w:rsidR="0041367D">
        <w:rPr>
          <w:rStyle w:val="CommentReference"/>
        </w:rPr>
        <w:commentReference w:id="20"/>
      </w:r>
      <w:commentRangeEnd w:id="21"/>
      <w:r w:rsidR="00411041">
        <w:rPr>
          <w:rStyle w:val="CommentReference"/>
        </w:rPr>
        <w:commentReference w:id="21"/>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22"/>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2"/>
    </w:p>
    <w:p w14:paraId="18F62F57" w14:textId="5574CBDF" w:rsidR="00E1045E" w:rsidRPr="00F36223" w:rsidRDefault="00DF5EDD" w:rsidP="00C03E65">
      <w:pPr>
        <w:spacing w:line="480" w:lineRule="auto"/>
        <w:jc w:val="both"/>
        <w:rPr>
          <w:sz w:val="20"/>
          <w:szCs w:val="20"/>
        </w:rPr>
      </w:pPr>
      <w:r>
        <w:rPr>
          <w:rStyle w:val="CommentReference"/>
        </w:rPr>
        <w:commentReference w:id="22"/>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23"/>
      <w:r w:rsidR="00410220">
        <w:t>This result provides a conceptual replication</w:t>
      </w:r>
      <w:commentRangeEnd w:id="23"/>
      <w:r w:rsidR="0022579B">
        <w:rPr>
          <w:rStyle w:val="CommentReference"/>
        </w:rPr>
        <w:commentReference w:id="23"/>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4"/>
      <w:r w:rsidR="00410220">
        <w:t xml:space="preserve">This replication is significant given the large differences between our task and the previously used tasks. </w:t>
      </w:r>
      <w:commentRangeEnd w:id="24"/>
      <w:r w:rsidR="0039218C">
        <w:rPr>
          <w:rStyle w:val="CommentReference"/>
        </w:rPr>
        <w:commentReference w:id="24"/>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5"/>
      <w:r w:rsidR="00410220">
        <w:t xml:space="preserve">This result thus provides additional support to the robustness of the value-driven attentional effects </w:t>
      </w:r>
      <w:commentRangeEnd w:id="25"/>
      <w:r w:rsidR="0039218C">
        <w:rPr>
          <w:rStyle w:val="CommentReference"/>
        </w:rPr>
        <w:commentReference w:id="25"/>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6" w:author="Gilles Pourtois" w:date="2019-02-12T14:41:00Z">
        <w:r w:rsidR="0039218C">
          <w:t xml:space="preserve">gating </w:t>
        </w:r>
      </w:ins>
      <w:r w:rsidR="0046723F">
        <w:t xml:space="preserve">effect was modulated by </w:t>
      </w:r>
      <w:del w:id="27" w:author="Gilles Pourtois" w:date="2019-02-12T14:41:00Z">
        <w:r w:rsidR="0046723F" w:rsidDel="0039218C">
          <w:delText xml:space="preserve">the introduction of </w:delText>
        </w:r>
      </w:del>
      <w:r w:rsidR="0046723F">
        <w:t>reward</w:t>
      </w:r>
      <w:del w:id="28"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9" w:author="Gilles Pourtois" w:date="2019-02-12T14:42:00Z">
        <w:r w:rsidR="0039218C">
          <w:t>the</w:t>
        </w:r>
      </w:ins>
      <w:del w:id="30"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1"/>
      <w:r w:rsidR="00CD3D93">
        <w:t xml:space="preserve">This result further corroborates models of cognitive control </w:t>
      </w:r>
      <w:commentRangeEnd w:id="31"/>
      <w:r w:rsidR="0039218C">
        <w:rPr>
          <w:rStyle w:val="CommentReference"/>
        </w:rPr>
        <w:commentReference w:id="31"/>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32"/>
      <w:r w:rsidR="0043206E">
        <w:t xml:space="preserve">One of the possible explanations for this result is that it is due to the high difficulty of our task. </w:t>
      </w:r>
      <w:commentRangeEnd w:id="32"/>
      <w:r w:rsidR="0039218C">
        <w:rPr>
          <w:rStyle w:val="CommentReference"/>
        </w:rPr>
        <w:commentReference w:id="32"/>
      </w:r>
      <w:r w:rsidR="0043206E">
        <w:t xml:space="preserve">As can be seen from the behavioral data, on average participants </w:t>
      </w:r>
      <w:del w:id="33" w:author="Gilles Pourtois" w:date="2019-02-12T14:47:00Z">
        <w:r w:rsidR="0043206E" w:rsidDel="0039218C">
          <w:delText>were able to correctly detect only</w:delText>
        </w:r>
      </w:del>
      <w:ins w:id="34" w:author="Gilles Pourtois" w:date="2019-02-12T14:47:00Z">
        <w:r w:rsidR="0039218C">
          <w:t>had</w:t>
        </w:r>
      </w:ins>
      <w:r w:rsidR="0043206E">
        <w:t xml:space="preserve"> 60% </w:t>
      </w:r>
      <w:ins w:id="35" w:author="Gilles Pourtois" w:date="2019-02-12T14:47:00Z">
        <w:r w:rsidR="0039218C">
          <w:t>correct responses</w:t>
        </w:r>
      </w:ins>
      <w:del w:id="36" w:author="Gilles Pourtois" w:date="2019-02-12T14:47:00Z">
        <w:r w:rsidR="0043206E" w:rsidDel="0039218C">
          <w:delText>of dot movements</w:delText>
        </w:r>
      </w:del>
      <w:r w:rsidR="0043206E">
        <w:t xml:space="preserve">. </w:t>
      </w:r>
      <w:commentRangeStart w:id="37"/>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7"/>
      <w:r w:rsidR="0039218C">
        <w:rPr>
          <w:rStyle w:val="CommentReference"/>
        </w:rPr>
        <w:commentReference w:id="37"/>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8"/>
      <w:r w:rsidR="00B754E8">
        <w:t xml:space="preserve">by the value-based </w:t>
      </w:r>
      <w:r>
        <w:t xml:space="preserve">attention </w:t>
      </w:r>
      <w:r w:rsidR="00B754E8">
        <w:t>account, but in line with the prediction made by cognitive control models</w:t>
      </w:r>
      <w:commentRangeEnd w:id="38"/>
      <w:r w:rsidR="00BA5A51">
        <w:rPr>
          <w:rStyle w:val="CommentReference"/>
        </w:rPr>
        <w:commentReference w:id="38"/>
      </w:r>
      <w:r w:rsidR="00B754E8">
        <w:t xml:space="preserve">. </w:t>
      </w:r>
      <w:commentRangeStart w:id="39"/>
      <w:r w:rsidR="00004924">
        <w:t xml:space="preserve">Namely, the value-driven attentional account posits that linking stimuli to high reward probability induces a long lasting attentional bias toward such stimuli. </w:t>
      </w:r>
      <w:commentRangeEnd w:id="39"/>
      <w:r w:rsidR="00BA5A51">
        <w:rPr>
          <w:rStyle w:val="CommentReference"/>
        </w:rPr>
        <w:commentReference w:id="39"/>
      </w:r>
      <w:r w:rsidR="00004924">
        <w:t xml:space="preserve">However, our data suggests the opposite. Attention is flexibly </w:t>
      </w:r>
      <w:commentRangeStart w:id="40"/>
      <w:r w:rsidR="00004924">
        <w:t xml:space="preserve">deployed in order to maximize the probability of obtaining a reward, but then goes back to the baseline levels once the possibility of earning rewards is gone. </w:t>
      </w:r>
      <w:commentRangeEnd w:id="40"/>
      <w:r w:rsidR="00BA5A51">
        <w:rPr>
          <w:rStyle w:val="CommentReference"/>
        </w:rPr>
        <w:commentReference w:id="40"/>
      </w:r>
    </w:p>
    <w:p w14:paraId="5062F622" w14:textId="445FBFDC" w:rsidR="003A042E" w:rsidRDefault="003A042E" w:rsidP="00E4130A">
      <w:pPr>
        <w:spacing w:line="480" w:lineRule="auto"/>
        <w:ind w:firstLine="720"/>
        <w:jc w:val="both"/>
      </w:pPr>
      <w:commentRangeStart w:id="41"/>
      <w:r>
        <w:lastRenderedPageBreak/>
        <w:t xml:space="preserve">These results point to the importance of several factors in the allocation of attention based on goals and reward history. </w:t>
      </w:r>
      <w:commentRangeEnd w:id="41"/>
      <w:r w:rsidR="00BA5A51">
        <w:rPr>
          <w:rStyle w:val="CommentReference"/>
        </w:rPr>
        <w:commentReference w:id="41"/>
      </w:r>
      <w:commentRangeStart w:id="42"/>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2"/>
      <w:r w:rsidR="00BA5A51">
        <w:rPr>
          <w:rStyle w:val="CommentReference"/>
        </w:rPr>
        <w:commentReference w:id="42"/>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3"/>
      <w:r>
        <w:t>O</w:t>
      </w:r>
      <w:r w:rsidR="003A042E">
        <w:t>ur results demonstrate the importance of more rigorous tests of the idea that reward history can counteract goal-</w:t>
      </w:r>
      <w:r w:rsidR="00491D76">
        <w:t xml:space="preserve">driven allocation of attention. </w:t>
      </w:r>
      <w:commentRangeEnd w:id="43"/>
      <w:r w:rsidR="00BA5A51">
        <w:rPr>
          <w:rStyle w:val="CommentReference"/>
        </w:rPr>
        <w:commentReference w:id="43"/>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4"/>
      <w:r w:rsidR="00491D76">
        <w:t>in the task in which participants have a goal on every trial, we did not observe the value-driven attentional bias in our measure of sustained attention</w:t>
      </w:r>
      <w:commentRangeEnd w:id="44"/>
      <w:r w:rsidR="00BA5A51">
        <w:rPr>
          <w:rStyle w:val="CommentReference"/>
        </w:rPr>
        <w:commentReference w:id="44"/>
      </w:r>
      <w:r w:rsidR="00491D76">
        <w:t xml:space="preserve">. We believe that such an experimental setup provides </w:t>
      </w:r>
      <w:commentRangeStart w:id="45"/>
      <w:r w:rsidR="00491D76">
        <w:t xml:space="preserve">a more rigorous way of looking at the competition between the goal-driven and value-driven attention. </w:t>
      </w:r>
      <w:commentRangeEnd w:id="45"/>
      <w:r w:rsidR="00BA5A51">
        <w:rPr>
          <w:rStyle w:val="CommentReference"/>
        </w:rPr>
        <w:commentReference w:id="45"/>
      </w:r>
      <w:r w:rsidR="00491D76">
        <w:t xml:space="preserve">However, it is important to stress </w:t>
      </w:r>
      <w:commentRangeStart w:id="46"/>
      <w:r w:rsidR="00491D76">
        <w:t>that our paradigm</w:t>
      </w:r>
      <w:r w:rsidR="00C153E4">
        <w:t xml:space="preserve"> could favor the goa</w:t>
      </w:r>
      <w:r w:rsidR="00491D76">
        <w:t xml:space="preserve">l-directed effects on attention, while the previous paradigm could have favored the value-driven effects. </w:t>
      </w:r>
      <w:commentRangeEnd w:id="46"/>
      <w:r w:rsidR="000252E3">
        <w:rPr>
          <w:rStyle w:val="CommentReference"/>
        </w:rPr>
        <w:commentReference w:id="46"/>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7"/>
      <w:r w:rsidR="009508C9">
        <w:rPr>
          <w:highlight w:val="yellow"/>
        </w:rPr>
        <w:t xml:space="preserve">Gilles </w:t>
      </w:r>
      <w:commentRangeEnd w:id="47"/>
      <w:r w:rsidR="0047115E">
        <w:rPr>
          <w:rStyle w:val="CommentReference"/>
        </w:rPr>
        <w:commentReference w:id="47"/>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671569">
        <w:rPr>
          <w:b/>
          <w:lang w:val="nl-BE"/>
        </w:rPr>
        <w:instrText xml:space="preserve">ADDIN Mendeley Bibliography CSL_BIBLIOGRAPHY </w:instrText>
      </w:r>
      <w:r>
        <w:rPr>
          <w:b/>
        </w:rPr>
        <w:fldChar w:fldCharType="separate"/>
      </w:r>
      <w:r w:rsidR="002E3AE3" w:rsidRPr="00671569">
        <w:rPr>
          <w:noProof/>
          <w:szCs w:val="24"/>
          <w:lang w:val="nl-BE"/>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p05labo" w:date="2019-07-16T11:57:00Z" w:initials="p">
    <w:p w14:paraId="52BA8C31" w14:textId="56095DA9" w:rsidR="00C71C28" w:rsidRDefault="00C71C28">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2" w:author="pp05labo" w:date="2019-07-16T11:59:00Z" w:initials="p">
    <w:p w14:paraId="714F1F3E" w14:textId="6F0C6F0A" w:rsidR="00C71C28" w:rsidRDefault="00C71C28">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3" w:author="pp05labo" w:date="2019-07-16T12:02:00Z" w:initials="p">
    <w:p w14:paraId="25D99631" w14:textId="38D74173" w:rsidR="0067643F" w:rsidRDefault="0067643F">
      <w:pPr>
        <w:pStyle w:val="CommentText"/>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Pr>
          <w:rFonts w:ascii="Arial" w:hAnsi="Arial" w:cs="Arial"/>
          <w:i/>
          <w:iCs/>
          <w:color w:val="222222"/>
          <w:shd w:val="clear" w:color="auto" w:fill="FFFFFF"/>
        </w:rPr>
        <w:t>NeuroImage</w:t>
      </w:r>
      <w:r>
        <w:rPr>
          <w:rFonts w:ascii="Arial" w:hAnsi="Arial" w:cs="Arial"/>
          <w:color w:val="222222"/>
          <w:shd w:val="clear" w:color="auto" w:fill="FFFFFF"/>
        </w:rPr>
        <w:t>, </w:t>
      </w:r>
      <w:r>
        <w:rPr>
          <w:rFonts w:ascii="Arial" w:hAnsi="Arial" w:cs="Arial"/>
          <w:i/>
          <w:iCs/>
          <w:color w:val="222222"/>
          <w:shd w:val="clear" w:color="auto" w:fill="FFFFFF"/>
        </w:rPr>
        <w:t>84</w:t>
      </w:r>
      <w:r>
        <w:rPr>
          <w:rFonts w:ascii="Arial" w:hAnsi="Arial" w:cs="Arial"/>
          <w:color w:val="222222"/>
          <w:shd w:val="clear" w:color="auto" w:fill="FFFFFF"/>
        </w:rPr>
        <w:t>, 639-647.</w:t>
      </w:r>
    </w:p>
  </w:comment>
  <w:comment w:id="4" w:author="pp05labo" w:date="2019-07-16T13:54:00Z" w:initials="p">
    <w:p w14:paraId="4185FE45" w14:textId="31CE9B55" w:rsidR="00671569" w:rsidRDefault="00671569">
      <w:pPr>
        <w:pStyle w:val="CommentText"/>
      </w:pPr>
      <w:r>
        <w:rPr>
          <w:rStyle w:val="CommentReference"/>
        </w:rPr>
        <w:annotationRef/>
      </w:r>
      <w:r>
        <w:t>Introduce targets vs. distractors here</w:t>
      </w:r>
    </w:p>
  </w:comment>
  <w:comment w:id="5" w:author="Ivan Grahek" w:date="2019-05-03T15:58:00Z" w:initials="IG">
    <w:p w14:paraId="0BA42910" w14:textId="62846AD7" w:rsidR="0072510D" w:rsidRDefault="0072510D">
      <w:pPr>
        <w:pStyle w:val="CommentText"/>
      </w:pPr>
      <w:r>
        <w:rPr>
          <w:rStyle w:val="CommentReference"/>
        </w:rPr>
        <w:annotationRef/>
      </w:r>
      <w:r>
        <w:t xml:space="preserve">@Antonio: do you think that there’s merit in keeping the graph B? </w:t>
      </w:r>
    </w:p>
  </w:comment>
  <w:comment w:id="6" w:author="Ivan Grahek" w:date="2019-01-29T11:47:00Z" w:initials="IG">
    <w:p w14:paraId="5552F5BF" w14:textId="77777777" w:rsidR="0072510D" w:rsidRDefault="0072510D" w:rsidP="002749F6">
      <w:pPr>
        <w:pStyle w:val="CommentText"/>
      </w:pPr>
      <w:r>
        <w:rPr>
          <w:rStyle w:val="CommentReference"/>
        </w:rPr>
        <w:annotationRef/>
      </w:r>
      <w:r>
        <w:t>Add a part on pre-processing the behavior and include how the hit rates and false alarms were calculated.</w:t>
      </w:r>
    </w:p>
  </w:comment>
  <w:comment w:id="7" w:author="Ivan Grahek" w:date="2019-05-03T11:04:00Z" w:initials="IG">
    <w:p w14:paraId="13627C7F" w14:textId="4A2233BC" w:rsidR="0072510D" w:rsidRDefault="0072510D">
      <w:pPr>
        <w:pStyle w:val="CommentText"/>
      </w:pPr>
      <w:r>
        <w:rPr>
          <w:rStyle w:val="CommentReference"/>
        </w:rPr>
        <w:annotationRef/>
      </w:r>
      <w:r>
        <w:t>Change now that we are doing single trials</w:t>
      </w:r>
    </w:p>
  </w:comment>
  <w:comment w:id="8" w:author="Ivan Grahek" w:date="2019-05-02T16:33:00Z" w:initials="IG">
    <w:p w14:paraId="1D5920D4" w14:textId="39509E5F" w:rsidR="0072510D" w:rsidRDefault="0072510D">
      <w:pPr>
        <w:pStyle w:val="CommentText"/>
      </w:pPr>
      <w:r>
        <w:rPr>
          <w:rStyle w:val="CommentReference"/>
        </w:rPr>
        <w:annotationRef/>
      </w:r>
      <w:r>
        <w:t>Do we still need this?</w:t>
      </w:r>
    </w:p>
  </w:comment>
  <w:comment w:id="9" w:author="Ivan Grahek" w:date="2019-05-02T16:33:00Z" w:initials="IG">
    <w:p w14:paraId="46D87FA9" w14:textId="39A28A9E" w:rsidR="0072510D" w:rsidRDefault="0072510D">
      <w:pPr>
        <w:pStyle w:val="CommentText"/>
      </w:pPr>
      <w:r>
        <w:rPr>
          <w:rStyle w:val="CommentReference"/>
        </w:rPr>
        <w:annotationRef/>
      </w:r>
      <w:r>
        <w:t>Change to the average reference</w:t>
      </w:r>
    </w:p>
  </w:comment>
  <w:comment w:id="10" w:author="Ivan Grahek" w:date="2019-03-15T10:17:00Z" w:initials="IG">
    <w:p w14:paraId="2AD44FAB" w14:textId="191B777B" w:rsidR="0072510D" w:rsidRDefault="0072510D">
      <w:pPr>
        <w:pStyle w:val="CommentText"/>
      </w:pPr>
      <w:r>
        <w:rPr>
          <w:rStyle w:val="CommentReference"/>
        </w:rPr>
        <w:annotationRef/>
      </w:r>
      <w:r>
        <w:t>Change if we go for the baseline normalization</w:t>
      </w:r>
    </w:p>
  </w:comment>
  <w:comment w:id="11" w:author="Ivan Grahek" w:date="2019-05-03T17:27:00Z" w:initials="IG">
    <w:p w14:paraId="1DE830FD" w14:textId="2FA108A0" w:rsidR="0072510D" w:rsidRDefault="0072510D">
      <w:pPr>
        <w:pStyle w:val="CommentText"/>
      </w:pPr>
      <w:r>
        <w:rPr>
          <w:rStyle w:val="CommentReference"/>
        </w:rPr>
        <w:annotationRef/>
      </w:r>
      <w:r>
        <w:t>Edit with the final number</w:t>
      </w:r>
    </w:p>
  </w:comment>
  <w:comment w:id="12" w:author="Ivan Grahek" w:date="2019-02-09T14:04:00Z" w:initials="IG">
    <w:p w14:paraId="7EE80669" w14:textId="6B7A0B0E" w:rsidR="0072510D" w:rsidRDefault="0072510D">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3" w:author="Ivan Grahek" w:date="2019-02-09T14:10:00Z" w:initials="IG">
    <w:p w14:paraId="08DA60F3" w14:textId="6E3A3C95" w:rsidR="0072510D" w:rsidRDefault="0072510D">
      <w:pPr>
        <w:pStyle w:val="CommentText"/>
      </w:pPr>
      <w:r>
        <w:rPr>
          <w:rStyle w:val="CommentReference"/>
        </w:rPr>
        <w:annotationRef/>
      </w:r>
      <w:r>
        <w:t xml:space="preserve">This table could be merged with Table 3 or moved to the supplementary materials. </w:t>
      </w:r>
    </w:p>
  </w:comment>
  <w:comment w:id="14" w:author="Ivan Grahek" w:date="2019-02-09T14:08:00Z" w:initials="IG">
    <w:p w14:paraId="00A9CCF1" w14:textId="7E21FF27" w:rsidR="0072510D" w:rsidRDefault="0072510D">
      <w:pPr>
        <w:pStyle w:val="CommentText"/>
      </w:pPr>
      <w:r>
        <w:rPr>
          <w:rStyle w:val="CommentReference"/>
        </w:rPr>
        <w:annotationRef/>
      </w:r>
      <w:r>
        <w:t xml:space="preserve">The font in all of the graphs will be increased. </w:t>
      </w:r>
    </w:p>
  </w:comment>
  <w:comment w:id="15" w:author="Ivan Grahek" w:date="2019-03-15T10:32:00Z" w:initials="IG">
    <w:p w14:paraId="1A78F42E" w14:textId="20DAED21" w:rsidR="0072510D" w:rsidRDefault="0072510D">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7" w:author="Gilles Pourtois" w:date="2019-02-12T14:28:00Z" w:initials="GP">
    <w:p w14:paraId="7A6947E0" w14:textId="5A1AD815" w:rsidR="0072510D" w:rsidRDefault="0072510D">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8" w:author="Gilles Pourtois" w:date="2019-02-12T14:30:00Z" w:initials="GP">
    <w:p w14:paraId="37CDA2BC" w14:textId="52EFB07E" w:rsidR="0072510D" w:rsidRDefault="0072510D">
      <w:pPr>
        <w:pStyle w:val="CommentText"/>
      </w:pPr>
      <w:r>
        <w:rPr>
          <w:rStyle w:val="CommentReference"/>
        </w:rPr>
        <w:annotationRef/>
      </w:r>
      <w:r>
        <w:t>Weird this, right? Isn’t the case that participants should improve more for high-rewarded color?</w:t>
      </w:r>
    </w:p>
  </w:comment>
  <w:comment w:id="19" w:author="Ivan Grahek" w:date="2019-03-15T10:35:00Z" w:initials="IG">
    <w:p w14:paraId="58705832" w14:textId="3E41E23E" w:rsidR="0072510D" w:rsidRDefault="0072510D">
      <w:pPr>
        <w:pStyle w:val="CommentText"/>
      </w:pPr>
      <w:r>
        <w:rPr>
          <w:rStyle w:val="CommentReference"/>
        </w:rPr>
        <w:annotationRef/>
      </w:r>
      <w:r>
        <w:t>Antonio: I wouldn’t over-interpret this finding, the ER is not very high (8.43).</w:t>
      </w:r>
    </w:p>
  </w:comment>
  <w:comment w:id="20" w:author="Gilles Pourtois" w:date="2019-02-12T14:31:00Z" w:initials="GP">
    <w:p w14:paraId="3BE8451B" w14:textId="5536837A" w:rsidR="0072510D" w:rsidRDefault="0072510D">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1" w:author="Ivan Grahek" w:date="2019-03-15T10:36:00Z" w:initials="IG">
    <w:p w14:paraId="147D1BAD" w14:textId="0C537C15" w:rsidR="0072510D" w:rsidRDefault="0072510D">
      <w:pPr>
        <w:pStyle w:val="CommentText"/>
      </w:pPr>
      <w:r>
        <w:rPr>
          <w:rStyle w:val="CommentReference"/>
        </w:rPr>
        <w:annotationRef/>
      </w:r>
      <w:r>
        <w:t>Antonio: Again, I wouldn’t over-interpret this finding (</w:t>
      </w:r>
      <w:r w:rsidRPr="00F57403">
        <w:t>ER = 7.20</w:t>
      </w:r>
      <w:r>
        <w:t>).</w:t>
      </w:r>
    </w:p>
  </w:comment>
  <w:comment w:id="22" w:author="Ivan Grahek" w:date="2019-05-03T15:41:00Z" w:initials="IG">
    <w:p w14:paraId="1DB20E5C" w14:textId="270F5B4C" w:rsidR="0072510D" w:rsidRDefault="0072510D">
      <w:pPr>
        <w:pStyle w:val="CommentText"/>
      </w:pPr>
      <w:r>
        <w:rPr>
          <w:rStyle w:val="CommentReference"/>
        </w:rPr>
        <w:annotationRef/>
      </w:r>
      <w:r>
        <w:t xml:space="preserve">@Antonio these look amazing!!! Very well done </w:t>
      </w:r>
      <w:r>
        <w:sym w:font="Wingdings" w:char="F04A"/>
      </w:r>
    </w:p>
    <w:p w14:paraId="6EE4BF18" w14:textId="20930A2A" w:rsidR="0072510D" w:rsidRDefault="0072510D">
      <w:pPr>
        <w:pStyle w:val="CommentText"/>
      </w:pPr>
    </w:p>
    <w:p w14:paraId="43F9B7A9" w14:textId="7D26BC07" w:rsidR="0072510D" w:rsidRDefault="0072510D">
      <w:pPr>
        <w:pStyle w:val="CommentText"/>
      </w:pPr>
      <w:r>
        <w:t>Could you do a caption for these?</w:t>
      </w:r>
    </w:p>
    <w:p w14:paraId="2806F354" w14:textId="5E3261C4" w:rsidR="0072510D" w:rsidRDefault="0072510D">
      <w:pPr>
        <w:pStyle w:val="CommentText"/>
      </w:pPr>
    </w:p>
    <w:p w14:paraId="15E08E98" w14:textId="74AB2900" w:rsidR="0072510D" w:rsidRDefault="0072510D">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72510D" w:rsidRDefault="0072510D">
      <w:pPr>
        <w:pStyle w:val="CommentText"/>
      </w:pPr>
    </w:p>
    <w:p w14:paraId="7E6A21A2" w14:textId="376BC168" w:rsidR="0072510D" w:rsidRDefault="0072510D">
      <w:pPr>
        <w:pStyle w:val="CommentText"/>
      </w:pPr>
      <w:r>
        <w:t>Finally, there is a figure 2 in the folder with the raw values. Was your idea to include it there as well?</w:t>
      </w:r>
    </w:p>
  </w:comment>
  <w:comment w:id="23" w:author="Gilles Pourtois" w:date="2019-02-12T14:37:00Z" w:initials="GP">
    <w:p w14:paraId="642D1D86" w14:textId="0FF957A4" w:rsidR="0072510D" w:rsidRDefault="0072510D">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4" w:author="Gilles Pourtois" w:date="2019-02-12T14:40:00Z" w:initials="GP">
    <w:p w14:paraId="5EF914C4" w14:textId="31FEC6D6" w:rsidR="0072510D" w:rsidRDefault="0072510D">
      <w:pPr>
        <w:pStyle w:val="CommentText"/>
      </w:pPr>
      <w:r>
        <w:rPr>
          <w:rStyle w:val="CommentReference"/>
        </w:rPr>
        <w:annotationRef/>
      </w:r>
      <w:r>
        <w:t>I don’t think it is a replication here: here you focus on feature-based attention, and competition between two stimuli both having some value.</w:t>
      </w:r>
    </w:p>
  </w:comment>
  <w:comment w:id="25" w:author="Gilles Pourtois" w:date="2019-02-12T14:40:00Z" w:initials="GP">
    <w:p w14:paraId="6FFED0A0" w14:textId="6556C1AB" w:rsidR="0072510D" w:rsidRDefault="0072510D">
      <w:pPr>
        <w:pStyle w:val="CommentText"/>
      </w:pPr>
      <w:r>
        <w:rPr>
          <w:rStyle w:val="CommentReference"/>
        </w:rPr>
        <w:annotationRef/>
      </w:r>
      <w:r>
        <w:t>Unclear to me if you can draw this conclusion.</w:t>
      </w:r>
    </w:p>
  </w:comment>
  <w:comment w:id="31" w:author="Gilles Pourtois" w:date="2019-02-12T14:42:00Z" w:initials="GP">
    <w:p w14:paraId="686F6E8B" w14:textId="5E2FCD5D" w:rsidR="0072510D" w:rsidRDefault="0072510D">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2" w:author="Gilles Pourtois" w:date="2019-02-12T14:44:00Z" w:initials="GP">
    <w:p w14:paraId="1248484F" w14:textId="77777777" w:rsidR="0072510D" w:rsidRDefault="0072510D">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72510D" w:rsidRDefault="0072510D">
      <w:pPr>
        <w:pStyle w:val="CommentText"/>
      </w:pPr>
    </w:p>
    <w:p w14:paraId="3D982E49" w14:textId="24A8C315" w:rsidR="0072510D" w:rsidRDefault="0072510D">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72510D" w:rsidRDefault="0072510D">
      <w:pPr>
        <w:pStyle w:val="CommentText"/>
      </w:pPr>
    </w:p>
    <w:p w14:paraId="619D75CE" w14:textId="163469B5" w:rsidR="0072510D" w:rsidRDefault="0072510D">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7" w:author="Gilles Pourtois" w:date="2019-02-12T14:47:00Z" w:initials="GP">
    <w:p w14:paraId="30E868A1" w14:textId="4E3EDDCA" w:rsidR="0072510D" w:rsidRDefault="0072510D">
      <w:pPr>
        <w:pStyle w:val="CommentText"/>
      </w:pPr>
      <w:r>
        <w:rPr>
          <w:rStyle w:val="CommentReference"/>
        </w:rPr>
        <w:annotationRef/>
      </w:r>
      <w:r>
        <w:t xml:space="preserve">I think it is implausible…and cannot also explain why then you found an effect/change for the low reward stimulus across phases. </w:t>
      </w:r>
    </w:p>
  </w:comment>
  <w:comment w:id="38" w:author="Gilles Pourtois" w:date="2019-02-12T15:02:00Z" w:initials="GP">
    <w:p w14:paraId="73D63071" w14:textId="42B664BD" w:rsidR="0072510D" w:rsidRDefault="0072510D">
      <w:pPr>
        <w:pStyle w:val="CommentText"/>
      </w:pPr>
      <w:r>
        <w:rPr>
          <w:rStyle w:val="CommentReference"/>
        </w:rPr>
        <w:annotationRef/>
      </w:r>
      <w:r>
        <w:t>Not sure about the accuracy of this</w:t>
      </w:r>
    </w:p>
  </w:comment>
  <w:comment w:id="39" w:author="Gilles Pourtois" w:date="2019-02-12T15:02:00Z" w:initials="GP">
    <w:p w14:paraId="200EEA2D" w14:textId="59935F08" w:rsidR="0072510D" w:rsidRDefault="0072510D">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0" w:author="Gilles Pourtois" w:date="2019-02-12T15:05:00Z" w:initials="GP">
    <w:p w14:paraId="33CFA73D" w14:textId="0976DB69" w:rsidR="0072510D" w:rsidRDefault="0072510D">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1" w:author="Gilles Pourtois" w:date="2019-02-12T15:07:00Z" w:initials="GP">
    <w:p w14:paraId="509D5469" w14:textId="2C771A37" w:rsidR="0072510D" w:rsidRDefault="0072510D">
      <w:pPr>
        <w:pStyle w:val="CommentText"/>
      </w:pPr>
      <w:r>
        <w:rPr>
          <w:rStyle w:val="CommentReference"/>
        </w:rPr>
        <w:annotationRef/>
      </w:r>
      <w:r>
        <w:t>Unsure about this again. What you measure here is competition between 2 value-based stimuli, not between goal and value.</w:t>
      </w:r>
    </w:p>
  </w:comment>
  <w:comment w:id="42" w:author="Gilles Pourtois" w:date="2019-02-12T15:08:00Z" w:initials="GP">
    <w:p w14:paraId="3395808D" w14:textId="34EB6B37" w:rsidR="0072510D" w:rsidRDefault="0072510D">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3" w:author="Gilles Pourtois" w:date="2019-02-12T15:10:00Z" w:initials="GP">
    <w:p w14:paraId="3307E5A0" w14:textId="388B2E15" w:rsidR="0072510D" w:rsidRDefault="0072510D">
      <w:pPr>
        <w:pStyle w:val="CommentText"/>
      </w:pPr>
      <w:r>
        <w:rPr>
          <w:rStyle w:val="CommentReference"/>
        </w:rPr>
        <w:annotationRef/>
      </w:r>
      <w:r>
        <w:t xml:space="preserve">Unclear to me which result of your study shows this? </w:t>
      </w:r>
    </w:p>
  </w:comment>
  <w:comment w:id="44" w:author="Gilles Pourtois" w:date="2019-02-12T15:10:00Z" w:initials="GP">
    <w:p w14:paraId="3439B156" w14:textId="59095BD5" w:rsidR="0072510D" w:rsidRDefault="0072510D">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5" w:author="Gilles Pourtois" w:date="2019-02-12T15:11:00Z" w:initials="GP">
    <w:p w14:paraId="73C043A4" w14:textId="30A7E057" w:rsidR="0072510D" w:rsidRDefault="0072510D">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6" w:author="Gilles Pourtois" w:date="2019-02-12T15:13:00Z" w:initials="GP">
    <w:p w14:paraId="29DCCCB8" w14:textId="540C3E26" w:rsidR="0072510D" w:rsidRDefault="0072510D">
      <w:pPr>
        <w:pStyle w:val="CommentText"/>
      </w:pPr>
      <w:r>
        <w:rPr>
          <w:rStyle w:val="CommentReference"/>
        </w:rPr>
        <w:annotationRef/>
      </w:r>
      <w:r>
        <w:t>Unclear to me this</w:t>
      </w:r>
    </w:p>
  </w:comment>
  <w:comment w:id="47" w:author="Ivan Grahek" w:date="2019-02-09T14:15:00Z" w:initials="IG">
    <w:p w14:paraId="0ECD07BE" w14:textId="00E18607" w:rsidR="0072510D" w:rsidRDefault="0072510D">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4185FE45"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63024" w14:textId="77777777" w:rsidR="0096595E" w:rsidRDefault="0096595E" w:rsidP="00AD5698">
      <w:pPr>
        <w:spacing w:after="0" w:line="240" w:lineRule="auto"/>
      </w:pPr>
      <w:r>
        <w:separator/>
      </w:r>
    </w:p>
  </w:endnote>
  <w:endnote w:type="continuationSeparator" w:id="0">
    <w:p w14:paraId="4D5C3AE7" w14:textId="77777777" w:rsidR="0096595E" w:rsidRDefault="0096595E"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72510D" w:rsidRDefault="0072510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72510D" w:rsidRDefault="0072510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1CF8A" w14:textId="77777777" w:rsidR="0096595E" w:rsidRDefault="0096595E" w:rsidP="00AD5698">
      <w:pPr>
        <w:spacing w:after="0" w:line="240" w:lineRule="auto"/>
      </w:pPr>
      <w:r>
        <w:separator/>
      </w:r>
    </w:p>
  </w:footnote>
  <w:footnote w:type="continuationSeparator" w:id="0">
    <w:p w14:paraId="07493083" w14:textId="77777777" w:rsidR="0096595E" w:rsidRDefault="0096595E"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DA8AB84" w:rsidR="0072510D" w:rsidRDefault="0072510D">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C864A9">
          <w:rPr>
            <w:noProof/>
            <w:szCs w:val="24"/>
          </w:rPr>
          <w:t>5</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72510D" w:rsidRDefault="0072510D"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20"/>
  </w:num>
  <w:num w:numId="4">
    <w:abstractNumId w:val="42"/>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1"/>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39"/>
  </w:num>
  <w:num w:numId="41">
    <w:abstractNumId w:val="19"/>
  </w:num>
  <w:num w:numId="42">
    <w:abstractNumId w:val="11"/>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595E"/>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973A5-0226-4A95-9FCD-65498610E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42</Pages>
  <Words>39396</Words>
  <Characters>216680</Characters>
  <Application>Microsoft Office Word</Application>
  <DocSecurity>0</DocSecurity>
  <Lines>1805</Lines>
  <Paragraphs>511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255565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10</cp:revision>
  <cp:lastPrinted>2019-07-16T11:53:00Z</cp:lastPrinted>
  <dcterms:created xsi:type="dcterms:W3CDTF">2019-07-16T09:34:00Z</dcterms:created>
  <dcterms:modified xsi:type="dcterms:W3CDTF">2019-07-16T12:21:00Z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