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bookmarkStart w:id="0" w:name="_GoBack"/>
      <w:bookmarkEnd w:id="0"/>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268C77F0" w:rsidR="005F3ABC" w:rsidRPr="00444509" w:rsidRDefault="007F5D31" w:rsidP="005F3ABC">
      <w:pPr>
        <w:spacing w:line="480" w:lineRule="auto"/>
        <w:jc w:val="center"/>
        <w:rPr>
          <w:sz w:val="32"/>
          <w:szCs w:val="40"/>
        </w:rPr>
      </w:pPr>
      <w:r w:rsidRPr="00444509">
        <w:rPr>
          <w:sz w:val="32"/>
          <w:szCs w:val="40"/>
        </w:rPr>
        <w:t xml:space="preserve">Reward </w:t>
      </w:r>
      <w:r w:rsidR="00652779">
        <w:rPr>
          <w:sz w:val="32"/>
          <w:szCs w:val="40"/>
        </w:rPr>
        <w:t>enhances</w:t>
      </w:r>
      <w:r w:rsidR="00A908B1" w:rsidRPr="00444509">
        <w:rPr>
          <w:sz w:val="32"/>
          <w:szCs w:val="40"/>
        </w:rPr>
        <w:t xml:space="preserve"> stimulus processing </w:t>
      </w:r>
      <w:r w:rsidR="007946E2">
        <w:rPr>
          <w:sz w:val="32"/>
          <w:szCs w:val="40"/>
        </w:rPr>
        <w:t xml:space="preserve">in </w:t>
      </w:r>
      <w:r w:rsidR="00FF554D">
        <w:rPr>
          <w:sz w:val="32"/>
          <w:szCs w:val="40"/>
        </w:rPr>
        <w:t xml:space="preserve">the </w:t>
      </w:r>
      <w:r w:rsidR="007946E2">
        <w:rPr>
          <w:sz w:val="32"/>
          <w:szCs w:val="40"/>
        </w:rPr>
        <w:t xml:space="preserve">visual cortex </w:t>
      </w:r>
      <w:r w:rsidR="00A908B1" w:rsidRPr="00444509">
        <w:rPr>
          <w:sz w:val="32"/>
          <w:szCs w:val="40"/>
        </w:rPr>
        <w:t>independently of voluntary attention</w:t>
      </w:r>
      <w:r w:rsidR="007825F7" w:rsidRPr="00444509">
        <w:rPr>
          <w:sz w:val="32"/>
          <w:szCs w:val="40"/>
        </w:rPr>
        <w:t>:</w:t>
      </w:r>
      <w:r w:rsidR="00234B2A" w:rsidRPr="00444509">
        <w:rPr>
          <w:sz w:val="32"/>
          <w:szCs w:val="40"/>
        </w:rPr>
        <w:t xml:space="preserve"> Insights from Steady-</w:t>
      </w:r>
      <w:r w:rsidR="00666A72" w:rsidRPr="00444509">
        <w:rPr>
          <w:sz w:val="32"/>
          <w:szCs w:val="40"/>
        </w:rPr>
        <w:t>S</w:t>
      </w:r>
      <w:r w:rsidR="00234B2A" w:rsidRPr="00444509">
        <w:rPr>
          <w:sz w:val="32"/>
          <w:szCs w:val="40"/>
        </w:rPr>
        <w:t>tate Visual Evoked P</w:t>
      </w:r>
      <w:r w:rsidR="0047282E" w:rsidRPr="00444509">
        <w:rPr>
          <w:sz w:val="32"/>
          <w:szCs w:val="40"/>
        </w:rPr>
        <w:t>otentials</w:t>
      </w:r>
    </w:p>
    <w:p w14:paraId="455F6015" w14:textId="77777777" w:rsidR="00234B2A" w:rsidRDefault="00234B2A" w:rsidP="005F3ABC">
      <w:pPr>
        <w:spacing w:line="480" w:lineRule="auto"/>
        <w:jc w:val="center"/>
      </w:pPr>
    </w:p>
    <w:p w14:paraId="0C31CEC7" w14:textId="1B9A64C8" w:rsidR="0057658E" w:rsidRPr="00F371BF" w:rsidRDefault="005F3ABC" w:rsidP="005F3ABC">
      <w:pPr>
        <w:spacing w:line="480" w:lineRule="auto"/>
        <w:jc w:val="center"/>
        <w:rPr>
          <w:rPrChange w:id="1" w:author="Ernst Koster" w:date="2019-09-24T10:24:00Z">
            <w:rPr>
              <w:lang w:val="nl-BE"/>
            </w:rPr>
          </w:rPrChange>
        </w:rPr>
      </w:pPr>
      <w:r w:rsidRPr="00F371BF">
        <w:rPr>
          <w:rPrChange w:id="2" w:author="Ernst Koster" w:date="2019-09-24T10:24:00Z">
            <w:rPr>
              <w:lang w:val="nl-BE"/>
            </w:rPr>
          </w:rPrChange>
        </w:rPr>
        <w:t>Ivan Grahek</w:t>
      </w:r>
      <w:r w:rsidR="0047282E" w:rsidRPr="00F371BF">
        <w:rPr>
          <w:vertAlign w:val="superscript"/>
          <w:rPrChange w:id="3" w:author="Ernst Koster" w:date="2019-09-24T10:24:00Z">
            <w:rPr>
              <w:vertAlign w:val="superscript"/>
              <w:lang w:val="nl-BE"/>
            </w:rPr>
          </w:rPrChange>
        </w:rPr>
        <w:t>1</w:t>
      </w:r>
      <w:r w:rsidR="0057658E" w:rsidRPr="00F371BF">
        <w:rPr>
          <w:rFonts w:ascii="Segoe UI Symbol" w:eastAsia="Arial" w:hAnsi="Segoe UI Symbol" w:cs="Segoe UI Symbol"/>
          <w:szCs w:val="24"/>
          <w:vertAlign w:val="superscript"/>
          <w:rPrChange w:id="4" w:author="Ernst Koster" w:date="2019-09-24T10:24:00Z">
            <w:rPr>
              <w:rFonts w:ascii="Segoe UI Symbol" w:eastAsia="Arial" w:hAnsi="Segoe UI Symbol" w:cs="Segoe UI Symbol"/>
              <w:szCs w:val="24"/>
              <w:vertAlign w:val="superscript"/>
              <w:lang w:val="nl-BE"/>
            </w:rPr>
          </w:rPrChange>
        </w:rPr>
        <w:t>☨</w:t>
      </w:r>
      <w:r w:rsidR="0047282E" w:rsidRPr="00F371BF">
        <w:rPr>
          <w:vertAlign w:val="superscript"/>
          <w:rPrChange w:id="5" w:author="Ernst Koster" w:date="2019-09-24T10:24:00Z">
            <w:rPr>
              <w:vertAlign w:val="superscript"/>
              <w:lang w:val="nl-BE"/>
            </w:rPr>
          </w:rPrChange>
        </w:rPr>
        <w:t>*</w:t>
      </w:r>
      <w:r w:rsidR="0047282E" w:rsidRPr="00F371BF">
        <w:rPr>
          <w:rPrChange w:id="6" w:author="Ernst Koster" w:date="2019-09-24T10:24:00Z">
            <w:rPr>
              <w:lang w:val="nl-BE"/>
            </w:rPr>
          </w:rPrChange>
        </w:rPr>
        <w:t>, Antonio Schettino</w:t>
      </w:r>
      <w:r w:rsidR="0047282E" w:rsidRPr="00F371BF">
        <w:rPr>
          <w:vertAlign w:val="superscript"/>
          <w:rPrChange w:id="7" w:author="Ernst Koster" w:date="2019-09-24T10:24:00Z">
            <w:rPr>
              <w:vertAlign w:val="superscript"/>
              <w:lang w:val="nl-BE"/>
            </w:rPr>
          </w:rPrChange>
        </w:rPr>
        <w:t>1</w:t>
      </w:r>
      <w:r w:rsidR="0057658E" w:rsidRPr="00F371BF">
        <w:rPr>
          <w:vertAlign w:val="superscript"/>
          <w:rPrChange w:id="8" w:author="Ernst Koster" w:date="2019-09-24T10:24:00Z">
            <w:rPr>
              <w:vertAlign w:val="superscript"/>
              <w:lang w:val="nl-BE"/>
            </w:rPr>
          </w:rPrChange>
        </w:rPr>
        <w:t>,2</w:t>
      </w:r>
      <w:r w:rsidR="0057658E" w:rsidRPr="00F371BF">
        <w:rPr>
          <w:rFonts w:ascii="Segoe UI Symbol" w:eastAsia="Arial" w:hAnsi="Segoe UI Symbol" w:cs="Segoe UI Symbol"/>
          <w:szCs w:val="24"/>
          <w:vertAlign w:val="superscript"/>
          <w:rPrChange w:id="9" w:author="Ernst Koster" w:date="2019-09-24T10:24:00Z">
            <w:rPr>
              <w:rFonts w:ascii="Segoe UI Symbol" w:eastAsia="Arial" w:hAnsi="Segoe UI Symbol" w:cs="Segoe UI Symbol"/>
              <w:szCs w:val="24"/>
              <w:vertAlign w:val="superscript"/>
              <w:lang w:val="nl-BE"/>
            </w:rPr>
          </w:rPrChange>
        </w:rPr>
        <w:t>☨</w:t>
      </w:r>
      <w:r w:rsidRPr="00F371BF">
        <w:rPr>
          <w:rPrChange w:id="10" w:author="Ernst Koster" w:date="2019-09-24T10:24:00Z">
            <w:rPr>
              <w:lang w:val="nl-BE"/>
            </w:rPr>
          </w:rPrChange>
        </w:rPr>
        <w:t xml:space="preserve">, </w:t>
      </w:r>
      <w:r w:rsidR="0047282E" w:rsidRPr="00F371BF">
        <w:rPr>
          <w:rPrChange w:id="11" w:author="Ernst Koster" w:date="2019-09-24T10:24:00Z">
            <w:rPr>
              <w:lang w:val="nl-BE"/>
            </w:rPr>
          </w:rPrChange>
        </w:rPr>
        <w:t>Gilles Pourtois</w:t>
      </w:r>
      <w:r w:rsidR="0047282E" w:rsidRPr="00F371BF">
        <w:rPr>
          <w:vertAlign w:val="superscript"/>
          <w:rPrChange w:id="12" w:author="Ernst Koster" w:date="2019-09-24T10:24:00Z">
            <w:rPr>
              <w:vertAlign w:val="superscript"/>
              <w:lang w:val="nl-BE"/>
            </w:rPr>
          </w:rPrChange>
        </w:rPr>
        <w:t>1</w:t>
      </w:r>
      <w:r w:rsidRPr="00F371BF">
        <w:rPr>
          <w:rPrChange w:id="13" w:author="Ernst Koster" w:date="2019-09-24T10:24:00Z">
            <w:rPr>
              <w:lang w:val="nl-BE"/>
            </w:rPr>
          </w:rPrChange>
        </w:rPr>
        <w:t>, Ernst H.W. Koster</w:t>
      </w:r>
      <w:r w:rsidRPr="00F371BF">
        <w:rPr>
          <w:vertAlign w:val="superscript"/>
          <w:rPrChange w:id="14" w:author="Ernst Koster" w:date="2019-09-24T10:24:00Z">
            <w:rPr>
              <w:vertAlign w:val="superscript"/>
              <w:lang w:val="nl-BE"/>
            </w:rPr>
          </w:rPrChange>
        </w:rPr>
        <w:t>1</w:t>
      </w:r>
      <w:r w:rsidR="0047282E" w:rsidRPr="00F371BF">
        <w:rPr>
          <w:rPrChange w:id="15" w:author="Ernst Koster" w:date="2019-09-24T10:24:00Z">
            <w:rPr>
              <w:lang w:val="nl-BE"/>
            </w:rPr>
          </w:rPrChang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D91023">
      <w:pPr>
        <w:pStyle w:val="ListParagraph"/>
        <w:numPr>
          <w:ilvl w:val="0"/>
          <w:numId w:val="1"/>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D91023">
      <w:pPr>
        <w:pStyle w:val="ListParagraph"/>
        <w:numPr>
          <w:ilvl w:val="0"/>
          <w:numId w:val="1"/>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D91023">
      <w:pPr>
        <w:pStyle w:val="ListParagraph"/>
        <w:numPr>
          <w:ilvl w:val="0"/>
          <w:numId w:val="1"/>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04120FF0" w14:textId="7DC45758" w:rsidR="0076374E" w:rsidRDefault="00652779" w:rsidP="00CE7814">
      <w:pPr>
        <w:spacing w:line="480" w:lineRule="auto"/>
      </w:pPr>
      <w:r>
        <w:t xml:space="preserve">Rewards influence the processing of stimuli in the visual cortex, but the mechanisms through which this effect occurs remain unclear. One proposed mechanism is that the presence of potential rewards increases the deployment of voluntary attention. Another </w:t>
      </w:r>
      <w:r w:rsidR="00CE7814">
        <w:t>possibility</w:t>
      </w:r>
      <w:r>
        <w:t xml:space="preserve"> is that rewards increase the saliency of previously neutral stimuli independently of </w:t>
      </w:r>
      <w:r w:rsidR="00CE7814">
        <w:t xml:space="preserve">voluntary </w:t>
      </w:r>
      <w:r>
        <w:t xml:space="preserve">attention. </w:t>
      </w:r>
      <w:r w:rsidR="0056132B">
        <w:t>W</w:t>
      </w:r>
      <w:r>
        <w:t xml:space="preserve">e contrasted </w:t>
      </w:r>
      <w:r w:rsidR="007C3B94">
        <w:t>these two theoretical proposals by having participants perform a global motion detection task in which they were instructed on each trial to pay attention to one of the two features which were linked to different reward schedules. W</w:t>
      </w:r>
      <w:r w:rsidR="00CE7814">
        <w:t xml:space="preserve">e recorded </w:t>
      </w:r>
      <w:r w:rsidR="0056132B">
        <w:t>steady-state visual evoked potentials (</w:t>
      </w:r>
      <w:r w:rsidR="00CE7814">
        <w:t>SSVEPs</w:t>
      </w:r>
      <w:r w:rsidR="0056132B">
        <w:t>)</w:t>
      </w:r>
      <w:r w:rsidR="00CE7814">
        <w:t xml:space="preserve"> in 43</w:t>
      </w:r>
      <w:r w:rsidR="007C3B94">
        <w:t xml:space="preserve"> human subjects of both genders to simultaneous</w:t>
      </w:r>
      <w:r w:rsidR="0056132B">
        <w:t>ly measure</w:t>
      </w:r>
      <w:r w:rsidR="007C3B94">
        <w:t xml:space="preserve"> processing of both features in visual cortex. This design allowed us to dissociate the effect of voluntary attention from the effect of reward. The i</w:t>
      </w:r>
      <w:r w:rsidR="00CE7814">
        <w:t>ntroduction of rewards increased</w:t>
      </w:r>
      <w:r w:rsidR="007C3B94">
        <w:t xml:space="preserve"> the processing of the feature linked to high rewards independently of voluntary attention. However, this enhancement disappeared when participants were aware that they could not earn any more rewards. Th</w:t>
      </w:r>
      <w:r w:rsidR="00B84D87">
        <w:t>i</w:t>
      </w:r>
      <w:r w:rsidR="007C3B94">
        <w:t>s show</w:t>
      </w:r>
      <w:r w:rsidR="00B84D87">
        <w:t>s</w:t>
      </w:r>
      <w:r w:rsidR="007C3B94">
        <w:t xml:space="preserve"> that rewards </w:t>
      </w:r>
      <w:r w:rsidR="00FF7DC0">
        <w:t xml:space="preserve">can </w:t>
      </w:r>
      <w:r w:rsidR="007C3B94">
        <w:t xml:space="preserve">directly influence sensory processing in the visual cortex, independently of </w:t>
      </w:r>
      <w:r w:rsidR="00CE7814">
        <w:t xml:space="preserve">voluntary </w:t>
      </w:r>
      <w:r w:rsidR="007C3B94">
        <w:t xml:space="preserve">attention. </w:t>
      </w:r>
      <w:r w:rsidR="00FF7DC0">
        <w:t>However, p</w:t>
      </w:r>
      <w:r w:rsidR="007C3B94">
        <w:t xml:space="preserve">rocessing in visual </w:t>
      </w:r>
      <w:r w:rsidR="00DE3052">
        <w:t xml:space="preserve">cortex </w:t>
      </w:r>
      <w:r w:rsidR="00CE7814">
        <w:t>was</w:t>
      </w:r>
      <w:r w:rsidR="00DE3052">
        <w:t xml:space="preserve"> </w:t>
      </w:r>
      <w:r w:rsidR="00CE7814">
        <w:t>re</w:t>
      </w:r>
      <w:r w:rsidR="00DE3052">
        <w:t xml:space="preserve">adjusted </w:t>
      </w:r>
      <w:r w:rsidR="00631896">
        <w:t>following</w:t>
      </w:r>
      <w:r w:rsidR="00DE3052">
        <w:t xml:space="preserve"> the change in the </w:t>
      </w:r>
      <w:r w:rsidR="00CE7814">
        <w:t>availability of rewards in the environment</w:t>
      </w:r>
      <w:r w:rsidR="00DE3052">
        <w:t xml:space="preserve">. </w:t>
      </w:r>
      <w:r w:rsidR="00FF7DC0">
        <w:t xml:space="preserve">Neither the voluntary attention, nor the </w:t>
      </w:r>
      <w:r w:rsidR="0076374E">
        <w:t xml:space="preserve">saliency account can fully explain these results. We suggest that they need to be integrated to allow for the flexible balance between reward-driven increase in saliency and voluntary deployment of attention based on reward availability. </w:t>
      </w:r>
    </w:p>
    <w:p w14:paraId="6A2BC9CF" w14:textId="28EF6964" w:rsidR="0082431E" w:rsidRDefault="0076374E" w:rsidP="0076374E">
      <w:pPr>
        <w:spacing w:line="480" w:lineRule="auto"/>
      </w:pPr>
      <w:r>
        <w:t xml:space="preserve"> </w:t>
      </w:r>
      <w:r w:rsidR="007C3B94">
        <w:t xml:space="preserve"> </w:t>
      </w:r>
    </w:p>
    <w:p w14:paraId="5107C508" w14:textId="77777777" w:rsidR="00E4130A" w:rsidRPr="00E4130A" w:rsidRDefault="00E4130A" w:rsidP="00E4130A"/>
    <w:p w14:paraId="70251DA2" w14:textId="69345804" w:rsidR="00EE20A8" w:rsidRDefault="00EE20A8" w:rsidP="00EE20A8">
      <w:pPr>
        <w:spacing w:line="480" w:lineRule="auto"/>
      </w:pPr>
      <w:r>
        <w:t xml:space="preserve">Keywords: </w:t>
      </w:r>
      <w:r w:rsidR="00CE7814">
        <w:t xml:space="preserve">voluntary </w:t>
      </w:r>
      <w:r>
        <w:t xml:space="preserve">attention; </w:t>
      </w:r>
      <w:r w:rsidR="001B5936">
        <w:t>attention</w:t>
      </w:r>
      <w:r w:rsidR="00CE7814">
        <w:t>al</w:t>
      </w:r>
      <w:r w:rsidR="00377320">
        <w:t xml:space="preserve"> control; </w:t>
      </w:r>
      <w:r w:rsidR="00CE7814">
        <w:t xml:space="preserve">reward; motivation; </w:t>
      </w:r>
      <w:r>
        <w:t xml:space="preserve">EEG; feature-based attention; steady-state visual evoked potentials; frequency tagging  </w:t>
      </w:r>
    </w:p>
    <w:p w14:paraId="19006139" w14:textId="15AAB567" w:rsidR="0054295E" w:rsidRDefault="0054295E" w:rsidP="00CC580C">
      <w:pPr>
        <w:pStyle w:val="Heading1"/>
        <w:spacing w:before="0" w:after="240"/>
      </w:pPr>
      <w:r>
        <w:lastRenderedPageBreak/>
        <w:t>Introduction</w:t>
      </w:r>
    </w:p>
    <w:p w14:paraId="2B6C7F65" w14:textId="2D8EBA1B" w:rsidR="005C4136" w:rsidRDefault="00937B7E" w:rsidP="005C4136">
      <w:pPr>
        <w:spacing w:line="480" w:lineRule="auto"/>
        <w:ind w:firstLine="720"/>
        <w:jc w:val="both"/>
      </w:pPr>
      <w:r>
        <w:t xml:space="preserve">Maximizing rewards and avoiding punishments is one of the main determinants of human behavior. In order to increase the probability of obtaining rewards, it is necessary to prioritize the information needed to earn rewards. </w:t>
      </w:r>
      <w:r w:rsidR="005C4136">
        <w:t xml:space="preserve">Selective attention is crucial for adaptive behavior as it facilitates processing of relevant and suppression of irrelevant </w:t>
      </w:r>
      <w:r>
        <w:t>information</w:t>
      </w:r>
      <w:r w:rsidR="005C4136">
        <w:t xml:space="preserve"> in our environment </w:t>
      </w:r>
      <w:r w:rsidR="005C4136">
        <w:fldChar w:fldCharType="begin" w:fldLock="1"/>
      </w:r>
      <w:r w:rsidR="007D6479">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M. I. Posner, 1980)","manualFormatting":"(Chun, Golomb, &amp; Turk-Browne, 2011; Desimone &amp; Duncan, 1995)","plainTextFormattedCitation":"(Chun, Golomb, &amp; Turk-Browne, 2011; Desimone &amp; Duncan, 1995; M. I. Posner, 1980)","previouslyFormattedCitation":"(Chun, Golomb, &amp; Turk-Browne, 2011; Desimone &amp; Duncan, 1995; M. I. Posner, 1980)"},"properties":{"noteIndex":0},"schema":"https://github.com/citation-style-language/schema/raw/master/csl-citation.json"}</w:instrText>
      </w:r>
      <w:r w:rsidR="005C4136">
        <w:fldChar w:fldCharType="separate"/>
      </w:r>
      <w:r w:rsidR="005C4136" w:rsidRPr="006A3657">
        <w:rPr>
          <w:noProof/>
        </w:rPr>
        <w:t>(Chun, Golomb, &amp; Turk-Browne, 2011; Desimone &amp; Duncan, 1995)</w:t>
      </w:r>
      <w:r w:rsidR="005C4136">
        <w:fldChar w:fldCharType="end"/>
      </w:r>
      <w:r w:rsidR="005C4136">
        <w:t xml:space="preserve">. This process depends on </w:t>
      </w:r>
      <w:r w:rsidR="00444509">
        <w:t xml:space="preserve">our current goals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 I. Posner, 1980; Theeuwes, 2010)","manualFormatting":"(e.g., searching for our keys)","plainTextFormattedCitation":"(Corbetta &amp; Shulman, 2002; M. I. Posner, 1980; Theeuwes, 2010)","previouslyFormattedCitation":"(Corbetta &amp; Shulman, 2002; M. I. Posner, 1980; Theeuwes, 2010)"},"properties":{"noteIndex":0},"schema":"https://github.com/citation-style-language/schema/raw/master/csl-citation.json"}</w:instrText>
      </w:r>
      <w:r w:rsidR="00444509">
        <w:fldChar w:fldCharType="separate"/>
      </w:r>
      <w:r w:rsidR="00444509" w:rsidRPr="006A3657">
        <w:rPr>
          <w:noProof/>
        </w:rPr>
        <w:t>(</w:t>
      </w:r>
      <w:r w:rsidR="00444509">
        <w:rPr>
          <w:noProof/>
        </w:rPr>
        <w:t>e.g., searching for our keys</w:t>
      </w:r>
      <w:r w:rsidR="00444509" w:rsidRPr="006A3657">
        <w:rPr>
          <w:noProof/>
        </w:rPr>
        <w:t>)</w:t>
      </w:r>
      <w:r w:rsidR="00444509">
        <w:fldChar w:fldCharType="end"/>
      </w:r>
      <w:r w:rsidR="00444509">
        <w:t xml:space="preserve"> and </w:t>
      </w:r>
      <w:r w:rsidR="005C4136">
        <w:t xml:space="preserve">the physical salience of stimuli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(Print)\r0033-555X (Linking)","ISSN":"0033-555X","PMID":"7367577","author":[{"dropping-particle":"","family":"Posner","given":"MI I","non-dropping-particle":"","parse-names":false,"suffix":""}],"container-title":"Quarterly journal of experimental psychology","id":"ITEM-2","issue":"1","issued":{"date-parts":[["1980"]]},"page":"3-25","title":"Orienting of attention","type":"article-journal","volume":"32"},"uris":["http://www.mendeley.com/documents/?uuid=a8ca0425-378b-49d0-9ea3-bb0205978363"]},{"id":"ITEM-3","itemData":{"DOI":"10.1016/j.actpsy.2010.02.006","ISBN":"1873-6297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MI I Posner, 1980; Theeuwes, 2010)","manualFormatting":"(e.g., a loud noise; Corbetta &amp; Shulman, 2002; Posner, 1980; Theeuwes, 2010)","plainTextFormattedCitation":"(Corbetta &amp; Shulman, 2002; MI I Posner, 1980; Theeuwes, 2010)","previouslyFormattedCitation":"(Corbetta &amp; Shulman, 2002; MI I Posner, 1980; Theeuwes, 2010)"},"properties":{"noteIndex":0},"schema":"https://github.com/citation-style-language/schema/raw/master/csl-citation.json"}</w:instrText>
      </w:r>
      <w:r w:rsidR="00444509">
        <w:fldChar w:fldCharType="separate"/>
      </w:r>
      <w:r w:rsidR="00444509">
        <w:rPr>
          <w:noProof/>
        </w:rPr>
        <w:t xml:space="preserve">(e.g., a loud noise; Corbetta &amp; Shulman, 2002; </w:t>
      </w:r>
      <w:r w:rsidR="00444509" w:rsidRPr="00444509">
        <w:rPr>
          <w:noProof/>
        </w:rPr>
        <w:t>Posner, 1980; Theeuwes, 2010)</w:t>
      </w:r>
      <w:r w:rsidR="00444509">
        <w:fldChar w:fldCharType="end"/>
      </w:r>
      <w:r w:rsidR="00444509">
        <w:t>.</w:t>
      </w:r>
      <w:r w:rsidR="005C4136">
        <w:t xml:space="preserve"> Recent research has </w:t>
      </w:r>
      <w:r w:rsidR="00B762D6">
        <w:t>indicated</w:t>
      </w:r>
      <w:r w:rsidR="005C4136">
        <w:t xml:space="preserve"> that motivation can influence selective attention by impacting both of these factors. Reward expectation can enhance voluntary selective attention, and reward associations can increase the saliency of previously neutral stimuli. In most situations attention </w:t>
      </w:r>
      <w:r w:rsidR="00A9219A">
        <w:t>is guided</w:t>
      </w:r>
      <w:r w:rsidR="005C4136">
        <w:t xml:space="preserve"> by the combination of </w:t>
      </w:r>
      <w:r w:rsidR="00A9219A">
        <w:t xml:space="preserve">both </w:t>
      </w:r>
      <w:r w:rsidR="005C4136">
        <w:t xml:space="preserve">voluntary allocation of attention and reward history of stimuli </w:t>
      </w:r>
      <w:r w:rsidR="005C4136">
        <w:fldChar w:fldCharType="begin" w:fldLock="1"/>
      </w:r>
      <w:r w:rsidR="005C413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5C4136">
        <w:fldChar w:fldCharType="separate"/>
      </w:r>
      <w:r w:rsidR="005C4136" w:rsidRPr="001D387B">
        <w:rPr>
          <w:noProof/>
        </w:rPr>
        <w:t>(Awh, Belopolsky, &amp; Theeuwes, 2012)</w:t>
      </w:r>
      <w:r w:rsidR="005C4136">
        <w:fldChar w:fldCharType="end"/>
      </w:r>
      <w:r w:rsidR="005C4136">
        <w:t xml:space="preserve">. For example, while we are searching for keys (goal-relevant target) our attention can be captured by a cake (goal-irrelevant distractor). These two </w:t>
      </w:r>
      <w:r w:rsidR="00A9219A">
        <w:t>ways in which rewards influence selective</w:t>
      </w:r>
      <w:r w:rsidR="005C4136">
        <w:t xml:space="preserve"> attention have been commonly studied in isolation and the neural mechanisms through which they jointly guide attention remain unclear. Specifically, it remains unclear how voluntary selective attention and reward history interact to determine the processing of </w:t>
      </w:r>
      <w:r w:rsidR="00F73BBF">
        <w:t>goal-relevant and irrelevant stimuli</w:t>
      </w:r>
      <w:r w:rsidR="005C4136">
        <w:t xml:space="preserve"> </w:t>
      </w:r>
      <w:r w:rsidR="00F73BBF">
        <w:t xml:space="preserve">in the visual cortex. </w:t>
      </w:r>
    </w:p>
    <w:p w14:paraId="7C600AFF" w14:textId="46800C29" w:rsidR="005C4136" w:rsidRDefault="005C4136" w:rsidP="005C4136">
      <w:pPr>
        <w:spacing w:line="480" w:lineRule="auto"/>
        <w:ind w:firstLine="720"/>
        <w:jc w:val="both"/>
      </w:pPr>
      <w:r>
        <w:t xml:space="preserve">Voluntary selective attention (as well as other cognitive control processes) is </w:t>
      </w:r>
      <w:r w:rsidR="00937B7E">
        <w:t xml:space="preserve">proposed to be </w:t>
      </w:r>
      <w:r>
        <w:t xml:space="preserve">enhanced when individuals anticipate that they can earn rewards for good task-performance </w:t>
      </w:r>
      <w:r>
        <w:fldChar w:fldCharType="begin" w:fldLock="1"/>
      </w:r>
      <w:r>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Mechanism","type":"article-journal"},"uris":["http://www.mendeley.com/documents/?uuid=17dbfb36-66c0-4176-a38c-3843f7ae5648"]},{"id":"ITEM-3","itemData":{"author":[{"dropping-particle":"","family":"Krebs","given":"R M","non-dropping-particle":"","parse-names":false,"suffix":""},{"dropping-particle":"","family":"Woldorff","given":"M G","non-dropping-particle":"","parse-names":false,"suffix":""}],"container-title":"Wiley Handbook of Cognitive Control","editor":[{"dropping-particle":"","family":"Egner","given":"Tobias","non-dropping-particle":"","parse-names":false,"suffix":""}],"id":"ITEM-3","issued":{"date-parts":[["2017"]]},"page":"422-439","publisher":"Wiley-Blackwell","title":"Cognitive control and reward.","type":"chapter"},"uris":["http://www.mendeley.com/documents/?uuid=f8a958f5-32c6-429d-9fe3-45b822c380d0"]}],"mendeley":{"formattedCitation":"(Botvinick &amp; Braver, 2015; R M Krebs &amp; Woldorff, 2017; Pessoa, 2015)","manualFormatting":"(Botvinick &amp; Braver, 2015; Krebs &amp; Woldorff, 2017; Pessoa, 2015)","plainTextFormattedCitation":"(Botvinick &amp; Braver, 2015; R M Krebs &amp; Woldorff, 2017; Pessoa, 2015)","previouslyFormattedCitation":"(Botvinick &amp; Braver, 2015; R M Krebs &amp; Woldorff, 2017; Pessoa, 2015)"},"properties":{"noteIndex":0},"schema":"https://github.com/citation-style-language/schema/raw/master/csl-citation.json"}</w:instrText>
      </w:r>
      <w:r>
        <w:fldChar w:fldCharType="separate"/>
      </w:r>
      <w:r>
        <w:rPr>
          <w:noProof/>
        </w:rPr>
        <w:t>(Botvinick &amp; Braver, 2015; K</w:t>
      </w:r>
      <w:r w:rsidRPr="002B152E">
        <w:rPr>
          <w:noProof/>
        </w:rPr>
        <w:t>rebs &amp; Woldorff, 2017; Pessoa, 2015)</w:t>
      </w:r>
      <w:r>
        <w:fldChar w:fldCharType="end"/>
      </w:r>
      <w:r>
        <w:t>. A number of fMRI and EEG</w:t>
      </w:r>
      <w:r w:rsidR="001A770F">
        <w:t xml:space="preserve"> studies </w:t>
      </w:r>
      <w:r w:rsidR="00B84D87">
        <w:t>found</w:t>
      </w:r>
      <w:r w:rsidR="001A770F">
        <w:t xml:space="preserve"> </w:t>
      </w:r>
      <w:r>
        <w:t xml:space="preserve">reward-based enhancements in preparation for upcoming </w:t>
      </w:r>
      <w:r w:rsidR="00B762D6">
        <w:t>target stimuli</w:t>
      </w:r>
      <w:r>
        <w:t xml:space="preserve"> driven by enhanced activity in frontoparietal regions involved in attentional control </w:t>
      </w:r>
      <w:r>
        <w:fldChar w:fldCharType="begin" w:fldLock="1"/>
      </w:r>
      <w:r>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Boehler, Roberts, Song, &amp; Woldorff, 2012; Pessoa &amp; Engelmann, 2010; Schevernels, Krebs, Santens, Woldorff, &amp; Boehler, 2014)","manualFormatting":"(Krebs, Boehler, Roberts, Song, &amp; Woldorff, 2012; Pessoa &amp; Engelmann, 2010; Schevernels, Krebs, Santens, Woldorff, &amp; Boehler, 2014)","plainTextFormattedCitation":"(Ruth M. Krebs, Boehler, Roberts, Song, &amp; Woldorff, 2012; Pessoa &amp; Engelmann, 2010; Schevernels, Krebs, Santens, Woldorff, &amp; Boehler, 2014)","previouslyFormattedCitation":"(Ruth M. Krebs, Boehler, Roberts, Song, &amp; Woldorff, 2012; Pessoa &amp; Engelmann, 2010; Schevernels, Krebs, Santens, Woldorff, &amp; Boehler, 2014)"},"properties":{"noteIndex":0},"schema":"https://github.com/citation-style-language/schema/raw/master/csl-citation.json"}</w:instrText>
      </w:r>
      <w:r>
        <w:fldChar w:fldCharType="separate"/>
      </w:r>
      <w:r>
        <w:rPr>
          <w:noProof/>
        </w:rPr>
        <w:t>(</w:t>
      </w:r>
      <w:r w:rsidRPr="002B152E">
        <w:rPr>
          <w:noProof/>
        </w:rPr>
        <w:t xml:space="preserve">Krebs, Boehler, Roberts, </w:t>
      </w:r>
      <w:r w:rsidRPr="002B152E">
        <w:rPr>
          <w:noProof/>
        </w:rPr>
        <w:lastRenderedPageBreak/>
        <w:t>Song, &amp; Woldorff, 2012; Pessoa &amp; Engelmann, 2010; Schevernels, Krebs, Santens, Woldorff, &amp; Boehler, 2014)</w:t>
      </w:r>
      <w:r>
        <w:fldChar w:fldCharType="end"/>
      </w:r>
      <w:r>
        <w:t xml:space="preserve"> and by enhanced task-set representations in these regions </w:t>
      </w:r>
      <w:r w:rsidRPr="00CE7814">
        <w:fldChar w:fldCharType="begin" w:fldLock="1"/>
      </w:r>
      <w:r w:rsidRPr="00CE781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Pr="00CE7814">
        <w:fldChar w:fldCharType="separate"/>
      </w:r>
      <w:r w:rsidRPr="00CE7814">
        <w:rPr>
          <w:noProof/>
        </w:rPr>
        <w:t>(Etzel, Cole, Zacks, Kay, &amp; Braver, 2016; Wisniewski, Reverberi, Momennejad, Kahnt, &amp; Haynes, 2015)</w:t>
      </w:r>
      <w:r w:rsidRPr="00CE7814">
        <w:fldChar w:fldCharType="end"/>
      </w:r>
      <w:r w:rsidRPr="00CE7814">
        <w:t xml:space="preserve">. </w:t>
      </w:r>
      <w:r w:rsidR="002B5578" w:rsidRPr="00CE7814">
        <w:t>While</w:t>
      </w:r>
      <w:r w:rsidRPr="00CE7814">
        <w:t xml:space="preserve"> these studies suggest that reward influences attentional control via modulations in the frontoparietal network, it remains unclear how such modulations translate to </w:t>
      </w:r>
      <w:r w:rsidR="00B84D87">
        <w:t xml:space="preserve">affect </w:t>
      </w:r>
      <w:r w:rsidRPr="00CE7814">
        <w:t>the processing</w:t>
      </w:r>
      <w:r w:rsidR="00B84D87">
        <w:t xml:space="preserve"> of attended and unattended stimuli</w:t>
      </w:r>
      <w:r w:rsidRPr="00CE7814">
        <w:t xml:space="preserve"> i</w:t>
      </w:r>
      <w:r w:rsidR="009A222B" w:rsidRPr="00CE7814">
        <w:t xml:space="preserve">n visual cortex. </w:t>
      </w:r>
    </w:p>
    <w:p w14:paraId="0B92D984" w14:textId="7DFAD375" w:rsidR="005C4136" w:rsidRDefault="005C4136" w:rsidP="005C4136">
      <w:pPr>
        <w:spacing w:line="480" w:lineRule="auto"/>
        <w:ind w:firstLine="720"/>
        <w:jc w:val="both"/>
      </w:pPr>
      <w:r>
        <w:t xml:space="preserve">Another set of studies has focused on the processing of </w:t>
      </w:r>
      <w:r w:rsidR="00AD0557">
        <w:t>stimuli</w:t>
      </w:r>
      <w:r>
        <w:t xml:space="preserve"> associated with earning rewards. These studies have demonstrated that stimuli currently or previously associated with rewards capture attention in an automatic fashion, and even in cases when this conflicts with the current goals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Perlato, Santandrea, &amp; Della Libera, 2013; M. Failing &amp; Theeuwes, 2017)","manualFormatting":"(Anderson, 2016; Awh, Belopolsky, &amp; Theeuwes, 2012; Chelazzi, Perlato, Santandrea, &amp; Della Libera, 2013; Failing &amp; Theeuwes, 2017)","plainTextFormattedCitation":"(B. A. Anderson, 2016; Awh et al., 2012; Chelazzi, Perlato, Santandrea, &amp; Della Libera, 2013; M. Failing &amp; Theeuwes, 2017)","previouslyFormattedCitation":"(B. A. Anderson, 2016; Awh et al., 2012; Chelazzi, Perlato, Santandrea, &amp; Della Libera, 2013; M. Failing &amp; Theeuwes, 2017)"},"properties":{"noteIndex":0},"schema":"https://github.com/citation-style-language/schema/raw/master/csl-citation.json"}</w:instrText>
      </w:r>
      <w:r>
        <w:fldChar w:fldCharType="separate"/>
      </w:r>
      <w:r w:rsidRPr="00F1319E">
        <w:rPr>
          <w:noProof/>
        </w:rPr>
        <w:t>(Anderson, 2016; Awh, Belopolsky, &amp; Theeuwes, 2012; Chelazzi, Perlato, Santandrea, &amp; Della Libera, 2013; Failing &amp; Theeuwes, 2017)</w:t>
      </w:r>
      <w:r>
        <w:fldChar w:fldCharType="end"/>
      </w:r>
      <w:r>
        <w:t xml:space="preserve">. Behavioral studies have demonstrated that stimuli predictive of rewards capture attention, and that they can do so </w:t>
      </w:r>
      <w:r w:rsidR="00B762D6">
        <w:t xml:space="preserve">in subsequent trials </w:t>
      </w:r>
      <w:r>
        <w:t xml:space="preserve">when rewards are no longer present </w:t>
      </w:r>
      <w:r>
        <w:rPr>
          <w:noProof/>
        </w:rPr>
        <w:fldChar w:fldCharType="begin" w:fldLock="1"/>
      </w:r>
      <w:r>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Pr>
          <w:noProof/>
        </w:rPr>
        <w:fldChar w:fldCharType="separate"/>
      </w:r>
      <w:r>
        <w:rPr>
          <w:noProof/>
        </w:rPr>
        <w:t>(</w:t>
      </w:r>
      <w:r w:rsidRPr="00C43549">
        <w:rPr>
          <w:noProof/>
        </w:rPr>
        <w:t>Anderson, Laurent, &amp; Yantis, 2011; Della</w:t>
      </w:r>
      <w:r>
        <w:rPr>
          <w:noProof/>
        </w:rPr>
        <w:t xml:space="preserve"> Libera &amp; Chelazzi, 2009; </w:t>
      </w:r>
      <w:r w:rsidRPr="00C43549">
        <w:rPr>
          <w:noProof/>
        </w:rPr>
        <w:t>Failing &amp; Theeuwes, 2014)</w:t>
      </w:r>
      <w:r>
        <w:rPr>
          <w:noProof/>
        </w:rPr>
        <w:fldChar w:fldCharType="end"/>
      </w:r>
      <w:r>
        <w:t xml:space="preserve">. At the neural level it has been shown that stimuli related to rewards receive increased sensory processing </w:t>
      </w:r>
      <w:r>
        <w:fldChar w:fldCharType="begin" w:fldLock="1"/>
      </w:r>
      <w:r>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fldChar w:fldCharType="separate"/>
      </w:r>
      <w:r w:rsidRPr="002B152E">
        <w:rPr>
          <w:noProof/>
        </w:rPr>
        <w:t>(Serences, 2008)</w:t>
      </w:r>
      <w:r>
        <w:fldChar w:fldCharType="end"/>
      </w:r>
      <w:r>
        <w:t xml:space="preserve">. Studies focusing specifically on </w:t>
      </w:r>
      <w:r w:rsidR="003343CE">
        <w:t xml:space="preserve">attention </w:t>
      </w:r>
      <w:r>
        <w:t xml:space="preserve">have shown </w:t>
      </w:r>
      <w:r w:rsidR="003343CE">
        <w:t>that the attentional capture by rewarding stimuli</w:t>
      </w:r>
      <w:r>
        <w:t xml:space="preserve"> can be related to changes in the early processing of such stimuli </w:t>
      </w:r>
      <w:r w:rsidR="00F418CE">
        <w:t>i</w:t>
      </w:r>
      <w:r>
        <w:t xml:space="preserve">n the visual cortex </w:t>
      </w:r>
      <w:r>
        <w:fldChar w:fldCharType="begin" w:fldLock="1"/>
      </w:r>
      <w:r>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fldChar w:fldCharType="separate"/>
      </w:r>
      <w:r w:rsidRPr="00416E61">
        <w:rPr>
          <w:noProof/>
        </w:rPr>
        <w:t>(</w:t>
      </w:r>
      <w:r>
        <w:rPr>
          <w:noProof/>
        </w:rPr>
        <w:t xml:space="preserve">i.e., increase in the P1 component; </w:t>
      </w:r>
      <w:r w:rsidRPr="00416E61">
        <w:rPr>
          <w:noProof/>
        </w:rPr>
        <w:t>Donohue et al., 2016; Hickey, Chelazzi, &amp; Theeuwes, 2010; Luque et al., 2017; MacLean &amp; Giesbrecht, 2015)</w:t>
      </w:r>
      <w:r>
        <w:fldChar w:fldCharType="end"/>
      </w:r>
      <w:r w:rsidRPr="009F1C3D">
        <w:t xml:space="preserve">. </w:t>
      </w:r>
      <w:r>
        <w:t xml:space="preserve">However, other studies have failed to find evidence for such early modulations in the visual cortex, and found changes at later stages of stimulus processing </w:t>
      </w:r>
      <w:r>
        <w:fldChar w:fldCharType="begin" w:fldLock="1"/>
      </w:r>
      <w:r>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fldChar w:fldCharType="separate"/>
      </w:r>
      <w:r w:rsidRPr="009F1C3D">
        <w:rPr>
          <w:noProof/>
        </w:rPr>
        <w:t>(</w:t>
      </w:r>
      <w:r>
        <w:rPr>
          <w:noProof/>
        </w:rPr>
        <w:t xml:space="preserve">increased N2pc component and improved decoding in later processing stages; </w:t>
      </w:r>
      <w:r w:rsidRPr="009F1C3D">
        <w:rPr>
          <w:noProof/>
        </w:rPr>
        <w:t>Qi, Zeng, Ding, &amp; Li, 2013; Tankelevitch, Spaak, Rushworth, &amp; Stokes, 2019)</w:t>
      </w:r>
      <w:r>
        <w:fldChar w:fldCharType="end"/>
      </w:r>
      <w:r w:rsidR="00C25DA5">
        <w:t>. O</w:t>
      </w:r>
      <w:r>
        <w:t xml:space="preserve">ne fMRI study </w:t>
      </w:r>
      <w:r>
        <w:fldChar w:fldCharType="begin" w:fldLock="1"/>
      </w:r>
      <w:r w:rsidR="007F55D4">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2015)","manualFormatting":"(Hickey &amp; Peelen, 2015)","plainTextFormattedCitation":"(Hickey &amp; Peelen, 2015)","previouslyFormattedCitation":"(Hickey &amp; Peelen, 2015)"},"properties":{"noteIndex":0},"schema":"https://github.com/citation-style-language/schema/raw/master/csl-citation.json"}</w:instrText>
      </w:r>
      <w:r>
        <w:fldChar w:fldCharType="separate"/>
      </w:r>
      <w:r>
        <w:rPr>
          <w:noProof/>
        </w:rPr>
        <w:t>(Hickey &amp; Peelen, 2015</w:t>
      </w:r>
      <w:r w:rsidRPr="00967E03">
        <w:rPr>
          <w:noProof/>
        </w:rPr>
        <w:t>)</w:t>
      </w:r>
      <w:r>
        <w:fldChar w:fldCharType="end"/>
      </w:r>
      <w:r>
        <w:t xml:space="preserve"> has provided evidence for the simultaneous enhancement in representation of reward-related </w:t>
      </w:r>
      <w:r>
        <w:lastRenderedPageBreak/>
        <w:t>stimuli and suppression of stimuli devoid of a specific motivational value. More specifically, using a multivoxel pattern analysis and decoding technique, these authors found a gain</w:t>
      </w:r>
      <w:r w:rsidR="00F418CE">
        <w:t xml:space="preserve"> increase</w:t>
      </w:r>
      <w:r>
        <w:t xml:space="preserve"> in object-selective visual cortex for stimuli paired with rewards, while those not associated with this incentive were suppressed.</w:t>
      </w:r>
    </w:p>
    <w:p w14:paraId="6D9532D2" w14:textId="1B83256C" w:rsidR="003343CE" w:rsidRPr="00480E74" w:rsidRDefault="002B5578" w:rsidP="00480E74">
      <w:pPr>
        <w:spacing w:line="480" w:lineRule="auto"/>
        <w:ind w:firstLine="720"/>
        <w:jc w:val="both"/>
      </w:pPr>
      <w:r>
        <w:t xml:space="preserve">Importantly, the effects of reward history and voluntary attention are often difficult to dissociate, and they are commonly confounded in cognitive tasks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635EFC">
        <w:rPr>
          <w:noProof/>
        </w:rPr>
        <w:t>(Maunsell, 2004)</w:t>
      </w:r>
      <w:r>
        <w:fldChar w:fldCharType="end"/>
      </w:r>
      <w:r>
        <w:t xml:space="preserve">. </w:t>
      </w:r>
      <w:r w:rsidR="00332BE8">
        <w:t>Thus the</w:t>
      </w:r>
      <w:r w:rsidR="00AD0557">
        <w:t xml:space="preserve"> open question is whether the reward-related changes in stimulus processing in visual cortex occur as </w:t>
      </w:r>
      <w:r w:rsidR="009108BC">
        <w:t xml:space="preserve">a </w:t>
      </w:r>
      <w:r w:rsidR="00AD0557">
        <w:t xml:space="preserve">consequence of voluntary selective attention, changes in stimulus saliency, or </w:t>
      </w:r>
      <w:r w:rsidR="00FC4DAE">
        <w:t>a</w:t>
      </w:r>
      <w:r w:rsidR="00AD0557">
        <w:t xml:space="preserve"> combination of both.</w:t>
      </w:r>
      <w:r>
        <w:t xml:space="preserve"> One option (the </w:t>
      </w:r>
      <w:r w:rsidRPr="00F371BF">
        <w:rPr>
          <w:i/>
          <w:rPrChange w:id="16" w:author="Ernst Koster" w:date="2019-09-24T10:24:00Z">
            <w:rPr/>
          </w:rPrChange>
        </w:rPr>
        <w:t xml:space="preserve">voluntary </w:t>
      </w:r>
      <w:r w:rsidR="00772361" w:rsidRPr="00F371BF">
        <w:rPr>
          <w:i/>
          <w:rPrChange w:id="17" w:author="Ernst Koster" w:date="2019-09-24T10:24:00Z">
            <w:rPr/>
          </w:rPrChange>
        </w:rPr>
        <w:t>selective attention view</w:t>
      </w:r>
      <w:r w:rsidR="00772361">
        <w:t xml:space="preserve">) is that rewards influence the processing of stimuli by increasing the amount of voluntary attention deployed toward these stimuli. This hypothesis </w:t>
      </w:r>
      <w:r w:rsidR="00480E74">
        <w:t>comes from</w:t>
      </w:r>
      <w:r w:rsidR="00772361">
        <w:t xml:space="preserve"> the models which are focused on the role of motivation in the allocation of attention and cognitive control </w:t>
      </w:r>
      <w:r w:rsidR="00772361">
        <w:fldChar w:fldCharType="begin" w:fldLock="1"/>
      </w:r>
      <w:r w:rsidR="00772361">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772361">
        <w:fldChar w:fldCharType="separate"/>
      </w:r>
      <w:r w:rsidR="00772361" w:rsidRPr="006E3FAB">
        <w:rPr>
          <w:noProof/>
        </w:rPr>
        <w:t>(Brown &amp; Alexander, 2017; Holroyd &amp; McClure, 2015; Shenhav, Botvinick, &amp; Cohen, 2013; Verguts, Vassena, &amp; Silvetti, 2015)</w:t>
      </w:r>
      <w:r w:rsidR="00772361">
        <w:fldChar w:fldCharType="end"/>
      </w:r>
      <w:r w:rsidR="00772361">
        <w:t xml:space="preserve">. These models propose that the amount of attention allocated toward stimuli is dependent on the amount of rewards which can be earned </w:t>
      </w:r>
      <w:del w:id="18" w:author="Ernst Koster" w:date="2019-09-24T10:24:00Z">
        <w:r w:rsidR="00772361" w:rsidDel="00F371BF">
          <w:delText xml:space="preserve">for </w:delText>
        </w:r>
      </w:del>
      <w:ins w:id="19" w:author="Ernst Koster" w:date="2019-09-24T10:24:00Z">
        <w:r w:rsidR="00F371BF">
          <w:t xml:space="preserve">by </w:t>
        </w:r>
      </w:ins>
      <w:r w:rsidR="00772361">
        <w:t>doing so. Another possibility (</w:t>
      </w:r>
      <w:r w:rsidR="00592F8A">
        <w:t xml:space="preserve">the </w:t>
      </w:r>
      <w:r w:rsidR="00592F8A" w:rsidRPr="00F371BF">
        <w:rPr>
          <w:i/>
          <w:rPrChange w:id="20" w:author="Ernst Koster" w:date="2019-09-24T10:24:00Z">
            <w:rPr/>
          </w:rPrChange>
        </w:rPr>
        <w:t>saliency</w:t>
      </w:r>
      <w:r w:rsidR="00772361" w:rsidRPr="00F371BF">
        <w:rPr>
          <w:i/>
          <w:rPrChange w:id="21" w:author="Ernst Koster" w:date="2019-09-24T10:24:00Z">
            <w:rPr/>
          </w:rPrChange>
        </w:rPr>
        <w:t xml:space="preserve"> view</w:t>
      </w:r>
      <w:r w:rsidR="00772361">
        <w:t xml:space="preserve">) is that rewards increase the saliency of stimuli, and thus capture attention automatically, independently from voluntary attention. This view comes from </w:t>
      </w:r>
      <w:del w:id="22" w:author="Ernst Koster" w:date="2019-09-24T10:25:00Z">
        <w:r w:rsidR="00772361" w:rsidDel="00F371BF">
          <w:delText xml:space="preserve">the </w:delText>
        </w:r>
      </w:del>
      <w:r w:rsidR="00772361">
        <w:t xml:space="preserve">theoretical models focused on the role of reward history in guiding selective attention </w:t>
      </w:r>
      <w:r w:rsidR="00772361">
        <w:fldChar w:fldCharType="begin" w:fldLock="1"/>
      </w:r>
      <w:r w:rsidR="00772361">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van Ooyen, &amp; Watanabe, 2010)","manualFormatting":"(Anderson, 2016; Awh et al., 2012; Chelazzi et al., 2013; Failing &amp; Theeuwes, 2017)","plainTextFormattedCitation":"(B. A. Anderson, 2016; Awh et al., 2012; Chelazzi et al., 2013; M. Failing &amp; Theeuwes, 2017; Roelfsema, van Ooyen, &amp; Watanabe, 2010)","previouslyFormattedCitation":"(B. A. Anderson, 2016; Awh et al., 2012; Chelazzi et al., 2013; M. Failing &amp; Theeuwes, 2017; Roelfsema, van Ooyen, &amp; Watanabe, 2010)"},"properties":{"noteIndex":0},"schema":"https://github.com/citation-style-language/schema/raw/master/csl-citation.json"}</w:instrText>
      </w:r>
      <w:r w:rsidR="00772361">
        <w:fldChar w:fldCharType="separate"/>
      </w:r>
      <w:r w:rsidR="00772361" w:rsidRPr="00480E74">
        <w:rPr>
          <w:noProof/>
        </w:rPr>
        <w:t>(Anderson, 2016; Awh et al., 2012; Chelazzi et al., 2013; Failing &amp; Theeuwes, 2017)</w:t>
      </w:r>
      <w:r w:rsidR="00772361">
        <w:fldChar w:fldCharType="end"/>
      </w:r>
      <w:r w:rsidR="00772361" w:rsidRPr="00480E74">
        <w:t xml:space="preserve">. </w:t>
      </w:r>
      <w:r w:rsidR="00480E74">
        <w:t xml:space="preserve">These models </w:t>
      </w:r>
      <w:r w:rsidR="00332BE8">
        <w:t>propose that</w:t>
      </w:r>
      <w:r w:rsidR="00480E74">
        <w:t xml:space="preserve"> the processing of stimuli related to high rewards is facilitated, while the processing of other stimuli is suppressed</w:t>
      </w:r>
      <w:r w:rsidR="00332BE8">
        <w:t>, and that this effect is long lasting, even when rewards are no longer available</w:t>
      </w:r>
      <w:r w:rsidR="00480E74">
        <w:t xml:space="preserve">. </w:t>
      </w:r>
      <w:r w:rsidR="005C4136" w:rsidRPr="00480E74">
        <w:t xml:space="preserve"> </w:t>
      </w:r>
    </w:p>
    <w:p w14:paraId="321A41B3" w14:textId="14279E36" w:rsidR="005C4136" w:rsidRDefault="005C4136" w:rsidP="005C4136">
      <w:pPr>
        <w:spacing w:line="480" w:lineRule="auto"/>
        <w:ind w:firstLine="720"/>
        <w:jc w:val="both"/>
      </w:pPr>
      <w:r>
        <w:t>In this study</w:t>
      </w:r>
      <w:r w:rsidR="000F1EDB">
        <w:t>,</w:t>
      </w:r>
      <w:r>
        <w:t xml:space="preserve"> we orthogonally manipulated voluntary attention and reward probability in order to </w:t>
      </w:r>
      <w:r w:rsidR="00332BE8">
        <w:t xml:space="preserve">test the predictions of these models. </w:t>
      </w:r>
      <w:r>
        <w:t xml:space="preserve">To this end, participants performed a continuous global </w:t>
      </w:r>
      <w:r>
        <w:lastRenderedPageBreak/>
        <w:t xml:space="preserve">motion discrimination task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Vision","id":"ITEM-2","issue":"6","issued":{"date-parts":[["2009"]]},"page":"2-2","title":"Color-selective attention need not be mediated by spatial attention","type":"article-journal","volume":"9"},"uris":["http://www.mendeley.com/documents/?uuid=25ad3389-ef5a-47b6-9434-af2a386ca7eb"]}],"mendeley":{"formattedCitation":"(S. K. Andersen, Muller, &amp; Hillyard, 2009; S K Andersen &amp; Müller, 2010)","manualFormatting":"(Andersen, Muller, &amp; Hillyard, 2009; Andersen &amp; Müller, 2010)","plainTextFormattedCitation":"(S. K. Andersen, Muller, &amp; Hillyard, 2009; S K Andersen &amp; Müller, 2010)","previouslyFormattedCitation":"(S. K. Andersen, Muller, &amp; Hillyard, 2009; S K Andersen &amp; Müller, 2010)"},"properties":{"noteIndex":0},"schema":"https://github.com/citation-style-language/schema/raw/master/csl-citation.json"}</w:instrText>
      </w:r>
      <w:r>
        <w:fldChar w:fldCharType="separate"/>
      </w:r>
      <w:r w:rsidR="003343CE">
        <w:rPr>
          <w:noProof/>
        </w:rPr>
        <w:t>(</w:t>
      </w:r>
      <w:r w:rsidR="00444509" w:rsidRPr="00444509">
        <w:rPr>
          <w:noProof/>
        </w:rPr>
        <w:t>Andersen, Muller, &amp; Hillyar</w:t>
      </w:r>
      <w:r w:rsidR="003343CE">
        <w:rPr>
          <w:noProof/>
        </w:rPr>
        <w:t xml:space="preserve">d, 2009; </w:t>
      </w:r>
      <w:r w:rsidR="00444509" w:rsidRPr="00444509">
        <w:rPr>
          <w:noProof/>
        </w:rPr>
        <w:t>Andersen &amp; Müller, 2010)</w:t>
      </w:r>
      <w:r>
        <w:fldChar w:fldCharType="end"/>
      </w:r>
      <w:r>
        <w:t xml:space="preserve">. On each trial, </w:t>
      </w:r>
      <w:r w:rsidR="00C25DA5">
        <w:t xml:space="preserve">two </w:t>
      </w:r>
      <w:r w:rsidR="009108BC">
        <w:t xml:space="preserve">superimposed </w:t>
      </w:r>
      <w:r>
        <w:t>random dot kinematograms (RDK</w:t>
      </w:r>
      <w:r w:rsidR="009108BC">
        <w:t>s</w:t>
      </w:r>
      <w:r>
        <w:t>)</w:t>
      </w:r>
      <w:r w:rsidR="009108BC">
        <w:t xml:space="preserve"> of different color (red and blue)</w:t>
      </w:r>
      <w:r w:rsidR="00C25DA5">
        <w:t>,</w:t>
      </w:r>
      <w:r>
        <w:t xml:space="preserve"> were presented concurrently and participants were cued on a trial by trial basis to attend to one of them. Thus, these two RDKs served as </w:t>
      </w:r>
      <w:r w:rsidR="00BA23F7">
        <w:t>goal-relevant</w:t>
      </w:r>
      <w:r>
        <w:t xml:space="preserve"> (attended) and </w:t>
      </w:r>
      <w:r w:rsidR="00BA23F7">
        <w:t>goal-irrelevant</w:t>
      </w:r>
      <w:r>
        <w:t xml:space="preserve"> (unattended)</w:t>
      </w:r>
      <w:r w:rsidR="00BA23F7">
        <w:t xml:space="preserve"> stimuli</w:t>
      </w:r>
      <w:r>
        <w:t>, respectively. Critically, after a baseline period used as control condition, these two colors were systematically associated with a low or high probability of earning a reward in a training phase. Subsequently we examined the influence of the previous reward history in the test phase in which rewards were no longer available.</w:t>
      </w:r>
      <w:r w:rsidR="009108BC">
        <w:t xml:space="preserve"> The two RDKs flickered at different frequencies, thereby driving separate steady-state visual evoked potentials (SSVEPs). </w:t>
      </w:r>
      <w:r>
        <w:t xml:space="preserve">SSVEPs offer the unique advantage of simultaneously tracking the processing of multiple stimuli as the specific oscillatory response of each </w:t>
      </w:r>
      <w:r w:rsidR="009108BC">
        <w:t xml:space="preserve">stimulus </w:t>
      </w:r>
      <w:r>
        <w:t xml:space="preserve">can be extracted (frequency tagging), and the two resulting signals can be compared to each other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attention.","type":"article-journal","volume":"107"},"uris":["http://www.mendeley.com/documents/?uuid=4a5f2140-be6d-49d6-81c4-ac2ed9193f74"]},{"id":"ITEM-2","itemData":{"DOI":"10.1162/jocn_a_00212","ISSN":"0898929X","abstract":"Endogenous attention modulates the amplitude and phase coherence of steady-state visual-evoked potentials (SSVEPs). In efforts to decipher the neural mechanisms of attentional modulation, we compared the time course of attentional modulation of SSVEP amplitude (thought to reflect the magnitude of neural population activity) and phase coherence (thought to reflect neural response synchronization). We presented two stimuli flickering at different frequencies in the left and right visual hemifields and asked observers to shift their attention to either stimulus. Our results demonstrated that attention increased SSVEP phase coherence earlier than it increased SSVEP amplitude, with a positive correlation between the attentional modulations of SSVEP phase coherence and amplitude. Furthermore, the behavioral dynamics of attention shifts were more closely associated with changes in phase coherence than with changes in amplitude. These results are consistent with the possibility that attention increases neural response synchronization, which in turn leads to increased neural population activity.© 2012 Massachusetts Institute of Technology.","author":[{"dropping-particle":"","family":"Kashiwase","given":"Yoshiyuki","non-dropping-particle":"","parse-names":false,"suffix":""},{"dropping-particle":"","family":"Matsumiya","given":"Kazumichi","non-dropping-particle":"","parse-names":false,"suffix":""},{"dropping-particle":"","family":"Kuriki","given":"Ichiro","non-dropping-particle":"","parse-names":false,"suffix":""},{"dropping-particle":"","family":"Shioiri","given":"Satoshi","non-dropping-particle":"","parse-names":false,"suffix":""}],"container-title":"Journal of Cognitive Neuroscience","id":"ITEM-2","issue":"8","issued":{"date-parts":[["2012"]]},"page":"1779-1793","title":"Time courses of attentional modulation in neural amplification and synchronization measured with steady-state visual-evoked potentials","type":"article-journal","volume":"24"},"uris":["http://www.mendeley.com/documents/?uuid=35a7afad-0260-439e-a9da-fd9fa56fd933"]},{"id":"ITEM-3","itemData":{"author":[{"dropping-particle":"","family":"Müller","given":"Matthias M","non-dropping-particle":"","parse-names":false,"suffix":""},{"dropping-particle":"","family":"Teder-Sälejärvi","given":"Wolfgang","non-dropping-particle":"","parse-names":false,"suffix":""},{"dropping-particle":"","family":"Hillyard","given":"Steven A","non-dropping-particle":"","parse-names":false,"suffix":""}],"container-title":"Nature Neuroscience","id":"ITEM-3","issue":"7","issued":{"date-parts":[["1998"]]},"page":"631-634","title":"The time course of cortical facilitation during cued shifts of spatial attention","type":"article-journal","volume":"1"},"uris":["http://www.mendeley.com/documents/?uuid=a8ea9758-5bcd-49b7-8872-df5d8db3bf0a"]}],"mendeley":{"formattedCitation":"(S K Andersen &amp; Müller, 2010; Kashiwase, Matsumiya, Kuriki, &amp; Shioiri, 2012; Müller, Teder-Sälejärvi, &amp; Hillyard, 1998)","manualFormatting":"(Andersen &amp; Müller, 2010; Kashiwase, Matsumiya, Kuriki, &amp; Shioiri, 2012; Müller, Teder-Sälejärvi, &amp; Hillyard, 1998)","plainTextFormattedCitation":"(S K Andersen &amp; Müller, 2010; Kashiwase, Matsumiya, Kuriki, &amp; Shioiri, 2012; Müller, Teder-Sälejärvi, &amp; Hillyard, 1998)","previouslyFormattedCitation":"(S K Andersen &amp; Müller, 2010; Kashiwase, Matsumiya, Kuriki, &amp; Shioiri, 2012; Müller, Teder-Sälejärvi, &amp; Hillyard, 1998)"},"properties":{"noteIndex":0},"schema":"https://github.com/citation-style-language/schema/raw/master/csl-citation.json"}</w:instrText>
      </w:r>
      <w:r>
        <w:fldChar w:fldCharType="separate"/>
      </w:r>
      <w:r w:rsidR="00797DA5">
        <w:rPr>
          <w:noProof/>
        </w:rPr>
        <w:t>(</w:t>
      </w:r>
      <w:r w:rsidR="00444509" w:rsidRPr="00444509">
        <w:rPr>
          <w:noProof/>
        </w:rPr>
        <w:t>Andersen &amp; Müller, 2010; Kashiwase, Matsumiya, Kuriki, &amp; Shioiri, 2012; Müller, Teder-Sälejärvi, &amp; Hillyard, 1998)</w:t>
      </w:r>
      <w:r>
        <w:fldChar w:fldCharType="end"/>
      </w:r>
      <w:r>
        <w:t>.</w:t>
      </w:r>
      <w:r w:rsidRPr="00DF4BB4">
        <w:t xml:space="preserve"> </w:t>
      </w:r>
      <w:r>
        <w:t xml:space="preserve">Voluntary attention is known to </w:t>
      </w:r>
      <w:r w:rsidR="009108BC">
        <w:t>increase</w:t>
      </w:r>
      <w:r>
        <w:t xml:space="preserve"> SSVEP amplitudes </w:t>
      </w:r>
      <w:r w:rsidR="009108BC">
        <w:t>of</w:t>
      </w:r>
      <w:r>
        <w:t xml:space="preserve"> attended stimuli</w:t>
      </w:r>
      <w:r w:rsidR="009108BC">
        <w:t xml:space="preserve"> </w:t>
      </w:r>
      <w:r w:rsidR="0076374E">
        <w:fldChar w:fldCharType="begin" w:fldLock="1"/>
      </w:r>
      <w:r w:rsidR="0076374E">
        <w:instrText>ADDIN CSL_CITATION {"citationItems":[{"id":"ITEM-1","itemData":{"author":[{"dropping-particle":"","family":"Morgan","given":"S T","non-dropping-particle":"","parse-names":false,"suffix":""},{"dropping-particle":"","family":"Hansen","given":"J C","non-dropping-particle":"","parse-names":false,"suffix":""},{"dropping-particle":"","family":"Hillyard","given":"S A","non-dropping-particle":"","parse-names":false,"suffix":""}],"id":"ITEM-1","issue":"10","issued":{"date-parts":[["1996"]]},"page":"4770-4774","title":"Selective attention to stimulus location modulates the steady-state visual evoked potential","type":"article-journal","volume":"93"},"uris":["http://www.mendeley.com/documents/?uuid=5f8c415d-4bd7-4a19-8dd8-6fd7b6ebbaba"]}],"mendeley":{"formattedCitation":"(Morgan, Hansen, &amp; Hillyard, 1996)","plainTextFormattedCitation":"(Morgan, Hansen, &amp; Hillyard, 1996)"},"properties":{"noteIndex":0},"schema":"https://github.com/citation-style-language/schema/raw/master/csl-citation.json"}</w:instrText>
      </w:r>
      <w:r w:rsidR="0076374E">
        <w:fldChar w:fldCharType="separate"/>
      </w:r>
      <w:r w:rsidR="0076374E" w:rsidRPr="0076374E">
        <w:rPr>
          <w:noProof/>
        </w:rPr>
        <w:t>(Morgan, Hansen, &amp; Hillyard, 1996)</w:t>
      </w:r>
      <w:r w:rsidR="0076374E">
        <w:fldChar w:fldCharType="end"/>
      </w:r>
      <w:r>
        <w:t xml:space="preserve">. Further, SSVEP amplitudes are </w:t>
      </w:r>
      <w:r w:rsidR="009108BC">
        <w:t xml:space="preserve">highly </w:t>
      </w:r>
      <w:r>
        <w:t xml:space="preserve">sensitive to changes in the physical salience of stimuli and are increased for more salient stimuli </w:t>
      </w:r>
      <w:r>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Muller, &amp; Martinovic, 2012)","manualFormatting":"(Andersen, Muller, &amp; Martinovic, 2012)","plainTextFormattedCitation":"(S. K. Andersen, Muller, &amp; Martinovic, 2012)","previouslyFormattedCitation":"(S. K. Andersen, Muller, &amp; Martinovic, 2012)"},"properties":{"noteIndex":0},"schema":"https://github.com/citation-style-language/schema/raw/master/csl-citation.json"}</w:instrText>
      </w:r>
      <w:r>
        <w:fldChar w:fldCharType="separate"/>
      </w:r>
      <w:r w:rsidR="00797DA5">
        <w:rPr>
          <w:noProof/>
        </w:rPr>
        <w:t>(</w:t>
      </w:r>
      <w:r w:rsidR="00444509" w:rsidRPr="00444509">
        <w:rPr>
          <w:noProof/>
        </w:rPr>
        <w:t>Andersen, Muller, &amp; Martinovic, 2012)</w:t>
      </w:r>
      <w:r>
        <w:fldChar w:fldCharType="end"/>
      </w:r>
      <w:r>
        <w:t xml:space="preserve">. Hence, analyzing SSVEPs in this design provided us with the ability to simultaneously track the visual processing of </w:t>
      </w:r>
      <w:r w:rsidR="00174055">
        <w:t>attended and unattended stimuli</w:t>
      </w:r>
      <w:r>
        <w:t xml:space="preserve"> related to high or low rewards respectively. This design thus enabled us to dissociate the effects of voluntary attention and reward, which are often difficult to distinguish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BF325C">
        <w:rPr>
          <w:noProof/>
        </w:rPr>
        <w:t>(Maunsell, 2004)</w:t>
      </w:r>
      <w:r>
        <w:fldChar w:fldCharType="end"/>
      </w:r>
      <w:r>
        <w:t xml:space="preserve">.  </w:t>
      </w:r>
    </w:p>
    <w:p w14:paraId="7C40997C" w14:textId="51818A12" w:rsidR="004059A9" w:rsidRDefault="005C4136" w:rsidP="005C4136">
      <w:pPr>
        <w:spacing w:line="480" w:lineRule="auto"/>
        <w:ind w:firstLine="720"/>
        <w:jc w:val="both"/>
      </w:pPr>
      <w:r>
        <w:t xml:space="preserve">We tested predictions arising from the theoretical models developed to account for the effects of rewards on cognitive control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Pr="0056132B">
        <w:rPr>
          <w:lang w:val="en-GB"/>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fldChar w:fldCharType="separate"/>
      </w:r>
      <w:r w:rsidRPr="0056132B">
        <w:rPr>
          <w:noProof/>
          <w:lang w:val="en-GB"/>
        </w:rPr>
        <w:t>(Brown &amp; Alexander, 2017; Holroyd &amp; McClure, 2015; Shenhav et al., 2013; Verguts et al., 2015)</w:t>
      </w:r>
      <w:r>
        <w:fldChar w:fldCharType="end"/>
      </w:r>
      <w:r w:rsidRPr="0056132B">
        <w:rPr>
          <w:lang w:val="en-GB"/>
        </w:rPr>
        <w:t xml:space="preserve"> and</w:t>
      </w:r>
      <w:r w:rsidR="003D22D9" w:rsidRPr="0056132B">
        <w:rPr>
          <w:lang w:val="en-GB"/>
        </w:rPr>
        <w:t xml:space="preserve"> the effects of reward history on</w:t>
      </w:r>
      <w:r w:rsidRPr="0056132B">
        <w:rPr>
          <w:lang w:val="en-GB"/>
        </w:rPr>
        <w:t xml:space="preserve"> attention </w:t>
      </w:r>
      <w:r w:rsidRPr="00797DA5">
        <w:fldChar w:fldCharType="begin" w:fldLock="1"/>
      </w:r>
      <w:r w:rsidR="003D22D9" w:rsidRPr="0056132B">
        <w:rPr>
          <w:lang w:val="en-GB"/>
        </w:rPr>
        <w:instrText xml:space="preserve">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w:instrText>
      </w:r>
      <w:r w:rsidR="003D22D9">
        <w:rPr>
          <w:lang w:val="da-DK"/>
        </w:rPr>
        <w:instrText>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Pr="00797DA5">
        <w:fldChar w:fldCharType="separate"/>
      </w:r>
      <w:r w:rsidRPr="00592F8A">
        <w:rPr>
          <w:noProof/>
        </w:rPr>
        <w:t>(Anderson, 2016; Awh et al., 2012; Chelazzi et al., 2013; Failing &amp; Theeuwes, 2017)</w:t>
      </w:r>
      <w:r w:rsidRPr="00797DA5">
        <w:fldChar w:fldCharType="end"/>
      </w:r>
      <w:r w:rsidRPr="00592F8A">
        <w:t xml:space="preserve"> </w:t>
      </w:r>
      <w:r w:rsidRPr="00AD0557">
        <w:rPr>
          <w:lang w:val="en-GB"/>
        </w:rPr>
        <w:t>respectively</w:t>
      </w:r>
      <w:r w:rsidRPr="00592F8A">
        <w:t xml:space="preserve">. </w:t>
      </w:r>
      <w:r w:rsidR="00592F8A" w:rsidRPr="00592F8A">
        <w:t xml:space="preserve">The first </w:t>
      </w:r>
      <w:r w:rsidR="00592F8A" w:rsidRPr="00592F8A">
        <w:lastRenderedPageBreak/>
        <w:t>class of models predict that reward influence</w:t>
      </w:r>
      <w:r w:rsidR="00592F8A">
        <w:t>s sensory processing through voluntary attention</w:t>
      </w:r>
      <w:r w:rsidR="00A3478C">
        <w:t xml:space="preserve"> (Figure 1A)</w:t>
      </w:r>
      <w:r w:rsidR="00592F8A">
        <w:t>, and the second class of models predict that rewards directly influence the saliency of stimuli</w:t>
      </w:r>
      <w:r w:rsidR="00A3478C">
        <w:t xml:space="preserve"> (Figure 1B)</w:t>
      </w:r>
      <w:r w:rsidR="00592F8A">
        <w:t>. B</w:t>
      </w:r>
      <w:r w:rsidRPr="00797DA5">
        <w:t>oth gr</w:t>
      </w:r>
      <w:r>
        <w:t xml:space="preserve">oups of models predict </w:t>
      </w:r>
      <w:r w:rsidR="00592F8A">
        <w:t>behavioral improvements and enhanced processing (higher SSVEP amplitudes) of the s</w:t>
      </w:r>
      <w:r w:rsidR="00A3478C">
        <w:t>timuli related to high rewards</w:t>
      </w:r>
      <w:r>
        <w:t xml:space="preserve">. </w:t>
      </w:r>
      <w:r w:rsidR="00592F8A">
        <w:t xml:space="preserve">However, the saliency view predicts that the processing of the high reward stimuli will be </w:t>
      </w:r>
      <w:r w:rsidR="00A3478C">
        <w:t xml:space="preserve">enhanced irrespective of attention, while the voluntary attention view predicts that the processing of the high reward stimuli will be enhanced only when they are attended. The saliency view also predicts the suppressed processing of the low reward stimuli, while the voluntary attention view predicts that the processing of these stimuli will be suppressed only when they are not attended. Finally, the saliency view predicts that these effects will persist when rewards are no longer available (test phase), while the voluntary attention view predicts that the processing of both high and low reward stimuli will retreat to baseline levels. </w:t>
      </w:r>
    </w:p>
    <w:p w14:paraId="78FCD169" w14:textId="3319A648" w:rsidR="009508C9" w:rsidRDefault="004059A9" w:rsidP="00CA0030">
      <w:pPr>
        <w:pStyle w:val="Heading1"/>
        <w:spacing w:before="0" w:after="240"/>
      </w:pPr>
      <w:r>
        <w:rPr>
          <w:noProof/>
        </w:rPr>
        <w:lastRenderedPageBreak/>
        <mc:AlternateContent>
          <mc:Choice Requires="wpg">
            <w:drawing>
              <wp:anchor distT="0" distB="0" distL="114300" distR="114300" simplePos="0" relativeHeight="251707392" behindDoc="0" locked="0" layoutInCell="1" allowOverlap="1" wp14:anchorId="391CEEC0" wp14:editId="5E816F2E">
                <wp:simplePos x="0" y="0"/>
                <wp:positionH relativeFrom="margin">
                  <wp:align>center</wp:align>
                </wp:positionH>
                <wp:positionV relativeFrom="paragraph">
                  <wp:posOffset>-539</wp:posOffset>
                </wp:positionV>
                <wp:extent cx="6424295" cy="541718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6424295" cy="5417388"/>
                          <a:chOff x="0" y="0"/>
                          <a:chExt cx="6424295" cy="5417388"/>
                        </a:xfrm>
                      </wpg:grpSpPr>
                      <pic:pic xmlns:pic="http://schemas.openxmlformats.org/drawingml/2006/picture">
                        <pic:nvPicPr>
                          <pic:cNvPr id="5" name="Picture 5" descr="C:\Users\igrahek\Documents\Studies\SSVEP Reward - Soren &amp; Antonio\Experiment 1\SSVEP_reward\figures\Figure 1.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24295" cy="3614420"/>
                          </a:xfrm>
                          <a:prstGeom prst="rect">
                            <a:avLst/>
                          </a:prstGeom>
                          <a:noFill/>
                          <a:ln>
                            <a:noFill/>
                          </a:ln>
                        </pic:spPr>
                      </pic:pic>
                      <wps:wsp>
                        <wps:cNvPr id="10" name="Text Box 10"/>
                        <wps:cNvSpPr txBox="1"/>
                        <wps:spPr>
                          <a:xfrm>
                            <a:off x="327804" y="3691925"/>
                            <a:ext cx="5972810" cy="1725463"/>
                          </a:xfrm>
                          <a:prstGeom prst="rect">
                            <a:avLst/>
                          </a:prstGeom>
                          <a:solidFill>
                            <a:prstClr val="white"/>
                          </a:solidFill>
                          <a:ln>
                            <a:noFill/>
                          </a:ln>
                        </wps:spPr>
                        <wps:txbx>
                          <w:txbxContent>
                            <w:p w14:paraId="7833832C" w14:textId="20ABB3D8" w:rsidR="008D6D9A" w:rsidRPr="00A3478C" w:rsidRDefault="008D6D9A" w:rsidP="00610E5E">
                              <w:pPr>
                                <w:spacing w:line="276" w:lineRule="auto"/>
                                <w:jc w:val="both"/>
                                <w:rPr>
                                  <w:b/>
                                  <w:sz w:val="20"/>
                                </w:rPr>
                              </w:pPr>
                              <w:r w:rsidRPr="00094925">
                                <w:rPr>
                                  <w:b/>
                                  <w:sz w:val="20"/>
                                </w:rPr>
                                <w:t xml:space="preserve">Figure 1. </w:t>
                              </w:r>
                              <w:r>
                                <w:rPr>
                                  <w:b/>
                                  <w:sz w:val="20"/>
                                </w:rPr>
                                <w:t xml:space="preserve">Predictions from the saliency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saliency of a stimulus independently from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91CEEC0" id="Group 6" o:spid="_x0000_s1026" style="position:absolute;left:0;text-align:left;margin-left:0;margin-top:-.05pt;width:505.85pt;height:426.55pt;z-index:251707392;mso-position-horizontal:center;mso-position-horizontal-relative:margin;mso-height-relative:margin" coordsize="64242,54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b+8OdlPHwTCAdlPBBoSQWCH1HRCskHj/15qQONgJThpw6KWdc6a3DY7B2O1s&#10;+PT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64242;height:36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">
                  <v:imagedata r:id="rId9" o:title="Figure 1"/>
                  <v:path arrowok="t"/>
                </v:shape>
                <v:shapetype id="_x0000_t202" coordsize="21600,21600" o:spt="202" path="m,l,21600r21600,l21600,xe">
                  <v:stroke joinstyle="miter"/>
                  <v:path gradientshapeok="t" o:connecttype="rect"/>
                </v:shapetype>
                <v:shape id="Text Box 10" o:spid="_x0000_s1028" type="#_x0000_t202" style="position:absolute;left:3278;top:36919;width:59728;height:17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7833832C" w14:textId="20ABB3D8" w:rsidR="008D6D9A" w:rsidRPr="00A3478C" w:rsidRDefault="008D6D9A" w:rsidP="00610E5E">
                        <w:pPr>
                          <w:spacing w:line="276" w:lineRule="auto"/>
                          <w:jc w:val="both"/>
                          <w:rPr>
                            <w:b/>
                            <w:sz w:val="20"/>
                          </w:rPr>
                        </w:pPr>
                        <w:r w:rsidRPr="00094925">
                          <w:rPr>
                            <w:b/>
                            <w:sz w:val="20"/>
                          </w:rPr>
                          <w:t xml:space="preserve">Figure 1. </w:t>
                        </w:r>
                        <w:r>
                          <w:rPr>
                            <w:b/>
                            <w:sz w:val="20"/>
                          </w:rPr>
                          <w:t xml:space="preserve">Predictions from the saliency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saliency of a stimulus independently from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v:textbox>
                </v:shape>
                <w10:wrap type="topAndBottom" anchorx="margin"/>
              </v:group>
            </w:pict>
          </mc:Fallback>
        </mc:AlternateContent>
      </w:r>
      <w:r w:rsidR="009508C9">
        <w:t>Methods</w:t>
      </w:r>
    </w:p>
    <w:p w14:paraId="3EA709CE" w14:textId="4EAE49F3" w:rsidR="00F17649" w:rsidRPr="00A260B3" w:rsidRDefault="00146705" w:rsidP="00CA0030">
      <w:pPr>
        <w:pStyle w:val="Heading2"/>
        <w:spacing w:before="0" w:after="240"/>
      </w:pPr>
      <w:r>
        <w:t>Participants</w:t>
      </w:r>
    </w:p>
    <w:p w14:paraId="2D72950A" w14:textId="30EE1CCE"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w:t>
      </w:r>
      <w:r w:rsidR="00C25DA5">
        <w:t xml:space="preserve"> </w:t>
      </w:r>
      <w:r w:rsidR="00C25DA5" w:rsidRPr="00C25DA5">
        <w:t>and one person was excluded due to noisy EEG data.</w:t>
      </w:r>
      <w:r w:rsidR="00E23355">
        <w:t xml:space="preserve"> Thus, th</w:t>
      </w:r>
      <w:r w:rsidR="00C25DA5">
        <w:t>e final data set consisted of 43</w:t>
      </w:r>
      <w:r w:rsidR="00E23355">
        <w:t xml:space="preserve"> </w:t>
      </w:r>
      <w:r w:rsidR="00477AFD">
        <w:t>participants (</w:t>
      </w:r>
      <w:r w:rsidR="00C25DA5">
        <w:t>39</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depending on task 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lastRenderedPageBreak/>
        <w:t xml:space="preserve">Stimuli </w:t>
      </w:r>
      <w:r w:rsidR="006449E2">
        <w:t>and task</w:t>
      </w:r>
    </w:p>
    <w:p w14:paraId="30A66630" w14:textId="40221E67"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EE367E" w:rsidRPr="003E5162">
        <w:rPr>
          <w:i/>
          <w:noProof/>
        </w:rPr>
        <w:t>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C25DA5">
        <w:t>at</w:t>
      </w:r>
      <w:r w:rsidR="00595B7D" w:rsidRPr="000E6795">
        <w:t xml:space="preserve">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w:t>
      </w:r>
      <w:r w:rsidR="009B7F28">
        <w:t>ility in the attended and</w:t>
      </w:r>
      <w:r w:rsidR="00C27F47">
        <w:t xml:space="preserve"> unattended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r w:rsidR="00F53F0F">
        <w:t>attended</w:t>
      </w:r>
      <w:r w:rsidR="00130340">
        <w:t xml:space="preserve"> </w:t>
      </w:r>
      <w:r w:rsidR="00D46DE5">
        <w:t xml:space="preserve">RDK </w:t>
      </w:r>
      <w:r w:rsidR="00595B7D">
        <w:t xml:space="preserve">as fast as possible by pressing the space key on </w:t>
      </w:r>
      <w:r w:rsidR="00704050">
        <w:t xml:space="preserve">a standard AZERTY USB </w:t>
      </w:r>
      <w:r w:rsidR="00595B7D">
        <w:t>keyboard</w:t>
      </w:r>
      <w:r w:rsidR="00130340">
        <w:t xml:space="preserve"> while ignoring such coherent motion in the </w:t>
      </w:r>
      <w:r w:rsidR="00F53F0F">
        <w:t>unattended</w:t>
      </w:r>
      <w:r w:rsidR="00130340">
        <w:t xml:space="preserve"> RDK</w:t>
      </w:r>
      <w:r w:rsidR="00595B7D">
        <w:t>. Response</w:t>
      </w:r>
      <w:r w:rsidR="00130340">
        <w:t xml:space="preserve">s occurring between 200 ms and 1500 ms after coherent motion onset of the </w:t>
      </w:r>
      <w:r w:rsidR="00F53F0F">
        <w:t>attended or unattended</w:t>
      </w:r>
      <w:r w:rsidR="00130340">
        <w:t xml:space="preserve"> dots were counted as hits or false alarms, respectively</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46A47E4B" w:rsidR="002749F6" w:rsidRDefault="008D6BE0" w:rsidP="00C079EA">
      <w:pPr>
        <w:spacing w:after="0" w:line="480" w:lineRule="auto"/>
        <w:ind w:firstLine="284"/>
        <w:jc w:val="both"/>
      </w:pPr>
      <w:r>
        <w:t>The experiment started with 4 practice blocks of 60 trials</w:t>
      </w:r>
      <w:r w:rsidR="00B252B7">
        <w:t xml:space="preserve"> in each block</w:t>
      </w:r>
      <w:r>
        <w:t>. After each block</w:t>
      </w:r>
      <w:r w:rsidR="00704050">
        <w:t>,</w:t>
      </w:r>
      <w:r>
        <w:t xml:space="preserve"> participants received feedback on their performance. After finishing the practice phase</w:t>
      </w:r>
      <w:r w:rsidR="00704050">
        <w:t>,</w:t>
      </w:r>
      <w:r>
        <w:t xml:space="preserve"> participants completed 12 blocks </w:t>
      </w:r>
      <w:r w:rsidR="00B252B7">
        <w:t xml:space="preserve">(each consisting of </w:t>
      </w:r>
      <w:r w:rsidR="00F36DE7">
        <w:t>50 trials</w:t>
      </w:r>
      <w:r w:rsidR="00B252B7">
        <w:t>)</w:t>
      </w:r>
      <w:r w:rsidR="00F36DE7">
        <w:t xml:space="preserve">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rsidR="00A260B3">
        <w:t xml:space="preserve"> of 4 blocks each</w:t>
      </w:r>
      <w:r>
        <w:t xml:space="preserve">. </w:t>
      </w:r>
      <w:r w:rsidR="001057D1">
        <w:t xml:space="preserve">Each </w:t>
      </w:r>
      <w:r w:rsidR="00DB4776">
        <w:t>phase</w:t>
      </w:r>
      <w:r w:rsidR="001057D1">
        <w:t xml:space="preserve"> contained 100 trials on which participants were </w:t>
      </w:r>
      <w:r w:rsidR="001057D1">
        <w:lastRenderedPageBreak/>
        <w:t xml:space="preserve">instructed to attend to the red color and 100 trials in which they were instructed to attend to the blue color. Out of those 100 trials, 40 trials contained no dot motion, </w:t>
      </w:r>
      <w:r w:rsidR="00B252B7">
        <w:t>while</w:t>
      </w:r>
      <w:r w:rsidR="001057D1">
        <w:t xml:space="preserve"> 60 trials contained</w:t>
      </w:r>
      <w:r w:rsidR="007A48DF">
        <w:t xml:space="preserve"> </w:t>
      </w:r>
      <w:r w:rsidR="001057D1">
        <w:t>one, two, or three dot motions (</w:t>
      </w:r>
      <w:r w:rsidR="00B252B7">
        <w:t>20 of each</w:t>
      </w:r>
      <w:r w:rsidR="001057D1">
        <w:t xml:space="preserve">). </w:t>
      </w:r>
      <w:r w:rsidR="002A2ECD">
        <w:t xml:space="preserve">The trials in which participants attended one or the other color, and the trials with different number of motions were intermixed. </w:t>
      </w:r>
      <w:r w:rsidR="00130340">
        <w:t>P</w:t>
      </w:r>
      <w:r w:rsidR="00990174">
        <w:t xml:space="preserve">articipants </w:t>
      </w:r>
      <w:r w:rsidR="00D46DE5">
        <w:t>did the coherent motion</w:t>
      </w:r>
      <w:r w:rsidR="00990174">
        <w:t xml:space="preserve"> </w:t>
      </w:r>
      <w:r w:rsidR="00D46DE5">
        <w:t xml:space="preserve">detection </w:t>
      </w:r>
      <w:r w:rsidR="00990174">
        <w:t>task</w:t>
      </w:r>
      <w:r w:rsidR="00D46DE5">
        <w:t>, as described above</w:t>
      </w:r>
      <w:r w:rsidR="00130340">
        <w:t>, throughout all three phases (baseline, training, and test)</w:t>
      </w:r>
      <w:r w:rsidR="00990174">
        <w:t xml:space="preserve">. In the </w:t>
      </w:r>
      <w:r w:rsidR="00C153CF">
        <w:t>training</w:t>
      </w:r>
      <w:r w:rsidR="00990174" w:rsidDel="00BA1868">
        <w:t xml:space="preserve"> </w:t>
      </w:r>
      <w:r w:rsidR="00990174">
        <w:t xml:space="preserve">phase, participants could earn additional monetary rewards (up to 6 €) based on their </w:t>
      </w:r>
      <w:r w:rsidR="00D46DE5">
        <w:t xml:space="preserve">actual </w:t>
      </w:r>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w:t>
      </w:r>
      <w:r w:rsidR="00B252B7">
        <w:t xml:space="preserve">motion </w:t>
      </w:r>
      <w:r w:rsidR="00A37165">
        <w:t>detection</w:t>
      </w:r>
      <w:r w:rsidR="00FF4565">
        <w:t xml:space="preserve">. </w:t>
      </w:r>
      <w:r w:rsidR="00990174">
        <w:t xml:space="preserve">The mapping between color and </w:t>
      </w:r>
      <w:r w:rsidR="001F7F0E">
        <w:t>reward probability</w:t>
      </w:r>
      <w:r w:rsidR="00990174">
        <w:t xml:space="preserve"> was counterbalanced across participants.</w:t>
      </w:r>
      <w:r w:rsidR="00DF0A3A">
        <w:t xml:space="preserve"> </w:t>
      </w:r>
      <w:r w:rsidR="00094925">
        <w:t>R</w:t>
      </w:r>
      <w:r w:rsidR="00FF4565">
        <w:t xml:space="preserve">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4 </w:t>
      </w:r>
      <w:r w:rsidR="00094925">
        <w:t xml:space="preserve">training </w:t>
      </w:r>
      <w:r w:rsidR="002749F6">
        <w:t xml:space="preserve">blocks, participants </w:t>
      </w:r>
      <w:r w:rsidR="00B252B7">
        <w:t>received</w:t>
      </w:r>
      <w:r w:rsidR="002749F6">
        <w:t xml:space="preserve"> feedback </w:t>
      </w:r>
      <w:r w:rsidR="00B252B7">
        <w:t>regarding</w:t>
      </w:r>
      <w:r w:rsidR="002749F6">
        <w:t xml:space="preserve"> both their performance and the amount of </w:t>
      </w:r>
      <w:r w:rsidR="00B252B7">
        <w:t>reward</w:t>
      </w:r>
      <w:r w:rsidR="002749F6">
        <w:t xml:space="preserve"> earned within the block. The third phase</w:t>
      </w:r>
      <w:r w:rsidR="00C079EA">
        <w:t xml:space="preserve"> (</w:t>
      </w:r>
      <w:r w:rsidR="00C153CF">
        <w:t>test</w:t>
      </w:r>
      <w:r w:rsidR="00C079EA">
        <w:t>)</w:t>
      </w:r>
      <w:r w:rsidR="002749F6">
        <w:t xml:space="preserve"> was identical to baseline (i.e., no monetary rewards assigned). The </w:t>
      </w:r>
      <w:r w:rsidR="00B252B7">
        <w:t>entire</w:t>
      </w:r>
      <w:r w:rsidR="002749F6">
        <w:t xml:space="preserve"> task lasted for </w:t>
      </w:r>
      <w:r w:rsidR="002749F6" w:rsidRPr="00FC3F13">
        <w:t>approximately 50 minutes</w:t>
      </w:r>
      <w:r w:rsidR="002749F6">
        <w:t xml:space="preserve">, </w:t>
      </w:r>
      <w:r w:rsidR="00EA6799">
        <w:t>including</w:t>
      </w:r>
      <w:r w:rsidR="00B252B7">
        <w:t xml:space="preserve"> </w:t>
      </w:r>
      <w:r w:rsidR="00EA6799">
        <w:t>short</w:t>
      </w:r>
      <w:r w:rsidR="002749F6">
        <w:t xml:space="preserve"> break</w:t>
      </w:r>
      <w:r w:rsidR="00B252B7">
        <w:t>s</w:t>
      </w:r>
      <w:r w:rsidR="002749F6">
        <w:t xml:space="preserve"> in between blocks. After </w:t>
      </w:r>
      <w:r w:rsidR="00094925">
        <w:t>finishing</w:t>
      </w:r>
      <w:r w:rsidR="002749F6">
        <w:t xml:space="preserve"> the task, participants </w:t>
      </w:r>
      <w:r w:rsidR="00094925">
        <w:t>completed</w:t>
      </w:r>
      <w:r w:rsidR="002749F6">
        <w:t xml:space="preserve"> two questionnaires aimed at assessing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4F7D43">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w:instrText>
      </w:r>
      <w:r w:rsidR="002749F6" w:rsidRPr="00352BD6">
        <w:rPr>
          <w:lang w:val="da-DK"/>
        </w:rPr>
        <w:instrText>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w:t>
      </w:r>
      <w:r w:rsidR="00EA6799" w:rsidRPr="00A5637B">
        <w:rPr>
          <w:lang w:val="en-GB"/>
        </w:rPr>
        <w:t xml:space="preserve">The </w:t>
      </w:r>
      <w:r w:rsidR="004864F0">
        <w:rPr>
          <w:lang w:val="en-GB"/>
        </w:rPr>
        <w:t xml:space="preserve">collection of the </w:t>
      </w:r>
      <w:r w:rsidR="00EA6799" w:rsidRPr="00A5637B">
        <w:rPr>
          <w:lang w:val="en-GB"/>
        </w:rPr>
        <w:t>questionnaire data is not reported here</w:t>
      </w:r>
      <w:r w:rsidR="004864F0">
        <w:rPr>
          <w:lang w:val="en-GB"/>
        </w:rPr>
        <w:t xml:space="preserve"> as it was collected for exploratory purposes in order to form a larger database of neural and self-report measures of reward processing</w:t>
      </w:r>
      <w:r w:rsidR="00EA6799" w:rsidRPr="00A5637B">
        <w:rPr>
          <w:lang w:val="en-GB"/>
        </w:rPr>
        <w:t xml:space="preserve">. </w: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w:lastRenderedPageBreak/>
        <mc:AlternateContent>
          <mc:Choice Requires="wpg">
            <w:drawing>
              <wp:anchor distT="0" distB="0" distL="114300" distR="114300" simplePos="0" relativeHeight="251662336" behindDoc="0" locked="0" layoutInCell="1" allowOverlap="1" wp14:anchorId="05A07424" wp14:editId="722ECECF">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493AD4A1" w:rsidR="008D6D9A" w:rsidRPr="00094925" w:rsidRDefault="008D6D9A" w:rsidP="005D695E">
                              <w:pPr>
                                <w:spacing w:line="276" w:lineRule="auto"/>
                                <w:jc w:val="both"/>
                                <w:rPr>
                                  <w:sz w:val="20"/>
                                </w:rPr>
                              </w:pPr>
                              <w:r w:rsidRPr="00094925">
                                <w:rPr>
                                  <w:b/>
                                  <w:sz w:val="20"/>
                                </w:rPr>
                                <w:t xml:space="preserve">Figure 1. Depiction of a single trial and </w:t>
                              </w:r>
                              <w:r>
                                <w:rPr>
                                  <w:b/>
                                  <w:sz w:val="20"/>
                                </w:rPr>
                                <w:t>the phases of the experiment. A.</w:t>
                              </w:r>
                              <w:r w:rsidRPr="00094925">
                                <w:rPr>
                                  <w:b/>
                                  <w:sz w:val="20"/>
                                </w:rPr>
                                <w:t xml:space="preserve">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9" style="position:absolute;left:0;text-align:left;margin-left:7.05pt;margin-top:15.65pt;width:470.3pt;height:309.75pt;z-index:251662336"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">
                <v:shape id="Picture 1" o:spid="_x0000_s1030"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 id="Text Box 23" o:spid="_x0000_s1031"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493AD4A1" w:rsidR="008D6D9A" w:rsidRPr="00094925" w:rsidRDefault="008D6D9A" w:rsidP="005D695E">
                        <w:pPr>
                          <w:spacing w:line="276" w:lineRule="auto"/>
                          <w:jc w:val="both"/>
                          <w:rPr>
                            <w:sz w:val="20"/>
                          </w:rPr>
                        </w:pPr>
                        <w:r w:rsidRPr="00094925">
                          <w:rPr>
                            <w:b/>
                            <w:sz w:val="20"/>
                          </w:rPr>
                          <w:t xml:space="preserve">Figure 1. Depiction of a single trial and </w:t>
                        </w:r>
                        <w:r>
                          <w:rPr>
                            <w:b/>
                            <w:sz w:val="20"/>
                          </w:rPr>
                          <w:t>the phases of the experiment. A.</w:t>
                        </w:r>
                        <w:r w:rsidRPr="00094925">
                          <w:rPr>
                            <w:b/>
                            <w:sz w:val="20"/>
                          </w:rPr>
                          <w:t xml:space="preserve">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Pr="00A5637B" w:rsidRDefault="005E0446" w:rsidP="005E0446">
      <w:pPr>
        <w:spacing w:line="276" w:lineRule="auto"/>
        <w:rPr>
          <w:b/>
          <w:sz w:val="20"/>
          <w:lang w:val="en-GB"/>
        </w:rPr>
      </w:pPr>
    </w:p>
    <w:p w14:paraId="1B0C36CA" w14:textId="2F9CF06E" w:rsidR="00BA0ADE" w:rsidRDefault="00BA0ADE" w:rsidP="00CA0030">
      <w:pPr>
        <w:pStyle w:val="Heading2"/>
        <w:spacing w:before="0" w:after="240"/>
      </w:pPr>
      <w:r>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752A6287"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w:t>
      </w:r>
      <w:r w:rsidRPr="002006AF">
        <w:rPr>
          <w:szCs w:val="24"/>
        </w:rPr>
        <w:lastRenderedPageBreak/>
        <w:t xml:space="preserve">corresponding to the beginning and end of the </w:t>
      </w:r>
      <w:r w:rsidR="00E34F80">
        <w:rPr>
          <w:szCs w:val="24"/>
        </w:rPr>
        <w:t>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D95647">
        <w:rPr>
          <w:szCs w:val="24"/>
        </w:rPr>
        <w:t xml:space="preserve"> Subsequently, automated routines were used to reject all trials with </w:t>
      </w:r>
      <w:r w:rsidR="00D95647" w:rsidRPr="00EE4C98">
        <w:rPr>
          <w:szCs w:val="24"/>
        </w:rPr>
        <w:t>b</w:t>
      </w:r>
      <w:r w:rsidR="000279E5" w:rsidRPr="00EE4C98">
        <w:rPr>
          <w:szCs w:val="24"/>
        </w:rPr>
        <w:t xml:space="preserve">links </w:t>
      </w:r>
      <w:r w:rsidR="00D95647" w:rsidRPr="00EE4C98">
        <w:rPr>
          <w:szCs w:val="24"/>
        </w:rPr>
        <w:t xml:space="preserve">or </w:t>
      </w:r>
      <w:r w:rsidR="000279E5" w:rsidRPr="00EE4C98">
        <w:rPr>
          <w:szCs w:val="24"/>
        </w:rPr>
        <w:t xml:space="preserve">horizontal eye-movements </w:t>
      </w:r>
      <w:r w:rsidR="00D95647" w:rsidRPr="00EE4C98">
        <w:rPr>
          <w:szCs w:val="24"/>
        </w:rPr>
        <w:t xml:space="preserve">exceeding </w:t>
      </w:r>
      <w:r w:rsidR="00EE4C98" w:rsidRPr="00EE4C98">
        <w:rPr>
          <w:szCs w:val="24"/>
        </w:rPr>
        <w:t>25</w:t>
      </w:r>
      <w:r w:rsidR="00D95647" w:rsidRPr="00EE4C98">
        <w:rPr>
          <w:szCs w:val="24"/>
        </w:rPr>
        <w:t xml:space="preserve"> microvolt</w:t>
      </w:r>
      <w:r w:rsidR="000279E5" w:rsidRPr="00EE4C98">
        <w:rPr>
          <w:szCs w:val="24"/>
        </w:rPr>
        <w:t xml:space="preserve">. </w:t>
      </w:r>
      <w:r w:rsidR="00054E36">
        <w:rPr>
          <w:szCs w:val="24"/>
        </w:rPr>
        <w:t>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5DB83747" w:rsidR="00F6194D" w:rsidRDefault="00C46808" w:rsidP="00F6194D">
      <w:pPr>
        <w:spacing w:line="480" w:lineRule="auto"/>
        <w:ind w:firstLine="280"/>
        <w:jc w:val="both"/>
        <w:rPr>
          <w:rFonts w:eastAsia="Times New Roman"/>
          <w:szCs w:val="24"/>
        </w:rPr>
      </w:pPr>
      <w:r w:rsidRPr="00D92BFE">
        <w:rPr>
          <w:rFonts w:eastAsia="Times New Roman"/>
          <w:szCs w:val="24"/>
        </w:rPr>
        <w:t>After removing linear trends,</w:t>
      </w:r>
      <w:r>
        <w:rPr>
          <w:rFonts w:eastAsia="Times New Roman"/>
          <w:szCs w:val="24"/>
        </w:rPr>
        <w:t xml:space="preserve"> SSVEP amplitudes were computed as the absolute of the complex Fourier coefficients of the</w:t>
      </w:r>
      <w:r w:rsidR="000202DB">
        <w:rPr>
          <w:rFonts w:eastAsia="Times New Roman"/>
          <w:szCs w:val="24"/>
        </w:rPr>
        <w:t xml:space="preserve"> trial averaged</w:t>
      </w:r>
      <w:r>
        <w:rPr>
          <w:rFonts w:eastAsia="Times New Roman"/>
          <w:szCs w:val="24"/>
        </w:rPr>
        <w:t xml:space="preserve"> EEG in a time-window </w:t>
      </w:r>
      <w:r w:rsidRPr="00D92BFE">
        <w:rPr>
          <w:rFonts w:eastAsia="Times New Roman"/>
          <w:szCs w:val="24"/>
        </w:rPr>
        <w:t xml:space="preserve">from 500 ms (to exclude the typically strong phasic visual evoked response to picture onset) to </w:t>
      </w:r>
      <w:r>
        <w:rPr>
          <w:rFonts w:eastAsia="Times New Roman"/>
          <w:szCs w:val="24"/>
        </w:rPr>
        <w:t>3,25</w:t>
      </w:r>
      <w:r w:rsidRPr="00D92BFE">
        <w:rPr>
          <w:rFonts w:eastAsia="Times New Roman"/>
          <w:szCs w:val="24"/>
        </w:rPr>
        <w:t>0 ms after stimulus onset</w:t>
      </w:r>
      <w:r>
        <w:rPr>
          <w:rFonts w:eastAsia="Times New Roman"/>
          <w:szCs w:val="24"/>
        </w:rPr>
        <w:t xml:space="preserve">. </w:t>
      </w:r>
      <w:r w:rsidR="00F6194D">
        <w:rPr>
          <w:rFonts w:eastAsia="Times New Roman"/>
          <w:szCs w:val="24"/>
        </w:rPr>
        <w:t>E</w:t>
      </w:r>
      <w:r w:rsidR="00F6194D" w:rsidRPr="00D92BFE">
        <w:rPr>
          <w:rFonts w:eastAsia="Times New Roman"/>
          <w:szCs w:val="24"/>
        </w:rPr>
        <w:t xml:space="preserve">lectrodes with maximum </w:t>
      </w:r>
      <w:r w:rsidR="00F6194D">
        <w:rPr>
          <w:rFonts w:eastAsia="Times New Roman"/>
          <w:szCs w:val="24"/>
        </w:rPr>
        <w:t>SSVEP</w:t>
      </w:r>
      <w:r w:rsidR="00F6194D" w:rsidRPr="00D92BFE">
        <w:rPr>
          <w:rFonts w:eastAsia="Times New Roman"/>
          <w:szCs w:val="24"/>
        </w:rPr>
        <w:t xml:space="preserve"> amplitudes were identified by calculating isocontour voltage maps based on grand-averaged data collapsed across all conditions.</w:t>
      </w:r>
      <w:r w:rsidR="000202DB">
        <w:rPr>
          <w:rFonts w:eastAsia="Times New Roman"/>
          <w:szCs w:val="24"/>
        </w:rPr>
        <w:t xml:space="preserve"> Based on this, a cluster consisting of the four electrodes Oz, O2, POz, and Iz was chosen for further analysis.</w:t>
      </w:r>
      <w:r>
        <w:rPr>
          <w:rFonts w:eastAsia="Times New Roman"/>
          <w:szCs w:val="24"/>
        </w:rPr>
        <w:t xml:space="preserve"> </w:t>
      </w:r>
      <w:r w:rsidR="000202DB">
        <w:rPr>
          <w:rFonts w:eastAsia="Times New Roman"/>
          <w:szCs w:val="24"/>
        </w:rPr>
        <w:t xml:space="preserve">SSVEP </w:t>
      </w:r>
      <w:r w:rsidR="00F6194D">
        <w:rPr>
          <w:rFonts w:eastAsia="Times New Roman"/>
          <w:szCs w:val="24"/>
        </w:rPr>
        <w:lastRenderedPageBreak/>
        <w:t>amplitudes were normalized</w:t>
      </w:r>
      <w:r w:rsidR="003E30CF">
        <w:rPr>
          <w:rFonts w:eastAsia="Times New Roman"/>
          <w:szCs w:val="24"/>
        </w:rPr>
        <w:t xml:space="preserve"> (rescaled)</w:t>
      </w:r>
      <w:r w:rsidR="00F6194D">
        <w:rPr>
          <w:rFonts w:eastAsia="Times New Roman"/>
          <w:szCs w:val="24"/>
        </w:rPr>
        <w:t xml:space="preserve"> for each </w:t>
      </w:r>
      <w:r w:rsidR="004C379C">
        <w:rPr>
          <w:rFonts w:eastAsia="Times New Roman"/>
          <w:szCs w:val="24"/>
        </w:rPr>
        <w:t>participant</w:t>
      </w:r>
      <w:r w:rsidR="00F6194D">
        <w:rPr>
          <w:rFonts w:eastAsia="Times New Roman"/>
          <w:szCs w:val="24"/>
        </w:rPr>
        <w:t xml:space="preserve"> and frequency</w:t>
      </w:r>
      <w:r w:rsidR="000202DB">
        <w:rPr>
          <w:rFonts w:eastAsia="Times New Roman"/>
          <w:szCs w:val="24"/>
        </w:rPr>
        <w:t xml:space="preserve"> (10 and</w:t>
      </w:r>
      <w:r w:rsidR="000202DB" w:rsidRPr="00D92BFE">
        <w:rPr>
          <w:rFonts w:eastAsia="Times New Roman"/>
          <w:szCs w:val="24"/>
        </w:rPr>
        <w:t xml:space="preserve"> </w:t>
      </w:r>
      <w:r w:rsidR="000202DB">
        <w:rPr>
          <w:rFonts w:eastAsia="Times New Roman"/>
          <w:szCs w:val="24"/>
        </w:rPr>
        <w:t>1</w:t>
      </w:r>
      <w:r w:rsidR="000202DB" w:rsidRPr="00D92BFE">
        <w:rPr>
          <w:rFonts w:eastAsia="Times New Roman"/>
          <w:szCs w:val="24"/>
        </w:rPr>
        <w:t>2 Hz</w:t>
      </w:r>
      <w:r w:rsidR="000202DB">
        <w:rPr>
          <w:rFonts w:eastAsia="Times New Roman"/>
          <w:szCs w:val="24"/>
        </w:rPr>
        <w:t>)</w:t>
      </w:r>
      <w:r w:rsidR="00F6194D">
        <w:rPr>
          <w:rFonts w:eastAsia="Times New Roman"/>
          <w:szCs w:val="24"/>
        </w:rPr>
        <w:t xml:space="preserve"> separately by dividing amplitudes by the average amplitude </w:t>
      </w:r>
      <w:r w:rsidR="00EA6799">
        <w:rPr>
          <w:rFonts w:eastAsia="Times New Roman"/>
          <w:szCs w:val="24"/>
        </w:rPr>
        <w:t>of the</w:t>
      </w:r>
      <w:r w:rsidR="00F6194D">
        <w:rPr>
          <w:rFonts w:eastAsia="Times New Roman"/>
          <w:szCs w:val="24"/>
        </w:rPr>
        <w:t xml:space="preserve"> </w:t>
      </w:r>
      <w:r w:rsidR="00AC5E50">
        <w:rPr>
          <w:rFonts w:eastAsia="Times New Roman"/>
          <w:szCs w:val="24"/>
        </w:rPr>
        <w:t>two conditions in the baseline</w:t>
      </w:r>
      <w:r w:rsidR="00F6194D">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EA5857" w14:textId="22C041EE" w:rsidR="003D0BFA" w:rsidRPr="007641B0" w:rsidRDefault="001512DB" w:rsidP="003D0BFA">
      <w:pPr>
        <w:spacing w:line="480" w:lineRule="auto"/>
        <w:ind w:firstLine="280"/>
        <w:jc w:val="both"/>
        <w:rPr>
          <w:rFonts w:eastAsia="Times New Roman"/>
          <w:szCs w:val="24"/>
        </w:rPr>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412DE2">
        <w:t xml:space="preserve">observer </w:t>
      </w:r>
      <w:r w:rsidR="00CA119C">
        <w:t>sensitivity (</w:t>
      </w:r>
      <w:r w:rsidR="00BA5161">
        <w:t>d</w:t>
      </w:r>
      <w:r w:rsidR="00412DE2">
        <w:t>′, i.e. participants’ ability to distinguish between target and distractor coherent motion</w:t>
      </w:r>
      <w:r w:rsidR="00CA119C">
        <w:t>)</w:t>
      </w:r>
      <w:r w:rsidR="00A55975">
        <w:t>, reaction times</w:t>
      </w:r>
      <w:r w:rsidR="0041367D">
        <w:t xml:space="preserve"> for correct responses</w:t>
      </w:r>
      <w:r w:rsidR="00A55975">
        <w:t xml:space="preserve">, and </w:t>
      </w:r>
      <w:r w:rsidR="000C4CE7">
        <w:t xml:space="preserve">SSVEP </w:t>
      </w:r>
      <w:r w:rsidR="00A55975">
        <w:t xml:space="preserve">amplitudes. </w:t>
      </w:r>
      <w:r w:rsidR="003D0BFA">
        <w:rPr>
          <w:rFonts w:eastAsia="Times New Roman"/>
          <w:szCs w:val="24"/>
        </w:rPr>
        <w:t>For the behavioral data, mean reaction times of correct detections (hits) and sensitivity (d</w:t>
      </w:r>
      <w:r w:rsidR="00412DE2">
        <w:t>′</w:t>
      </w:r>
      <w:r w:rsidR="003D0BFA">
        <w:rPr>
          <w:rFonts w:eastAsia="Times New Roman"/>
          <w:szCs w:val="24"/>
        </w:rPr>
        <w:t>) were analyzed. Sensitivity index d</w:t>
      </w:r>
      <w:r w:rsidR="00412DE2">
        <w:t>′</w:t>
      </w:r>
      <w:r w:rsidR="003D0BFA">
        <w:rPr>
          <w:rFonts w:eastAsia="Times New Roman"/>
          <w:szCs w:val="24"/>
        </w:rPr>
        <w:t xml:space="preserve"> </w:t>
      </w:r>
      <w:r w:rsidR="003D0BFA">
        <w:rPr>
          <w:rFonts w:eastAsia="Times New Roman"/>
          <w:szCs w:val="24"/>
        </w:rPr>
        <w:fldChar w:fldCharType="begin" w:fldLock="1"/>
      </w:r>
      <w:r w:rsidR="003D0BFA">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(Macmillan &amp; Creelman, 2004)</w:t>
      </w:r>
      <w:r w:rsidR="003D0BFA">
        <w:rPr>
          <w:rFonts w:eastAsia="Times New Roman"/>
          <w:szCs w:val="24"/>
        </w:rPr>
        <w:fldChar w:fldCharType="end"/>
      </w:r>
      <w:r w:rsidR="003D0BFA">
        <w:rPr>
          <w:rFonts w:eastAsia="Times New Roman"/>
          <w:szCs w:val="24"/>
        </w:rPr>
        <w:t xml:space="preserve"> was calculated with adjustments for extreme values </w:t>
      </w:r>
      <w:r w:rsidR="003D0BFA">
        <w:rPr>
          <w:rFonts w:eastAsia="Times New Roman"/>
          <w:szCs w:val="24"/>
        </w:rPr>
        <w:fldChar w:fldCharType="begin" w:fldLock="1"/>
      </w:r>
      <w:r w:rsidR="003D0BFA">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(Hautus, 1995)</w:t>
      </w:r>
      <w:r w:rsidR="003D0BFA">
        <w:rPr>
          <w:rFonts w:eastAsia="Times New Roman"/>
          <w:szCs w:val="24"/>
        </w:rPr>
        <w:fldChar w:fldCharType="end"/>
      </w:r>
      <w:r w:rsidR="003D0BFA">
        <w:rPr>
          <w:rFonts w:eastAsia="Times New Roman"/>
          <w:szCs w:val="24"/>
        </w:rPr>
        <w:t xml:space="preserve"> using the </w:t>
      </w:r>
      <w:r w:rsidR="003D0BFA">
        <w:rPr>
          <w:rFonts w:eastAsia="Times New Roman"/>
          <w:i/>
          <w:szCs w:val="24"/>
        </w:rPr>
        <w:t>psycho</w:t>
      </w:r>
      <w:r w:rsidR="003D0BFA">
        <w:rPr>
          <w:rFonts w:eastAsia="Times New Roman"/>
          <w:szCs w:val="24"/>
        </w:rPr>
        <w:t xml:space="preserve"> R package </w:t>
      </w:r>
      <w:r w:rsidR="003D0BFA">
        <w:rPr>
          <w:rFonts w:eastAsia="Times New Roman"/>
          <w:szCs w:val="24"/>
        </w:rPr>
        <w:fldChar w:fldCharType="begin" w:fldLock="1"/>
      </w:r>
      <w:r w:rsidR="003D0BFA">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3D0BFA">
        <w:rPr>
          <w:rFonts w:eastAsia="Times New Roman"/>
          <w:szCs w:val="24"/>
        </w:rPr>
        <w:fldChar w:fldCharType="separate"/>
      </w:r>
      <w:r w:rsidR="003D0BFA" w:rsidRPr="0056187B">
        <w:rPr>
          <w:rFonts w:eastAsia="Times New Roman"/>
          <w:noProof/>
          <w:szCs w:val="24"/>
        </w:rPr>
        <w:t>(</w:t>
      </w:r>
      <w:r w:rsidR="003D0BFA">
        <w:rPr>
          <w:rFonts w:eastAsia="Times New Roman"/>
          <w:noProof/>
          <w:szCs w:val="24"/>
        </w:rPr>
        <w:t xml:space="preserve">for the method see: </w:t>
      </w:r>
      <w:r w:rsidR="003D0BFA" w:rsidRPr="0056187B">
        <w:rPr>
          <w:rFonts w:eastAsia="Times New Roman"/>
          <w:noProof/>
          <w:szCs w:val="24"/>
        </w:rPr>
        <w:t>Pallier, 2002)</w:t>
      </w:r>
      <w:r w:rsidR="003D0BFA">
        <w:rPr>
          <w:rFonts w:eastAsia="Times New Roman"/>
          <w:szCs w:val="24"/>
        </w:rPr>
        <w:fldChar w:fldCharType="end"/>
      </w:r>
      <w:r w:rsidR="003D0BFA">
        <w:rPr>
          <w:rFonts w:eastAsia="Times New Roman"/>
          <w:szCs w:val="24"/>
        </w:rPr>
        <w:t xml:space="preserve">. </w:t>
      </w:r>
    </w:p>
    <w:p w14:paraId="2FA87989" w14:textId="3B84A998" w:rsidR="00E66917" w:rsidRDefault="0086688A" w:rsidP="00E66917">
      <w:pPr>
        <w:spacing w:line="480" w:lineRule="auto"/>
        <w:ind w:firstLine="284"/>
        <w:jc w:val="both"/>
      </w:pPr>
      <w:r>
        <w:t xml:space="preserve">Each of the </w:t>
      </w:r>
      <w:r w:rsidR="00BE710C">
        <w:t xml:space="preserve">fitted </w:t>
      </w:r>
      <w:r>
        <w:t xml:space="preserve">models </w:t>
      </w:r>
      <w:r w:rsidR="00F852CE">
        <w:t>included</w:t>
      </w:r>
      <w:r>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w:t>
      </w:r>
      <w:r w:rsidR="001F7F0E">
        <w:t>reward sensitivity</w:t>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8E2BAB">
        <w:rPr>
          <w:rStyle w:val="FootnoteReference"/>
          <w:i/>
        </w:rPr>
        <w:footnoteReference w:id="2"/>
      </w:r>
      <w:r w:rsidR="00DE2D24">
        <w:t xml:space="preserve">. </w:t>
      </w:r>
    </w:p>
    <w:p w14:paraId="3B96C488" w14:textId="49AC7054"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w:t>
      </w:r>
      <w:r w:rsidR="00750379">
        <w:lastRenderedPageBreak/>
        <w:t xml:space="preserve">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3D828EB" w14:textId="1556E329"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ins w:id="23" w:author="Ernst Koster" w:date="2019-09-24T10:45:00Z">
        <w:r w:rsidR="008D6D9A">
          <w:rPr>
            <w:rFonts w:ascii="Times New Roman" w:hAnsi="Times New Roman" w:cs="Times New Roman"/>
            <w:color w:val="auto"/>
          </w:rPr>
          <w:t>al data</w:t>
        </w:r>
      </w:ins>
    </w:p>
    <w:p w14:paraId="7916CB2C" w14:textId="77777777" w:rsidR="00476F36" w:rsidRPr="00476F36" w:rsidRDefault="00476F36" w:rsidP="00476F36"/>
    <w:p w14:paraId="5AB7CDDC" w14:textId="418E286B" w:rsidR="00476F36" w:rsidRDefault="00476F36" w:rsidP="00476F36">
      <w:pPr>
        <w:spacing w:line="480" w:lineRule="auto"/>
        <w:ind w:firstLine="284"/>
        <w:jc w:val="both"/>
      </w:pPr>
      <w:r>
        <w:t>We fitted three models to predict sensitivity (</w:t>
      </w:r>
      <w:r w:rsidR="00BA5161">
        <w:t>d</w:t>
      </w:r>
      <w:r w:rsidR="00412DE2">
        <w:t>′</w:t>
      </w:r>
      <w:r>
        <w:t>) and reaction times (in milliseconds) separately (</w:t>
      </w:r>
      <w:r w:rsidRPr="00B57645">
        <w:rPr>
          <w:i/>
        </w:rPr>
        <w:t>Figure 2</w:t>
      </w:r>
      <w:r>
        <w:t xml:space="preserve"> for the raw data and </w:t>
      </w:r>
      <w:r>
        <w:rPr>
          <w:i/>
        </w:rPr>
        <w:t xml:space="preserve">Supplementary </w:t>
      </w:r>
      <w:r w:rsidRPr="00B57645">
        <w:rPr>
          <w:i/>
        </w:rPr>
        <w:t>Table 1</w:t>
      </w:r>
      <w:r>
        <w:t xml:space="preserve"> for the descriptive statistics). First, we fitted the </w:t>
      </w:r>
      <w:r w:rsidRPr="004D7EBB">
        <w:rPr>
          <w:i/>
        </w:rPr>
        <w:t>Null model</w:t>
      </w:r>
      <w:r>
        <w:t xml:space="preserve"> with a constant and varying intercepts across participants. This model was fitted in order to explore the possibility that the data would be best explained by simple random variation </w:t>
      </w:r>
      <w:r>
        <w:lastRenderedPageBreak/>
        <w:t xml:space="preserve">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varying intercepts and slopes across participants for this effect. To investigate the possible interaction between reward phase and </w:t>
      </w:r>
      <w:r w:rsidR="001F7F0E">
        <w:t>reward</w:t>
      </w:r>
      <w:r>
        <w:t xml:space="preserve">, we fitted the </w:t>
      </w:r>
      <w:r w:rsidRPr="000C2FCF">
        <w:rPr>
          <w:i/>
        </w:rPr>
        <w:t xml:space="preserve">Reward phase * </w:t>
      </w:r>
      <w:r w:rsidR="001F7F0E">
        <w:rPr>
          <w:i/>
        </w:rPr>
        <w:t>Reward</w:t>
      </w:r>
      <w:r w:rsidRPr="000C2FCF">
        <w:t xml:space="preserve"> </w:t>
      </w:r>
      <w:r w:rsidR="001F7F0E" w:rsidRPr="001F7F0E">
        <w:rPr>
          <w:i/>
        </w:rPr>
        <w:t>Probability</w:t>
      </w:r>
      <w:r w:rsidR="001F7F0E">
        <w:t xml:space="preserve"> </w:t>
      </w:r>
      <w:r w:rsidRPr="000C2FCF">
        <w:t>model</w:t>
      </w:r>
      <w:r>
        <w:t xml:space="preserve"> including the intercepts and slopes of these two effects and their interaction as both constant and varying effects. All models had a Gaussian distribution as the prior for the intercept (for sensitivity: centered at 1.8 with a standard deviation of 1; for reaction times: centered at 500 with a </w:t>
      </w:r>
      <w:r w:rsidR="00F8481D">
        <w:t>standard deviation</w:t>
      </w:r>
      <w:r>
        <w:t xml:space="preserve"> of 200). The models with slopes also included</w:t>
      </w:r>
      <w:r w:rsidR="004141EF">
        <w:t xml:space="preserve"> a Gaussian distribution as prior </w:t>
      </w:r>
      <w:r>
        <w:t>for the slopes (for sensitivity: centered at 0 with a standard deviation of 2; for reaction times: centered at 0 with a standard deviation of 200). The</w:t>
      </w:r>
      <w:r w:rsidR="003D4077">
        <w:t xml:space="preserve"> means for the priors for the intercepts were selected based on the previous study with the same task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The standard deviations of all of the prior distributions were chosen so that the distributions are very wide and thus only weakly informative.</w:t>
      </w:r>
      <w:r>
        <w:t xml:space="preserve"> Note that there are two additional models that, although possible to fit, are not plausible in the context of our experiment. Specifically, the model </w:t>
      </w:r>
      <w:r w:rsidR="00B252B7">
        <w:t>including</w:t>
      </w:r>
      <w:r>
        <w:t xml:space="preserve"> only the effect of </w:t>
      </w:r>
      <w:r w:rsidR="001F7F0E">
        <w:t>reward probability</w:t>
      </w:r>
      <w:r>
        <w:t xml:space="preserve"> overlooks the fact that this effect would necessarily be most pronounced in the training phase, thus interacting with the effect of reward phase. The same logic applies to the model with additive 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1196B002" w:rsidR="00476F36" w:rsidRPr="007B463E" w:rsidRDefault="00476F36" w:rsidP="00476F36">
      <w:pPr>
        <w:spacing w:line="480" w:lineRule="auto"/>
        <w:ind w:firstLine="284"/>
        <w:jc w:val="both"/>
        <w:rPr>
          <w:b/>
          <w:sz w:val="20"/>
        </w:rPr>
      </w:pPr>
      <w:r>
        <w:t xml:space="preserve">We fitted seven models to predict the trial-averaged </w:t>
      </w:r>
      <w:r>
        <w:rPr>
          <w:rFonts w:eastAsia="Times New Roman"/>
          <w:szCs w:val="24"/>
        </w:rPr>
        <w:t>SS</w:t>
      </w:r>
      <w:r w:rsidRPr="00D92BFE">
        <w:rPr>
          <w:rFonts w:eastAsia="Times New Roman"/>
          <w:szCs w:val="24"/>
        </w:rPr>
        <w:t xml:space="preserve">VEP </w:t>
      </w:r>
      <w:r>
        <w:t>amplitudes (in a.u. due to the normalization) across conditions (</w:t>
      </w:r>
      <w:r w:rsidRPr="00B57645">
        <w:rPr>
          <w:i/>
        </w:rPr>
        <w:t xml:space="preserve">Figure </w:t>
      </w:r>
      <w:r>
        <w:rPr>
          <w:i/>
        </w:rPr>
        <w:t>2C, Figure 2D,</w:t>
      </w:r>
      <w:r>
        <w:t xml:space="preserve"> and </w:t>
      </w:r>
      <w:r w:rsidRPr="004A49F2">
        <w:rPr>
          <w:i/>
        </w:rPr>
        <w:t>Supplementary</w:t>
      </w:r>
      <w:r>
        <w:t xml:space="preserve"> </w:t>
      </w:r>
      <w:r>
        <w:rPr>
          <w:i/>
        </w:rPr>
        <w:t>Table 2</w:t>
      </w:r>
      <w:r>
        <w:t xml:space="preserve">). The </w:t>
      </w:r>
      <w:r w:rsidRPr="004D7EBB">
        <w:rPr>
          <w:i/>
        </w:rPr>
        <w:t xml:space="preserve">Null </w:t>
      </w:r>
      <w:r w:rsidRPr="004D7EBB">
        <w:rPr>
          <w:i/>
        </w:rPr>
        <w:lastRenderedPageBreak/>
        <w:t>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effect of reward phase; the </w:t>
      </w:r>
      <w:r>
        <w:rPr>
          <w:i/>
        </w:rPr>
        <w:t>Reward Phase + Attention</w:t>
      </w:r>
      <w:r>
        <w:t xml:space="preserve"> model included the additive effects of reward phase and attention; and the </w:t>
      </w:r>
      <w:r>
        <w:rPr>
          <w:i/>
        </w:rPr>
        <w:t>Reward Phase * Attention</w:t>
      </w:r>
      <w:r>
        <w:t xml:space="preserve"> model also included the interaction between reward phase and attention. The </w:t>
      </w:r>
      <w:r w:rsidR="002F3B06">
        <w:rPr>
          <w:i/>
        </w:rPr>
        <w:t>Reward probability</w:t>
      </w:r>
      <w:r w:rsidRPr="00822832">
        <w:rPr>
          <w:i/>
        </w:rPr>
        <w:t xml:space="preserve"> </w:t>
      </w:r>
      <w:r>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w:t>
      </w:r>
      <w:r w:rsidR="002F3B06">
        <w:t>reward</w:t>
      </w:r>
      <w:r>
        <w:t xml:space="preserve"> and phase, their interaction, and the independent effect of attention. The last model was the </w:t>
      </w:r>
      <w:r w:rsidR="002F3B06">
        <w:rPr>
          <w:i/>
        </w:rPr>
        <w:t>Reward probability</w:t>
      </w:r>
      <w:r w:rsidRPr="00822832">
        <w:rPr>
          <w:i/>
        </w:rPr>
        <w:t xml:space="preserve"> </w:t>
      </w:r>
      <w:r>
        <w:rPr>
          <w:i/>
        </w:rPr>
        <w:t>* R</w:t>
      </w:r>
      <w:r w:rsidRPr="00822832">
        <w:rPr>
          <w:i/>
        </w:rPr>
        <w:t xml:space="preserve">eward phase </w:t>
      </w:r>
      <w:r>
        <w:rPr>
          <w:i/>
        </w:rPr>
        <w:t>* A</w:t>
      </w:r>
      <w:r w:rsidRPr="00822832">
        <w:rPr>
          <w:i/>
        </w:rPr>
        <w:t>ttention</w:t>
      </w:r>
      <w:r>
        <w:t xml:space="preserve"> model which included all constant effects and their interaction. All models, except for the </w:t>
      </w:r>
      <w:r>
        <w:rPr>
          <w:i/>
        </w:rPr>
        <w:t>Null</w:t>
      </w:r>
      <w:r>
        <w:t xml:space="preserve"> </w:t>
      </w:r>
      <w:r>
        <w:rPr>
          <w:i/>
        </w:rPr>
        <w:t>model</w:t>
      </w:r>
      <w:r>
        <w:t xml:space="preserve">, included varying intercepts and slopes across participants for all of the constant effects. All models included a Gaussian distribution as the prior for the intercept (centered at 1 with a standard deviation of </w:t>
      </w:r>
      <w:r w:rsidR="00847A08">
        <w:t>1</w:t>
      </w:r>
      <w:r>
        <w:t>).</w:t>
      </w:r>
      <w:r w:rsidR="003D4077">
        <w:t xml:space="preserve"> The mean across both attended and unattended conditions is approximately 1 in this paradigm</w:t>
      </w:r>
      <w:r>
        <w:t xml:space="preserve">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xml:space="preserve">, while the normalized amplitudes </w:t>
      </w:r>
      <w:r w:rsidR="00847A08">
        <w:t xml:space="preserve">are in the 0-2 range (the normalized amplitude of 2 for the attended stimulus would equal the physical removal of the unattended stimulus) which is why we opted for the standard deviation of 1 for the prior distributions. </w:t>
      </w:r>
      <w:r>
        <w:t xml:space="preserve">In addition, the models with slopes included a Gaussian distribution as the prior for the slopes (centered at 0 with a standard deviation of </w:t>
      </w:r>
      <w:r w:rsidR="00847A08">
        <w:t>1</w:t>
      </w:r>
      <w:r>
        <w:t>). As was the case for the behavioral data, several models were not fitted because they were not plausible in the context of our experiment (e.g., models that include both reward phase and probability, but not their interaction</w:t>
      </w:r>
      <w:r w:rsidR="00412DE2">
        <w:t>, are implausible because reward probability cannot affect the baseline phase</w:t>
      </w:r>
      <w:r>
        <w:t>).</w:t>
      </w:r>
    </w:p>
    <w:p w14:paraId="08EC5969" w14:textId="77777777" w:rsidR="00476F36" w:rsidRDefault="00476F36" w:rsidP="00BC3FB6">
      <w:pPr>
        <w:pStyle w:val="Heading1"/>
        <w:spacing w:before="0" w:after="240"/>
      </w:pP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7AFA307F"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r w:rsidR="00726ABD">
        <w:rPr>
          <w:rFonts w:ascii="Times New Roman" w:hAnsi="Times New Roman" w:cs="Times New Roman"/>
          <w:color w:val="auto"/>
        </w:rPr>
        <w:t xml:space="preserve"> </w:t>
      </w:r>
      <w:r w:rsidR="001004E2">
        <w:rPr>
          <w:rFonts w:ascii="Times New Roman" w:hAnsi="Times New Roman" w:cs="Times New Roman"/>
          <w:color w:val="auto"/>
        </w:rPr>
        <w:t>d</w:t>
      </w:r>
      <w:r w:rsidR="00412DE2">
        <w:t>′</w:t>
      </w:r>
    </w:p>
    <w:p w14:paraId="2E9CB975" w14:textId="77777777" w:rsidR="00781FC8" w:rsidRPr="00781FC8" w:rsidRDefault="00781FC8" w:rsidP="00781FC8"/>
    <w:p w14:paraId="3C6DA101" w14:textId="21BAE7D4" w:rsidR="00FF793F" w:rsidRDefault="00765B6B" w:rsidP="00575829">
      <w:pPr>
        <w:spacing w:line="480" w:lineRule="auto"/>
        <w:ind w:firstLine="284"/>
        <w:jc w:val="both"/>
      </w:pPr>
      <w:r w:rsidRPr="00917742">
        <w:lastRenderedPageBreak/>
        <w:t>Of</w:t>
      </w:r>
      <w:r>
        <w:t xml:space="preserve"> all the tested models, t</w:t>
      </w:r>
      <w:r w:rsidR="00FE2900">
        <w:t xml:space="preserve">he </w:t>
      </w:r>
      <w:r w:rsidR="000C2FCF" w:rsidRPr="000C2FCF">
        <w:rPr>
          <w:i/>
        </w:rPr>
        <w:t xml:space="preserve">Reward phase * </w:t>
      </w:r>
      <w:r w:rsidR="002F3B06">
        <w:rPr>
          <w:i/>
        </w:rPr>
        <w:t>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w:t>
      </w:r>
      <w:r w:rsidR="00726ABD">
        <w:t xml:space="preserve"> both</w:t>
      </w:r>
      <w:r w:rsidR="00923E38">
        <w:t xml:space="preserve"> </w:t>
      </w:r>
      <w:r w:rsidR="00726ABD">
        <w:t xml:space="preserve">the </w:t>
      </w:r>
      <w:r w:rsidR="00923E38">
        <w:t>low</w:t>
      </w:r>
      <w:r w:rsidR="0055266E">
        <w:t xml:space="preserve"> </w:t>
      </w:r>
      <w:r w:rsidR="002F3B06">
        <w:t>reward</w:t>
      </w:r>
      <w:r w:rsidR="00584547">
        <w:t xml:space="preserve"> </w:t>
      </w:r>
      <w:r w:rsidR="003B33DC">
        <w:t>(</w:t>
      </w:r>
      <w:r w:rsidR="003B33DC">
        <w:rPr>
          <w:i/>
        </w:rPr>
        <w:t xml:space="preserve">M = </w:t>
      </w:r>
      <w:r w:rsidR="00B7109B">
        <w:t>0.14; 95% HDI [0.01, 0.27</w:t>
      </w:r>
      <w:r w:rsidR="003B33DC">
        <w:t xml:space="preserve">]; ER = </w:t>
      </w:r>
      <w:r w:rsidR="00B7109B">
        <w:t>57.82</w:t>
      </w:r>
      <w:r w:rsidR="003B33DC">
        <w:t>)</w:t>
      </w:r>
      <w:r w:rsidR="00726ABD">
        <w:t xml:space="preserve"> and</w:t>
      </w:r>
      <w:r w:rsidR="00584547">
        <w:t xml:space="preserve"> the</w:t>
      </w:r>
      <w:r w:rsidR="0055266E">
        <w:t xml:space="preserve"> </w:t>
      </w:r>
      <w:r w:rsidR="003B33DC">
        <w:t xml:space="preserve">high </w:t>
      </w:r>
      <w:r w:rsidR="002F3B06">
        <w:t>reward</w:t>
      </w:r>
      <w:r w:rsidR="003B33DC">
        <w:t xml:space="preserve"> </w:t>
      </w:r>
      <w:r w:rsidR="00476F36">
        <w:t xml:space="preserve">color </w:t>
      </w:r>
      <w:r w:rsidR="003B33DC">
        <w:t>(</w:t>
      </w:r>
      <w:r w:rsidR="003B33DC">
        <w:rPr>
          <w:i/>
        </w:rPr>
        <w:t xml:space="preserve">M = </w:t>
      </w:r>
      <w:r w:rsidR="005779C0">
        <w:t>0.04</w:t>
      </w:r>
      <w:r w:rsidR="003B33DC">
        <w:t>; 95% HDI [</w:t>
      </w:r>
      <w:r w:rsidR="005779C0">
        <w:t>-0.08, 0.17</w:t>
      </w:r>
      <w:r w:rsidR="003B33DC">
        <w:t xml:space="preserve">]; ER = </w:t>
      </w:r>
      <w:r w:rsidR="00E6483F">
        <w:t>3.10</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9F0D61">
        <w:t xml:space="preserve">reward </w:t>
      </w:r>
      <w:r w:rsidR="00923E38" w:rsidRPr="00792843">
        <w:t>(</w:t>
      </w:r>
      <w:r w:rsidR="00792843" w:rsidRPr="00792843">
        <w:rPr>
          <w:i/>
        </w:rPr>
        <w:t xml:space="preserve">M = </w:t>
      </w:r>
      <w:r w:rsidR="00E6483F">
        <w:t>0.10; 95% HDI [-0.08, 0.27</w:t>
      </w:r>
      <w:r w:rsidR="00792843">
        <w:t xml:space="preserve">]; ER = </w:t>
      </w:r>
      <w:r w:rsidR="00E6483F">
        <w:t>6.25</w:t>
      </w:r>
      <w:r w:rsidR="00923E38" w:rsidRPr="00792843">
        <w:t>).</w:t>
      </w:r>
      <w:r w:rsidR="00923E38">
        <w:t xml:space="preserve"> </w:t>
      </w:r>
      <w:r w:rsidR="00C04A3E">
        <w:t xml:space="preserve">Conversely, </w:t>
      </w:r>
      <w:r w:rsidR="0055266E">
        <w:t xml:space="preserve">there was no evidence for </w:t>
      </w:r>
      <w:r w:rsidR="00726ABD">
        <w:t>a</w:t>
      </w:r>
      <w:r w:rsidR="0055266E">
        <w:t xml:space="preserv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E6483F">
        <w:t>1.09</w:t>
      </w:r>
      <w:r w:rsidR="00575829">
        <w:t xml:space="preserve">), </w:t>
      </w:r>
      <w:r w:rsidR="00584547">
        <w:t xml:space="preserve">and </w:t>
      </w:r>
      <w:r w:rsidR="004864F0">
        <w:t xml:space="preserve">a </w:t>
      </w:r>
      <w:r w:rsidR="00E6483F">
        <w:t>small</w:t>
      </w:r>
      <w:r w:rsidR="00584547">
        <w:t xml:space="preserve"> reduction in sensitivity </w:t>
      </w:r>
      <w:r w:rsidR="0055266E">
        <w:t xml:space="preserve">in the high </w:t>
      </w:r>
      <w:r w:rsidR="009F0D61">
        <w:t xml:space="preserve">reward </w:t>
      </w:r>
      <w:r w:rsidR="00575829">
        <w:t>condition (</w:t>
      </w:r>
      <w:r w:rsidR="00575829">
        <w:rPr>
          <w:i/>
        </w:rPr>
        <w:t xml:space="preserve">M = </w:t>
      </w:r>
      <w:r w:rsidR="00C36A08" w:rsidRPr="00C36A08">
        <w:t>-</w:t>
      </w:r>
      <w:r w:rsidR="00E6483F">
        <w:t>0.08</w:t>
      </w:r>
      <w:r w:rsidR="00575829">
        <w:t>; 95% HDI</w:t>
      </w:r>
      <w:r w:rsidR="00C36A08">
        <w:t xml:space="preserve"> </w:t>
      </w:r>
      <w:r w:rsidR="00E6483F">
        <w:t>[-0.20, 0.05</w:t>
      </w:r>
      <w:r w:rsidR="00575829">
        <w:t>]</w:t>
      </w:r>
      <w:r w:rsidR="00B71FD2">
        <w:t xml:space="preserve">; ER = </w:t>
      </w:r>
      <w:r w:rsidR="00E6483F">
        <w:t>8.52</w:t>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4141EF">
        <w:t xml:space="preserve">that was most pronounced for the </w:t>
      </w:r>
      <w:r w:rsidR="00575829">
        <w:t xml:space="preserve">low </w:t>
      </w:r>
      <w:r w:rsidR="00EC01A6">
        <w:t xml:space="preserve">relative to the high </w:t>
      </w:r>
      <w:r w:rsidR="009F0D61">
        <w:t xml:space="preserve">reward </w:t>
      </w:r>
      <w:r w:rsidR="00575829">
        <w:t xml:space="preserve">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 xml:space="preserve">test phase. </w:t>
      </w:r>
    </w:p>
    <w:p w14:paraId="6F0FD109" w14:textId="06EE3D52" w:rsidR="00115A26" w:rsidRDefault="00115A26" w:rsidP="00575829">
      <w:pPr>
        <w:spacing w:line="480" w:lineRule="auto"/>
        <w:ind w:firstLine="284"/>
        <w:jc w:val="both"/>
      </w:pPr>
    </w:p>
    <w:p w14:paraId="7CB31747" w14:textId="78CC2FE6" w:rsidR="00115A26" w:rsidRDefault="00115A26" w:rsidP="00575829">
      <w:pPr>
        <w:spacing w:line="480" w:lineRule="auto"/>
        <w:ind w:firstLine="284"/>
        <w:jc w:val="both"/>
      </w:pPr>
    </w:p>
    <w:p w14:paraId="4C568F7A" w14:textId="2AC34D6B" w:rsidR="00115A26" w:rsidRDefault="00115A26" w:rsidP="00575829">
      <w:pPr>
        <w:spacing w:line="480" w:lineRule="auto"/>
        <w:ind w:firstLine="284"/>
        <w:jc w:val="both"/>
      </w:pPr>
    </w:p>
    <w:p w14:paraId="217DDB7D" w14:textId="2E9F86FA" w:rsidR="00115A26" w:rsidRDefault="00115A26" w:rsidP="00575829">
      <w:pPr>
        <w:spacing w:line="480" w:lineRule="auto"/>
        <w:ind w:firstLine="284"/>
        <w:jc w:val="both"/>
      </w:pPr>
    </w:p>
    <w:p w14:paraId="5BA3D01E" w14:textId="02150A78" w:rsidR="00115A26" w:rsidRDefault="00115A26" w:rsidP="00575829">
      <w:pPr>
        <w:spacing w:line="480" w:lineRule="auto"/>
        <w:ind w:firstLine="284"/>
        <w:jc w:val="both"/>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lastRenderedPageBreak/>
              <w:t>Null</w:t>
            </w:r>
          </w:p>
        </w:tc>
        <w:tc>
          <w:tcPr>
            <w:tcW w:w="2079" w:type="dxa"/>
            <w:vAlign w:val="center"/>
          </w:tcPr>
          <w:p w14:paraId="6B578369" w14:textId="77128E30" w:rsidR="00F21309" w:rsidRDefault="00115A26" w:rsidP="00115A26">
            <w:r w:rsidRPr="00115A26">
              <w:t>533.3</w:t>
            </w:r>
            <w:r>
              <w:t xml:space="preserve"> </w:t>
            </w:r>
            <w:r w:rsidR="00F21309">
              <w:t>(</w:t>
            </w:r>
            <w:r>
              <w:t>26.5</w:t>
            </w:r>
            <w:r w:rsidR="00F21309">
              <w:t>)</w:t>
            </w:r>
          </w:p>
        </w:tc>
        <w:tc>
          <w:tcPr>
            <w:tcW w:w="262" w:type="dxa"/>
            <w:vAlign w:val="center"/>
          </w:tcPr>
          <w:p w14:paraId="56A348BD" w14:textId="74DD500E" w:rsidR="00F21309" w:rsidRDefault="00F21309" w:rsidP="00C11E13"/>
        </w:tc>
        <w:tc>
          <w:tcPr>
            <w:tcW w:w="1984" w:type="dxa"/>
            <w:vAlign w:val="center"/>
          </w:tcPr>
          <w:p w14:paraId="512A6283" w14:textId="6CFAA4B6" w:rsidR="00F21309" w:rsidRDefault="00115A26" w:rsidP="00C11E13">
            <w:r>
              <w:t>0.27 (0.05</w:t>
            </w:r>
            <w:r w:rsidR="00651687">
              <w:t>)</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325ED2D3" w:rsidR="00F21309" w:rsidRDefault="00115A26" w:rsidP="00C11E13">
            <w:r>
              <w:t>541.0</w:t>
            </w:r>
            <w:r w:rsidR="00F21309">
              <w:t xml:space="preserve"> (</w:t>
            </w:r>
            <w:r>
              <w:t>26.5</w:t>
            </w:r>
            <w:r w:rsidR="00F21309">
              <w:t>)</w:t>
            </w:r>
          </w:p>
        </w:tc>
        <w:tc>
          <w:tcPr>
            <w:tcW w:w="262" w:type="dxa"/>
            <w:vAlign w:val="center"/>
          </w:tcPr>
          <w:p w14:paraId="694D0F02" w14:textId="69552910" w:rsidR="00F21309" w:rsidRDefault="00F21309" w:rsidP="00C11E13"/>
        </w:tc>
        <w:tc>
          <w:tcPr>
            <w:tcW w:w="1984" w:type="dxa"/>
            <w:vAlign w:val="center"/>
          </w:tcPr>
          <w:p w14:paraId="4C45A5A1" w14:textId="634FA3A3" w:rsidR="00F21309" w:rsidRDefault="00115A26" w:rsidP="00C11E13">
            <w:r>
              <w:t>0.27</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62E9E0A4" w:rsidR="00F21309" w:rsidRDefault="00705D83" w:rsidP="009F0D61">
            <w:r>
              <w:t>Reward phase *</w:t>
            </w:r>
            <w:r w:rsidR="00FE683F">
              <w:t xml:space="preserve"> </w:t>
            </w:r>
            <w:r w:rsidR="009F0D61">
              <w:t>Reward probability</w:t>
            </w:r>
          </w:p>
        </w:tc>
        <w:tc>
          <w:tcPr>
            <w:tcW w:w="2079" w:type="dxa"/>
            <w:tcBorders>
              <w:bottom w:val="single" w:sz="4" w:space="0" w:color="auto"/>
            </w:tcBorders>
            <w:vAlign w:val="center"/>
          </w:tcPr>
          <w:p w14:paraId="2503F414" w14:textId="0A34BB21" w:rsidR="00F21309" w:rsidRDefault="00115A26" w:rsidP="00C11E13">
            <w:r>
              <w:t>202.</w:t>
            </w:r>
            <w:r w:rsidR="005E0EA0">
              <w:t>7</w:t>
            </w:r>
            <w:r w:rsidR="00F21309">
              <w:t xml:space="preserve"> (</w:t>
            </w:r>
            <w:r>
              <w:t>19.1</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831A20C" w:rsidR="00F21309" w:rsidRDefault="00115A26" w:rsidP="00C11E13">
            <w:r>
              <w:t>0.84 (0.01</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10C182F" w:rsidR="00876BCA" w:rsidRDefault="00683829" w:rsidP="00C11E13">
            <w:r>
              <w:t>2,500.2</w:t>
            </w:r>
            <w:r w:rsidR="00876BCA" w:rsidRPr="00534F07">
              <w:t xml:space="preserve"> </w:t>
            </w:r>
            <w:r w:rsidR="00876BCA">
              <w:t>(</w:t>
            </w:r>
            <w:r>
              <w:t>31.6</w:t>
            </w:r>
            <w:r w:rsidR="00876BCA">
              <w:t>)</w:t>
            </w:r>
          </w:p>
        </w:tc>
        <w:tc>
          <w:tcPr>
            <w:tcW w:w="262" w:type="dxa"/>
            <w:vAlign w:val="center"/>
          </w:tcPr>
          <w:p w14:paraId="372FC307" w14:textId="7490FABD" w:rsidR="00876BCA" w:rsidRDefault="00876BCA" w:rsidP="00C11E13"/>
        </w:tc>
        <w:tc>
          <w:tcPr>
            <w:tcW w:w="1984" w:type="dxa"/>
            <w:vAlign w:val="center"/>
          </w:tcPr>
          <w:p w14:paraId="3E59B7B0" w14:textId="312BCF42" w:rsidR="00876BCA" w:rsidRDefault="00683829" w:rsidP="00C11E13">
            <w:r>
              <w:t>0.50</w:t>
            </w:r>
            <w:r w:rsidR="00876BCA" w:rsidRPr="00C21D51">
              <w:t xml:space="preserve"> </w:t>
            </w:r>
            <w:r>
              <w:t>(0.04</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5674CDB2" w:rsidR="00876BCA" w:rsidRDefault="00876BCA" w:rsidP="00C11E13">
            <w:r w:rsidRPr="00C21D51">
              <w:t>2</w:t>
            </w:r>
            <w:r w:rsidR="00FE683F">
              <w:t>,</w:t>
            </w:r>
            <w:r w:rsidR="00683829">
              <w:t>483.0</w:t>
            </w:r>
            <w:r w:rsidRPr="00C21D51">
              <w:t xml:space="preserve"> </w:t>
            </w:r>
            <w:r>
              <w:t>(</w:t>
            </w:r>
            <w:r w:rsidR="00683829">
              <w:t>35.3</w:t>
            </w:r>
            <w:r>
              <w:t>)</w:t>
            </w:r>
          </w:p>
        </w:tc>
        <w:tc>
          <w:tcPr>
            <w:tcW w:w="262" w:type="dxa"/>
            <w:vAlign w:val="center"/>
          </w:tcPr>
          <w:p w14:paraId="1EBA8610" w14:textId="78F00C22" w:rsidR="00876BCA" w:rsidRDefault="00876BCA" w:rsidP="00C11E13"/>
        </w:tc>
        <w:tc>
          <w:tcPr>
            <w:tcW w:w="1984" w:type="dxa"/>
            <w:vAlign w:val="center"/>
          </w:tcPr>
          <w:p w14:paraId="74B5D6DF" w14:textId="591BF5F1" w:rsidR="00876BCA" w:rsidRDefault="00683829" w:rsidP="00C11E13">
            <w:r>
              <w:t>0.56</w:t>
            </w:r>
            <w:r w:rsidR="00876BCA" w:rsidRPr="00C21D51">
              <w:t xml:space="preserve"> </w:t>
            </w:r>
            <w:r w:rsidR="00876BCA">
              <w:t>(</w:t>
            </w:r>
            <w:r>
              <w:t>0.04</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34C07420" w:rsidR="00876BCA" w:rsidRDefault="00705D83" w:rsidP="004A31AE">
            <w:r>
              <w:t>Reward phase *</w:t>
            </w:r>
            <w:r w:rsidR="00FE683F">
              <w:t xml:space="preserve"> </w:t>
            </w:r>
            <w:r w:rsidR="009F0D61">
              <w:t xml:space="preserve"> Reward probability</w:t>
            </w:r>
          </w:p>
        </w:tc>
        <w:tc>
          <w:tcPr>
            <w:tcW w:w="2079" w:type="dxa"/>
            <w:tcBorders>
              <w:bottom w:val="single" w:sz="4" w:space="0" w:color="auto"/>
            </w:tcBorders>
            <w:vAlign w:val="center"/>
          </w:tcPr>
          <w:p w14:paraId="189A6D72" w14:textId="008CF6E3" w:rsidR="00876BCA" w:rsidRDefault="00876BCA" w:rsidP="00C11E13">
            <w:r w:rsidRPr="00C21D51">
              <w:t>2</w:t>
            </w:r>
            <w:r w:rsidR="00FE683F">
              <w:t>,</w:t>
            </w:r>
            <w:r w:rsidR="00683829">
              <w:t>322.5</w:t>
            </w:r>
            <w:r w:rsidRPr="00C21D51">
              <w:t xml:space="preserve"> </w:t>
            </w:r>
            <w:r>
              <w:t>(</w:t>
            </w:r>
            <w:r w:rsidR="00683829">
              <w:t>30.0</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3D141227" w:rsidR="00876BCA" w:rsidRDefault="00683829" w:rsidP="00C11E13">
            <w:r>
              <w:t>0.82</w:t>
            </w:r>
            <w:r w:rsidR="00876BCA" w:rsidRPr="00C21D51">
              <w:t xml:space="preserve"> </w:t>
            </w:r>
            <w:r w:rsidR="007E786F">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4"/>
        <w:gridCol w:w="2354"/>
        <w:gridCol w:w="3093"/>
      </w:tblGrid>
      <w:tr w:rsidR="007F6AA7" w14:paraId="5095E8B3" w14:textId="77777777" w:rsidTr="00703657">
        <w:trPr>
          <w:trHeight w:val="646"/>
        </w:trPr>
        <w:tc>
          <w:tcPr>
            <w:tcW w:w="9639"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03657">
        <w:trPr>
          <w:trHeight w:val="646"/>
        </w:trPr>
        <w:tc>
          <w:tcPr>
            <w:tcW w:w="2028" w:type="dxa"/>
            <w:tcBorders>
              <w:top w:val="single" w:sz="4" w:space="0" w:color="auto"/>
            </w:tcBorders>
            <w:vAlign w:val="center"/>
          </w:tcPr>
          <w:p w14:paraId="220CF47E" w14:textId="2AF04173" w:rsidR="007F6AA7" w:rsidRDefault="007F6AA7" w:rsidP="00C11E13">
            <w:r>
              <w:t>Reward phase</w:t>
            </w:r>
          </w:p>
        </w:tc>
        <w:tc>
          <w:tcPr>
            <w:tcW w:w="2164" w:type="dxa"/>
            <w:tcBorders>
              <w:top w:val="single" w:sz="4" w:space="0" w:color="auto"/>
            </w:tcBorders>
            <w:vAlign w:val="center"/>
          </w:tcPr>
          <w:p w14:paraId="2581E922" w14:textId="7C48C5F6" w:rsidR="007F6AA7" w:rsidRDefault="009F0D61" w:rsidP="00C11E13">
            <w:r>
              <w:t>Reward probability</w:t>
            </w:r>
          </w:p>
        </w:tc>
        <w:tc>
          <w:tcPr>
            <w:tcW w:w="2354" w:type="dxa"/>
            <w:tcBorders>
              <w:top w:val="single" w:sz="4" w:space="0" w:color="auto"/>
            </w:tcBorders>
            <w:vAlign w:val="center"/>
          </w:tcPr>
          <w:p w14:paraId="660C5AF7" w14:textId="01D6EDF1" w:rsidR="007F6AA7" w:rsidRPr="007F6AA7" w:rsidRDefault="00566A39" w:rsidP="00566A39">
            <w:r>
              <w:t>Sensitivity</w:t>
            </w:r>
            <w:r w:rsidR="007F6AA7">
              <w:t xml:space="preserve"> </w:t>
            </w:r>
            <w:r w:rsidR="005C4A57">
              <w:t>(</w:t>
            </w:r>
            <w:r w:rsidR="00BA5161">
              <w:t>d</w:t>
            </w:r>
            <w:r w:rsidR="00412DE2">
              <w:t>′</w:t>
            </w:r>
            <w:r w:rsidR="005C4A57">
              <w:t>)</w:t>
            </w:r>
          </w:p>
        </w:tc>
        <w:tc>
          <w:tcPr>
            <w:tcW w:w="3093"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62700">
        <w:trPr>
          <w:trHeight w:val="425"/>
        </w:trPr>
        <w:tc>
          <w:tcPr>
            <w:tcW w:w="2028" w:type="dxa"/>
            <w:vAlign w:val="center"/>
          </w:tcPr>
          <w:p w14:paraId="416C0973" w14:textId="42022716" w:rsidR="00E463D3" w:rsidRDefault="00E463D3" w:rsidP="00E463D3">
            <w:r>
              <w:t>Baseline</w:t>
            </w:r>
          </w:p>
        </w:tc>
        <w:tc>
          <w:tcPr>
            <w:tcW w:w="2164" w:type="dxa"/>
            <w:vAlign w:val="center"/>
          </w:tcPr>
          <w:p w14:paraId="4C6C0157" w14:textId="6D8DF16C" w:rsidR="00E463D3" w:rsidRPr="008E021D" w:rsidRDefault="00E463D3" w:rsidP="00E463D3">
            <w:r>
              <w:t>High</w:t>
            </w:r>
          </w:p>
        </w:tc>
        <w:tc>
          <w:tcPr>
            <w:tcW w:w="2354" w:type="dxa"/>
            <w:vAlign w:val="center"/>
          </w:tcPr>
          <w:p w14:paraId="44ADC54D" w14:textId="23290765" w:rsidR="00E463D3" w:rsidRDefault="00762700" w:rsidP="00762700">
            <w:r>
              <w:t>1.64 [</w:t>
            </w:r>
            <w:r w:rsidRPr="00762700">
              <w:t>1.39</w:t>
            </w:r>
            <w:r>
              <w:t>,</w:t>
            </w:r>
            <w:r w:rsidRPr="00762700">
              <w:t xml:space="preserve"> 1.87]</w:t>
            </w:r>
          </w:p>
        </w:tc>
        <w:tc>
          <w:tcPr>
            <w:tcW w:w="3093" w:type="dxa"/>
            <w:vAlign w:val="center"/>
          </w:tcPr>
          <w:p w14:paraId="5976FCFA" w14:textId="411FAB53" w:rsidR="00E463D3" w:rsidRDefault="00762700" w:rsidP="00762700">
            <w:r>
              <w:t>546.54 [</w:t>
            </w:r>
            <w:r w:rsidR="00703657" w:rsidRPr="00703657">
              <w:t>534.33</w:t>
            </w:r>
            <w:r>
              <w:t>,</w:t>
            </w:r>
            <w:r w:rsidR="00703657" w:rsidRPr="00703657">
              <w:t xml:space="preserve"> 559.3</w:t>
            </w:r>
            <w:r>
              <w:t>0</w:t>
            </w:r>
            <w:r w:rsidR="00703657" w:rsidRPr="00703657">
              <w:t>]</w:t>
            </w:r>
          </w:p>
        </w:tc>
      </w:tr>
      <w:tr w:rsidR="00762700" w14:paraId="673FC164" w14:textId="77777777" w:rsidTr="00762700">
        <w:trPr>
          <w:trHeight w:val="425"/>
        </w:trPr>
        <w:tc>
          <w:tcPr>
            <w:tcW w:w="2028" w:type="dxa"/>
            <w:vAlign w:val="center"/>
          </w:tcPr>
          <w:p w14:paraId="12236A46" w14:textId="7CC86F68" w:rsidR="00762700" w:rsidRDefault="00762700" w:rsidP="00762700">
            <w:r>
              <w:t>Baseline</w:t>
            </w:r>
          </w:p>
        </w:tc>
        <w:tc>
          <w:tcPr>
            <w:tcW w:w="2164" w:type="dxa"/>
            <w:vAlign w:val="center"/>
          </w:tcPr>
          <w:p w14:paraId="48C54B58" w14:textId="43823C2E" w:rsidR="00762700" w:rsidRPr="008E021D" w:rsidRDefault="00762700" w:rsidP="00762700">
            <w:r>
              <w:t>Low</w:t>
            </w:r>
          </w:p>
        </w:tc>
        <w:tc>
          <w:tcPr>
            <w:tcW w:w="2354" w:type="dxa"/>
            <w:vAlign w:val="center"/>
          </w:tcPr>
          <w:p w14:paraId="5B6D8FBB" w14:textId="48A71CE0" w:rsidR="00762700" w:rsidRDefault="00762700" w:rsidP="00762700">
            <w:r w:rsidRPr="002B49DE">
              <w:t>1.48 [1.25</w:t>
            </w:r>
            <w:r>
              <w:t>,</w:t>
            </w:r>
            <w:r w:rsidRPr="002B49DE">
              <w:t xml:space="preserve"> 1.69]</w:t>
            </w:r>
          </w:p>
        </w:tc>
        <w:tc>
          <w:tcPr>
            <w:tcW w:w="3093" w:type="dxa"/>
            <w:vAlign w:val="center"/>
          </w:tcPr>
          <w:p w14:paraId="152FD65F" w14:textId="35101B8B" w:rsidR="00762700" w:rsidRDefault="00762700" w:rsidP="00762700">
            <w:r w:rsidRPr="00703657">
              <w:t>551.13 [539.34</w:t>
            </w:r>
            <w:r>
              <w:t>, 563.50</w:t>
            </w:r>
            <w:r w:rsidRPr="00703657">
              <w:t>]</w:t>
            </w:r>
          </w:p>
        </w:tc>
      </w:tr>
      <w:tr w:rsidR="00762700" w14:paraId="758184FE" w14:textId="77777777" w:rsidTr="00762700">
        <w:trPr>
          <w:trHeight w:val="425"/>
        </w:trPr>
        <w:tc>
          <w:tcPr>
            <w:tcW w:w="2028" w:type="dxa"/>
            <w:vAlign w:val="center"/>
          </w:tcPr>
          <w:p w14:paraId="13EB1317" w14:textId="15D915A0" w:rsidR="00762700" w:rsidRDefault="00762700" w:rsidP="00762700">
            <w:r>
              <w:t>Training</w:t>
            </w:r>
          </w:p>
        </w:tc>
        <w:tc>
          <w:tcPr>
            <w:tcW w:w="2164" w:type="dxa"/>
            <w:vAlign w:val="center"/>
          </w:tcPr>
          <w:p w14:paraId="1240B33C" w14:textId="2010B45F" w:rsidR="00762700" w:rsidRPr="008E021D" w:rsidRDefault="00762700" w:rsidP="00762700">
            <w:r>
              <w:t>High</w:t>
            </w:r>
          </w:p>
        </w:tc>
        <w:tc>
          <w:tcPr>
            <w:tcW w:w="2354" w:type="dxa"/>
            <w:vAlign w:val="center"/>
          </w:tcPr>
          <w:p w14:paraId="34156E0F" w14:textId="7F994A5F" w:rsidR="00762700" w:rsidRDefault="00762700" w:rsidP="00762700">
            <w:r w:rsidRPr="002B49DE">
              <w:t>1.69 [1.44</w:t>
            </w:r>
            <w:r>
              <w:t>,</w:t>
            </w:r>
            <w:r w:rsidRPr="002B49DE">
              <w:t xml:space="preserve"> 1.93]</w:t>
            </w:r>
          </w:p>
        </w:tc>
        <w:tc>
          <w:tcPr>
            <w:tcW w:w="3093" w:type="dxa"/>
            <w:vAlign w:val="center"/>
          </w:tcPr>
          <w:p w14:paraId="352C09D2" w14:textId="79587A34" w:rsidR="00762700" w:rsidRDefault="00762700" w:rsidP="00762700">
            <w:r w:rsidRPr="00703657">
              <w:t>524.91 [512.94</w:t>
            </w:r>
            <w:r>
              <w:t>, 536.30</w:t>
            </w:r>
            <w:r w:rsidRPr="00703657">
              <w:t>]</w:t>
            </w:r>
          </w:p>
        </w:tc>
      </w:tr>
      <w:tr w:rsidR="00762700" w14:paraId="6681AAF1" w14:textId="77777777" w:rsidTr="00762700">
        <w:trPr>
          <w:trHeight w:val="425"/>
        </w:trPr>
        <w:tc>
          <w:tcPr>
            <w:tcW w:w="2028" w:type="dxa"/>
            <w:vAlign w:val="center"/>
          </w:tcPr>
          <w:p w14:paraId="5DD6262C" w14:textId="02F15AC6" w:rsidR="00762700" w:rsidRDefault="00762700" w:rsidP="00762700">
            <w:r>
              <w:t>Training</w:t>
            </w:r>
          </w:p>
        </w:tc>
        <w:tc>
          <w:tcPr>
            <w:tcW w:w="2164" w:type="dxa"/>
            <w:vAlign w:val="center"/>
          </w:tcPr>
          <w:p w14:paraId="520991E4" w14:textId="3BE4770E" w:rsidR="00762700" w:rsidRPr="00534F07" w:rsidRDefault="00762700" w:rsidP="00762700">
            <w:r>
              <w:t>Low</w:t>
            </w:r>
          </w:p>
        </w:tc>
        <w:tc>
          <w:tcPr>
            <w:tcW w:w="2354" w:type="dxa"/>
            <w:vAlign w:val="center"/>
          </w:tcPr>
          <w:p w14:paraId="7A199AEF" w14:textId="6AD5B166" w:rsidR="00762700" w:rsidRDefault="00762700" w:rsidP="00762700">
            <w:r w:rsidRPr="002B49DE">
              <w:t>1.62 [1.41</w:t>
            </w:r>
            <w:r>
              <w:t>,</w:t>
            </w:r>
            <w:r w:rsidRPr="002B49DE">
              <w:t xml:space="preserve"> 1.84]</w:t>
            </w:r>
          </w:p>
        </w:tc>
        <w:tc>
          <w:tcPr>
            <w:tcW w:w="3093" w:type="dxa"/>
            <w:vAlign w:val="center"/>
          </w:tcPr>
          <w:p w14:paraId="4359C905" w14:textId="40DD7B5A" w:rsidR="00762700" w:rsidRDefault="00762700" w:rsidP="00762700">
            <w:r w:rsidRPr="00703657">
              <w:t>537.99 [526.48</w:t>
            </w:r>
            <w:r>
              <w:t>,</w:t>
            </w:r>
            <w:r w:rsidRPr="00703657">
              <w:t xml:space="preserve"> 550.32]</w:t>
            </w:r>
          </w:p>
        </w:tc>
      </w:tr>
      <w:tr w:rsidR="00762700" w14:paraId="53921331" w14:textId="77777777" w:rsidTr="00762700">
        <w:trPr>
          <w:trHeight w:val="425"/>
        </w:trPr>
        <w:tc>
          <w:tcPr>
            <w:tcW w:w="2028" w:type="dxa"/>
            <w:vAlign w:val="center"/>
          </w:tcPr>
          <w:p w14:paraId="1787CF7F" w14:textId="113FB45C" w:rsidR="00762700" w:rsidRDefault="00762700" w:rsidP="00762700">
            <w:r>
              <w:t>Test</w:t>
            </w:r>
          </w:p>
        </w:tc>
        <w:tc>
          <w:tcPr>
            <w:tcW w:w="2164" w:type="dxa"/>
            <w:vAlign w:val="center"/>
          </w:tcPr>
          <w:p w14:paraId="2084E639" w14:textId="671A36A1" w:rsidR="00762700" w:rsidRPr="00C21D51" w:rsidRDefault="00762700" w:rsidP="00762700">
            <w:r>
              <w:t>High</w:t>
            </w:r>
          </w:p>
        </w:tc>
        <w:tc>
          <w:tcPr>
            <w:tcW w:w="2354" w:type="dxa"/>
            <w:vAlign w:val="center"/>
          </w:tcPr>
          <w:p w14:paraId="5C03F622" w14:textId="6C3068EE" w:rsidR="00762700" w:rsidRDefault="00762700" w:rsidP="00762700">
            <w:r w:rsidRPr="002B49DE">
              <w:t>1.61 [1.36</w:t>
            </w:r>
            <w:r>
              <w:t>,</w:t>
            </w:r>
            <w:r w:rsidRPr="002B49DE">
              <w:t xml:space="preserve"> 1.84]</w:t>
            </w:r>
          </w:p>
        </w:tc>
        <w:tc>
          <w:tcPr>
            <w:tcW w:w="3093" w:type="dxa"/>
            <w:vAlign w:val="center"/>
          </w:tcPr>
          <w:p w14:paraId="1F06665F" w14:textId="1A1F4595" w:rsidR="00762700" w:rsidRDefault="00762700" w:rsidP="00762700">
            <w:r w:rsidRPr="00703657">
              <w:t>528.97 [515.9</w:t>
            </w:r>
            <w:r>
              <w:t>0,</w:t>
            </w:r>
            <w:r w:rsidRPr="00703657">
              <w:t xml:space="preserve"> 541.99]</w:t>
            </w:r>
          </w:p>
        </w:tc>
      </w:tr>
      <w:tr w:rsidR="00762700" w14:paraId="5A0BDAC0" w14:textId="77777777" w:rsidTr="00762700">
        <w:trPr>
          <w:trHeight w:val="425"/>
        </w:trPr>
        <w:tc>
          <w:tcPr>
            <w:tcW w:w="2028" w:type="dxa"/>
            <w:tcBorders>
              <w:bottom w:val="single" w:sz="4" w:space="0" w:color="auto"/>
            </w:tcBorders>
            <w:vAlign w:val="center"/>
          </w:tcPr>
          <w:p w14:paraId="25F71FFC" w14:textId="43690ED8" w:rsidR="00762700" w:rsidRDefault="00762700" w:rsidP="00762700">
            <w:r>
              <w:t>Test</w:t>
            </w:r>
          </w:p>
        </w:tc>
        <w:tc>
          <w:tcPr>
            <w:tcW w:w="2164" w:type="dxa"/>
            <w:tcBorders>
              <w:bottom w:val="single" w:sz="4" w:space="0" w:color="auto"/>
            </w:tcBorders>
            <w:vAlign w:val="center"/>
          </w:tcPr>
          <w:p w14:paraId="5C78D277" w14:textId="73AEAD28" w:rsidR="00762700" w:rsidRPr="00C21D51" w:rsidRDefault="00762700" w:rsidP="00762700">
            <w:r>
              <w:t>Low</w:t>
            </w:r>
          </w:p>
        </w:tc>
        <w:tc>
          <w:tcPr>
            <w:tcW w:w="2354" w:type="dxa"/>
            <w:tcBorders>
              <w:bottom w:val="single" w:sz="4" w:space="0" w:color="auto"/>
            </w:tcBorders>
            <w:vAlign w:val="center"/>
          </w:tcPr>
          <w:p w14:paraId="5F5882EC" w14:textId="17C35DF3" w:rsidR="00762700" w:rsidRDefault="00762700" w:rsidP="00762700">
            <w:r w:rsidRPr="002B49DE">
              <w:t>1.62 [1.41</w:t>
            </w:r>
            <w:r>
              <w:t>,</w:t>
            </w:r>
            <w:r w:rsidRPr="002B49DE">
              <w:t xml:space="preserve"> 1.84]</w:t>
            </w:r>
          </w:p>
        </w:tc>
        <w:tc>
          <w:tcPr>
            <w:tcW w:w="3093" w:type="dxa"/>
            <w:tcBorders>
              <w:bottom w:val="single" w:sz="4" w:space="0" w:color="auto"/>
            </w:tcBorders>
            <w:vAlign w:val="center"/>
          </w:tcPr>
          <w:p w14:paraId="61A38AAC" w14:textId="7B35C1F5" w:rsidR="00762700" w:rsidRDefault="00762700" w:rsidP="00762700">
            <w:r w:rsidRPr="00703657">
              <w:t>539.85 [525.63</w:t>
            </w:r>
            <w:r>
              <w:t>,</w:t>
            </w:r>
            <w:r w:rsidRPr="00703657">
              <w:t xml:space="preserve"> 554.34]</w:t>
            </w:r>
          </w:p>
        </w:tc>
      </w:tr>
    </w:tbl>
    <w:p w14:paraId="6DFB8006" w14:textId="1195EDA9" w:rsidR="00510DA0" w:rsidRDefault="00510DA0" w:rsidP="008E021D">
      <w:pPr>
        <w:rPr>
          <w:b/>
        </w:rPr>
      </w:pPr>
    </w:p>
    <w:p w14:paraId="790F019C" w14:textId="141D5492" w:rsidR="001B6663" w:rsidRDefault="001B6663" w:rsidP="008E021D">
      <w:pPr>
        <w:rPr>
          <w:b/>
        </w:rPr>
      </w:pPr>
    </w:p>
    <w:p w14:paraId="0640105C" w14:textId="3BD2B8D0" w:rsidR="001B6663" w:rsidRDefault="001B6663" w:rsidP="008E021D">
      <w:pPr>
        <w:rPr>
          <w:b/>
        </w:rPr>
      </w:pPr>
    </w:p>
    <w:p w14:paraId="493B129A" w14:textId="296B5029" w:rsidR="004D7EBB" w:rsidRPr="004D7EBB" w:rsidRDefault="004D7EBB" w:rsidP="008E021D">
      <w:pPr>
        <w:rPr>
          <w:b/>
        </w:rPr>
      </w:pPr>
    </w:p>
    <w:p w14:paraId="543A3F9A" w14:textId="77777777" w:rsidR="002C4A6E" w:rsidRDefault="002C4A6E" w:rsidP="00FF793F">
      <w:pPr>
        <w:rPr>
          <w:sz w:val="20"/>
        </w:rPr>
      </w:pPr>
    </w:p>
    <w:p w14:paraId="6FB8C753" w14:textId="61C11B03" w:rsidR="002C4A6E" w:rsidRDefault="00762700" w:rsidP="00FF793F">
      <w:pPr>
        <w:rPr>
          <w:sz w:val="20"/>
        </w:rPr>
      </w:pPr>
      <w:r>
        <w:rPr>
          <w:noProof/>
        </w:rPr>
        <w:lastRenderedPageBreak/>
        <mc:AlternateContent>
          <mc:Choice Requires="wpg">
            <w:drawing>
              <wp:anchor distT="0" distB="0" distL="114300" distR="114300" simplePos="0" relativeHeight="251701248" behindDoc="0" locked="0" layoutInCell="1" allowOverlap="1" wp14:anchorId="48363B19" wp14:editId="08C0D868">
                <wp:simplePos x="0" y="0"/>
                <wp:positionH relativeFrom="column">
                  <wp:posOffset>0</wp:posOffset>
                </wp:positionH>
                <wp:positionV relativeFrom="paragraph">
                  <wp:posOffset>262255</wp:posOffset>
                </wp:positionV>
                <wp:extent cx="6332220" cy="5237480"/>
                <wp:effectExtent l="0" t="0" r="0" b="20320"/>
                <wp:wrapTopAndBottom/>
                <wp:docPr id="11" name="Group 11"/>
                <wp:cNvGraphicFramePr/>
                <a:graphic xmlns:a="http://schemas.openxmlformats.org/drawingml/2006/main">
                  <a:graphicData uri="http://schemas.microsoft.com/office/word/2010/wordprocessingGroup">
                    <wpg:wgp>
                      <wpg:cNvGrpSpPr/>
                      <wpg:grpSpPr>
                        <a:xfrm>
                          <a:off x="0" y="0"/>
                          <a:ext cx="6332220" cy="5237480"/>
                          <a:chOff x="0" y="0"/>
                          <a:chExt cx="6332220" cy="5237480"/>
                        </a:xfrm>
                      </wpg:grpSpPr>
                      <wps:wsp>
                        <wps:cNvPr id="28" name="Text Box 2"/>
                        <wps:cNvSpPr txBox="1">
                          <a:spLocks noChangeArrowheads="1"/>
                        </wps:cNvSpPr>
                        <wps:spPr bwMode="auto">
                          <a:xfrm>
                            <a:off x="68580" y="4358640"/>
                            <a:ext cx="6191250" cy="878840"/>
                          </a:xfrm>
                          <a:prstGeom prst="rect">
                            <a:avLst/>
                          </a:prstGeom>
                          <a:solidFill>
                            <a:srgbClr val="FFFFFF"/>
                          </a:solidFill>
                          <a:ln w="9525">
                            <a:solidFill>
                              <a:schemeClr val="bg1"/>
                            </a:solidFill>
                            <a:miter lim="800000"/>
                            <a:headEnd/>
                            <a:tailEnd/>
                          </a:ln>
                        </wps:spPr>
                        <wps:txbx>
                          <w:txbxContent>
                            <w:p w14:paraId="6F747533" w14:textId="77777777" w:rsidR="008D6D9A" w:rsidRDefault="008D6D9A" w:rsidP="00762700">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Pr="00323581">
                                <w:rPr>
                                  <w:iCs/>
                                  <w:sz w:val="20"/>
                                </w:rPr>
                                <w:t>d</w:t>
                              </w:r>
                              <w:r w:rsidRPr="00323581">
                                <w:t>′</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is attended or unattended. </w:t>
                              </w:r>
                              <w:r>
                                <w:rPr>
                                  <w:b/>
                                  <w:sz w:val="20"/>
                                </w:rPr>
                                <w:t>D.</w:t>
                              </w:r>
                              <w:r>
                                <w:rPr>
                                  <w:sz w:val="20"/>
                                </w:rPr>
                                <w:t xml:space="preserve"> SSVEP amplitudes for the color linked to low reward on trials when it was attended or unattended.</w:t>
                              </w:r>
                            </w:p>
                          </w:txbxContent>
                        </wps:txbx>
                        <wps:bodyPr rot="0" vert="horz" wrap="square" lIns="91440" tIns="45720" rIns="91440" bIns="45720" anchor="t" anchorCtr="0">
                          <a:noAutofit/>
                        </wps:bodyPr>
                      </wps:wsp>
                      <pic:pic xmlns:pic="http://schemas.openxmlformats.org/drawingml/2006/picture">
                        <pic:nvPicPr>
                          <pic:cNvPr id="9" name="Picture 9" descr="C:\Users\igrahek\Documents\Studies\SSVEP Reward - Soren &amp; Antonio\Experiment 1\SSVEP_reward\figures\Figure2.tiff"/>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2220" cy="4220845"/>
                          </a:xfrm>
                          <a:prstGeom prst="rect">
                            <a:avLst/>
                          </a:prstGeom>
                          <a:noFill/>
                          <a:ln>
                            <a:noFill/>
                          </a:ln>
                        </pic:spPr>
                      </pic:pic>
                    </wpg:wgp>
                  </a:graphicData>
                </a:graphic>
              </wp:anchor>
            </w:drawing>
          </mc:Choice>
          <mc:Fallback>
            <w:pict>
              <v:group w14:anchorId="48363B19" id="Group 11" o:spid="_x0000_s1032" style="position:absolute;margin-left:0;margin-top:20.65pt;width:498.6pt;height:412.4pt;z-index:251701248" coordsize="63322,5237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">
                <v:shape id="Text Box 2" o:spid="_x0000_s1033" type="#_x0000_t202" style="position:absolute;left:685;top:43586;width:61913;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6F747533" w14:textId="77777777" w:rsidR="008D6D9A" w:rsidRDefault="008D6D9A" w:rsidP="00762700">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Pr="00323581">
                          <w:rPr>
                            <w:iCs/>
                            <w:sz w:val="20"/>
                          </w:rPr>
                          <w:t>d</w:t>
                        </w:r>
                        <w:r w:rsidRPr="00323581">
                          <w:t>′</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is attended or unattended. </w:t>
                        </w:r>
                        <w:r>
                          <w:rPr>
                            <w:b/>
                            <w:sz w:val="20"/>
                          </w:rPr>
                          <w:t>D.</w:t>
                        </w:r>
                        <w:r>
                          <w:rPr>
                            <w:sz w:val="20"/>
                          </w:rPr>
                          <w:t xml:space="preserve"> SSVEP amplitudes for the color linked to low reward on trials when it was attended or unattended.</w:t>
                        </w:r>
                      </w:p>
                    </w:txbxContent>
                  </v:textbox>
                </v:shape>
                <v:shape id="Picture 9" o:spid="_x0000_s1034" type="#_x0000_t75" style="position:absolute;width:63322;height:42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">
                  <v:imagedata r:id="rId13" o:title="Figure2"/>
                  <v:path arrowok="t"/>
                </v:shape>
                <w10:wrap type="topAndBottom"/>
              </v:group>
            </w:pict>
          </mc:Fallback>
        </mc:AlternateContent>
      </w:r>
    </w:p>
    <w:p w14:paraId="434C3BCB" w14:textId="2BB45945" w:rsidR="00EF140D" w:rsidRDefault="00EF140D" w:rsidP="00FF793F">
      <w:pPr>
        <w:rPr>
          <w:noProof/>
          <w:sz w:val="20"/>
        </w:rPr>
      </w:pPr>
    </w:p>
    <w:p w14:paraId="3E430DCE" w14:textId="3F885175" w:rsidR="002C4A6E" w:rsidRDefault="002C4A6E" w:rsidP="00FF793F">
      <w:pPr>
        <w:rPr>
          <w:noProof/>
          <w:sz w:val="20"/>
        </w:rPr>
      </w:pPr>
    </w:p>
    <w:p w14:paraId="6BA9C1A1" w14:textId="324C8703" w:rsidR="002C4A6E" w:rsidRDefault="002C4A6E" w:rsidP="00FF793F">
      <w:pPr>
        <w:rPr>
          <w:noProof/>
          <w:sz w:val="20"/>
        </w:rPr>
      </w:pPr>
    </w:p>
    <w:p w14:paraId="3CE43A08" w14:textId="6E3A2C24" w:rsidR="002C4A6E" w:rsidRDefault="002C4A6E" w:rsidP="00FF793F">
      <w:pPr>
        <w:rPr>
          <w:noProof/>
          <w:sz w:val="20"/>
        </w:rPr>
      </w:pPr>
    </w:p>
    <w:p w14:paraId="35AD52BB" w14:textId="35DD5108" w:rsidR="002C4A6E" w:rsidRDefault="002C4A6E" w:rsidP="00FF793F">
      <w:pPr>
        <w:rPr>
          <w:noProof/>
          <w:sz w:val="20"/>
        </w:rPr>
      </w:pPr>
    </w:p>
    <w:p w14:paraId="4B5CF0C9" w14:textId="584DFB5B" w:rsidR="002C4A6E" w:rsidRDefault="002C4A6E" w:rsidP="00FF793F">
      <w:pPr>
        <w:rPr>
          <w:noProof/>
          <w:sz w:val="20"/>
        </w:rPr>
      </w:pPr>
    </w:p>
    <w:p w14:paraId="0B35F831" w14:textId="7ECA3491" w:rsidR="002C4A6E" w:rsidRDefault="002C4A6E" w:rsidP="00FF793F">
      <w:pPr>
        <w:rPr>
          <w:noProof/>
          <w:sz w:val="20"/>
        </w:rPr>
      </w:pPr>
    </w:p>
    <w:p w14:paraId="16BDE367" w14:textId="195701FB" w:rsidR="002C4A6E" w:rsidRDefault="002C4A6E" w:rsidP="00FF793F">
      <w:pPr>
        <w:rPr>
          <w:noProof/>
          <w:sz w:val="20"/>
        </w:rPr>
      </w:pPr>
    </w:p>
    <w:p w14:paraId="39F3BD9F" w14:textId="77777777" w:rsidR="00762700" w:rsidRDefault="00762700" w:rsidP="00FF793F">
      <w:pPr>
        <w:rPr>
          <w:noProof/>
          <w:sz w:val="20"/>
        </w:rPr>
      </w:pPr>
    </w:p>
    <w:p w14:paraId="36411E30" w14:textId="05074627" w:rsidR="002C4A6E" w:rsidRDefault="002C4A6E" w:rsidP="00FF793F">
      <w:pPr>
        <w:rPr>
          <w:sz w:val="20"/>
        </w:rPr>
      </w:pPr>
    </w:p>
    <w:p w14:paraId="77451852" w14:textId="2A567D69"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lastRenderedPageBreak/>
        <w:t>Reaction times</w:t>
      </w:r>
    </w:p>
    <w:p w14:paraId="7AAAB782" w14:textId="6D4E5AF4" w:rsidR="00781FC8" w:rsidRPr="00781FC8" w:rsidRDefault="00781FC8" w:rsidP="00781FC8"/>
    <w:p w14:paraId="6A363A93" w14:textId="4540DA41"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w:t>
      </w:r>
      <w:r w:rsidR="009F0D61">
        <w:rPr>
          <w:i/>
        </w:rPr>
        <w:t>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E6483F">
        <w:t>-21.60; 95% HDI [-29.90, -12.80]; ER &gt;</w:t>
      </w:r>
      <w:r w:rsidR="00CC2633">
        <w:t xml:space="preserve"> </w:t>
      </w:r>
      <w:r w:rsidR="00E6483F">
        <w:t>12,000</w:t>
      </w:r>
      <w:r w:rsidR="00CC2633" w:rsidRPr="00B57645">
        <w:rPr>
          <w:i/>
        </w:rPr>
        <w:t>.</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w:t>
      </w:r>
      <w:r w:rsidR="00E6483F">
        <w:t xml:space="preserve"> thus the ER is larger than the total number of posterior samples</w:t>
      </w:r>
      <w:r w:rsidR="00CC2633">
        <w:t xml:space="preserve">) </w:t>
      </w:r>
      <w:r w:rsidR="00DF3CBB">
        <w:t>and</w:t>
      </w:r>
      <w:r w:rsidR="00CC2633">
        <w:t xml:space="preserve"> the low </w:t>
      </w:r>
      <w:r w:rsidR="009F0D61">
        <w:t>reward</w:t>
      </w:r>
      <w:r w:rsidR="00DC6F05">
        <w:t xml:space="preserve"> colors</w:t>
      </w:r>
      <w:r w:rsidR="00CC2633">
        <w:t xml:space="preserve"> (</w:t>
      </w:r>
      <w:r w:rsidR="00CC2633">
        <w:rPr>
          <w:i/>
        </w:rPr>
        <w:t xml:space="preserve">M = </w:t>
      </w:r>
      <w:r w:rsidR="00E6483F">
        <w:t>-13.10; 95% HDI [-21.70, -4.69]; ER = 999</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w:t>
      </w:r>
      <w:r w:rsidR="009F0D61">
        <w:t>reward</w:t>
      </w:r>
      <w:r w:rsidR="00DC6F05">
        <w:t xml:space="preserve"> color</w:t>
      </w:r>
      <w:r w:rsidR="00DF3CBB">
        <w:t xml:space="preserve"> (</w:t>
      </w:r>
      <w:r w:rsidR="00DF3CBB">
        <w:rPr>
          <w:i/>
        </w:rPr>
        <w:t xml:space="preserve">M = </w:t>
      </w:r>
      <w:r w:rsidR="00E6483F">
        <w:t>-8.49; 95% HDI [-18.60, 2.06</w:t>
      </w:r>
      <w:r w:rsidR="00DF3CBB">
        <w:t xml:space="preserve">]; ER = </w:t>
      </w:r>
      <w:r w:rsidR="00E6483F">
        <w:t>17.18</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CC4035">
        <w:t xml:space="preserve">There was a very small increase in the reaction times </w:t>
      </w:r>
      <w:r w:rsidR="00BF7883">
        <w:t xml:space="preserve">in the test compared to training phase </w:t>
      </w:r>
      <w:r w:rsidR="00DC6F05">
        <w:t xml:space="preserve">for the high </w:t>
      </w:r>
      <w:r w:rsidR="009F0D61">
        <w:t>reward</w:t>
      </w:r>
      <w:r w:rsidR="00DC6F05">
        <w:t xml:space="preserve"> color</w:t>
      </w:r>
      <w:r w:rsidR="00340112">
        <w:t xml:space="preserve"> (</w:t>
      </w:r>
      <w:r w:rsidR="00340112">
        <w:rPr>
          <w:i/>
        </w:rPr>
        <w:t xml:space="preserve">M = </w:t>
      </w:r>
      <w:r w:rsidR="00E6483F">
        <w:t>4.07; 95% HDI [-4.52</w:t>
      </w:r>
      <w:r w:rsidR="00340112">
        <w:t xml:space="preserve">, </w:t>
      </w:r>
      <w:r w:rsidR="00E6483F">
        <w:t>13.1</w:t>
      </w:r>
      <w:r w:rsidR="00BF7883">
        <w:t>0</w:t>
      </w:r>
      <w:r w:rsidR="00340112">
        <w:t>]</w:t>
      </w:r>
      <w:r w:rsidR="00B71FD2">
        <w:t xml:space="preserve">; ER = </w:t>
      </w:r>
      <w:r w:rsidR="00E6483F">
        <w:t>4.40</w:t>
      </w:r>
      <w:r w:rsidR="00340112">
        <w:t xml:space="preserve">), </w:t>
      </w:r>
      <w:r w:rsidR="00B71FD2">
        <w:t xml:space="preserve">and </w:t>
      </w:r>
      <w:r w:rsidR="00BF7883">
        <w:t xml:space="preserve">no difference </w:t>
      </w:r>
      <w:r w:rsidR="00DC6F05">
        <w:t xml:space="preserve">for the low </w:t>
      </w:r>
      <w:r w:rsidR="009F0D61">
        <w:t>reward</w:t>
      </w:r>
      <w:r w:rsidR="0090292B">
        <w:t xml:space="preserve"> (</w:t>
      </w:r>
      <w:r w:rsidR="0090292B">
        <w:rPr>
          <w:i/>
        </w:rPr>
        <w:t xml:space="preserve">M = </w:t>
      </w:r>
      <w:r w:rsidR="00E6483F">
        <w:t>1.87; 95% HDI [-6.93, 10.70</w:t>
      </w:r>
      <w:r w:rsidR="0090292B">
        <w:t>]</w:t>
      </w:r>
      <w:r w:rsidR="00BF7883">
        <w:t>; ER = 1.</w:t>
      </w:r>
      <w:r w:rsidR="00E6483F">
        <w:t>98</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 xml:space="preserve">for high than low </w:t>
      </w:r>
      <w:r w:rsidR="009F0D61">
        <w:t>reward</w:t>
      </w:r>
      <w:r w:rsidR="00DC6F05">
        <w:t xml:space="preserv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513E573F"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w:t>
      </w:r>
      <w:r w:rsidR="00292F84">
        <w:rPr>
          <w:rFonts w:eastAsia="Times New Roman"/>
          <w:szCs w:val="24"/>
        </w:rPr>
        <w:t xml:space="preserve">SSVEP amplitudes </w:t>
      </w:r>
      <w:r>
        <w:rPr>
          <w:rFonts w:eastAsia="Times New Roman"/>
          <w:szCs w:val="24"/>
        </w:rPr>
        <w:t>averaged over conditions</w:t>
      </w:r>
      <w:r w:rsidRPr="00D92BFE">
        <w:rPr>
          <w:rFonts w:eastAsia="Times New Roman"/>
          <w:szCs w:val="24"/>
        </w:rPr>
        <w:t xml:space="preserve"> </w:t>
      </w:r>
      <w:r w:rsidR="00C8239E">
        <w:rPr>
          <w:rFonts w:eastAsia="Times New Roman"/>
          <w:szCs w:val="24"/>
        </w:rPr>
        <w:t>peaked</w:t>
      </w:r>
      <w:r w:rsidRPr="00D92BFE">
        <w:rPr>
          <w:rFonts w:eastAsia="Times New Roman"/>
          <w:szCs w:val="24"/>
        </w:rPr>
        <w:t xml:space="preserve">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w:t>
      </w:r>
      <w:r w:rsidR="00C8239E">
        <w:rPr>
          <w:rFonts w:eastAsia="Times New Roman"/>
          <w:szCs w:val="24"/>
        </w:rPr>
        <w:t xml:space="preserve"> </w:t>
      </w:r>
      <w:r w:rsidR="00C46808">
        <w:rPr>
          <w:rFonts w:eastAsia="Times New Roman"/>
          <w:i/>
          <w:szCs w:val="24"/>
        </w:rPr>
        <w:t>Iz</w:t>
      </w:r>
      <w:r w:rsidRPr="00D92BFE">
        <w:rPr>
          <w:rFonts w:eastAsia="Times New Roman"/>
          <w:szCs w:val="24"/>
        </w:rPr>
        <w:t>).</w:t>
      </w:r>
      <w:r>
        <w:rPr>
          <w:rFonts w:eastAsia="Times New Roman"/>
          <w:szCs w:val="24"/>
        </w:rPr>
        <w:t xml:space="preserve"> </w:t>
      </w:r>
      <w:r>
        <w:t>Also, the amplitude 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rPr>
        <w:lastRenderedPageBreak/>
        <mc:AlternateContent>
          <mc:Choice Requires="wpg">
            <w:drawing>
              <wp:anchor distT="0" distB="0" distL="114300" distR="114300" simplePos="0" relativeHeight="251683840" behindDoc="0" locked="0" layoutInCell="1" allowOverlap="1" wp14:anchorId="1D46A534" wp14:editId="693AD556">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4"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1CC3096D" w:rsidR="008D6D9A" w:rsidRDefault="008D6D9A"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5" style="position:absolute;left:0;text-align:left;margin-left:9.2pt;margin-top:29.35pt;width:470.3pt;height:362.3pt;z-index:251683840;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vkwy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hwvcWQti2dIFJQa&#10;dxnBdwk0aqn/DEgHd/w0MH9sKFb25oOAPE2iBAluXScZpjF09OnM+nSGihxMTQMbEN+cW+iFDgAh&#10;ZyCwkjvWHz0BHmMH6Ota7haH1tlnwmnfrTp+F938A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Xyr+2N/wWz/AOCZX7APxgX4DftbftKf8In4qbSYNTXS/wDhDtZv82szOscnmWVnNHyY3+XduGOQ&#10;MigD6qor49/Z2/4L6/8ABIr9qv4kWHwj+Cf7avh+88Q6pcJb6XpuuaTqWitezu4RIYW1G1gSWV2Y&#10;KsasXYnCgmvsIMG5U0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DH/Bbb/gjF4b/4KsfDPw74i+H/AI9/&#10;4QP4w/Du8kvfh/44j81VVmKubS4MTB1iaWKJ1mQNJbuheNWDSRyfDXxj/wCCPv8Awc4/t3+B4/2T&#10;P22v+ChfwxX4V/2jZt4gu9JiQ3GqwwyB0k2Wul20t2YyFcQ3EsKPJGjsSyq4/cyigDzH9jf9k/4U&#10;/sQfszeDf2Wfgtp80Ph7wXoy2FnJdMrT3Tl2knupioCmaed5Z5CqqpeVsKowB6d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">
                <v:shape id="Picture 7" o:spid="_x0000_s1036"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5" o:title="Figure1" cropbottom="22293f"/>
                  <v:path arrowok="t"/>
                </v:shape>
                <v:shape id="Text Box 2" o:spid="_x0000_s1037" type="#_x0000_t202" style="position:absolute;left:1170;top:35616;width:59728;height:10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1CC3096D" w:rsidR="008D6D9A" w:rsidRDefault="008D6D9A"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01F793F9" w14:textId="77777777" w:rsidR="00B40546" w:rsidRDefault="00B40546" w:rsidP="00A02266">
      <w:pPr>
        <w:spacing w:line="480" w:lineRule="auto"/>
        <w:ind w:firstLine="284"/>
        <w:jc w:val="both"/>
      </w:pPr>
    </w:p>
    <w:p w14:paraId="631E81D8" w14:textId="0787DB60" w:rsidR="00E1045E" w:rsidRDefault="004269CE" w:rsidP="00A02266">
      <w:pPr>
        <w:spacing w:line="480" w:lineRule="auto"/>
        <w:ind w:firstLine="284"/>
        <w:jc w:val="both"/>
      </w:pPr>
      <w:r>
        <w:t xml:space="preserve">The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 xml:space="preserve">a strong effect of </w:t>
      </w:r>
      <w:r w:rsidR="00266347">
        <w:t xml:space="preserve">voluntary selective </w:t>
      </w:r>
      <w:r w:rsidR="00136C83">
        <w:t>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w:t>
      </w:r>
      <w:r w:rsidR="00266347">
        <w:t>when the eliciting stimulus was</w:t>
      </w:r>
      <w:r w:rsidR="003273E4">
        <w:t xml:space="preserve"> attended</w:t>
      </w:r>
      <w:r w:rsidR="00174055">
        <w:t xml:space="preserve"> </w:t>
      </w:r>
      <w:r w:rsidR="003273E4">
        <w:t xml:space="preserve">compared to </w:t>
      </w:r>
      <w:r w:rsidR="00266347">
        <w:t>when it was</w:t>
      </w:r>
      <w:r w:rsidR="003273E4">
        <w:t xml:space="preserve"> unattended.</w:t>
      </w:r>
      <w:r w:rsidR="006F37A2">
        <w:t xml:space="preserve"> In the winning model</w:t>
      </w:r>
      <w:r w:rsidR="00266347">
        <w:t>,</w:t>
      </w:r>
      <w:r w:rsidR="006F37A2">
        <w:t xml:space="preserve"> </w:t>
      </w:r>
      <w:r w:rsidR="00266347">
        <w:t xml:space="preserve">this effect </w:t>
      </w:r>
      <w:r w:rsidR="001E6F26">
        <w:t>did not interact with the other factors in the model</w:t>
      </w:r>
      <w:r w:rsidR="00266347">
        <w:t xml:space="preserve">, </w:t>
      </w:r>
      <w:r w:rsidR="00266347">
        <w:lastRenderedPageBreak/>
        <w:t xml:space="preserve">i.e. the magnitude of selective attention was unaffected by reward </w:t>
      </w:r>
      <w:r w:rsidR="009F0D61">
        <w:t>probability</w:t>
      </w:r>
      <w:r w:rsidR="00266347">
        <w:t xml:space="preserve"> and reward phase</w:t>
      </w:r>
      <w:r w:rsidR="001E6F26">
        <w:t xml:space="preserve">.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174055">
        <w:t>attended</w:t>
      </w:r>
      <w:r w:rsidR="003273E4">
        <w:t xml:space="preserve"> and </w:t>
      </w:r>
      <w:r w:rsidR="00174055">
        <w:t>unattended</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174055">
        <w:t>attended</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174055">
        <w:t>unattended</w:t>
      </w:r>
      <w:r w:rsidR="003273E4">
        <w:t xml:space="preserve"> ones (</w:t>
      </w:r>
      <w:r w:rsidR="003273E4">
        <w:rPr>
          <w:i/>
        </w:rPr>
        <w:t xml:space="preserve">M = </w:t>
      </w:r>
      <w:r w:rsidR="00A82B7C">
        <w:t>0.24</w:t>
      </w:r>
      <w:r w:rsidR="003273E4">
        <w:t>; 95% HDI [0.</w:t>
      </w:r>
      <w:r w:rsidR="00B40546">
        <w:t>19, 0.29</w:t>
      </w:r>
      <w:r w:rsidR="003273E4">
        <w:t>];</w:t>
      </w:r>
      <w:r w:rsidR="00B40546">
        <w:t xml:space="preserve"> ER &gt; 16,000</w:t>
      </w:r>
      <w:r w:rsidR="003273E4">
        <w:t xml:space="preserve">). </w:t>
      </w:r>
      <w:r w:rsidR="00D86728">
        <w:t xml:space="preserve">These results reveal a very robust effect of </w:t>
      </w:r>
      <w:r w:rsidR="00266347">
        <w:t>voluntary selective</w:t>
      </w:r>
      <w:r w:rsidR="00A0214C">
        <w:t xml:space="preserve">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w:t>
      </w:r>
      <w:r w:rsidR="00266347">
        <w:t>when the driving stimulus was attended</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2B9E8D72" w:rsidR="002C1EF1" w:rsidRDefault="00762700" w:rsidP="002C1EF1">
            <w:r w:rsidRPr="00762700">
              <w:t xml:space="preserve">-22.1 </w:t>
            </w:r>
            <w:r>
              <w:t>(</w:t>
            </w:r>
            <w:r w:rsidRPr="00762700">
              <w:t>56.2</w:t>
            </w:r>
            <w:r>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08BEC16E" w:rsidR="002C1EF1" w:rsidRDefault="000405C7" w:rsidP="002C1EF1">
            <w:r>
              <w:t>0.01 (0.01)</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273446EB" w:rsidR="002C1EF1" w:rsidRDefault="000405C7" w:rsidP="002C1EF1">
            <w:r w:rsidRPr="000405C7">
              <w:t xml:space="preserve">-31.3 </w:t>
            </w:r>
            <w:r>
              <w:t>(</w:t>
            </w:r>
            <w:r w:rsidRPr="000405C7">
              <w:t>55.1</w:t>
            </w:r>
            <w:r>
              <w:t>)</w:t>
            </w:r>
          </w:p>
        </w:tc>
        <w:tc>
          <w:tcPr>
            <w:tcW w:w="425" w:type="dxa"/>
            <w:vAlign w:val="center"/>
          </w:tcPr>
          <w:p w14:paraId="087733CA" w14:textId="77777777" w:rsidR="002C1EF1" w:rsidRDefault="002C1EF1" w:rsidP="002C1EF1"/>
        </w:tc>
        <w:tc>
          <w:tcPr>
            <w:tcW w:w="1985" w:type="dxa"/>
            <w:vAlign w:val="center"/>
          </w:tcPr>
          <w:p w14:paraId="600A7810" w14:textId="18D11FF3" w:rsidR="002C1EF1" w:rsidRDefault="000405C7" w:rsidP="002C1EF1">
            <w:r>
              <w:t>0.05 (0.01)</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3B056280" w:rsidR="002C1EF1" w:rsidRDefault="000405C7" w:rsidP="002C1EF1">
            <w:r w:rsidRPr="000405C7">
              <w:t xml:space="preserve">-436.0 </w:t>
            </w:r>
            <w:r>
              <w:t>(</w:t>
            </w:r>
            <w:r w:rsidRPr="000405C7">
              <w:t>66.4</w:t>
            </w:r>
            <w:r>
              <w:t>)</w:t>
            </w:r>
          </w:p>
        </w:tc>
        <w:tc>
          <w:tcPr>
            <w:tcW w:w="425" w:type="dxa"/>
            <w:vAlign w:val="center"/>
          </w:tcPr>
          <w:p w14:paraId="1A80B6EF" w14:textId="77777777" w:rsidR="002C1EF1" w:rsidRDefault="002C1EF1" w:rsidP="002C1EF1"/>
        </w:tc>
        <w:tc>
          <w:tcPr>
            <w:tcW w:w="1985" w:type="dxa"/>
            <w:vAlign w:val="center"/>
          </w:tcPr>
          <w:p w14:paraId="56F6B568" w14:textId="5D6EF2D2" w:rsidR="002C1EF1" w:rsidRDefault="000405C7" w:rsidP="002C1EF1">
            <w:r>
              <w:t>0.37 (0.02)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44DA9F06" w:rsidR="002C1EF1" w:rsidRDefault="000405C7" w:rsidP="002C1EF1">
            <w:r w:rsidRPr="000405C7">
              <w:t xml:space="preserve">-465.2 </w:t>
            </w:r>
            <w:r>
              <w:t>(</w:t>
            </w:r>
            <w:r w:rsidRPr="000405C7">
              <w:t>64.9</w:t>
            </w:r>
            <w:r>
              <w:t>)</w:t>
            </w:r>
          </w:p>
        </w:tc>
        <w:tc>
          <w:tcPr>
            <w:tcW w:w="425" w:type="dxa"/>
            <w:vAlign w:val="center"/>
          </w:tcPr>
          <w:p w14:paraId="1D5251A8" w14:textId="77777777" w:rsidR="002C1EF1" w:rsidRDefault="002C1EF1" w:rsidP="002C1EF1"/>
        </w:tc>
        <w:tc>
          <w:tcPr>
            <w:tcW w:w="1985" w:type="dxa"/>
            <w:vAlign w:val="center"/>
          </w:tcPr>
          <w:p w14:paraId="7A13676E" w14:textId="4712D95E" w:rsidR="002C1EF1" w:rsidRDefault="000405C7" w:rsidP="002C1EF1">
            <w:r>
              <w:t>0.40 (0.02)</w:t>
            </w:r>
          </w:p>
        </w:tc>
      </w:tr>
      <w:tr w:rsidR="002C1EF1" w14:paraId="7D44EF61" w14:textId="77777777" w:rsidTr="002C1EF1">
        <w:trPr>
          <w:trHeight w:val="419"/>
        </w:trPr>
        <w:tc>
          <w:tcPr>
            <w:tcW w:w="4962" w:type="dxa"/>
            <w:vAlign w:val="center"/>
          </w:tcPr>
          <w:p w14:paraId="585E801D" w14:textId="77777777" w:rsidR="002C1EF1" w:rsidRDefault="002C1EF1" w:rsidP="002C1EF1">
            <w:r>
              <w:t>Reward phase * Attention</w:t>
            </w:r>
          </w:p>
        </w:tc>
        <w:tc>
          <w:tcPr>
            <w:tcW w:w="2126" w:type="dxa"/>
            <w:vAlign w:val="center"/>
          </w:tcPr>
          <w:p w14:paraId="3C65B54C" w14:textId="7C25F7B9" w:rsidR="002C1EF1" w:rsidRPr="00BA6825" w:rsidRDefault="000405C7" w:rsidP="002C1EF1">
            <w:r w:rsidRPr="000405C7">
              <w:t xml:space="preserve">-461.1 </w:t>
            </w:r>
            <w:r>
              <w:t>(</w:t>
            </w:r>
            <w:r w:rsidRPr="000405C7">
              <w:t>65.2</w:t>
            </w:r>
            <w:r>
              <w:t>)</w:t>
            </w:r>
          </w:p>
        </w:tc>
        <w:tc>
          <w:tcPr>
            <w:tcW w:w="425" w:type="dxa"/>
            <w:vAlign w:val="center"/>
          </w:tcPr>
          <w:p w14:paraId="24E8F981" w14:textId="77777777" w:rsidR="002C1EF1" w:rsidRPr="00BA6825" w:rsidRDefault="002C1EF1" w:rsidP="002C1EF1"/>
        </w:tc>
        <w:tc>
          <w:tcPr>
            <w:tcW w:w="1985" w:type="dxa"/>
            <w:vAlign w:val="center"/>
          </w:tcPr>
          <w:p w14:paraId="18B89BFD" w14:textId="407CE260" w:rsidR="002C1EF1" w:rsidRPr="00BA6825" w:rsidRDefault="000405C7" w:rsidP="002C1EF1">
            <w:r>
              <w:t>0.41 (0.02)</w:t>
            </w:r>
          </w:p>
        </w:tc>
      </w:tr>
      <w:tr w:rsidR="002C1EF1" w14:paraId="18A09553" w14:textId="77777777" w:rsidTr="002C1EF1">
        <w:trPr>
          <w:trHeight w:val="419"/>
        </w:trPr>
        <w:tc>
          <w:tcPr>
            <w:tcW w:w="4962" w:type="dxa"/>
            <w:vAlign w:val="center"/>
          </w:tcPr>
          <w:p w14:paraId="58A05E76" w14:textId="5F15EF69" w:rsidR="002C1EF1" w:rsidRDefault="00DE5B9D" w:rsidP="002C1EF1">
            <w:r>
              <w:t>Reward probability</w:t>
            </w:r>
            <w:r w:rsidR="002C1EF1">
              <w:t xml:space="preserve"> * Reward phase + Attention</w:t>
            </w:r>
          </w:p>
        </w:tc>
        <w:tc>
          <w:tcPr>
            <w:tcW w:w="2126" w:type="dxa"/>
            <w:vAlign w:val="center"/>
          </w:tcPr>
          <w:p w14:paraId="1B54C962" w14:textId="21C6B655" w:rsidR="002C1EF1" w:rsidRDefault="000405C7" w:rsidP="002C1EF1">
            <w:r w:rsidRPr="000405C7">
              <w:t xml:space="preserve">-695.9 </w:t>
            </w:r>
            <w:r>
              <w:t>(</w:t>
            </w:r>
            <w:r w:rsidRPr="000405C7">
              <w:t>72.0</w:t>
            </w:r>
            <w:r>
              <w:t>)</w:t>
            </w:r>
          </w:p>
        </w:tc>
        <w:tc>
          <w:tcPr>
            <w:tcW w:w="425" w:type="dxa"/>
            <w:vAlign w:val="center"/>
          </w:tcPr>
          <w:p w14:paraId="1EBE7963" w14:textId="77777777" w:rsidR="002C1EF1" w:rsidRDefault="002C1EF1" w:rsidP="002C1EF1"/>
        </w:tc>
        <w:tc>
          <w:tcPr>
            <w:tcW w:w="1985" w:type="dxa"/>
            <w:vAlign w:val="center"/>
          </w:tcPr>
          <w:p w14:paraId="0C439B11" w14:textId="38FF3D3A" w:rsidR="002C1EF1" w:rsidRDefault="000405C7" w:rsidP="002C1EF1">
            <w:r>
              <w:t>0.55 (0.02)</w:t>
            </w:r>
          </w:p>
        </w:tc>
      </w:tr>
      <w:tr w:rsidR="002C1EF1" w14:paraId="1AD1EC49" w14:textId="77777777" w:rsidTr="002C1EF1">
        <w:trPr>
          <w:trHeight w:val="419"/>
        </w:trPr>
        <w:tc>
          <w:tcPr>
            <w:tcW w:w="4962" w:type="dxa"/>
            <w:tcBorders>
              <w:bottom w:val="single" w:sz="4" w:space="0" w:color="auto"/>
            </w:tcBorders>
            <w:vAlign w:val="center"/>
          </w:tcPr>
          <w:p w14:paraId="638D42D4" w14:textId="4CF2EBAE" w:rsidR="002C1EF1" w:rsidRDefault="00DE5B9D" w:rsidP="004A31AE">
            <w:r>
              <w:t>Reward probability * Reward phase * Attention</w:t>
            </w:r>
          </w:p>
        </w:tc>
        <w:tc>
          <w:tcPr>
            <w:tcW w:w="2126" w:type="dxa"/>
            <w:tcBorders>
              <w:bottom w:val="single" w:sz="4" w:space="0" w:color="auto"/>
            </w:tcBorders>
            <w:vAlign w:val="center"/>
          </w:tcPr>
          <w:p w14:paraId="3D49A944" w14:textId="66644ECB" w:rsidR="002C1EF1" w:rsidRDefault="000405C7" w:rsidP="002C1EF1">
            <w:r w:rsidRPr="000405C7">
              <w:t xml:space="preserve">-689.8 </w:t>
            </w:r>
            <w:r>
              <w:t>(</w:t>
            </w:r>
            <w:r w:rsidRPr="000405C7">
              <w:t>71.8</w:t>
            </w:r>
            <w:r>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2BAAB5A4" w:rsidR="002C1EF1" w:rsidRDefault="000405C7" w:rsidP="002C1EF1">
            <w:r>
              <w:t>0.55 (0.02)</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2C04C33D" w14:textId="77777777" w:rsidR="00C202A7" w:rsidRDefault="00C202A7" w:rsidP="00750818">
      <w:pPr>
        <w:spacing w:line="480" w:lineRule="auto"/>
        <w:ind w:firstLine="284"/>
        <w:jc w:val="both"/>
      </w:pPr>
    </w:p>
    <w:p w14:paraId="0AAB0115" w14:textId="77777777" w:rsidR="00C202A7" w:rsidRDefault="00C202A7" w:rsidP="00750818">
      <w:pPr>
        <w:spacing w:line="480" w:lineRule="auto"/>
        <w:ind w:firstLine="284"/>
        <w:jc w:val="both"/>
      </w:pPr>
    </w:p>
    <w:p w14:paraId="291BC784" w14:textId="77777777" w:rsidR="00C202A7" w:rsidRDefault="00C202A7" w:rsidP="00750818">
      <w:pPr>
        <w:spacing w:line="480" w:lineRule="auto"/>
        <w:ind w:firstLine="284"/>
        <w:jc w:val="both"/>
      </w:pPr>
    </w:p>
    <w:p w14:paraId="6B60E519" w14:textId="77777777" w:rsidR="00C202A7" w:rsidRDefault="00C202A7" w:rsidP="00750818">
      <w:pPr>
        <w:spacing w:line="480" w:lineRule="auto"/>
        <w:ind w:firstLine="284"/>
        <w:jc w:val="both"/>
      </w:pPr>
    </w:p>
    <w:tbl>
      <w:tblPr>
        <w:tblStyle w:val="APA6"/>
        <w:tblpPr w:leftFromText="181" w:rightFromText="181" w:vertAnchor="text" w:horzAnchor="margin" w:tblpY="249"/>
        <w:tblOverlap w:val="never"/>
        <w:tblW w:w="9498" w:type="dxa"/>
        <w:tblLook w:val="04A0" w:firstRow="1" w:lastRow="0" w:firstColumn="1" w:lastColumn="0" w:noHBand="0" w:noVBand="1"/>
      </w:tblPr>
      <w:tblGrid>
        <w:gridCol w:w="2132"/>
        <w:gridCol w:w="2265"/>
        <w:gridCol w:w="2263"/>
        <w:gridCol w:w="2838"/>
      </w:tblGrid>
      <w:tr w:rsidR="00C202A7" w14:paraId="2C739FCC" w14:textId="77777777" w:rsidTr="00C202A7">
        <w:trPr>
          <w:trHeight w:val="634"/>
        </w:trPr>
        <w:tc>
          <w:tcPr>
            <w:tcW w:w="9498" w:type="dxa"/>
            <w:gridSpan w:val="4"/>
            <w:tcBorders>
              <w:bottom w:val="single" w:sz="4" w:space="0" w:color="auto"/>
            </w:tcBorders>
          </w:tcPr>
          <w:p w14:paraId="20D28FAF" w14:textId="77777777" w:rsidR="00C202A7" w:rsidRDefault="00C202A7" w:rsidP="00C202A7">
            <w:pPr>
              <w:spacing w:line="360" w:lineRule="auto"/>
            </w:pPr>
            <w:r>
              <w:lastRenderedPageBreak/>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C202A7">
        <w:trPr>
          <w:trHeight w:val="634"/>
        </w:trPr>
        <w:tc>
          <w:tcPr>
            <w:tcW w:w="2132" w:type="dxa"/>
            <w:tcBorders>
              <w:top w:val="single" w:sz="4" w:space="0" w:color="auto"/>
              <w:bottom w:val="single" w:sz="4" w:space="0" w:color="auto"/>
            </w:tcBorders>
            <w:vAlign w:val="center"/>
          </w:tcPr>
          <w:p w14:paraId="6AC61F23" w14:textId="77777777" w:rsidR="00C202A7" w:rsidRDefault="00C202A7" w:rsidP="00C202A7">
            <w:r>
              <w:t>Attention</w:t>
            </w:r>
          </w:p>
        </w:tc>
        <w:tc>
          <w:tcPr>
            <w:tcW w:w="2265"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3" w:type="dxa"/>
            <w:tcBorders>
              <w:top w:val="single" w:sz="4" w:space="0" w:color="auto"/>
              <w:bottom w:val="single" w:sz="4" w:space="0" w:color="auto"/>
            </w:tcBorders>
            <w:vAlign w:val="center"/>
          </w:tcPr>
          <w:p w14:paraId="5E5C89CF" w14:textId="7D942300" w:rsidR="00C202A7" w:rsidRPr="007F6AA7" w:rsidRDefault="00DE5B9D" w:rsidP="00DE5B9D">
            <w:r>
              <w:t>Reward probability</w:t>
            </w:r>
          </w:p>
        </w:tc>
        <w:tc>
          <w:tcPr>
            <w:tcW w:w="2838" w:type="dxa"/>
            <w:tcBorders>
              <w:top w:val="single" w:sz="4" w:space="0" w:color="auto"/>
              <w:bottom w:val="single" w:sz="4" w:space="0" w:color="auto"/>
            </w:tcBorders>
            <w:vAlign w:val="center"/>
          </w:tcPr>
          <w:p w14:paraId="1F1FC36F" w14:textId="77777777" w:rsidR="00C202A7" w:rsidRPr="00297068" w:rsidRDefault="00C202A7" w:rsidP="00C202A7">
            <w:r>
              <w:t>Amplitudes (a.u.)</w:t>
            </w:r>
          </w:p>
        </w:tc>
      </w:tr>
      <w:tr w:rsidR="000405C7" w14:paraId="0F5AADF1" w14:textId="77777777" w:rsidTr="000405C7">
        <w:trPr>
          <w:trHeight w:val="417"/>
        </w:trPr>
        <w:tc>
          <w:tcPr>
            <w:tcW w:w="2132" w:type="dxa"/>
            <w:tcBorders>
              <w:top w:val="single" w:sz="4" w:space="0" w:color="auto"/>
            </w:tcBorders>
            <w:vAlign w:val="center"/>
          </w:tcPr>
          <w:p w14:paraId="347D0AEA" w14:textId="21787A16" w:rsidR="000405C7" w:rsidRDefault="000405C7" w:rsidP="000405C7">
            <w:r>
              <w:t>Attended</w:t>
            </w:r>
          </w:p>
        </w:tc>
        <w:tc>
          <w:tcPr>
            <w:tcW w:w="2265" w:type="dxa"/>
            <w:tcBorders>
              <w:top w:val="single" w:sz="4" w:space="0" w:color="auto"/>
            </w:tcBorders>
            <w:vAlign w:val="center"/>
          </w:tcPr>
          <w:p w14:paraId="3C1884C1" w14:textId="77777777" w:rsidR="000405C7" w:rsidRPr="008E021D" w:rsidRDefault="000405C7" w:rsidP="000405C7">
            <w:r>
              <w:t>Baseline</w:t>
            </w:r>
          </w:p>
        </w:tc>
        <w:tc>
          <w:tcPr>
            <w:tcW w:w="2263" w:type="dxa"/>
            <w:tcBorders>
              <w:top w:val="single" w:sz="4" w:space="0" w:color="auto"/>
            </w:tcBorders>
            <w:vAlign w:val="center"/>
          </w:tcPr>
          <w:p w14:paraId="13A9C079" w14:textId="77777777" w:rsidR="000405C7" w:rsidRDefault="000405C7" w:rsidP="000405C7">
            <w:r>
              <w:t>High</w:t>
            </w:r>
          </w:p>
        </w:tc>
        <w:tc>
          <w:tcPr>
            <w:tcW w:w="2838" w:type="dxa"/>
            <w:tcBorders>
              <w:top w:val="single" w:sz="4" w:space="0" w:color="auto"/>
            </w:tcBorders>
            <w:vAlign w:val="center"/>
          </w:tcPr>
          <w:p w14:paraId="7249AC0F" w14:textId="402B7B88" w:rsidR="000405C7" w:rsidRDefault="000405C7" w:rsidP="000405C7">
            <w:r>
              <w:t>1.12 [</w:t>
            </w:r>
            <w:r w:rsidRPr="00271683">
              <w:t>1.08</w:t>
            </w:r>
            <w:r>
              <w:t>,</w:t>
            </w:r>
            <w:r w:rsidRPr="00271683">
              <w:t xml:space="preserve"> 1.16]</w:t>
            </w:r>
          </w:p>
        </w:tc>
      </w:tr>
      <w:tr w:rsidR="000405C7" w14:paraId="67927EBB" w14:textId="77777777" w:rsidTr="000405C7">
        <w:trPr>
          <w:trHeight w:val="417"/>
        </w:trPr>
        <w:tc>
          <w:tcPr>
            <w:tcW w:w="2132" w:type="dxa"/>
            <w:vAlign w:val="center"/>
          </w:tcPr>
          <w:p w14:paraId="24CFBF02" w14:textId="70336C6D" w:rsidR="000405C7" w:rsidRDefault="000405C7" w:rsidP="000405C7">
            <w:r>
              <w:t>Attended</w:t>
            </w:r>
          </w:p>
        </w:tc>
        <w:tc>
          <w:tcPr>
            <w:tcW w:w="2265" w:type="dxa"/>
            <w:vAlign w:val="center"/>
          </w:tcPr>
          <w:p w14:paraId="50DF7C01" w14:textId="77777777" w:rsidR="000405C7" w:rsidRPr="008E021D" w:rsidRDefault="000405C7" w:rsidP="000405C7">
            <w:r>
              <w:t>Baseline</w:t>
            </w:r>
          </w:p>
        </w:tc>
        <w:tc>
          <w:tcPr>
            <w:tcW w:w="2263" w:type="dxa"/>
            <w:vAlign w:val="center"/>
          </w:tcPr>
          <w:p w14:paraId="28A508C2" w14:textId="77777777" w:rsidR="000405C7" w:rsidRDefault="000405C7" w:rsidP="000405C7">
            <w:r>
              <w:t>Low</w:t>
            </w:r>
          </w:p>
        </w:tc>
        <w:tc>
          <w:tcPr>
            <w:tcW w:w="2838" w:type="dxa"/>
            <w:vAlign w:val="center"/>
          </w:tcPr>
          <w:p w14:paraId="5E4DBE83" w14:textId="10ABA3B8" w:rsidR="000405C7" w:rsidRDefault="000405C7" w:rsidP="000405C7">
            <w:r w:rsidRPr="00271683">
              <w:t>1.12 [1.08</w:t>
            </w:r>
            <w:r>
              <w:t>,</w:t>
            </w:r>
            <w:r w:rsidRPr="00271683">
              <w:t xml:space="preserve"> 1.17]</w:t>
            </w:r>
          </w:p>
        </w:tc>
      </w:tr>
      <w:tr w:rsidR="000405C7" w14:paraId="7DB39119" w14:textId="77777777" w:rsidTr="000405C7">
        <w:trPr>
          <w:trHeight w:val="417"/>
        </w:trPr>
        <w:tc>
          <w:tcPr>
            <w:tcW w:w="2132" w:type="dxa"/>
            <w:vAlign w:val="center"/>
          </w:tcPr>
          <w:p w14:paraId="7A14AF49" w14:textId="67AE008C" w:rsidR="000405C7" w:rsidRDefault="000405C7" w:rsidP="000405C7">
            <w:r>
              <w:t>Attended</w:t>
            </w:r>
          </w:p>
        </w:tc>
        <w:tc>
          <w:tcPr>
            <w:tcW w:w="2265" w:type="dxa"/>
            <w:vAlign w:val="center"/>
          </w:tcPr>
          <w:p w14:paraId="06957E2E" w14:textId="77777777" w:rsidR="000405C7" w:rsidRPr="008E021D" w:rsidRDefault="000405C7" w:rsidP="000405C7">
            <w:r>
              <w:t>Training</w:t>
            </w:r>
          </w:p>
        </w:tc>
        <w:tc>
          <w:tcPr>
            <w:tcW w:w="2263" w:type="dxa"/>
            <w:vAlign w:val="center"/>
          </w:tcPr>
          <w:p w14:paraId="30166B86" w14:textId="77777777" w:rsidR="000405C7" w:rsidRDefault="000405C7" w:rsidP="000405C7">
            <w:r>
              <w:t>High</w:t>
            </w:r>
          </w:p>
        </w:tc>
        <w:tc>
          <w:tcPr>
            <w:tcW w:w="2838" w:type="dxa"/>
            <w:vAlign w:val="center"/>
          </w:tcPr>
          <w:p w14:paraId="6727D216" w14:textId="09AB1A3F" w:rsidR="000405C7" w:rsidRDefault="000405C7" w:rsidP="000405C7">
            <w:r w:rsidRPr="00271683">
              <w:t>1.15 [1.1</w:t>
            </w:r>
            <w:r>
              <w:t>0,</w:t>
            </w:r>
            <w:r w:rsidRPr="00271683">
              <w:t xml:space="preserve"> 1.19]</w:t>
            </w:r>
          </w:p>
        </w:tc>
      </w:tr>
      <w:tr w:rsidR="000405C7" w14:paraId="209BFDF4" w14:textId="77777777" w:rsidTr="000405C7">
        <w:trPr>
          <w:trHeight w:val="417"/>
        </w:trPr>
        <w:tc>
          <w:tcPr>
            <w:tcW w:w="2132" w:type="dxa"/>
            <w:vAlign w:val="center"/>
          </w:tcPr>
          <w:p w14:paraId="6CD256A1" w14:textId="2F3F5FA4" w:rsidR="000405C7" w:rsidRDefault="000405C7" w:rsidP="000405C7">
            <w:r>
              <w:t>Attended</w:t>
            </w:r>
          </w:p>
        </w:tc>
        <w:tc>
          <w:tcPr>
            <w:tcW w:w="2265" w:type="dxa"/>
            <w:vAlign w:val="center"/>
          </w:tcPr>
          <w:p w14:paraId="5C5243B7" w14:textId="77777777" w:rsidR="000405C7" w:rsidRPr="00534F07" w:rsidRDefault="000405C7" w:rsidP="000405C7">
            <w:r>
              <w:t>Training</w:t>
            </w:r>
          </w:p>
        </w:tc>
        <w:tc>
          <w:tcPr>
            <w:tcW w:w="2263" w:type="dxa"/>
            <w:vAlign w:val="center"/>
          </w:tcPr>
          <w:p w14:paraId="5AFCAC9B" w14:textId="77777777" w:rsidR="000405C7" w:rsidRDefault="000405C7" w:rsidP="000405C7">
            <w:r>
              <w:t>Low</w:t>
            </w:r>
          </w:p>
        </w:tc>
        <w:tc>
          <w:tcPr>
            <w:tcW w:w="2838" w:type="dxa"/>
            <w:vAlign w:val="center"/>
          </w:tcPr>
          <w:p w14:paraId="2A768A14" w14:textId="6D1915AD" w:rsidR="000405C7" w:rsidRDefault="000405C7" w:rsidP="000405C7">
            <w:r w:rsidRPr="00271683">
              <w:t>1.11 [1.06</w:t>
            </w:r>
            <w:r>
              <w:t>,</w:t>
            </w:r>
            <w:r w:rsidRPr="00271683">
              <w:t xml:space="preserve"> 1.16]</w:t>
            </w:r>
          </w:p>
        </w:tc>
      </w:tr>
      <w:tr w:rsidR="000405C7" w14:paraId="60B32F72" w14:textId="77777777" w:rsidTr="000405C7">
        <w:trPr>
          <w:trHeight w:val="417"/>
        </w:trPr>
        <w:tc>
          <w:tcPr>
            <w:tcW w:w="2132" w:type="dxa"/>
            <w:vAlign w:val="center"/>
          </w:tcPr>
          <w:p w14:paraId="1B6A4792" w14:textId="3E1E201D" w:rsidR="000405C7" w:rsidRDefault="000405C7" w:rsidP="000405C7">
            <w:r>
              <w:t>Attended</w:t>
            </w:r>
          </w:p>
        </w:tc>
        <w:tc>
          <w:tcPr>
            <w:tcW w:w="2265" w:type="dxa"/>
            <w:vAlign w:val="center"/>
          </w:tcPr>
          <w:p w14:paraId="57485BEB" w14:textId="77777777" w:rsidR="000405C7" w:rsidRPr="00C21D51" w:rsidRDefault="000405C7" w:rsidP="000405C7">
            <w:r>
              <w:t>Test</w:t>
            </w:r>
          </w:p>
        </w:tc>
        <w:tc>
          <w:tcPr>
            <w:tcW w:w="2263" w:type="dxa"/>
            <w:vAlign w:val="center"/>
          </w:tcPr>
          <w:p w14:paraId="0DFB22D6" w14:textId="77777777" w:rsidR="000405C7" w:rsidRDefault="000405C7" w:rsidP="000405C7">
            <w:r>
              <w:t>High</w:t>
            </w:r>
          </w:p>
        </w:tc>
        <w:tc>
          <w:tcPr>
            <w:tcW w:w="2838" w:type="dxa"/>
            <w:vAlign w:val="center"/>
          </w:tcPr>
          <w:p w14:paraId="767424C2" w14:textId="1A42D790" w:rsidR="000405C7" w:rsidRDefault="000405C7" w:rsidP="000405C7">
            <w:r w:rsidRPr="00271683">
              <w:t xml:space="preserve">1.11 [1.06 </w:t>
            </w:r>
            <w:r>
              <w:t>,</w:t>
            </w:r>
            <w:r w:rsidRPr="00271683">
              <w:t>1.16]</w:t>
            </w:r>
          </w:p>
        </w:tc>
      </w:tr>
      <w:tr w:rsidR="000405C7" w14:paraId="029F2026" w14:textId="77777777" w:rsidTr="000405C7">
        <w:trPr>
          <w:trHeight w:val="417"/>
        </w:trPr>
        <w:tc>
          <w:tcPr>
            <w:tcW w:w="2132" w:type="dxa"/>
            <w:vAlign w:val="center"/>
          </w:tcPr>
          <w:p w14:paraId="553003C0" w14:textId="691C1E1E" w:rsidR="000405C7" w:rsidRDefault="000405C7" w:rsidP="000405C7">
            <w:r>
              <w:t>Attended</w:t>
            </w:r>
          </w:p>
        </w:tc>
        <w:tc>
          <w:tcPr>
            <w:tcW w:w="2265" w:type="dxa"/>
            <w:vAlign w:val="center"/>
          </w:tcPr>
          <w:p w14:paraId="2E0CC6B3" w14:textId="77777777" w:rsidR="000405C7" w:rsidRPr="00C21D51" w:rsidRDefault="000405C7" w:rsidP="000405C7">
            <w:r>
              <w:t>Test</w:t>
            </w:r>
          </w:p>
        </w:tc>
        <w:tc>
          <w:tcPr>
            <w:tcW w:w="2263" w:type="dxa"/>
            <w:vAlign w:val="center"/>
          </w:tcPr>
          <w:p w14:paraId="3B2F94B9" w14:textId="77777777" w:rsidR="000405C7" w:rsidRDefault="000405C7" w:rsidP="000405C7">
            <w:r>
              <w:t>Low</w:t>
            </w:r>
          </w:p>
        </w:tc>
        <w:tc>
          <w:tcPr>
            <w:tcW w:w="2838" w:type="dxa"/>
            <w:vAlign w:val="center"/>
          </w:tcPr>
          <w:p w14:paraId="2B6952ED" w14:textId="2CC9E98B" w:rsidR="000405C7" w:rsidRDefault="000405C7" w:rsidP="000405C7">
            <w:r w:rsidRPr="00271683">
              <w:t>1.13 [1.07</w:t>
            </w:r>
            <w:r>
              <w:t>,</w:t>
            </w:r>
            <w:r w:rsidRPr="00271683">
              <w:t xml:space="preserve"> 1.19]</w:t>
            </w:r>
          </w:p>
        </w:tc>
      </w:tr>
      <w:tr w:rsidR="000405C7" w14:paraId="160DFC5C" w14:textId="77777777" w:rsidTr="000405C7">
        <w:trPr>
          <w:trHeight w:val="417"/>
        </w:trPr>
        <w:tc>
          <w:tcPr>
            <w:tcW w:w="2132" w:type="dxa"/>
            <w:vAlign w:val="center"/>
          </w:tcPr>
          <w:p w14:paraId="2DA10150" w14:textId="2026C0C3" w:rsidR="000405C7" w:rsidRDefault="000405C7" w:rsidP="000405C7">
            <w:r>
              <w:t>Unattended</w:t>
            </w:r>
          </w:p>
        </w:tc>
        <w:tc>
          <w:tcPr>
            <w:tcW w:w="2265" w:type="dxa"/>
            <w:vAlign w:val="center"/>
          </w:tcPr>
          <w:p w14:paraId="14BC13B0" w14:textId="77777777" w:rsidR="000405C7" w:rsidRDefault="000405C7" w:rsidP="000405C7">
            <w:r>
              <w:t>Baseline</w:t>
            </w:r>
          </w:p>
        </w:tc>
        <w:tc>
          <w:tcPr>
            <w:tcW w:w="2263" w:type="dxa"/>
            <w:vAlign w:val="center"/>
          </w:tcPr>
          <w:p w14:paraId="0E4C0535" w14:textId="77777777" w:rsidR="000405C7" w:rsidRDefault="000405C7" w:rsidP="000405C7">
            <w:r>
              <w:t>High</w:t>
            </w:r>
          </w:p>
        </w:tc>
        <w:tc>
          <w:tcPr>
            <w:tcW w:w="2838" w:type="dxa"/>
            <w:vAlign w:val="center"/>
          </w:tcPr>
          <w:p w14:paraId="1570738F" w14:textId="10724E67" w:rsidR="000405C7" w:rsidRPr="00C57028" w:rsidRDefault="000405C7" w:rsidP="000405C7">
            <w:r w:rsidRPr="00271683">
              <w:t>0.88 [0.83</w:t>
            </w:r>
            <w:r>
              <w:t>,</w:t>
            </w:r>
            <w:r w:rsidRPr="00271683">
              <w:t xml:space="preserve"> 0.92]</w:t>
            </w:r>
          </w:p>
        </w:tc>
      </w:tr>
      <w:tr w:rsidR="000405C7" w14:paraId="6043B307" w14:textId="77777777" w:rsidTr="000405C7">
        <w:trPr>
          <w:trHeight w:val="417"/>
        </w:trPr>
        <w:tc>
          <w:tcPr>
            <w:tcW w:w="2132" w:type="dxa"/>
            <w:vAlign w:val="center"/>
          </w:tcPr>
          <w:p w14:paraId="31970CDF" w14:textId="30BEE6CD" w:rsidR="000405C7" w:rsidRDefault="000405C7" w:rsidP="000405C7">
            <w:r>
              <w:t>Unattended</w:t>
            </w:r>
          </w:p>
        </w:tc>
        <w:tc>
          <w:tcPr>
            <w:tcW w:w="2265" w:type="dxa"/>
            <w:vAlign w:val="center"/>
          </w:tcPr>
          <w:p w14:paraId="0AD58A60" w14:textId="77777777" w:rsidR="000405C7" w:rsidRDefault="000405C7" w:rsidP="000405C7">
            <w:r>
              <w:t>Baseline</w:t>
            </w:r>
          </w:p>
        </w:tc>
        <w:tc>
          <w:tcPr>
            <w:tcW w:w="2263" w:type="dxa"/>
            <w:vAlign w:val="center"/>
          </w:tcPr>
          <w:p w14:paraId="3D2A43AA" w14:textId="77777777" w:rsidR="000405C7" w:rsidRDefault="000405C7" w:rsidP="000405C7">
            <w:r>
              <w:t>Low</w:t>
            </w:r>
          </w:p>
        </w:tc>
        <w:tc>
          <w:tcPr>
            <w:tcW w:w="2838" w:type="dxa"/>
            <w:vAlign w:val="center"/>
          </w:tcPr>
          <w:p w14:paraId="1972B2D7" w14:textId="2A3BF65C" w:rsidR="000405C7" w:rsidRPr="00C57028" w:rsidRDefault="000405C7" w:rsidP="000405C7">
            <w:r w:rsidRPr="00271683">
              <w:t>0.88 [0.84</w:t>
            </w:r>
            <w:r>
              <w:t>,</w:t>
            </w:r>
            <w:r w:rsidRPr="00271683">
              <w:t xml:space="preserve"> 0.92]</w:t>
            </w:r>
          </w:p>
        </w:tc>
      </w:tr>
      <w:tr w:rsidR="000405C7" w14:paraId="4309922D" w14:textId="77777777" w:rsidTr="000405C7">
        <w:trPr>
          <w:trHeight w:val="417"/>
        </w:trPr>
        <w:tc>
          <w:tcPr>
            <w:tcW w:w="2132" w:type="dxa"/>
            <w:vAlign w:val="center"/>
          </w:tcPr>
          <w:p w14:paraId="2037F3FA" w14:textId="750004B9" w:rsidR="000405C7" w:rsidRDefault="000405C7" w:rsidP="000405C7">
            <w:r>
              <w:t>Unattended</w:t>
            </w:r>
          </w:p>
        </w:tc>
        <w:tc>
          <w:tcPr>
            <w:tcW w:w="2265" w:type="dxa"/>
            <w:vAlign w:val="center"/>
          </w:tcPr>
          <w:p w14:paraId="1D978EE5" w14:textId="77777777" w:rsidR="000405C7" w:rsidRDefault="000405C7" w:rsidP="000405C7">
            <w:r>
              <w:t>Training</w:t>
            </w:r>
          </w:p>
        </w:tc>
        <w:tc>
          <w:tcPr>
            <w:tcW w:w="2263" w:type="dxa"/>
            <w:vAlign w:val="center"/>
          </w:tcPr>
          <w:p w14:paraId="5A51AF32" w14:textId="77777777" w:rsidR="000405C7" w:rsidRDefault="000405C7" w:rsidP="000405C7">
            <w:r>
              <w:t>High</w:t>
            </w:r>
          </w:p>
        </w:tc>
        <w:tc>
          <w:tcPr>
            <w:tcW w:w="2838" w:type="dxa"/>
            <w:vAlign w:val="center"/>
          </w:tcPr>
          <w:p w14:paraId="0ABB005C" w14:textId="339398B3" w:rsidR="000405C7" w:rsidRPr="00C57028" w:rsidRDefault="000405C7" w:rsidP="000405C7">
            <w:r w:rsidRPr="00271683">
              <w:t>0.9</w:t>
            </w:r>
            <w:r>
              <w:t>0</w:t>
            </w:r>
            <w:r w:rsidRPr="00271683">
              <w:t xml:space="preserve"> [0.85</w:t>
            </w:r>
            <w:r>
              <w:t>,</w:t>
            </w:r>
            <w:r w:rsidRPr="00271683">
              <w:t xml:space="preserve"> 0.95]</w:t>
            </w:r>
          </w:p>
        </w:tc>
      </w:tr>
      <w:tr w:rsidR="000405C7" w14:paraId="00A3B771" w14:textId="77777777" w:rsidTr="000405C7">
        <w:trPr>
          <w:trHeight w:val="417"/>
        </w:trPr>
        <w:tc>
          <w:tcPr>
            <w:tcW w:w="2132" w:type="dxa"/>
            <w:vAlign w:val="center"/>
          </w:tcPr>
          <w:p w14:paraId="6139B07F" w14:textId="467131CB" w:rsidR="000405C7" w:rsidRDefault="000405C7" w:rsidP="000405C7">
            <w:r>
              <w:t>Unattended</w:t>
            </w:r>
          </w:p>
        </w:tc>
        <w:tc>
          <w:tcPr>
            <w:tcW w:w="2265" w:type="dxa"/>
            <w:vAlign w:val="center"/>
          </w:tcPr>
          <w:p w14:paraId="7D34E468" w14:textId="77777777" w:rsidR="000405C7" w:rsidRDefault="000405C7" w:rsidP="000405C7">
            <w:r>
              <w:t>Training</w:t>
            </w:r>
          </w:p>
        </w:tc>
        <w:tc>
          <w:tcPr>
            <w:tcW w:w="2263" w:type="dxa"/>
            <w:vAlign w:val="center"/>
          </w:tcPr>
          <w:p w14:paraId="712B55AD" w14:textId="77777777" w:rsidR="000405C7" w:rsidRDefault="000405C7" w:rsidP="000405C7">
            <w:r>
              <w:t>Low</w:t>
            </w:r>
          </w:p>
        </w:tc>
        <w:tc>
          <w:tcPr>
            <w:tcW w:w="2838" w:type="dxa"/>
            <w:vAlign w:val="center"/>
          </w:tcPr>
          <w:p w14:paraId="2682BD45" w14:textId="69415237" w:rsidR="000405C7" w:rsidRPr="00C57028" w:rsidRDefault="000405C7" w:rsidP="000405C7">
            <w:r w:rsidRPr="00271683">
              <w:t>0.87 [0.83</w:t>
            </w:r>
            <w:r>
              <w:t>,</w:t>
            </w:r>
            <w:r w:rsidRPr="00271683">
              <w:t xml:space="preserve"> 0.91]</w:t>
            </w:r>
          </w:p>
        </w:tc>
      </w:tr>
      <w:tr w:rsidR="000405C7" w14:paraId="5439E61B" w14:textId="77777777" w:rsidTr="000405C7">
        <w:trPr>
          <w:trHeight w:val="417"/>
        </w:trPr>
        <w:tc>
          <w:tcPr>
            <w:tcW w:w="2132" w:type="dxa"/>
            <w:vAlign w:val="center"/>
          </w:tcPr>
          <w:p w14:paraId="23C12672" w14:textId="2557547E" w:rsidR="000405C7" w:rsidRDefault="000405C7" w:rsidP="000405C7">
            <w:r>
              <w:t>Unattended</w:t>
            </w:r>
          </w:p>
        </w:tc>
        <w:tc>
          <w:tcPr>
            <w:tcW w:w="2265" w:type="dxa"/>
            <w:vAlign w:val="center"/>
          </w:tcPr>
          <w:p w14:paraId="43ECA654" w14:textId="77777777" w:rsidR="000405C7" w:rsidRDefault="000405C7" w:rsidP="000405C7">
            <w:r>
              <w:t>Test</w:t>
            </w:r>
          </w:p>
        </w:tc>
        <w:tc>
          <w:tcPr>
            <w:tcW w:w="2263" w:type="dxa"/>
            <w:vAlign w:val="center"/>
          </w:tcPr>
          <w:p w14:paraId="68B5AB5C" w14:textId="77777777" w:rsidR="000405C7" w:rsidRDefault="000405C7" w:rsidP="000405C7">
            <w:r>
              <w:t>High</w:t>
            </w:r>
          </w:p>
        </w:tc>
        <w:tc>
          <w:tcPr>
            <w:tcW w:w="2838" w:type="dxa"/>
            <w:vAlign w:val="center"/>
          </w:tcPr>
          <w:p w14:paraId="1C7BCB7B" w14:textId="321A6DD1" w:rsidR="000405C7" w:rsidRPr="00C57028" w:rsidRDefault="000405C7" w:rsidP="000405C7">
            <w:r w:rsidRPr="00271683">
              <w:t>0.87 [0.82</w:t>
            </w:r>
            <w:r>
              <w:t>,</w:t>
            </w:r>
            <w:r w:rsidRPr="00271683">
              <w:t xml:space="preserve"> 0.93]</w:t>
            </w:r>
          </w:p>
        </w:tc>
      </w:tr>
      <w:tr w:rsidR="000405C7" w14:paraId="758C8386" w14:textId="77777777" w:rsidTr="000405C7">
        <w:trPr>
          <w:trHeight w:val="417"/>
        </w:trPr>
        <w:tc>
          <w:tcPr>
            <w:tcW w:w="2132" w:type="dxa"/>
            <w:tcBorders>
              <w:bottom w:val="single" w:sz="4" w:space="0" w:color="auto"/>
            </w:tcBorders>
            <w:vAlign w:val="center"/>
          </w:tcPr>
          <w:p w14:paraId="4C3D6B08" w14:textId="30F49887" w:rsidR="000405C7" w:rsidRDefault="000405C7" w:rsidP="000405C7">
            <w:r>
              <w:t>Unattended</w:t>
            </w:r>
          </w:p>
        </w:tc>
        <w:tc>
          <w:tcPr>
            <w:tcW w:w="2265" w:type="dxa"/>
            <w:tcBorders>
              <w:bottom w:val="single" w:sz="4" w:space="0" w:color="auto"/>
            </w:tcBorders>
            <w:vAlign w:val="center"/>
          </w:tcPr>
          <w:p w14:paraId="6B3FE7D9" w14:textId="77777777" w:rsidR="000405C7" w:rsidRDefault="000405C7" w:rsidP="000405C7">
            <w:r>
              <w:t>Test</w:t>
            </w:r>
          </w:p>
        </w:tc>
        <w:tc>
          <w:tcPr>
            <w:tcW w:w="2263" w:type="dxa"/>
            <w:tcBorders>
              <w:bottom w:val="single" w:sz="4" w:space="0" w:color="auto"/>
            </w:tcBorders>
            <w:vAlign w:val="center"/>
          </w:tcPr>
          <w:p w14:paraId="0DAE56C9" w14:textId="77777777" w:rsidR="000405C7" w:rsidRDefault="000405C7" w:rsidP="000405C7">
            <w:r>
              <w:t>Low</w:t>
            </w:r>
          </w:p>
        </w:tc>
        <w:tc>
          <w:tcPr>
            <w:tcW w:w="2838" w:type="dxa"/>
            <w:tcBorders>
              <w:bottom w:val="single" w:sz="4" w:space="0" w:color="auto"/>
            </w:tcBorders>
            <w:vAlign w:val="center"/>
          </w:tcPr>
          <w:p w14:paraId="744426AC" w14:textId="4053A6DA" w:rsidR="000405C7" w:rsidRPr="00C57028" w:rsidRDefault="000405C7" w:rsidP="000405C7">
            <w:r w:rsidRPr="00271683">
              <w:t>0.89 [0.83</w:t>
            </w:r>
            <w:r>
              <w:t>,</w:t>
            </w:r>
            <w:r w:rsidRPr="00271683">
              <w:t xml:space="preserve"> 0.94]</w:t>
            </w:r>
          </w:p>
        </w:tc>
      </w:tr>
    </w:tbl>
    <w:p w14:paraId="3425EF2F" w14:textId="77777777" w:rsidR="00C202A7" w:rsidRDefault="00C202A7" w:rsidP="00750818">
      <w:pPr>
        <w:spacing w:line="480" w:lineRule="auto"/>
        <w:ind w:firstLine="284"/>
        <w:jc w:val="both"/>
      </w:pPr>
    </w:p>
    <w:p w14:paraId="63E314DA" w14:textId="4018FD9E" w:rsidR="001B5474" w:rsidRDefault="001B5474" w:rsidP="00750818">
      <w:pPr>
        <w:spacing w:line="480" w:lineRule="auto"/>
        <w:ind w:firstLine="284"/>
        <w:jc w:val="both"/>
      </w:pPr>
      <w:r>
        <w:t xml:space="preserve">The winning model also included the interaction between reward phase and </w:t>
      </w:r>
      <w:r w:rsidR="00DE5B9D">
        <w:t>reward probability</w:t>
      </w:r>
      <w:r>
        <w:t xml:space="preserve">, but this interaction remained the same for both </w:t>
      </w:r>
      <w:r w:rsidR="00174055">
        <w:t>attended and unattended stimuli</w:t>
      </w:r>
      <w:r>
        <w:t xml:space="preserve">. SSVEP amplitudes were higher in the training phase than </w:t>
      </w:r>
      <w:r w:rsidR="004141EF">
        <w:t>at</w:t>
      </w:r>
      <w:r>
        <w:t xml:space="preserve"> baseline for the high </w:t>
      </w:r>
      <w:r w:rsidR="00DE5B9D">
        <w:t>reward</w:t>
      </w:r>
      <w:r w:rsidR="006C4F1A">
        <w:t xml:space="preserve"> color</w:t>
      </w:r>
      <w:r>
        <w:t xml:space="preserve"> (</w:t>
      </w:r>
      <w:r w:rsidR="00BC5BE1">
        <w:rPr>
          <w:i/>
        </w:rPr>
        <w:t xml:space="preserve">M = </w:t>
      </w:r>
      <w:r w:rsidR="00B40546">
        <w:t>0.02; 95% HDI [-0.01, 0.06</w:t>
      </w:r>
      <w:r>
        <w:t>]; ER =</w:t>
      </w:r>
      <w:r w:rsidR="00B40546">
        <w:t xml:space="preserve"> 10.24</w:t>
      </w:r>
      <w:r w:rsidR="00174055">
        <w:t>), both when it was attended and unattended</w:t>
      </w:r>
      <w:r>
        <w:t xml:space="preserve">. However, </w:t>
      </w:r>
      <w:r w:rsidR="00B70234">
        <w:t xml:space="preserve">there was no evidence of difference for the change in SSVEP amplitudes from baseline to training for the low </w:t>
      </w:r>
      <w:r w:rsidR="002E0839">
        <w:t>reward</w:t>
      </w:r>
      <w:r w:rsidR="006C4F1A">
        <w:t xml:space="preserve"> color</w:t>
      </w:r>
      <w:r w:rsidR="00B70234">
        <w:t xml:space="preserve"> (</w:t>
      </w:r>
      <w:r w:rsidR="00B70234">
        <w:rPr>
          <w:i/>
        </w:rPr>
        <w:t xml:space="preserve">M = </w:t>
      </w:r>
      <w:r w:rsidR="00B40546">
        <w:t>0.01; 95% HDI [-0.02, 0.05]; ER = 2.65</w:t>
      </w:r>
      <w:r w:rsidR="00B70234">
        <w:t xml:space="preserve">). </w:t>
      </w:r>
      <w:r w:rsidR="00F9066F">
        <w:t xml:space="preserve">Comparing the training to the test phase, the amplitudes of the high </w:t>
      </w:r>
      <w:r w:rsidR="002E0839">
        <w:t>reward</w:t>
      </w:r>
      <w:r w:rsidR="006C4F1A">
        <w:t xml:space="preserve"> color</w:t>
      </w:r>
      <w:r w:rsidR="00F9066F">
        <w:t xml:space="preserve"> were reduced (</w:t>
      </w:r>
      <w:r w:rsidR="00F9066F">
        <w:rPr>
          <w:i/>
        </w:rPr>
        <w:t>M = -</w:t>
      </w:r>
      <w:r w:rsidR="00492EA8">
        <w:t>0.03</w:t>
      </w:r>
      <w:r w:rsidR="00B40546">
        <w:t>; 95% HDI [-0.07, 0.01]; ER = 13.01</w:t>
      </w:r>
      <w:r w:rsidR="00F9066F">
        <w:t xml:space="preserve">), while the amplitudes of the low </w:t>
      </w:r>
      <w:r w:rsidR="002E0839">
        <w:t>reward</w:t>
      </w:r>
      <w:r w:rsidR="006C4F1A">
        <w:t xml:space="preserve"> color</w:t>
      </w:r>
      <w:r w:rsidR="00F9066F">
        <w:t xml:space="preserve"> did not change (</w:t>
      </w:r>
      <w:r w:rsidR="00F9066F">
        <w:rPr>
          <w:i/>
        </w:rPr>
        <w:t xml:space="preserve">M = </w:t>
      </w:r>
      <w:r w:rsidR="00492EA8">
        <w:t>-</w:t>
      </w:r>
      <w:r w:rsidR="00F9066F" w:rsidRPr="00F9066F">
        <w:t>0.</w:t>
      </w:r>
      <w:r w:rsidR="00B40546">
        <w:t>02; 95% HDI [-0.06, 0.03]; ER = 3.74</w:t>
      </w:r>
      <w:r w:rsidR="00F9066F">
        <w:t xml:space="preserve">). To summarize, </w:t>
      </w:r>
      <w:r w:rsidR="00450F6F">
        <w:t xml:space="preserve">visual processing of </w:t>
      </w:r>
      <w:r w:rsidR="00F9066F">
        <w:t xml:space="preserve">the high </w:t>
      </w:r>
      <w:r w:rsidR="002E0839">
        <w:t>reward</w:t>
      </w:r>
      <w:r w:rsidR="006C4F1A">
        <w:t xml:space="preserve"> color</w:t>
      </w:r>
      <w:r w:rsidR="00450F6F">
        <w:t xml:space="preserve"> stimulus</w:t>
      </w:r>
      <w:r w:rsidR="00F9066F">
        <w:t xml:space="preserve"> </w:t>
      </w:r>
      <w:r w:rsidR="00450F6F">
        <w:t xml:space="preserve">was </w:t>
      </w:r>
      <w:r w:rsidR="00450F6F">
        <w:lastRenderedPageBreak/>
        <w:t>enhanced</w:t>
      </w:r>
      <w:r w:rsidR="00F9066F">
        <w:t xml:space="preserve"> in the phase in which participants could earn monetary rewards</w:t>
      </w:r>
      <w:r w:rsidR="00450F6F">
        <w:t xml:space="preserve"> and </w:t>
      </w:r>
      <w:r w:rsidR="00B252B7">
        <w:t>returned</w:t>
      </w:r>
      <w:r w:rsidR="00450F6F">
        <w:t xml:space="preserve"> to baseline in the subsequent test phase without rewards. Thus</w:t>
      </w:r>
      <w:ins w:id="24" w:author="Ernst Koster" w:date="2019-09-24T10:50:00Z">
        <w:r w:rsidR="008D6D9A">
          <w:t>,</w:t>
        </w:r>
      </w:ins>
      <w:r w:rsidR="00450F6F">
        <w:t xml:space="preserve"> change </w:t>
      </w:r>
      <w:r w:rsidR="002E0839">
        <w:t>occurred</w:t>
      </w:r>
      <w:r w:rsidR="00BC5BE1">
        <w:t xml:space="preserve"> irrespective of whether that color </w:t>
      </w:r>
      <w:r w:rsidR="00450F6F">
        <w:t>was attended or not</w:t>
      </w:r>
      <w:r w:rsidR="00BC5BE1">
        <w:t>.</w:t>
      </w:r>
      <w:r w:rsidR="00450F6F">
        <w:t xml:space="preserve"> </w:t>
      </w:r>
      <w:r w:rsidR="00BC5BE1">
        <w:t>Finally</w:t>
      </w:r>
      <w:r w:rsidR="00F9066F">
        <w:t xml:space="preserve">, </w:t>
      </w:r>
      <w:r w:rsidR="00450F6F">
        <w:t xml:space="preserve">visual processing of </w:t>
      </w:r>
      <w:r w:rsidR="00F9066F">
        <w:t xml:space="preserve">the low </w:t>
      </w:r>
      <w:r w:rsidR="00450F6F">
        <w:t>reward</w:t>
      </w:r>
      <w:r w:rsidR="006C4F1A">
        <w:t xml:space="preserve"> color</w:t>
      </w:r>
      <w:r w:rsidR="00F9066F">
        <w:t xml:space="preserve"> remained constant </w:t>
      </w:r>
      <w:r w:rsidR="005205F7">
        <w:t xml:space="preserve">across the three phases of </w:t>
      </w:r>
      <w:r w:rsidR="00F9066F">
        <w:t xml:space="preserve">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5E236F91" w14:textId="349F8AD4" w:rsidR="00E5587F" w:rsidRDefault="005B31EB" w:rsidP="005B31EB">
      <w:pPr>
        <w:spacing w:line="480" w:lineRule="auto"/>
        <w:ind w:firstLine="720"/>
        <w:jc w:val="both"/>
      </w:pPr>
      <w:r>
        <w:t xml:space="preserve">In this study we investigated </w:t>
      </w:r>
      <w:r w:rsidR="002170E5">
        <w:t>the neural mechanism</w:t>
      </w:r>
      <w:r w:rsidR="00607C26">
        <w:t>s</w:t>
      </w:r>
      <w:r w:rsidR="002170E5">
        <w:t xml:space="preserve"> through which voluntary selective attention and reward </w:t>
      </w:r>
      <w:r w:rsidR="004B4C5C">
        <w:t>history</w:t>
      </w:r>
      <w:r w:rsidR="002170E5">
        <w:t xml:space="preserve"> jointly guide visual processing. </w:t>
      </w:r>
      <w:r w:rsidR="0022375B">
        <w:t>W</w:t>
      </w:r>
      <w:r w:rsidR="00B218F4">
        <w:t xml:space="preserve">e compared the </w:t>
      </w:r>
      <w:r w:rsidR="002170E5">
        <w:t xml:space="preserve">processing of </w:t>
      </w:r>
      <w:r w:rsidR="00174055">
        <w:t>attended and unattended</w:t>
      </w:r>
      <w:r w:rsidR="002170E5">
        <w:t xml:space="preserve"> stimuli of different reward probabilities</w:t>
      </w:r>
      <w:r w:rsidR="00922A46">
        <w:t xml:space="preserve"> on a</w:t>
      </w:r>
      <w:r w:rsidR="00922A46" w:rsidRPr="00922A46">
        <w:t xml:space="preserve"> </w:t>
      </w:r>
      <w:r w:rsidR="00922A46">
        <w:t>continuous global motion discrimination task</w:t>
      </w:r>
      <w:r w:rsidR="002170E5">
        <w:t xml:space="preserve">. </w:t>
      </w:r>
      <w:r w:rsidR="006766E6">
        <w:t>Compared to baseline, t</w:t>
      </w:r>
      <w:r w:rsidR="00004DEF">
        <w:t xml:space="preserve">he introduction of rewards </w:t>
      </w:r>
      <w:r w:rsidR="00607C26">
        <w:t>speeded up</w:t>
      </w:r>
      <w:r w:rsidR="00004DEF">
        <w:t xml:space="preserve"> </w:t>
      </w:r>
      <w:r w:rsidR="002170E5">
        <w:t xml:space="preserve">task performance, especially for the </w:t>
      </w:r>
      <w:r w:rsidR="00004DEF">
        <w:t>high</w:t>
      </w:r>
      <w:r w:rsidR="006766E6">
        <w:t>er</w:t>
      </w:r>
      <w:r w:rsidR="00004DEF">
        <w:t xml:space="preserve"> </w:t>
      </w:r>
      <w:r w:rsidR="002170E5">
        <w:t>reward stimuli</w:t>
      </w:r>
      <w:r w:rsidR="00004DEF">
        <w:t xml:space="preserve">, which was </w:t>
      </w:r>
      <w:r w:rsidR="006766E6">
        <w:t>accompanied</w:t>
      </w:r>
      <w:r w:rsidR="00004DEF">
        <w:t xml:space="preserve"> by </w:t>
      </w:r>
      <w:r w:rsidR="007946E2">
        <w:t>enhanced</w:t>
      </w:r>
      <w:r w:rsidR="002170E5">
        <w:t xml:space="preserve"> processing of these stimuli</w:t>
      </w:r>
      <w:r w:rsidR="007946E2">
        <w:t xml:space="preserve"> in the visual cortex</w:t>
      </w:r>
      <w:r w:rsidR="002170E5">
        <w:t xml:space="preserve"> (higher SSVEPs).</w:t>
      </w:r>
      <w:r w:rsidR="00004DEF">
        <w:t xml:space="preserve"> This </w:t>
      </w:r>
      <w:r w:rsidR="00EF222F">
        <w:t xml:space="preserve">sensory gain was present </w:t>
      </w:r>
      <w:r w:rsidR="00004DEF">
        <w:t xml:space="preserve">both when the high </w:t>
      </w:r>
      <w:r w:rsidR="00EF222F">
        <w:t>reward stimulus</w:t>
      </w:r>
      <w:r w:rsidR="00004DEF">
        <w:t xml:space="preserve"> was </w:t>
      </w:r>
      <w:r w:rsidR="00174055">
        <w:t>attended and unattended</w:t>
      </w:r>
      <w:r w:rsidR="002170E5">
        <w:t>, thus indicating that rewards influenced visual</w:t>
      </w:r>
      <w:r w:rsidR="00607C26">
        <w:t xml:space="preserve"> processing </w:t>
      </w:r>
      <w:r w:rsidR="007946E2">
        <w:t>independently of</w:t>
      </w:r>
      <w:r w:rsidR="00607C26">
        <w:t xml:space="preserve"> </w:t>
      </w:r>
      <w:r w:rsidR="002170E5">
        <w:t xml:space="preserve">voluntary </w:t>
      </w:r>
      <w:r w:rsidR="00607C26">
        <w:t xml:space="preserve">selective </w:t>
      </w:r>
      <w:r w:rsidR="002170E5">
        <w:t>attention</w:t>
      </w:r>
      <w:r w:rsidR="00004DEF">
        <w:t>. When rewards were no longer ava</w:t>
      </w:r>
      <w:r w:rsidR="0022375B">
        <w:t>ilable</w:t>
      </w:r>
      <w:r w:rsidR="005205F7">
        <w:t>,</w:t>
      </w:r>
      <w:r w:rsidR="0022375B">
        <w:t xml:space="preserve"> </w:t>
      </w:r>
      <w:r w:rsidR="002170E5">
        <w:t xml:space="preserve">sensory processing of high reward stimuli </w:t>
      </w:r>
      <w:r w:rsidR="00B252B7">
        <w:t>returned</w:t>
      </w:r>
      <w:r w:rsidR="006766E6">
        <w:t xml:space="preserve"> to baseline level</w:t>
      </w:r>
      <w:r w:rsidR="000B5DF3">
        <w:t>s</w:t>
      </w:r>
      <w:r w:rsidR="00004DEF">
        <w:t xml:space="preserve">, </w:t>
      </w:r>
      <w:r w:rsidR="0022375B">
        <w:t xml:space="preserve">but participants were still faster to detect </w:t>
      </w:r>
      <w:r w:rsidR="005205F7">
        <w:t>coherent motion</w:t>
      </w:r>
      <w:r w:rsidR="009B14C1">
        <w:t xml:space="preserve">s of high </w:t>
      </w:r>
      <w:r w:rsidR="00607C26">
        <w:t>reward</w:t>
      </w:r>
      <w:r w:rsidR="009B14C1">
        <w:t xml:space="preserve"> </w:t>
      </w:r>
      <w:r w:rsidR="00174055">
        <w:t>stimuli</w:t>
      </w:r>
      <w:r w:rsidR="00004DEF">
        <w:t xml:space="preserve">. </w:t>
      </w:r>
    </w:p>
    <w:p w14:paraId="63E91B95" w14:textId="2721A678" w:rsidR="00D16111" w:rsidRDefault="004C2EDF" w:rsidP="00E02A17">
      <w:pPr>
        <w:spacing w:line="480" w:lineRule="auto"/>
        <w:ind w:firstLine="720"/>
        <w:jc w:val="both"/>
      </w:pPr>
      <w:r>
        <w:t xml:space="preserve">The introduction of rewards improved behavioral performance on the task and facilitated the visual processing of stimuli associated with high rewards. </w:t>
      </w:r>
      <w:r w:rsidR="00F71481">
        <w:t>This effect</w:t>
      </w:r>
      <w:r w:rsidR="003B0777">
        <w:t xml:space="preserve"> on SSVEP amplitudes</w:t>
      </w:r>
      <w:r w:rsidR="00F71481">
        <w:t xml:space="preserve"> is likely localized in the V1-V3 areas of the visual cortex, as reported in the previous studies using the same task </w:t>
      </w:r>
      <w:r w:rsidR="00F71481">
        <w:fldChar w:fldCharType="begin" w:fldLock="1"/>
      </w:r>
      <w:r w:rsidR="00F71481">
        <w:instrText>ADDIN CSL_CITATION {"citationItems":[{"id":"ITEM-1","itemData":{"DOI":"10.1167/9.6.2","abstract":"It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Vision","id":"ITEM-1","issue":"6","issued":{"date-parts":[["2009"]]},"page":"2-2","title":"Color-selective attention need not be mediated by spatial attention","type":"article-journal","volume":"9"},"uris":["http://www.mendeley.com/documents/?uuid=25ad3389-ef5a-47b6-9434-af2a386ca7eb"]},{"id":"ITEM-2","itemData":{"DOI":"10.1073/pnas.1002436107","ISBN":"1091-6490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attention.","type":"article-journal","volume":"107"},"uris":["http://www.mendeley.com/documents/?uuid=4a5f2140-be6d-49d6-81c4-ac2ed9193f74"]},{"id":"ITEM-3","itemData":{"DOI":"10.1016/j.cub.2008.06.030","ISSN":"09609822","abstract":"Successfully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Biology","id":"ITEM-3","issue":"13","issued":{"date-parts":[["2008"]]},"page":"1006-1009","title":"Attention Facilitates Multiple Stimulus Features in Parallel in Human Visual Cortex","type":"article-journal","volume":"18"},"uris":["http://www.mendeley.com/documents/?uuid=0f2f1ab8-035a-4e3b-b136-284004c17504"]}],"mendeley":{"formattedCitation":"(S. K. Andersen et al., 2009; S K Andersen &amp; Müller, 2010; Søren K. Andersen, Hillyard, &amp; Müller, 2008)","manualFormatting":"(Andersen et al., 2009; Andersen &amp; Müller, 2010; Andersen, Hillyard, &amp; Müller, 2008)","plainTextFormattedCitation":"(S. K. Andersen et al., 2009; S K Andersen &amp; Müller, 2010; Søren K. Andersen, Hillyard, &amp; Müller, 2008)","previouslyFormattedCitation":"(S. K. Andersen et al., 2009; S K Andersen &amp; Müller, 2010; Søren K. Andersen, Hillyard, &amp; Müller, 2008)"},"properties":{"noteIndex":0},"schema":"https://github.com/citation-style-language/schema/raw/master/csl-citation.json"}</w:instrText>
      </w:r>
      <w:r w:rsidR="00F71481">
        <w:fldChar w:fldCharType="separate"/>
      </w:r>
      <w:r w:rsidR="00F71481" w:rsidRPr="00F71481">
        <w:rPr>
          <w:noProof/>
        </w:rPr>
        <w:t>(Andersen et al., 2009; Andersen &amp; Müller, 2010; Andersen, Hillyard, &amp; Müller, 2008)</w:t>
      </w:r>
      <w:r w:rsidR="00F71481">
        <w:fldChar w:fldCharType="end"/>
      </w:r>
      <w:r w:rsidR="00F71481" w:rsidRPr="00F71481">
        <w:t xml:space="preserve">. </w:t>
      </w:r>
      <w:r w:rsidR="007D6479">
        <w:t xml:space="preserve">Crucially, this effect was the same </w:t>
      </w:r>
      <w:r w:rsidR="007946E2">
        <w:t>both when t</w:t>
      </w:r>
      <w:r w:rsidR="007D6479">
        <w:t>he high reward stim</w:t>
      </w:r>
      <w:r w:rsidR="00EF222F">
        <w:t xml:space="preserve">ulus </w:t>
      </w:r>
      <w:r w:rsidR="00174055">
        <w:t xml:space="preserve">was attended </w:t>
      </w:r>
      <w:r w:rsidR="007946E2">
        <w:t>and</w:t>
      </w:r>
      <w:r w:rsidR="00174055">
        <w:t xml:space="preserve"> unattended</w:t>
      </w:r>
      <w:r w:rsidR="007D6479">
        <w:t xml:space="preserve">. Thus this effect </w:t>
      </w:r>
      <w:r w:rsidR="007946E2">
        <w:t>was independent of</w:t>
      </w:r>
      <w:r w:rsidR="007D6479">
        <w:t xml:space="preserve"> the effect of voluntary selective attention reflected in the </w:t>
      </w:r>
      <w:r w:rsidR="007946E2">
        <w:t>enhanced</w:t>
      </w:r>
      <w:r w:rsidR="007D6479">
        <w:t xml:space="preserve"> processing of the </w:t>
      </w:r>
      <w:r w:rsidR="00174055">
        <w:t xml:space="preserve">attended compared to unattended </w:t>
      </w:r>
      <w:r w:rsidR="007D6479">
        <w:t xml:space="preserve">stimuli </w:t>
      </w:r>
      <w:r w:rsidR="007D6479">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7D6479">
        <w:fldChar w:fldCharType="separate"/>
      </w:r>
      <w:r w:rsidR="00B65A0E">
        <w:rPr>
          <w:noProof/>
        </w:rPr>
        <w:t>(</w:t>
      </w:r>
      <w:r w:rsidR="00F910DD" w:rsidRPr="00F910DD">
        <w:rPr>
          <w:noProof/>
        </w:rPr>
        <w:t xml:space="preserve">Andersen &amp; Müller, </w:t>
      </w:r>
      <w:r w:rsidR="00F910DD" w:rsidRPr="00F910DD">
        <w:rPr>
          <w:noProof/>
        </w:rPr>
        <w:lastRenderedPageBreak/>
        <w:t>2010)</w:t>
      </w:r>
      <w:r w:rsidR="007D6479">
        <w:fldChar w:fldCharType="end"/>
      </w:r>
      <w:r w:rsidR="007D6479">
        <w:t xml:space="preserve">. This pattern of results suggests that the effect of reward acted independently of visual selective attention. This finding supports the predictions of the models which propose that the effect of reward history on visual processing is independent from voluntary attention </w:t>
      </w:r>
      <w:r w:rsidR="007D6479" w:rsidRPr="00797DA5">
        <w:fldChar w:fldCharType="begin" w:fldLock="1"/>
      </w:r>
      <w:r w:rsidR="007D6479">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7D6479" w:rsidRPr="00797DA5">
        <w:fldChar w:fldCharType="separate"/>
      </w:r>
      <w:r w:rsidR="007D6479" w:rsidRPr="009A443D">
        <w:rPr>
          <w:noProof/>
        </w:rPr>
        <w:t>(Anderson, 2016; Awh et al., 2012; Chelazzi et al., 2013; Failing &amp; Theeuwes, 2017)</w:t>
      </w:r>
      <w:r w:rsidR="007D6479" w:rsidRPr="00797DA5">
        <w:fldChar w:fldCharType="end"/>
      </w:r>
      <w:r w:rsidR="007D6479" w:rsidRPr="009A443D">
        <w:t xml:space="preserve">. </w:t>
      </w:r>
      <w:r w:rsidR="009A443D">
        <w:t xml:space="preserve">Further, this finding can help </w:t>
      </w:r>
      <w:r w:rsidR="00D16111">
        <w:t>to refine</w:t>
      </w:r>
      <w:r w:rsidR="009A443D">
        <w:t xml:space="preserve"> the existing models which are focused on the role of rewards in the allocation of cognitive control. </w:t>
      </w:r>
      <w:r w:rsidR="007F55D4">
        <w:t xml:space="preserve">These models </w:t>
      </w:r>
      <w:r w:rsidR="007F55D4">
        <w:fldChar w:fldCharType="begin" w:fldLock="1"/>
      </w:r>
      <w:r w:rsidR="007F55D4">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7F55D4">
        <w:fldChar w:fldCharType="separate"/>
      </w:r>
      <w:r w:rsidR="007F55D4" w:rsidRPr="00B46819">
        <w:rPr>
          <w:noProof/>
        </w:rPr>
        <w:t>(Brown &amp; Alexander, 2017; Holroyd &amp; McClure, 2015; Shenhav et al., 2013; Verguts et al., 2015)</w:t>
      </w:r>
      <w:r w:rsidR="007F55D4">
        <w:fldChar w:fldCharType="end"/>
      </w:r>
      <w:r w:rsidR="007F55D4">
        <w:t xml:space="preserve"> are largely focused on the activity in the frontroparietal regions, for example the dorsolateral Prefrontal Cortex and the Anterior Cingulate Cortex</w:t>
      </w:r>
      <w:r w:rsidR="00D16111">
        <w:t>, which</w:t>
      </w:r>
      <w:r w:rsidR="007F55D4">
        <w:t xml:space="preserve"> </w:t>
      </w:r>
      <w:r w:rsidR="007946E2">
        <w:t xml:space="preserve">are </w:t>
      </w:r>
      <w:r w:rsidR="007F55D4">
        <w:t xml:space="preserve">known to increase their activation in anticipation of rewards </w:t>
      </w:r>
      <w:r w:rsidR="007F55D4">
        <w:fldChar w:fldCharType="begin" w:fldLock="1"/>
      </w:r>
      <w:r w:rsidR="00F95DB9">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w:instrText>
      </w:r>
      <w:r w:rsidR="00F95DB9" w:rsidRPr="00F418CE">
        <w:rPr>
          <w:lang w:val="de-DE"/>
        </w:rPr>
        <w:instrText>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et al., 2012; Pessoa &amp; Engelmann, 2010; Schevernels et al., 2014)","manualFormatting":"(Krebs, Boehler, Roberts, Song, &amp; Woldorff, 2012; Pessoa &amp; Engelmann, 2010; Schevernels, Krebs, Santens, Woldorff, &amp; Boehler, 2014)","plainTextFormattedCitation":"(Ruth M. Krebs et al., 2012; Pessoa &amp; Engelmann, 2010; Schevernels et al., 2014)","previouslyFormattedCitation":"(Ruth M. Krebs et al., 2012; Pessoa &amp; Engelmann, 2010; Schevernels et al., 2014)"},"properties":{"noteIndex":0},"schema":"https://github.com/citation-style-language/schema/raw/master/csl-citation.json"}</w:instrText>
      </w:r>
      <w:r w:rsidR="007F55D4">
        <w:fldChar w:fldCharType="separate"/>
      </w:r>
      <w:r w:rsidR="007F55D4" w:rsidRPr="00F418CE">
        <w:rPr>
          <w:noProof/>
          <w:lang w:val="de-DE"/>
        </w:rPr>
        <w:t>(Krebs, Boehler, Roberts, Song, &amp; Woldorff, 2012; Pessoa &amp; Engelmann, 2010; Schevernels, Krebs, Santens, Woldorff, &amp; Boehler, 2014)</w:t>
      </w:r>
      <w:r w:rsidR="007F55D4">
        <w:fldChar w:fldCharType="end"/>
      </w:r>
      <w:r w:rsidR="007F55D4" w:rsidRPr="00F418CE">
        <w:rPr>
          <w:lang w:val="de-DE"/>
        </w:rPr>
        <w:t xml:space="preserve">. </w:t>
      </w:r>
      <w:r w:rsidR="007F55D4">
        <w:t xml:space="preserve">However, these models are not explicit about their predictions of how </w:t>
      </w:r>
      <w:r w:rsidR="00D16111">
        <w:t>the</w:t>
      </w:r>
      <w:r w:rsidR="007F55D4">
        <w:t xml:space="preserve"> top-down signals</w:t>
      </w:r>
      <w:r w:rsidR="00D16111">
        <w:t xml:space="preserve"> from these areas</w:t>
      </w:r>
      <w:r w:rsidR="007F55D4">
        <w:t xml:space="preserve"> modulate the processing of stimuli at the level of the visual cortex. Our findings suggest that increased rewards act to </w:t>
      </w:r>
      <w:r w:rsidR="00EF222F">
        <w:t>enhance</w:t>
      </w:r>
      <w:r w:rsidR="007F55D4">
        <w:t xml:space="preserve"> the processing of the stimuli related to high rewards independently from other top-down voluntary attention effects, which is similar to the way in which physical salience of stimuli acts in the same paradigm we used </w:t>
      </w:r>
      <w:r w:rsidR="007F55D4">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et al., 2012)","manualFormatting":"(Andersen et al., 2012)","plainTextFormattedCitation":"(S. K. Andersen et al., 2012)","previouslyFormattedCitation":"(S. K. Andersen et al., 2012)"},"properties":{"noteIndex":0},"schema":"https://github.com/citation-style-language/schema/raw/master/csl-citation.json"}</w:instrText>
      </w:r>
      <w:r w:rsidR="007F55D4">
        <w:fldChar w:fldCharType="separate"/>
      </w:r>
      <w:r w:rsidR="00F910DD">
        <w:rPr>
          <w:noProof/>
        </w:rPr>
        <w:t>(</w:t>
      </w:r>
      <w:r w:rsidR="00F910DD" w:rsidRPr="00F910DD">
        <w:rPr>
          <w:noProof/>
        </w:rPr>
        <w:t>Andersen et al., 2012)</w:t>
      </w:r>
      <w:r w:rsidR="007F55D4">
        <w:fldChar w:fldCharType="end"/>
      </w:r>
      <w:r w:rsidR="007F55D4">
        <w:t xml:space="preserve">. </w:t>
      </w:r>
      <w:r w:rsidR="00F71481">
        <w:t xml:space="preserve">Interestingly, this is in contrast with the recent finding showing that a flagship cognitive control effect, post-error adjustments, operates through enhancement of voluntary selective attention as measured by SSVEPs in the adapted version of the task used here </w:t>
      </w:r>
      <w:r w:rsidR="00F71481">
        <w:fldChar w:fldCharType="begin" w:fldLock="1"/>
      </w:r>
      <w:r w:rsidR="0085682D">
        <w:instrText>ADDIN CSL_CITATION {"citationItems":[{"id":"ITEM-1","itemData":{"DOI":"10.1016/j.neuroimage.2018.10.059","ISSN":"10959572","abstract":"Directing attention to task-relevant stimuli is crucial for successful task performance, but too much attentional selectivity implies that new and unexpected information in the environment remains undetected. A possible mechanism for optimizing this fundamental trade-off could be an error monitoring system that immediately triggers attentional adjustments following the detection of behavioral errors. However, the existence of rapid adaptive post-error adjustments has been controversially debated. While preconscious error processing reflected by an error-related negativity (Ne/ERN) in the event-related potential has been shown to occur within milliseconds after errors, more recent studies concluded that error detection even impairs attentional selectivity and that adaptive adjustments are implemented, if at all, only after errors are consciously detected. Here, we employ steady-state visual evoked potentials elicited by continuously presented stimuli to precisely track the emergence of error-induced attentional adjustments. Our results indicate that errors lead to an immediate reallocation of attention towards task-relevant stimuli, which occurs simultaneously with the Ne/ERN. Single-trial variation of this adjustment was correlated with the Ne/ERN amplitude and predicted adaptive behavioral adjustments on the post-error trial. This suggests that early error monitoring in the medial frontal cortex is directly involved in eliciting adaptive attentional adjustments.","author":[{"dropping-particle":"","family":"Steinhauser","given":"Marco","non-dropping-particle":"","parse-names":false,"suffix":""},{"dropping-particle":"","family":"Andersen","given":"Søren K.","non-dropping-particle":"","parse-names":false,"suffix":""}],"container-title":"NeuroImage","id":"ITEM-1","issue":"July 2018","issued":{"date-parts":[["2019"]]},"page":"83-92","title":"Rapid adaptive adjustments of selective attention following errors revealed by the time course of steady-state visual evoked potentials","type":"article-journal","volume":"186"},"uris":["http://www.mendeley.com/documents/?uuid=df2fd118-4d0a-4750-9de4-d8fcd19a9eb7"]}],"mendeley":{"formattedCitation":"(Steinhauser &amp; Andersen, 2019)","plainTextFormattedCitation":"(Steinhauser &amp; Andersen, 2019)","previouslyFormattedCitation":"(Steinhauser &amp; Andersen, 2019)"},"properties":{"noteIndex":0},"schema":"https://github.com/citation-style-language/schema/raw/master/csl-citation.json"}</w:instrText>
      </w:r>
      <w:r w:rsidR="00F71481">
        <w:fldChar w:fldCharType="separate"/>
      </w:r>
      <w:r w:rsidR="00F71481" w:rsidRPr="00F71481">
        <w:rPr>
          <w:noProof/>
        </w:rPr>
        <w:t>(Steinhauser &amp; Andersen, 2019)</w:t>
      </w:r>
      <w:r w:rsidR="00F71481">
        <w:fldChar w:fldCharType="end"/>
      </w:r>
      <w:r w:rsidR="00F71481">
        <w:t>. This indicate</w:t>
      </w:r>
      <w:r w:rsidR="00D16111">
        <w:t>s</w:t>
      </w:r>
      <w:r w:rsidR="00F71481">
        <w:t xml:space="preserve"> a possible dissociation between the effects of reward and other cognitive control effect</w:t>
      </w:r>
      <w:r w:rsidR="00D16111">
        <w:t>s on selective attention. Such dissociation</w:t>
      </w:r>
      <w:r w:rsidR="0085682D">
        <w:t xml:space="preserve"> between the cognitive control and reward effects are an important question which should be further addressed </w:t>
      </w:r>
      <w:r w:rsidR="00F71481">
        <w:t xml:space="preserve">both theoretically and empirically. </w:t>
      </w:r>
    </w:p>
    <w:p w14:paraId="27E17E33" w14:textId="009F0919" w:rsidR="00E02A17" w:rsidRPr="00436F16" w:rsidRDefault="00BA3727" w:rsidP="00E02A17">
      <w:pPr>
        <w:spacing w:line="480" w:lineRule="auto"/>
        <w:ind w:firstLine="720"/>
        <w:jc w:val="both"/>
      </w:pPr>
      <w:r w:rsidRPr="00BA3727">
        <w:t>In the test phase</w:t>
      </w:r>
      <w:ins w:id="25" w:author="Ernst Koster" w:date="2019-09-24T11:18:00Z">
        <w:r w:rsidR="00EC2CC6">
          <w:t>, the</w:t>
        </w:r>
      </w:ins>
      <w:r w:rsidRPr="00BA3727">
        <w:t xml:space="preserve"> behavior</w:t>
      </w:r>
      <w:ins w:id="26" w:author="Ernst Koster" w:date="2019-09-24T11:18:00Z">
        <w:r w:rsidR="00EC2CC6">
          <w:t>al data</w:t>
        </w:r>
      </w:ins>
      <w:r w:rsidRPr="00BA3727">
        <w:t xml:space="preserve"> displayed similar patterns as in the training phase. Individuals were faster to detect motions of the dots in color related to high </w:t>
      </w:r>
      <w:r w:rsidR="0007452D">
        <w:t xml:space="preserve">compared to low </w:t>
      </w:r>
      <w:r w:rsidR="0007452D">
        <w:lastRenderedPageBreak/>
        <w:t>reward</w:t>
      </w:r>
      <w:r w:rsidRPr="00BA3727">
        <w:t xml:space="preserve">. This finding follows the reward-history effects reported in several paradigms (Anderson, Laurent, &amp; Yantis, 2011; Della Libera &amp; Chelazzi, 2009; Failing &amp; Theeuwes, 2014). However, our SSVEP results show that </w:t>
      </w:r>
      <w:r w:rsidR="0007452D">
        <w:t xml:space="preserve">the visual processing of the high reward stimuli </w:t>
      </w:r>
      <w:r w:rsidR="00B252B7">
        <w:t>returned</w:t>
      </w:r>
      <w:r w:rsidR="0007452D">
        <w:t xml:space="preserve"> to baseline levels, diverging from the behavioral pattern of results. </w:t>
      </w:r>
      <w:r w:rsidRPr="00BA3727">
        <w:t xml:space="preserve">This result indicates that the longer lasting effect of reward history was not mediated by </w:t>
      </w:r>
      <w:r w:rsidR="0007452D">
        <w:t xml:space="preserve">the prolonged gain </w:t>
      </w:r>
      <w:r w:rsidR="00E45F82">
        <w:t xml:space="preserve">enhancement </w:t>
      </w:r>
      <w:r w:rsidR="0007452D">
        <w:t>in sensory processing</w:t>
      </w:r>
      <w:r w:rsidRPr="00BA3727">
        <w:t xml:space="preserve"> as measured by the SSVEPs</w:t>
      </w:r>
      <w:r w:rsidR="0007452D">
        <w:t xml:space="preserve">, contrary to the predictions of the models accounting for the effects of reward history on attention </w:t>
      </w:r>
      <w:r w:rsidR="0007452D" w:rsidRPr="00797DA5">
        <w:fldChar w:fldCharType="begin" w:fldLock="1"/>
      </w:r>
      <w:r w:rsidR="0007452D">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07452D" w:rsidRPr="00797DA5">
        <w:fldChar w:fldCharType="separate"/>
      </w:r>
      <w:r w:rsidR="0007452D" w:rsidRPr="009A443D">
        <w:rPr>
          <w:noProof/>
        </w:rPr>
        <w:t>(Anderson, 2016; Awh et al., 2012; Chelazzi et al., 2013; Failing &amp; Theeuwes, 2017)</w:t>
      </w:r>
      <w:r w:rsidR="0007452D" w:rsidRPr="00797DA5">
        <w:fldChar w:fldCharType="end"/>
      </w:r>
      <w:r w:rsidRPr="00BA3727">
        <w:t>.</w:t>
      </w:r>
      <w:r w:rsidR="0007452D">
        <w:t xml:space="preserve"> This result is predicted by the models which relate cognitive control and reward, as they predict that the reward-related enhancements should </w:t>
      </w:r>
      <w:r w:rsidR="007946E2">
        <w:t>retreat to baseline levels</w:t>
      </w:r>
      <w:r w:rsidR="0007452D">
        <w:t xml:space="preserve"> </w:t>
      </w:r>
      <w:r w:rsidR="007946E2">
        <w:t>when</w:t>
      </w:r>
      <w:r w:rsidR="0007452D">
        <w:t xml:space="preserve"> rewards are no longer available </w:t>
      </w:r>
      <w:r w:rsidR="0007452D">
        <w:fldChar w:fldCharType="begin" w:fldLock="1"/>
      </w:r>
      <w:r w:rsidR="0007452D">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0007452D" w:rsidRPr="00F418CE">
        <w:rPr>
          <w:lang w:val="da-DK"/>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07452D">
        <w:fldChar w:fldCharType="separate"/>
      </w:r>
      <w:r w:rsidR="0007452D" w:rsidRPr="00F418CE">
        <w:rPr>
          <w:noProof/>
          <w:lang w:val="da-DK"/>
        </w:rPr>
        <w:t>(Brown &amp; Alexander, 2017; Holroyd &amp; McClure, 2015; Shenhav et al., 2013; Verguts et al., 2015)</w:t>
      </w:r>
      <w:r w:rsidR="0007452D">
        <w:fldChar w:fldCharType="end"/>
      </w:r>
      <w:r w:rsidR="0007452D" w:rsidRPr="00F418CE">
        <w:rPr>
          <w:lang w:val="da-DK"/>
        </w:rPr>
        <w:t xml:space="preserve">. </w:t>
      </w:r>
      <w:r w:rsidR="0007452D">
        <w:t xml:space="preserve">This finding suggest that visual processing can be adapted in a much more flexible way than predicted by the models focused on the reward-history effects on attention. </w:t>
      </w:r>
      <w:r w:rsidR="00B302C7">
        <w:t>Of note, it is possible that our SSVEP measure captures the more general aspect of</w:t>
      </w:r>
      <w:r w:rsidR="003653E3">
        <w:t xml:space="preserve"> feature</w:t>
      </w:r>
      <w:r w:rsidR="00B302C7">
        <w:t xml:space="preserve"> processing in the visual cortex, while the effects of reward history could be specifically locked to the onset of the </w:t>
      </w:r>
      <w:r w:rsidR="003653E3">
        <w:t xml:space="preserve">rewarded stimulus </w:t>
      </w:r>
      <w:r w:rsidRPr="00BA3727">
        <w:t xml:space="preserve">(Donohue et al., 2016; Hickey et al., 2010; Luque et al., 2017; MacLean &amp; Giesbrecht, 2015). However, there are at least two studies which have not found evidence for the effects of reward history on early visual processing (Qi et al., 2013; Tankelevitch et al., 2019). This leaves open the possibility that the effects of reward history are </w:t>
      </w:r>
      <w:r w:rsidR="00922A46">
        <w:t>not necessarily driven purely by gains in sensory processing</w:t>
      </w:r>
      <w:r w:rsidRPr="00BA3727">
        <w:t>. One interesting possibility</w:t>
      </w:r>
      <w:r w:rsidR="003653E3">
        <w:t>,</w:t>
      </w:r>
      <w:r w:rsidRPr="00BA3727">
        <w:t xml:space="preserve"> which should be explored in </w:t>
      </w:r>
      <w:r w:rsidR="008D7BB9">
        <w:t>future</w:t>
      </w:r>
      <w:r w:rsidRPr="00BA3727">
        <w:t xml:space="preserve"> studies</w:t>
      </w:r>
      <w:r w:rsidR="003653E3">
        <w:t>,</w:t>
      </w:r>
      <w:r w:rsidRPr="00BA3727">
        <w:t xml:space="preserve"> is that rewards initially improve performance by enhancing </w:t>
      </w:r>
      <w:r w:rsidR="008D7BB9">
        <w:t>stimulus saliency</w:t>
      </w:r>
      <w:r w:rsidRPr="00BA3727">
        <w:t xml:space="preserve">, but later rely on more direct stimulus-response mappings. </w:t>
      </w:r>
      <w:r w:rsidR="00E02A17" w:rsidRPr="00BA3727">
        <w:t xml:space="preserve">Finally, it is important to note that our </w:t>
      </w:r>
      <w:r w:rsidR="008D7BB9">
        <w:t xml:space="preserve">paradigm </w:t>
      </w:r>
      <w:r w:rsidR="00E02A17" w:rsidRPr="00BA3727">
        <w:t xml:space="preserve">involves a cue on every trial </w:t>
      </w:r>
      <w:r w:rsidR="008D7BB9">
        <w:t>which induces</w:t>
      </w:r>
      <w:r w:rsidR="00E02A17" w:rsidRPr="00BA3727">
        <w:t xml:space="preserve"> a direct goal</w:t>
      </w:r>
      <w:r w:rsidR="008D7BB9">
        <w:t>, while this</w:t>
      </w:r>
      <w:r w:rsidR="00E02A17" w:rsidRPr="00BA3727">
        <w:t xml:space="preserve"> is not the case </w:t>
      </w:r>
      <w:r w:rsidR="008D7BB9">
        <w:t>in</w:t>
      </w:r>
      <w:r w:rsidR="00E02A17" w:rsidRPr="00BA3727">
        <w:t xml:space="preserve"> most of the studies assessing the influence of reward-history on attention. Further research using </w:t>
      </w:r>
      <w:r w:rsidR="00E02A17" w:rsidRPr="00BA3727">
        <w:lastRenderedPageBreak/>
        <w:t xml:space="preserve">SSVEPs in tasks designed to explicitly address the reward-history effects could help disentangle between the possible explanations of our findings.  </w:t>
      </w:r>
      <w:r w:rsidR="00E02A17">
        <w:t xml:space="preserve"> </w:t>
      </w:r>
    </w:p>
    <w:p w14:paraId="651AD314" w14:textId="4E740BBE" w:rsidR="00426BFE" w:rsidRDefault="00426BFE" w:rsidP="00426BFE">
      <w:pPr>
        <w:spacing w:line="480" w:lineRule="auto"/>
        <w:ind w:firstLine="720"/>
        <w:jc w:val="both"/>
      </w:pPr>
      <w:r>
        <w:t xml:space="preserve">Our paradigm allowed us to simultaneously measure the processing of stimuli linked to both high and low value. Some initial evidence for the suppression of the stimuli linked to low compared to high rewards has been found at the behavioral and neural level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 Padmala &amp; Pessoa, 2011)","manualFormatting":"(Hickey &amp; Peelen, 2015; Padmala &amp; Pessoa, 2011)","plainTextFormattedCitation":"(Hickey &amp; Peelen, 2015; Padmala &amp; Pessoa, 2011)","previouslyFormattedCitation":"(Hickey &amp; Peelen, 2015; Padmala &amp; Pessoa, 2011)"},"properties":{"noteIndex":0},"schema":"https://github.com/citation-style-language/schema/raw/master/csl-citation.json"}</w:instrText>
      </w:r>
      <w:r>
        <w:fldChar w:fldCharType="separate"/>
      </w:r>
      <w:r>
        <w:rPr>
          <w:noProof/>
        </w:rPr>
        <w:t>(Hickey &amp; Peelen, 2015</w:t>
      </w:r>
      <w:r w:rsidRPr="00A80922">
        <w:rPr>
          <w:noProof/>
        </w:rPr>
        <w:t>; Padmala &amp; Pessoa, 2011)</w:t>
      </w:r>
      <w:r>
        <w:fldChar w:fldCharType="end"/>
      </w:r>
      <w:r>
        <w:t xml:space="preserve">. Suppression of the features linked to low or no rewards has also been proposed as one of the potential mechanisms through which incentives impact attention (Chelazzi et al., 2013; Anderson, 2016; Failing &amp; Theeuwes, 2018). Contrary to this, in this study we found </w:t>
      </w:r>
      <w:r w:rsidR="00FF554D">
        <w:t xml:space="preserve">no </w:t>
      </w:r>
      <w:r>
        <w:t xml:space="preserve">evidence for this proposal. Suppression was </w:t>
      </w:r>
      <w:r w:rsidR="00F21900">
        <w:t>neither observed</w:t>
      </w:r>
      <w:r>
        <w:t xml:space="preserve"> </w:t>
      </w:r>
      <w:r w:rsidR="00174055">
        <w:t>when the low value color was attended</w:t>
      </w:r>
      <w:r>
        <w:t>, nor when it was</w:t>
      </w:r>
      <w:r w:rsidR="00174055">
        <w:t xml:space="preserve"> unattended</w:t>
      </w:r>
      <w:r>
        <w:t xml:space="preserve">. The amount of attention allocated toward this feature remained unchanged throughout the experiment. There are two features of our experiment which could explain this finding. First, in our experiment both colors were related to rewards, but they differed in reward value. For example, the study which showed evidence for the suppression of the non-rewarded feature did so in the context in which suppression occurred for the representations of objects which were never rewarded (Hickey &amp; Peelen, 2015). In our paradigm it could be </w:t>
      </w:r>
      <w:r w:rsidR="00F21900">
        <w:t>beneficial</w:t>
      </w:r>
      <w:r>
        <w:t xml:space="preserve"> for participants not to suppress the low value color because correct responses to the motions of this color would still earn them a reward on 20% of trials. Second, while the attended color changed trial-by-trial in our experiment, the experiment of Hickey and Peelen consisted out of small blocks of 16 trials in which the attended object was always the same (e.g., searching for a car in a complex picture). When searching for one object or feature across a number of future trials, it is possible that the optimal solution for the cognitive system is to suppress the processing of the other features or objects (i.e., </w:t>
      </w:r>
      <w:r w:rsidR="00BA23F7">
        <w:t>goal-irrelevant stimuli</w:t>
      </w:r>
      <w:r>
        <w:t xml:space="preserve">). However, if the attended feature is likely to change on each trial, as in our experiment, the suppression of the low rewarded </w:t>
      </w:r>
      <w:r>
        <w:lastRenderedPageBreak/>
        <w:t xml:space="preserve">feature could be maladaptive as it would carry a cost of reconfiguring the control signals on every trial </w:t>
      </w:r>
      <w:r>
        <w:fldChar w:fldCharType="begin" w:fldLock="1"/>
      </w:r>
      <w:r>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fldChar w:fldCharType="separate"/>
      </w:r>
      <w:r w:rsidRPr="00453ED3">
        <w:rPr>
          <w:noProof/>
        </w:rPr>
        <w:t>(</w:t>
      </w:r>
      <w:r>
        <w:rPr>
          <w:noProof/>
        </w:rPr>
        <w:t xml:space="preserve">for a computational implementation of a reconfiguration cost see: </w:t>
      </w:r>
      <w:r w:rsidRPr="00453ED3">
        <w:rPr>
          <w:noProof/>
        </w:rPr>
        <w:t>Musslick, Shenhav, Botvinick, &amp; Cohen, 2015)</w:t>
      </w:r>
      <w:r>
        <w:fldChar w:fldCharType="end"/>
      </w:r>
      <w:r>
        <w:t xml:space="preserve">. </w:t>
      </w:r>
      <w:r>
        <w:tab/>
        <w:t xml:space="preserve"> </w:t>
      </w:r>
    </w:p>
    <w:p w14:paraId="0854209A" w14:textId="103F43A7" w:rsidR="00672370" w:rsidRDefault="00672370" w:rsidP="00672370">
      <w:pPr>
        <w:spacing w:line="480" w:lineRule="auto"/>
        <w:ind w:firstLine="720"/>
        <w:jc w:val="both"/>
      </w:pPr>
      <w:r>
        <w:t xml:space="preserve">The design of this study and the use of the SSVEPs allowed us to independently assess the influence of voluntary attention and reward on sensory processing in the visual cortex. This enabled us to directly compare the magnitudes of the two effects on sensory processing. While both of these factors displayed an effect on visual processing, it is important to note that the effect of voluntary attention on visual processing (30% increase for the attended vs. the unattended stimuli) was an order of magnitude stronger than the effect of reward (3% increase from baseline to training for the high reward stimuli). Thus even though reward associations can influence processing in opposition to voluntary attention, the magnitude of this effect is very small compared to the effect of voluntary attention. Most theoretical models to date have focused on how top-down and reward-driven attention jointly guide stimulus processing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et al., 2012)","plainTextFormattedCitation":"(Awh et al., 2012)","previouslyFormattedCitation":"(Awh et al., 2012)"},"properties":{"noteIndex":0},"schema":"https://github.com/citation-style-language/schema/raw/master/csl-citation.json"}</w:instrText>
      </w:r>
      <w:r>
        <w:fldChar w:fldCharType="separate"/>
      </w:r>
      <w:r w:rsidRPr="00672370">
        <w:rPr>
          <w:noProof/>
        </w:rPr>
        <w:t>(Awh et al., 2012)</w:t>
      </w:r>
      <w:r>
        <w:fldChar w:fldCharType="end"/>
      </w:r>
      <w:r>
        <w:t xml:space="preserve">, but how much each of these processes contribute to stimulus processing still has to be incorporated into the theoretical models. This finding is especially important in the light of the recent studies investigating the relevance of reward-driven automatic biases in attention in clinical disorders such as addiction </w:t>
      </w:r>
      <w:r>
        <w:fldChar w:fldCharType="begin" w:fldLock="1"/>
      </w:r>
      <w:r>
        <w:instrText>ADDIN CSL_CITATION {"citationItems":[{"id":"ITEM-1","itemData":{"DOI":"10.1016/j.drugalcdep.2016.08.002","ISSN":"18790046","abstract":"Background The phenotype of addiction includes prominent attentional biases for drug cues, which play a role in motivating drug-seeking behavior and contribute to relapse. In a separate line of research, arbitrary stimuli have been shown to automatically capture attention when previously associated with reward in non-clinical samples. Methods and results Here, I argue that these two attentional biases reflect the same cognitive process. I outline five characteristics that exemplify attentional biases for drug cues: resistant to conflicting goals, robust to extinction, linked to dorsal striatal dopamine and to biases in approach behavior, and can distinguish between individuals with and without a history of drug dependence. I then go on to describe how attentional biases for arbitrary reward-associated stimuli share all of these features, and conclude by arguing that the attentional components of addiction reflect a normal cognitive process that promotes reward-seeking behavior.","author":[{"dropping-particle":"","family":"Anderson","given":"Brian A.","non-dropping-particle":"","parse-names":false,"suffix":""}],"container-title":"Drug and Alcohol Dependence","id":"ITEM-1","issued":{"date-parts":[["2016"]]},"page":"8-14","publisher":"Elsevier Ireland Ltd","title":"What is abnormal about addiction-related attentional biases?","type":"article-journal","volume":"167"},"uris":["http://www.mendeley.com/documents/?uuid=7c348a04-5295-438d-b90e-b2d51fc2169d"]}],"mendeley":{"formattedCitation":"(Brian A. Anderson, 2016)","manualFormatting":"(Anderson, 2016)","plainTextFormattedCitation":"(Brian A. Anderson, 2016)","previouslyFormattedCitation":"(Brian A. Anderson, 2016)"},"properties":{"noteIndex":0},"schema":"https://github.com/citation-style-language/schema/raw/master/csl-citation.json"}</w:instrText>
      </w:r>
      <w:r>
        <w:fldChar w:fldCharType="separate"/>
      </w:r>
      <w:r w:rsidRPr="00D16111">
        <w:rPr>
          <w:noProof/>
        </w:rPr>
        <w:t>(Anderson, 2016)</w:t>
      </w:r>
      <w:r>
        <w:fldChar w:fldCharType="end"/>
      </w:r>
      <w:r>
        <w:t xml:space="preserve"> and depression </w:t>
      </w:r>
      <w:r>
        <w:fldChar w:fldCharType="begin" w:fldLock="1"/>
      </w:r>
      <w:r>
        <w:instrText>ADDIN CSL_CITATION {"citationItems":[{"id":"ITEM-1","itemData":{"DOI":"10.3758/s13415-014-0301-z","ISSN":"1531-135X","PMID":"24874421","abstract":"The capture of attention by stimuli previously associated with reward has been demonstrated across a wide range of studies. Such value-based attentional priority appears to be robust, and cases where reward feedback fails to modulate subsequent attention have not been reported. However, individuals differ in their sensitivity to external rewards, and such sensitivity is abnormally blunted in depression. Here, we show that depressive symptomology is accompanied by insensitivity to value-based attentional bias. We replicate attentional capture by stimuli previously associated with reward in a control sample and show that these same reward-related stimuli do not capture attention in individuals experiencing symptoms of depression. This sharp contrast in performance indicates that value-based attentional biases depend on the normal functioning of the brain's reward system and suggests that a failure to preferentially attend to reward-related information may play a role in the experience of depression.","author":[{"dropping-particle":"","family":"Anderson","given":"Brian A","non-dropping-particle":"","parse-names":false,"suffix":""},{"dropping-particle":"","family":"Leal","given":"Stephanie L","non-dropping-particle":"","parse-names":false,"suffix":""},{"dropping-particle":"","family":"Hall","given":"Michelle G","non-dropping-particle":"","parse-names":false,"suffix":""},{"dropping-particle":"","family":"Yassa","given":"Michael A","non-dropping-particle":"","parse-names":false,"suffix":""},{"dropping-particle":"","family":"Yantis","given":"Steven","non-dropping-particle":"","parse-names":false,"suffix":""}],"container-title":"Cognitive, affective &amp; behavioral neuroscience","id":"ITEM-1","issue":"4","issued":{"date-parts":[["2014"]]},"page":"1221-7","title":"The attribution of value-based attentional priority in individuals with depressive symptoms.","type":"article-journal","volume":"14"},"uris":["http://www.mendeley.com/documents/?uuid=2b823a58-59a0-4f05-8569-3bc00c4b65b4"]}],"mendeley":{"formattedCitation":"(Brian A Anderson, Leal, Hall, Yassa, &amp; Yantis, 2014)","manualFormatting":"(Anderson, Leal, Hall, Yassa, &amp; Yantis, 2014)","plainTextFormattedCitation":"(Brian A Anderson, Leal, Hall, Yassa, &amp; Yantis, 2014)","previouslyFormattedCitation":"(Brian A Anderson, Leal, Hall, Yassa, &amp; Yantis, 2014)"},"properties":{"noteIndex":0},"schema":"https://github.com/citation-style-language/schema/raw/master/csl-citation.json"}</w:instrText>
      </w:r>
      <w:r>
        <w:fldChar w:fldCharType="separate"/>
      </w:r>
      <w:r>
        <w:rPr>
          <w:noProof/>
        </w:rPr>
        <w:t>(</w:t>
      </w:r>
      <w:r w:rsidRPr="00D16111">
        <w:rPr>
          <w:noProof/>
        </w:rPr>
        <w:t>Anderson, Leal, Hall, Yassa, &amp; Yantis, 2014)</w:t>
      </w:r>
      <w:r>
        <w:fldChar w:fldCharType="end"/>
      </w:r>
      <w:r>
        <w:t xml:space="preserve">. While it is possible that the more automatic biases in attention play a role in these disorders, it is also important to focus on the role of more goal-directed processes which are likely to have a bigger impact on cognition in clinical disorders </w:t>
      </w:r>
      <w:r>
        <w:fldChar w:fldCharType="begin" w:fldLock="1"/>
      </w:r>
      <w:r w:rsidR="0076374E">
        <w:instrText>ADDIN CSL_CITATION {"citationItems":[{"id":"ITEM-1","itemData":{"DOI":"10.1016/j.neubiorev.2019.04.011","ISSN":"01497634","abstract":"Depression is linked to deficits in cognitive control and a host of other cognitive impairments arise as a consequence of these deficits. Despite of their important role in depression, there are no mechanistic models of cognitive control deficits in depression. In this paper we propose how these deficits can emerge from the interaction between motivational and cognitive processes. We review depression-related impairments in key components of motivation along with new cognitive neuroscience models that focus on the role of motivation in the decision-making about cognitive control allocation. Based on this review we propose a unifying framework which connects motivational and cognitive impairments in depression. This framework is rooted in computational models of cognitive control and offers a mechanistic understanding of cognitive control deficits in depression.","author":[{"dropping-particle":"","family":"Grahek","given":"I","non-dropping-particle":"","parse-names":false,"suffix":""},{"dropping-particle":"","family":"Shenhav","given":"A","non-dropping-particle":"","parse-names":false,"suffix":""},{"dropping-particle":"","family":"Musslick","given":"S","non-dropping-particle":"","parse-names":false,"suffix":""},{"dropping-particle":"","family":"Krebs","given":"Ruth M","non-dropping-particle":"","parse-names":false,"suffix":""},{"dropping-particle":"","family":"Koster","given":"Ernst H.W.","non-dropping-particle":"","parse-names":false,"suffix":""}],"container-title":"Neuroscience &amp; Biobehavioral Reviews","id":"ITEM-1","issue":"March","issued":{"date-parts":[["2019","7"]]},"page":"371-381","publisher":"Elsevier","title":"Motivation and cognitive control in depression","type":"article-journal","volume":"102"},"uris":["http://www.mendeley.com/documents/?uuid=cd2aca22-dfdf-48d8-8fb5-3a0f5d8df6b9"]}],"mendeley":{"formattedCitation":"(Grahek, Shenhav, Musslick, Krebs, &amp; Koster, 2019)","plainTextFormattedCitation":"(Grahek, Shenhav, Musslick, Krebs, &amp; Koster, 2019)","previouslyFormattedCitation":"(Grahek, Shenhav, Musslick, Krebs, &amp; Koster, 2019)"},"properties":{"noteIndex":0},"schema":"https://github.com/citation-style-language/schema/raw/master/csl-citation.json"}</w:instrText>
      </w:r>
      <w:r>
        <w:fldChar w:fldCharType="separate"/>
      </w:r>
      <w:r w:rsidRPr="00672370">
        <w:rPr>
          <w:noProof/>
        </w:rPr>
        <w:t>(Grahek, Shenhav, Musslick, Krebs, &amp; Koster, 2019)</w:t>
      </w:r>
      <w:r>
        <w:fldChar w:fldCharType="end"/>
      </w:r>
      <w:r>
        <w:t xml:space="preserve">.   </w:t>
      </w:r>
    </w:p>
    <w:p w14:paraId="63C3831E" w14:textId="6C95CFB3" w:rsidR="00136E70" w:rsidRDefault="00E922F9" w:rsidP="00B302C7">
      <w:pPr>
        <w:spacing w:line="480" w:lineRule="auto"/>
        <w:ind w:firstLine="720"/>
        <w:jc w:val="both"/>
      </w:pPr>
      <w:r>
        <w:t xml:space="preserve">In </w:t>
      </w:r>
      <w:r w:rsidR="00E02A17">
        <w:t xml:space="preserve">conclusion, in this study we directly assessed how voluntary attention and reward jointly guide attention. </w:t>
      </w:r>
      <w:r>
        <w:t xml:space="preserve">Our </w:t>
      </w:r>
      <w:r w:rsidR="00B302C7">
        <w:t>findings</w:t>
      </w:r>
      <w:r>
        <w:t xml:space="preserve"> provide</w:t>
      </w:r>
      <w:r w:rsidR="00B87274">
        <w:t xml:space="preserve"> a novel insight into the flexible dynamics of </w:t>
      </w:r>
      <w:r w:rsidR="00E02A17">
        <w:t xml:space="preserve">visual processing based on these two factors. </w:t>
      </w:r>
      <w:r w:rsidR="00B302C7">
        <w:t xml:space="preserve">They demonstrate that rewards can act independently of voluntary </w:t>
      </w:r>
      <w:r w:rsidR="00B302C7">
        <w:lastRenderedPageBreak/>
        <w:t xml:space="preserve">attention to enhance sensory processing in the visual cortex. However, sensory processing is flexibly readjusted when rewards are no longer available. This result points to the dynamical interplay between top-down and reward effects in the visual cortex which needs to be accounted for in theoretical models of motivation-cognition interactions. </w:t>
      </w:r>
      <w:r w:rsidR="00C05A74">
        <w:t>The</w:t>
      </w:r>
      <w:r w:rsidR="00B302C7">
        <w:t xml:space="preserve"> effect can be flexibly removed as soon as the reward structure in the environment changes.  </w:t>
      </w:r>
    </w:p>
    <w:p w14:paraId="3D22C9FA" w14:textId="77777777" w:rsidR="00B302C7" w:rsidRDefault="00B302C7" w:rsidP="00B302C7">
      <w:pPr>
        <w:spacing w:line="480" w:lineRule="auto"/>
        <w:ind w:firstLine="720"/>
        <w:jc w:val="both"/>
      </w:pPr>
    </w:p>
    <w:p w14:paraId="5F60CC6B" w14:textId="5EAF604C" w:rsidR="008B3849" w:rsidRDefault="004A49F2" w:rsidP="004B04C5">
      <w:pPr>
        <w:pStyle w:val="Heading1"/>
        <w:spacing w:before="0" w:after="240"/>
      </w:pPr>
      <w:r>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331"/>
        <w:gridCol w:w="3118"/>
      </w:tblGrid>
      <w:tr w:rsidR="008D04CE" w14:paraId="37E6D32F" w14:textId="77777777" w:rsidTr="007B424C">
        <w:trPr>
          <w:trHeight w:val="588"/>
        </w:trPr>
        <w:tc>
          <w:tcPr>
            <w:tcW w:w="9639"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7B424C">
        <w:trPr>
          <w:trHeight w:val="588"/>
        </w:trPr>
        <w:tc>
          <w:tcPr>
            <w:tcW w:w="2028" w:type="dxa"/>
            <w:tcBorders>
              <w:top w:val="single" w:sz="4" w:space="0" w:color="auto"/>
            </w:tcBorders>
            <w:vAlign w:val="center"/>
          </w:tcPr>
          <w:p w14:paraId="2D408C84" w14:textId="77777777" w:rsidR="008D04CE" w:rsidRDefault="008D04CE" w:rsidP="00032483">
            <w:r>
              <w:t>Reward phase</w:t>
            </w:r>
          </w:p>
        </w:tc>
        <w:tc>
          <w:tcPr>
            <w:tcW w:w="2162" w:type="dxa"/>
            <w:tcBorders>
              <w:top w:val="single" w:sz="4" w:space="0" w:color="auto"/>
            </w:tcBorders>
            <w:vAlign w:val="center"/>
          </w:tcPr>
          <w:p w14:paraId="205B60A6" w14:textId="76EAB801" w:rsidR="008D04CE" w:rsidRDefault="004A31AE" w:rsidP="00032483">
            <w:r>
              <w:t>Value</w:t>
            </w:r>
          </w:p>
        </w:tc>
        <w:tc>
          <w:tcPr>
            <w:tcW w:w="2331" w:type="dxa"/>
            <w:tcBorders>
              <w:top w:val="single" w:sz="4" w:space="0" w:color="auto"/>
            </w:tcBorders>
            <w:vAlign w:val="center"/>
          </w:tcPr>
          <w:p w14:paraId="6C9778B9" w14:textId="2ECDBB81" w:rsidR="008D04CE" w:rsidRPr="007F6AA7" w:rsidRDefault="008D04CE" w:rsidP="00032483">
            <w:r>
              <w:t>Sensitivity (</w:t>
            </w:r>
            <w:r w:rsidR="00BA5161">
              <w:t>d</w:t>
            </w:r>
            <w:r w:rsidR="00412DE2">
              <w:t>′</w:t>
            </w:r>
            <w:r>
              <w:t>)</w:t>
            </w:r>
          </w:p>
        </w:tc>
        <w:tc>
          <w:tcPr>
            <w:tcW w:w="3118" w:type="dxa"/>
            <w:tcBorders>
              <w:top w:val="single" w:sz="4" w:space="0" w:color="auto"/>
            </w:tcBorders>
            <w:vAlign w:val="center"/>
          </w:tcPr>
          <w:p w14:paraId="09FF48CC" w14:textId="77777777" w:rsidR="008D04CE" w:rsidRPr="00297068" w:rsidRDefault="008D04CE" w:rsidP="00032483">
            <w:r>
              <w:t>Reaction times (milliseconds)</w:t>
            </w:r>
          </w:p>
        </w:tc>
      </w:tr>
      <w:tr w:rsidR="007B424C" w14:paraId="336863A1" w14:textId="77777777" w:rsidTr="002D133F">
        <w:trPr>
          <w:trHeight w:val="387"/>
        </w:trPr>
        <w:tc>
          <w:tcPr>
            <w:tcW w:w="2028" w:type="dxa"/>
            <w:vAlign w:val="center"/>
          </w:tcPr>
          <w:p w14:paraId="6F1B6BE3" w14:textId="77777777" w:rsidR="007B424C" w:rsidRDefault="007B424C" w:rsidP="007B424C">
            <w:r>
              <w:t>Baseline</w:t>
            </w:r>
          </w:p>
        </w:tc>
        <w:tc>
          <w:tcPr>
            <w:tcW w:w="2162" w:type="dxa"/>
            <w:vAlign w:val="center"/>
          </w:tcPr>
          <w:p w14:paraId="0A06D356" w14:textId="77777777" w:rsidR="007B424C" w:rsidRPr="008E021D" w:rsidRDefault="007B424C" w:rsidP="007B424C">
            <w:r>
              <w:t>High</w:t>
            </w:r>
          </w:p>
        </w:tc>
        <w:tc>
          <w:tcPr>
            <w:tcW w:w="2331" w:type="dxa"/>
            <w:vAlign w:val="center"/>
          </w:tcPr>
          <w:p w14:paraId="42E64510" w14:textId="0011E734" w:rsidR="007B424C" w:rsidRPr="00FF1479" w:rsidRDefault="007B424C" w:rsidP="007B424C">
            <w:r>
              <w:t>1.64 [</w:t>
            </w:r>
            <w:r w:rsidRPr="00CB4B9B">
              <w:t>-0.04</w:t>
            </w:r>
            <w:r>
              <w:t>,</w:t>
            </w:r>
            <w:r w:rsidRPr="00CB4B9B">
              <w:t xml:space="preserve"> 2.68]</w:t>
            </w:r>
          </w:p>
        </w:tc>
        <w:tc>
          <w:tcPr>
            <w:tcW w:w="3118" w:type="dxa"/>
            <w:vAlign w:val="center"/>
          </w:tcPr>
          <w:p w14:paraId="16F440D8" w14:textId="34153233" w:rsidR="007B424C" w:rsidRDefault="007B424C" w:rsidP="007B424C">
            <w:r w:rsidRPr="00D72DAF">
              <w:t>546.59 [485.64</w:t>
            </w:r>
            <w:r>
              <w:t>,</w:t>
            </w:r>
            <w:r w:rsidRPr="00D72DAF">
              <w:t xml:space="preserve"> 619.34]</w:t>
            </w:r>
          </w:p>
        </w:tc>
      </w:tr>
      <w:tr w:rsidR="007B424C" w14:paraId="73DF37F6" w14:textId="77777777" w:rsidTr="002D133F">
        <w:trPr>
          <w:trHeight w:val="387"/>
        </w:trPr>
        <w:tc>
          <w:tcPr>
            <w:tcW w:w="2028" w:type="dxa"/>
            <w:vAlign w:val="center"/>
          </w:tcPr>
          <w:p w14:paraId="46C2E411" w14:textId="77777777" w:rsidR="007B424C" w:rsidRDefault="007B424C" w:rsidP="007B424C">
            <w:r>
              <w:t>Baseline</w:t>
            </w:r>
          </w:p>
        </w:tc>
        <w:tc>
          <w:tcPr>
            <w:tcW w:w="2162" w:type="dxa"/>
            <w:vAlign w:val="center"/>
          </w:tcPr>
          <w:p w14:paraId="3DB42C14" w14:textId="77777777" w:rsidR="007B424C" w:rsidRPr="008E021D" w:rsidRDefault="007B424C" w:rsidP="007B424C">
            <w:r>
              <w:t>Low</w:t>
            </w:r>
          </w:p>
        </w:tc>
        <w:tc>
          <w:tcPr>
            <w:tcW w:w="2331" w:type="dxa"/>
            <w:vAlign w:val="center"/>
          </w:tcPr>
          <w:p w14:paraId="440BD52E" w14:textId="7B0C61B1" w:rsidR="007B424C" w:rsidRPr="00FF1479" w:rsidRDefault="007B424C" w:rsidP="007B424C">
            <w:r w:rsidRPr="00CB4B9B">
              <w:t>1.47 [</w:t>
            </w:r>
            <w:r>
              <w:t xml:space="preserve"> </w:t>
            </w:r>
            <w:r w:rsidRPr="00CB4B9B">
              <w:t>0.04</w:t>
            </w:r>
            <w:r>
              <w:t>,</w:t>
            </w:r>
            <w:r w:rsidRPr="00CB4B9B">
              <w:t xml:space="preserve"> 2.3</w:t>
            </w:r>
            <w:r>
              <w:t>0</w:t>
            </w:r>
            <w:r w:rsidRPr="00CB4B9B">
              <w:t>]</w:t>
            </w:r>
          </w:p>
        </w:tc>
        <w:tc>
          <w:tcPr>
            <w:tcW w:w="3118" w:type="dxa"/>
            <w:vAlign w:val="center"/>
          </w:tcPr>
          <w:p w14:paraId="14FE1E5B" w14:textId="2557EC6E" w:rsidR="007B424C" w:rsidRDefault="007B424C" w:rsidP="007B424C">
            <w:r w:rsidRPr="00D72DAF">
              <w:t>551.1</w:t>
            </w:r>
            <w:r>
              <w:t>0</w:t>
            </w:r>
            <w:r w:rsidRPr="00D72DAF">
              <w:t xml:space="preserve"> [490.5</w:t>
            </w:r>
            <w:r>
              <w:t>0,</w:t>
            </w:r>
            <w:r w:rsidRPr="00D72DAF">
              <w:t xml:space="preserve"> 631.36]</w:t>
            </w:r>
          </w:p>
        </w:tc>
      </w:tr>
      <w:tr w:rsidR="007B424C" w14:paraId="4487FABF" w14:textId="77777777" w:rsidTr="002D133F">
        <w:trPr>
          <w:trHeight w:val="387"/>
        </w:trPr>
        <w:tc>
          <w:tcPr>
            <w:tcW w:w="2028" w:type="dxa"/>
            <w:vAlign w:val="center"/>
          </w:tcPr>
          <w:p w14:paraId="5572CD54" w14:textId="77777777" w:rsidR="007B424C" w:rsidRDefault="007B424C" w:rsidP="007B424C">
            <w:r>
              <w:t>Training</w:t>
            </w:r>
          </w:p>
        </w:tc>
        <w:tc>
          <w:tcPr>
            <w:tcW w:w="2162" w:type="dxa"/>
            <w:vAlign w:val="center"/>
          </w:tcPr>
          <w:p w14:paraId="303BFE30" w14:textId="77777777" w:rsidR="007B424C" w:rsidRPr="008E021D" w:rsidRDefault="007B424C" w:rsidP="007B424C">
            <w:r>
              <w:t>High</w:t>
            </w:r>
          </w:p>
        </w:tc>
        <w:tc>
          <w:tcPr>
            <w:tcW w:w="2331" w:type="dxa"/>
            <w:vAlign w:val="center"/>
          </w:tcPr>
          <w:p w14:paraId="089335C8" w14:textId="6ABEB00C" w:rsidR="007B424C" w:rsidRPr="00FF1479" w:rsidRDefault="007B424C" w:rsidP="007B424C">
            <w:r w:rsidRPr="00CB4B9B">
              <w:t>1.69 [</w:t>
            </w:r>
            <w:r>
              <w:t xml:space="preserve"> </w:t>
            </w:r>
            <w:r w:rsidRPr="00CB4B9B">
              <w:t>0.29</w:t>
            </w:r>
            <w:r>
              <w:t>,</w:t>
            </w:r>
            <w:r w:rsidRPr="00CB4B9B">
              <w:t xml:space="preserve"> 2.73]</w:t>
            </w:r>
          </w:p>
        </w:tc>
        <w:tc>
          <w:tcPr>
            <w:tcW w:w="3118" w:type="dxa"/>
            <w:vAlign w:val="center"/>
          </w:tcPr>
          <w:p w14:paraId="1282F1EE" w14:textId="0ED582ED" w:rsidR="007B424C" w:rsidRDefault="007B424C" w:rsidP="007B424C">
            <w:r w:rsidRPr="00D72DAF">
              <w:t>524.99 [467.12</w:t>
            </w:r>
            <w:r>
              <w:t>,</w:t>
            </w:r>
            <w:r w:rsidRPr="00D72DAF">
              <w:t xml:space="preserve"> 599.49]</w:t>
            </w:r>
          </w:p>
        </w:tc>
      </w:tr>
      <w:tr w:rsidR="007B424C" w14:paraId="6B21DA99" w14:textId="77777777" w:rsidTr="002D133F">
        <w:trPr>
          <w:trHeight w:val="387"/>
        </w:trPr>
        <w:tc>
          <w:tcPr>
            <w:tcW w:w="2028" w:type="dxa"/>
            <w:vAlign w:val="center"/>
          </w:tcPr>
          <w:p w14:paraId="2FAB4F93" w14:textId="77777777" w:rsidR="007B424C" w:rsidRDefault="007B424C" w:rsidP="007B424C">
            <w:r>
              <w:t>Training</w:t>
            </w:r>
          </w:p>
        </w:tc>
        <w:tc>
          <w:tcPr>
            <w:tcW w:w="2162" w:type="dxa"/>
            <w:vAlign w:val="center"/>
          </w:tcPr>
          <w:p w14:paraId="5A187A3D" w14:textId="77777777" w:rsidR="007B424C" w:rsidRPr="00534F07" w:rsidRDefault="007B424C" w:rsidP="007B424C">
            <w:r>
              <w:t>Low</w:t>
            </w:r>
          </w:p>
        </w:tc>
        <w:tc>
          <w:tcPr>
            <w:tcW w:w="2331" w:type="dxa"/>
            <w:vAlign w:val="center"/>
          </w:tcPr>
          <w:p w14:paraId="78166D11" w14:textId="43A0A034" w:rsidR="007B424C" w:rsidRPr="00FF1479" w:rsidRDefault="007B424C" w:rsidP="007B424C">
            <w:r w:rsidRPr="00CB4B9B">
              <w:t>1.62 [</w:t>
            </w:r>
            <w:r>
              <w:t xml:space="preserve"> </w:t>
            </w:r>
            <w:r w:rsidRPr="00CB4B9B">
              <w:t>0.46</w:t>
            </w:r>
            <w:r>
              <w:t>,</w:t>
            </w:r>
            <w:r w:rsidRPr="00CB4B9B">
              <w:t xml:space="preserve"> 2.68]</w:t>
            </w:r>
          </w:p>
        </w:tc>
        <w:tc>
          <w:tcPr>
            <w:tcW w:w="3118" w:type="dxa"/>
            <w:vAlign w:val="center"/>
          </w:tcPr>
          <w:p w14:paraId="0F632F7F" w14:textId="79FE3C11" w:rsidR="007B424C" w:rsidRDefault="007B424C" w:rsidP="007B424C">
            <w:r w:rsidRPr="00D72DAF">
              <w:t>537.94 [465.32</w:t>
            </w:r>
            <w:r>
              <w:t>,</w:t>
            </w:r>
            <w:r w:rsidRPr="00D72DAF">
              <w:t xml:space="preserve"> 584.63]</w:t>
            </w:r>
          </w:p>
        </w:tc>
      </w:tr>
      <w:tr w:rsidR="007B424C" w14:paraId="719BF9C9" w14:textId="77777777" w:rsidTr="002D133F">
        <w:trPr>
          <w:trHeight w:val="387"/>
        </w:trPr>
        <w:tc>
          <w:tcPr>
            <w:tcW w:w="2028" w:type="dxa"/>
            <w:vAlign w:val="center"/>
          </w:tcPr>
          <w:p w14:paraId="0CCC1A05" w14:textId="77777777" w:rsidR="007B424C" w:rsidRDefault="007B424C" w:rsidP="007B424C">
            <w:r>
              <w:t>Test</w:t>
            </w:r>
          </w:p>
        </w:tc>
        <w:tc>
          <w:tcPr>
            <w:tcW w:w="2162" w:type="dxa"/>
            <w:vAlign w:val="center"/>
          </w:tcPr>
          <w:p w14:paraId="0D0EDDCE" w14:textId="77777777" w:rsidR="007B424C" w:rsidRPr="00C21D51" w:rsidRDefault="007B424C" w:rsidP="007B424C">
            <w:r>
              <w:t>High</w:t>
            </w:r>
          </w:p>
        </w:tc>
        <w:tc>
          <w:tcPr>
            <w:tcW w:w="2331" w:type="dxa"/>
            <w:vAlign w:val="center"/>
          </w:tcPr>
          <w:p w14:paraId="0E5FCCDB" w14:textId="186863AC" w:rsidR="007B424C" w:rsidRPr="00FF1479" w:rsidRDefault="007B424C" w:rsidP="007B424C">
            <w:r w:rsidRPr="00CB4B9B">
              <w:t>1.6</w:t>
            </w:r>
            <w:r>
              <w:t>0</w:t>
            </w:r>
            <w:r w:rsidRPr="00CB4B9B">
              <w:t xml:space="preserve"> [-0.2</w:t>
            </w:r>
            <w:r>
              <w:t>0,</w:t>
            </w:r>
            <w:r w:rsidRPr="00CB4B9B">
              <w:t xml:space="preserve"> 2.73]</w:t>
            </w:r>
          </w:p>
        </w:tc>
        <w:tc>
          <w:tcPr>
            <w:tcW w:w="3118" w:type="dxa"/>
            <w:vAlign w:val="center"/>
          </w:tcPr>
          <w:p w14:paraId="0C4296B3" w14:textId="0090178E" w:rsidR="007B424C" w:rsidRDefault="007B424C" w:rsidP="007B424C">
            <w:r w:rsidRPr="00D72DAF">
              <w:t>528.98 [457.08</w:t>
            </w:r>
            <w:r>
              <w:t>,</w:t>
            </w:r>
            <w:r w:rsidRPr="00D72DAF">
              <w:t xml:space="preserve"> 599.83]</w:t>
            </w:r>
          </w:p>
        </w:tc>
      </w:tr>
      <w:tr w:rsidR="007B424C" w14:paraId="00F5D87B" w14:textId="77777777" w:rsidTr="002D133F">
        <w:trPr>
          <w:trHeight w:val="387"/>
        </w:trPr>
        <w:tc>
          <w:tcPr>
            <w:tcW w:w="2028" w:type="dxa"/>
            <w:tcBorders>
              <w:bottom w:val="single" w:sz="4" w:space="0" w:color="auto"/>
            </w:tcBorders>
            <w:vAlign w:val="center"/>
          </w:tcPr>
          <w:p w14:paraId="07CA8D08" w14:textId="77777777" w:rsidR="007B424C" w:rsidRDefault="007B424C" w:rsidP="007B424C">
            <w:r>
              <w:t>Test</w:t>
            </w:r>
          </w:p>
        </w:tc>
        <w:tc>
          <w:tcPr>
            <w:tcW w:w="2162" w:type="dxa"/>
            <w:tcBorders>
              <w:bottom w:val="single" w:sz="4" w:space="0" w:color="auto"/>
            </w:tcBorders>
            <w:vAlign w:val="center"/>
          </w:tcPr>
          <w:p w14:paraId="00912CE0" w14:textId="77777777" w:rsidR="007B424C" w:rsidRPr="00C21D51" w:rsidRDefault="007B424C" w:rsidP="007B424C">
            <w:r>
              <w:t>Low</w:t>
            </w:r>
          </w:p>
        </w:tc>
        <w:tc>
          <w:tcPr>
            <w:tcW w:w="2331" w:type="dxa"/>
            <w:tcBorders>
              <w:bottom w:val="single" w:sz="4" w:space="0" w:color="auto"/>
            </w:tcBorders>
            <w:vAlign w:val="center"/>
          </w:tcPr>
          <w:p w14:paraId="5C732CFE" w14:textId="7C774C82" w:rsidR="007B424C" w:rsidRPr="00FF1479" w:rsidRDefault="007B424C" w:rsidP="007B424C">
            <w:r w:rsidRPr="00CB4B9B">
              <w:t>1.62 [</w:t>
            </w:r>
            <w:r>
              <w:t xml:space="preserve"> </w:t>
            </w:r>
            <w:r w:rsidRPr="00CB4B9B">
              <w:t>0.74</w:t>
            </w:r>
            <w:r>
              <w:t>,</w:t>
            </w:r>
            <w:r w:rsidRPr="00CB4B9B">
              <w:t xml:space="preserve"> 2.88]</w:t>
            </w:r>
          </w:p>
        </w:tc>
        <w:tc>
          <w:tcPr>
            <w:tcW w:w="3118" w:type="dxa"/>
            <w:tcBorders>
              <w:bottom w:val="single" w:sz="4" w:space="0" w:color="auto"/>
            </w:tcBorders>
            <w:vAlign w:val="center"/>
          </w:tcPr>
          <w:p w14:paraId="4991FF24" w14:textId="17AF0022" w:rsidR="007B424C" w:rsidRDefault="007B424C" w:rsidP="007B424C">
            <w:r w:rsidRPr="00D72DAF">
              <w:t>539.75 [455.8</w:t>
            </w:r>
            <w:r>
              <w:t>0,</w:t>
            </w:r>
            <w:r w:rsidRPr="00D72DAF">
              <w:t xml:space="preserve"> 623.21]</w:t>
            </w:r>
          </w:p>
        </w:tc>
      </w:tr>
    </w:tbl>
    <w:p w14:paraId="38BAEB82" w14:textId="5352E1D8" w:rsidR="008D04CE" w:rsidRDefault="008D04CE" w:rsidP="008D04CE">
      <w:pPr>
        <w:spacing w:line="480" w:lineRule="auto"/>
        <w:jc w:val="both"/>
        <w:rPr>
          <w:b/>
        </w:rPr>
      </w:pPr>
    </w:p>
    <w:p w14:paraId="2DAF0E1C" w14:textId="0B3BAD7D" w:rsidR="007B424C" w:rsidRDefault="007B424C" w:rsidP="008D04CE">
      <w:pPr>
        <w:spacing w:line="480" w:lineRule="auto"/>
        <w:jc w:val="both"/>
        <w:rPr>
          <w:b/>
        </w:rPr>
      </w:pPr>
    </w:p>
    <w:p w14:paraId="0B7B3C6D" w14:textId="50277757" w:rsidR="007B424C" w:rsidRDefault="007B424C" w:rsidP="008D04CE">
      <w:pPr>
        <w:spacing w:line="480" w:lineRule="auto"/>
        <w:jc w:val="both"/>
        <w:rPr>
          <w:b/>
        </w:rPr>
      </w:pPr>
    </w:p>
    <w:p w14:paraId="151A3201" w14:textId="21D8B44B" w:rsidR="007B424C" w:rsidRDefault="007B424C" w:rsidP="008D04CE">
      <w:pPr>
        <w:spacing w:line="480" w:lineRule="auto"/>
        <w:jc w:val="both"/>
        <w:rPr>
          <w:b/>
        </w:rPr>
      </w:pPr>
    </w:p>
    <w:p w14:paraId="11895A58" w14:textId="77777777" w:rsidR="007B424C" w:rsidRPr="008D04CE" w:rsidRDefault="007B424C"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lastRenderedPageBreak/>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(a.u.)</w:t>
            </w:r>
          </w:p>
        </w:tc>
      </w:tr>
      <w:tr w:rsidR="002D133F" w14:paraId="5DD5770C" w14:textId="77777777" w:rsidTr="002D133F">
        <w:trPr>
          <w:trHeight w:val="417"/>
        </w:trPr>
        <w:tc>
          <w:tcPr>
            <w:tcW w:w="2164" w:type="dxa"/>
            <w:tcBorders>
              <w:top w:val="single" w:sz="4" w:space="0" w:color="auto"/>
            </w:tcBorders>
            <w:vAlign w:val="center"/>
          </w:tcPr>
          <w:p w14:paraId="21E22CE2" w14:textId="1630E01F" w:rsidR="002D133F" w:rsidRDefault="002D133F" w:rsidP="002D133F">
            <w:r>
              <w:t>Attended</w:t>
            </w:r>
          </w:p>
        </w:tc>
        <w:tc>
          <w:tcPr>
            <w:tcW w:w="2278" w:type="dxa"/>
            <w:tcBorders>
              <w:top w:val="single" w:sz="4" w:space="0" w:color="auto"/>
            </w:tcBorders>
            <w:vAlign w:val="center"/>
          </w:tcPr>
          <w:p w14:paraId="7CE0A21B" w14:textId="77777777" w:rsidR="002D133F" w:rsidRPr="008E021D" w:rsidRDefault="002D133F" w:rsidP="002D133F">
            <w:r>
              <w:t>Baseline</w:t>
            </w:r>
          </w:p>
        </w:tc>
        <w:tc>
          <w:tcPr>
            <w:tcW w:w="2301" w:type="dxa"/>
            <w:tcBorders>
              <w:top w:val="single" w:sz="4" w:space="0" w:color="auto"/>
            </w:tcBorders>
            <w:vAlign w:val="center"/>
          </w:tcPr>
          <w:p w14:paraId="50B7D500" w14:textId="77777777" w:rsidR="002D133F" w:rsidRDefault="002D133F" w:rsidP="002D133F">
            <w:r>
              <w:t>High</w:t>
            </w:r>
          </w:p>
        </w:tc>
        <w:tc>
          <w:tcPr>
            <w:tcW w:w="2896" w:type="dxa"/>
            <w:tcBorders>
              <w:top w:val="single" w:sz="4" w:space="0" w:color="auto"/>
            </w:tcBorders>
            <w:vAlign w:val="center"/>
          </w:tcPr>
          <w:p w14:paraId="3773501F" w14:textId="3474EA1D" w:rsidR="002D133F" w:rsidRDefault="002D133F" w:rsidP="002D133F">
            <w:r w:rsidRPr="00D46345">
              <w:t>1.13 [0.92</w:t>
            </w:r>
            <w:r>
              <w:t>,</w:t>
            </w:r>
            <w:r w:rsidRPr="00D46345">
              <w:t xml:space="preserve"> 1.52]</w:t>
            </w:r>
          </w:p>
        </w:tc>
      </w:tr>
      <w:tr w:rsidR="002D133F" w14:paraId="269AA31C" w14:textId="77777777" w:rsidTr="002D133F">
        <w:trPr>
          <w:trHeight w:val="417"/>
        </w:trPr>
        <w:tc>
          <w:tcPr>
            <w:tcW w:w="2164" w:type="dxa"/>
            <w:vAlign w:val="center"/>
          </w:tcPr>
          <w:p w14:paraId="6144F3A1" w14:textId="65EE4A72" w:rsidR="002D133F" w:rsidRDefault="002D133F" w:rsidP="002D133F">
            <w:r>
              <w:t>Attended</w:t>
            </w:r>
          </w:p>
        </w:tc>
        <w:tc>
          <w:tcPr>
            <w:tcW w:w="2278" w:type="dxa"/>
            <w:vAlign w:val="center"/>
          </w:tcPr>
          <w:p w14:paraId="2D435363" w14:textId="77777777" w:rsidR="002D133F" w:rsidRPr="008E021D" w:rsidRDefault="002D133F" w:rsidP="002D133F">
            <w:r>
              <w:t>Baseline</w:t>
            </w:r>
          </w:p>
        </w:tc>
        <w:tc>
          <w:tcPr>
            <w:tcW w:w="2301" w:type="dxa"/>
            <w:vAlign w:val="center"/>
          </w:tcPr>
          <w:p w14:paraId="0AE2C606" w14:textId="77777777" w:rsidR="002D133F" w:rsidRDefault="002D133F" w:rsidP="002D133F">
            <w:r>
              <w:t>Low</w:t>
            </w:r>
          </w:p>
        </w:tc>
        <w:tc>
          <w:tcPr>
            <w:tcW w:w="2896" w:type="dxa"/>
            <w:vAlign w:val="center"/>
          </w:tcPr>
          <w:p w14:paraId="38D38B7A" w14:textId="5349C8D5" w:rsidR="002D133F" w:rsidRDefault="002D133F" w:rsidP="002D133F">
            <w:r w:rsidRPr="00D46345">
              <w:t>1.13 [0.86</w:t>
            </w:r>
            <w:r>
              <w:t>,</w:t>
            </w:r>
            <w:r w:rsidRPr="00D46345">
              <w:t xml:space="preserve"> 1.52]</w:t>
            </w:r>
          </w:p>
        </w:tc>
      </w:tr>
      <w:tr w:rsidR="002D133F" w14:paraId="761E0F9A" w14:textId="77777777" w:rsidTr="002D133F">
        <w:trPr>
          <w:trHeight w:val="417"/>
        </w:trPr>
        <w:tc>
          <w:tcPr>
            <w:tcW w:w="2164" w:type="dxa"/>
            <w:vAlign w:val="center"/>
          </w:tcPr>
          <w:p w14:paraId="15703035" w14:textId="76AAC40D" w:rsidR="002D133F" w:rsidRDefault="002D133F" w:rsidP="002D133F">
            <w:r>
              <w:t>Attended</w:t>
            </w:r>
          </w:p>
        </w:tc>
        <w:tc>
          <w:tcPr>
            <w:tcW w:w="2278" w:type="dxa"/>
            <w:vAlign w:val="center"/>
          </w:tcPr>
          <w:p w14:paraId="0BF61C3A" w14:textId="77777777" w:rsidR="002D133F" w:rsidRPr="008E021D" w:rsidRDefault="002D133F" w:rsidP="002D133F">
            <w:r>
              <w:t>Training</w:t>
            </w:r>
          </w:p>
        </w:tc>
        <w:tc>
          <w:tcPr>
            <w:tcW w:w="2301" w:type="dxa"/>
            <w:vAlign w:val="center"/>
          </w:tcPr>
          <w:p w14:paraId="7BA58EAB" w14:textId="77777777" w:rsidR="002D133F" w:rsidRDefault="002D133F" w:rsidP="002D133F">
            <w:r>
              <w:t>High</w:t>
            </w:r>
          </w:p>
        </w:tc>
        <w:tc>
          <w:tcPr>
            <w:tcW w:w="2896" w:type="dxa"/>
            <w:vAlign w:val="center"/>
          </w:tcPr>
          <w:p w14:paraId="195F3FC4" w14:textId="465C7839" w:rsidR="002D133F" w:rsidRDefault="002D133F" w:rsidP="002D133F">
            <w:r w:rsidRPr="00D46345">
              <w:t>1.16 [0.8</w:t>
            </w:r>
            <w:r>
              <w:t>0,</w:t>
            </w:r>
            <w:r w:rsidRPr="00D46345">
              <w:t xml:space="preserve"> 1.6</w:t>
            </w:r>
            <w:r>
              <w:t>0</w:t>
            </w:r>
            <w:r w:rsidRPr="00D46345">
              <w:t>]</w:t>
            </w:r>
          </w:p>
        </w:tc>
      </w:tr>
      <w:tr w:rsidR="002D133F" w14:paraId="2A47E67B" w14:textId="77777777" w:rsidTr="002D133F">
        <w:trPr>
          <w:trHeight w:val="417"/>
        </w:trPr>
        <w:tc>
          <w:tcPr>
            <w:tcW w:w="2164" w:type="dxa"/>
            <w:vAlign w:val="center"/>
          </w:tcPr>
          <w:p w14:paraId="7A497922" w14:textId="29DB247A" w:rsidR="002D133F" w:rsidRDefault="002D133F" w:rsidP="002D133F">
            <w:r>
              <w:t>Attended</w:t>
            </w:r>
          </w:p>
        </w:tc>
        <w:tc>
          <w:tcPr>
            <w:tcW w:w="2278" w:type="dxa"/>
            <w:vAlign w:val="center"/>
          </w:tcPr>
          <w:p w14:paraId="6FB906A8" w14:textId="77777777" w:rsidR="002D133F" w:rsidRPr="00534F07" w:rsidRDefault="002D133F" w:rsidP="002D133F">
            <w:r>
              <w:t>Training</w:t>
            </w:r>
          </w:p>
        </w:tc>
        <w:tc>
          <w:tcPr>
            <w:tcW w:w="2301" w:type="dxa"/>
            <w:vAlign w:val="center"/>
          </w:tcPr>
          <w:p w14:paraId="28415E3C" w14:textId="77777777" w:rsidR="002D133F" w:rsidRDefault="002D133F" w:rsidP="002D133F">
            <w:r>
              <w:t>Low</w:t>
            </w:r>
          </w:p>
        </w:tc>
        <w:tc>
          <w:tcPr>
            <w:tcW w:w="2896" w:type="dxa"/>
            <w:vAlign w:val="center"/>
          </w:tcPr>
          <w:p w14:paraId="6EC8D95E" w14:textId="0C6C53F0" w:rsidR="002D133F" w:rsidRDefault="002D133F" w:rsidP="002D133F">
            <w:r w:rsidRPr="00D46345">
              <w:t>1.13 [0.76</w:t>
            </w:r>
            <w:r>
              <w:t>,</w:t>
            </w:r>
            <w:r w:rsidRPr="00D46345">
              <w:t xml:space="preserve"> 1.71]</w:t>
            </w:r>
          </w:p>
        </w:tc>
      </w:tr>
      <w:tr w:rsidR="002D133F" w14:paraId="4F408104" w14:textId="77777777" w:rsidTr="002D133F">
        <w:trPr>
          <w:trHeight w:val="417"/>
        </w:trPr>
        <w:tc>
          <w:tcPr>
            <w:tcW w:w="2164" w:type="dxa"/>
            <w:vAlign w:val="center"/>
          </w:tcPr>
          <w:p w14:paraId="2361D5ED" w14:textId="4D2923D9" w:rsidR="002D133F" w:rsidRDefault="002D133F" w:rsidP="002D133F">
            <w:r>
              <w:t>Attended</w:t>
            </w:r>
          </w:p>
        </w:tc>
        <w:tc>
          <w:tcPr>
            <w:tcW w:w="2278" w:type="dxa"/>
            <w:vAlign w:val="center"/>
          </w:tcPr>
          <w:p w14:paraId="7B58A562" w14:textId="77777777" w:rsidR="002D133F" w:rsidRPr="00C21D51" w:rsidRDefault="002D133F" w:rsidP="002D133F">
            <w:r>
              <w:t>Test</w:t>
            </w:r>
          </w:p>
        </w:tc>
        <w:tc>
          <w:tcPr>
            <w:tcW w:w="2301" w:type="dxa"/>
            <w:vAlign w:val="center"/>
          </w:tcPr>
          <w:p w14:paraId="12CD9AF6" w14:textId="77777777" w:rsidR="002D133F" w:rsidRDefault="002D133F" w:rsidP="002D133F">
            <w:r>
              <w:t>High</w:t>
            </w:r>
          </w:p>
        </w:tc>
        <w:tc>
          <w:tcPr>
            <w:tcW w:w="2896" w:type="dxa"/>
            <w:vAlign w:val="center"/>
          </w:tcPr>
          <w:p w14:paraId="74BE9AAB" w14:textId="2850AC77" w:rsidR="002D133F" w:rsidRDefault="002D133F" w:rsidP="002D133F">
            <w:r w:rsidRPr="00D46345">
              <w:t>1.13 [0.61</w:t>
            </w:r>
            <w:r>
              <w:t>,</w:t>
            </w:r>
            <w:r w:rsidRPr="00D46345">
              <w:t xml:space="preserve"> 1.61]</w:t>
            </w:r>
          </w:p>
        </w:tc>
      </w:tr>
      <w:tr w:rsidR="002D133F" w14:paraId="3748D43D" w14:textId="77777777" w:rsidTr="002D133F">
        <w:trPr>
          <w:trHeight w:val="417"/>
        </w:trPr>
        <w:tc>
          <w:tcPr>
            <w:tcW w:w="2164" w:type="dxa"/>
            <w:vAlign w:val="center"/>
          </w:tcPr>
          <w:p w14:paraId="78A249B2" w14:textId="6E9EC508" w:rsidR="002D133F" w:rsidRDefault="002D133F" w:rsidP="002D133F">
            <w:r>
              <w:t>Attended</w:t>
            </w:r>
          </w:p>
        </w:tc>
        <w:tc>
          <w:tcPr>
            <w:tcW w:w="2278" w:type="dxa"/>
            <w:vAlign w:val="center"/>
          </w:tcPr>
          <w:p w14:paraId="04F22A4D" w14:textId="77777777" w:rsidR="002D133F" w:rsidRPr="00C21D51" w:rsidRDefault="002D133F" w:rsidP="002D133F">
            <w:r>
              <w:t>Test</w:t>
            </w:r>
          </w:p>
        </w:tc>
        <w:tc>
          <w:tcPr>
            <w:tcW w:w="2301" w:type="dxa"/>
            <w:vAlign w:val="center"/>
          </w:tcPr>
          <w:p w14:paraId="594D9088" w14:textId="77777777" w:rsidR="002D133F" w:rsidRDefault="002D133F" w:rsidP="002D133F">
            <w:r>
              <w:t>Low</w:t>
            </w:r>
          </w:p>
        </w:tc>
        <w:tc>
          <w:tcPr>
            <w:tcW w:w="2896" w:type="dxa"/>
            <w:vAlign w:val="center"/>
          </w:tcPr>
          <w:p w14:paraId="0FAE92F7" w14:textId="630F91F2" w:rsidR="002D133F" w:rsidRDefault="002D133F" w:rsidP="002D133F">
            <w:r w:rsidRPr="00D46345">
              <w:t>1.13 [0.59</w:t>
            </w:r>
            <w:r>
              <w:t>,</w:t>
            </w:r>
            <w:r w:rsidRPr="00D46345">
              <w:t xml:space="preserve"> 1.84</w:t>
            </w:r>
          </w:p>
        </w:tc>
      </w:tr>
      <w:tr w:rsidR="002D133F" w14:paraId="18287969" w14:textId="77777777" w:rsidTr="002D133F">
        <w:trPr>
          <w:trHeight w:val="417"/>
        </w:trPr>
        <w:tc>
          <w:tcPr>
            <w:tcW w:w="2164" w:type="dxa"/>
            <w:vAlign w:val="center"/>
          </w:tcPr>
          <w:p w14:paraId="0002FF15" w14:textId="1D1D1758" w:rsidR="002D133F" w:rsidRDefault="002D133F" w:rsidP="002D133F">
            <w:r>
              <w:t>Unattended</w:t>
            </w:r>
          </w:p>
        </w:tc>
        <w:tc>
          <w:tcPr>
            <w:tcW w:w="2278" w:type="dxa"/>
            <w:vAlign w:val="center"/>
          </w:tcPr>
          <w:p w14:paraId="0E0070B8" w14:textId="77777777" w:rsidR="002D133F" w:rsidRDefault="002D133F" w:rsidP="002D133F">
            <w:r>
              <w:t>Baseline</w:t>
            </w:r>
          </w:p>
        </w:tc>
        <w:tc>
          <w:tcPr>
            <w:tcW w:w="2301" w:type="dxa"/>
            <w:vAlign w:val="center"/>
          </w:tcPr>
          <w:p w14:paraId="41F0FD24" w14:textId="77777777" w:rsidR="002D133F" w:rsidRDefault="002D133F" w:rsidP="002D133F">
            <w:r>
              <w:t>High</w:t>
            </w:r>
          </w:p>
        </w:tc>
        <w:tc>
          <w:tcPr>
            <w:tcW w:w="2896" w:type="dxa"/>
            <w:vAlign w:val="center"/>
          </w:tcPr>
          <w:p w14:paraId="552C1B84" w14:textId="0E5E6062" w:rsidR="002D133F" w:rsidRPr="00C57028" w:rsidRDefault="002D133F" w:rsidP="002D133F">
            <w:r w:rsidRPr="00D46345">
              <w:t>0.87 [0.47</w:t>
            </w:r>
            <w:r>
              <w:t>,</w:t>
            </w:r>
            <w:r w:rsidRPr="00D46345">
              <w:t xml:space="preserve"> 1.17]</w:t>
            </w:r>
          </w:p>
        </w:tc>
      </w:tr>
      <w:tr w:rsidR="002D133F" w14:paraId="288B832E" w14:textId="77777777" w:rsidTr="002D133F">
        <w:trPr>
          <w:trHeight w:val="417"/>
        </w:trPr>
        <w:tc>
          <w:tcPr>
            <w:tcW w:w="2164" w:type="dxa"/>
            <w:vAlign w:val="center"/>
          </w:tcPr>
          <w:p w14:paraId="63C67E8B" w14:textId="5AD86AEA" w:rsidR="002D133F" w:rsidRDefault="002D133F" w:rsidP="002D133F">
            <w:r>
              <w:t>Unattended</w:t>
            </w:r>
          </w:p>
        </w:tc>
        <w:tc>
          <w:tcPr>
            <w:tcW w:w="2278" w:type="dxa"/>
            <w:vAlign w:val="center"/>
          </w:tcPr>
          <w:p w14:paraId="50F18CB0" w14:textId="77777777" w:rsidR="002D133F" w:rsidRDefault="002D133F" w:rsidP="002D133F">
            <w:r>
              <w:t>Baseline</w:t>
            </w:r>
          </w:p>
        </w:tc>
        <w:tc>
          <w:tcPr>
            <w:tcW w:w="2301" w:type="dxa"/>
            <w:vAlign w:val="center"/>
          </w:tcPr>
          <w:p w14:paraId="5DAF0EE2" w14:textId="77777777" w:rsidR="002D133F" w:rsidRDefault="002D133F" w:rsidP="002D133F">
            <w:r>
              <w:t>Low</w:t>
            </w:r>
          </w:p>
        </w:tc>
        <w:tc>
          <w:tcPr>
            <w:tcW w:w="2896" w:type="dxa"/>
            <w:vAlign w:val="center"/>
          </w:tcPr>
          <w:p w14:paraId="1FDAD0DD" w14:textId="73019873" w:rsidR="002D133F" w:rsidRPr="00C57028" w:rsidRDefault="002D133F" w:rsidP="002D133F">
            <w:r w:rsidRPr="00D46345">
              <w:t>0.87 [0.49</w:t>
            </w:r>
            <w:r>
              <w:t>,</w:t>
            </w:r>
            <w:r w:rsidRPr="00D46345">
              <w:t xml:space="preserve"> 1.11]</w:t>
            </w:r>
          </w:p>
        </w:tc>
      </w:tr>
      <w:tr w:rsidR="002D133F" w14:paraId="59E8FA9F" w14:textId="77777777" w:rsidTr="002D133F">
        <w:trPr>
          <w:trHeight w:val="417"/>
        </w:trPr>
        <w:tc>
          <w:tcPr>
            <w:tcW w:w="2164" w:type="dxa"/>
            <w:vAlign w:val="center"/>
          </w:tcPr>
          <w:p w14:paraId="0B344DD6" w14:textId="0DD8F303" w:rsidR="002D133F" w:rsidRDefault="002D133F" w:rsidP="002D133F">
            <w:r>
              <w:t>Unattended</w:t>
            </w:r>
          </w:p>
        </w:tc>
        <w:tc>
          <w:tcPr>
            <w:tcW w:w="2278" w:type="dxa"/>
            <w:vAlign w:val="center"/>
          </w:tcPr>
          <w:p w14:paraId="709AC136" w14:textId="77777777" w:rsidR="002D133F" w:rsidRDefault="002D133F" w:rsidP="002D133F">
            <w:r>
              <w:t>Training</w:t>
            </w:r>
          </w:p>
        </w:tc>
        <w:tc>
          <w:tcPr>
            <w:tcW w:w="2301" w:type="dxa"/>
            <w:vAlign w:val="center"/>
          </w:tcPr>
          <w:p w14:paraId="7BF336D7" w14:textId="77777777" w:rsidR="002D133F" w:rsidRDefault="002D133F" w:rsidP="002D133F">
            <w:r>
              <w:t>High</w:t>
            </w:r>
          </w:p>
        </w:tc>
        <w:tc>
          <w:tcPr>
            <w:tcW w:w="2896" w:type="dxa"/>
            <w:vAlign w:val="center"/>
          </w:tcPr>
          <w:p w14:paraId="3C8BCA9F" w14:textId="4DCE908E" w:rsidR="002D133F" w:rsidRPr="00C57028" w:rsidRDefault="002D133F" w:rsidP="002D133F">
            <w:r w:rsidRPr="00D46345">
              <w:t>0.91 [</w:t>
            </w:r>
            <w:r>
              <w:t xml:space="preserve">0.54, </w:t>
            </w:r>
            <w:r w:rsidRPr="00D46345">
              <w:t>1.38]</w:t>
            </w:r>
          </w:p>
        </w:tc>
      </w:tr>
      <w:tr w:rsidR="002D133F" w14:paraId="466750C5" w14:textId="77777777" w:rsidTr="002D133F">
        <w:trPr>
          <w:trHeight w:val="417"/>
        </w:trPr>
        <w:tc>
          <w:tcPr>
            <w:tcW w:w="2164" w:type="dxa"/>
            <w:vAlign w:val="center"/>
          </w:tcPr>
          <w:p w14:paraId="59E37CD4" w14:textId="1E748AB7" w:rsidR="002D133F" w:rsidRDefault="002D133F" w:rsidP="002D133F">
            <w:r>
              <w:t>Unattended</w:t>
            </w:r>
          </w:p>
        </w:tc>
        <w:tc>
          <w:tcPr>
            <w:tcW w:w="2278" w:type="dxa"/>
            <w:vAlign w:val="center"/>
          </w:tcPr>
          <w:p w14:paraId="0738AD68" w14:textId="77777777" w:rsidR="002D133F" w:rsidRDefault="002D133F" w:rsidP="002D133F">
            <w:r>
              <w:t>Training</w:t>
            </w:r>
          </w:p>
        </w:tc>
        <w:tc>
          <w:tcPr>
            <w:tcW w:w="2301" w:type="dxa"/>
            <w:vAlign w:val="center"/>
          </w:tcPr>
          <w:p w14:paraId="246120D6" w14:textId="77777777" w:rsidR="002D133F" w:rsidRDefault="002D133F" w:rsidP="002D133F">
            <w:r>
              <w:t>Low</w:t>
            </w:r>
          </w:p>
        </w:tc>
        <w:tc>
          <w:tcPr>
            <w:tcW w:w="2896" w:type="dxa"/>
            <w:vAlign w:val="center"/>
          </w:tcPr>
          <w:p w14:paraId="3D35721B" w14:textId="2FC28D58" w:rsidR="002D133F" w:rsidRPr="00C57028" w:rsidRDefault="002D133F" w:rsidP="002D133F">
            <w:r w:rsidRPr="00D46345">
              <w:t>0.89 [0.5</w:t>
            </w:r>
            <w:r>
              <w:t>0,</w:t>
            </w:r>
            <w:r w:rsidRPr="00D46345">
              <w:t xml:space="preserve"> 1.28]</w:t>
            </w:r>
          </w:p>
        </w:tc>
      </w:tr>
      <w:tr w:rsidR="002D133F" w14:paraId="70508547" w14:textId="77777777" w:rsidTr="002D133F">
        <w:trPr>
          <w:trHeight w:val="417"/>
        </w:trPr>
        <w:tc>
          <w:tcPr>
            <w:tcW w:w="2164" w:type="dxa"/>
            <w:vAlign w:val="center"/>
          </w:tcPr>
          <w:p w14:paraId="0492830A" w14:textId="54F64783" w:rsidR="002D133F" w:rsidRDefault="002D133F" w:rsidP="002D133F">
            <w:r>
              <w:t>Unattended</w:t>
            </w:r>
          </w:p>
        </w:tc>
        <w:tc>
          <w:tcPr>
            <w:tcW w:w="2278" w:type="dxa"/>
            <w:vAlign w:val="center"/>
          </w:tcPr>
          <w:p w14:paraId="03B9D893" w14:textId="77777777" w:rsidR="002D133F" w:rsidRDefault="002D133F" w:rsidP="002D133F">
            <w:r>
              <w:t>Test</w:t>
            </w:r>
          </w:p>
        </w:tc>
        <w:tc>
          <w:tcPr>
            <w:tcW w:w="2301" w:type="dxa"/>
            <w:vAlign w:val="center"/>
          </w:tcPr>
          <w:p w14:paraId="0BB62CE3" w14:textId="77777777" w:rsidR="002D133F" w:rsidRDefault="002D133F" w:rsidP="002D133F">
            <w:r>
              <w:t>High</w:t>
            </w:r>
          </w:p>
        </w:tc>
        <w:tc>
          <w:tcPr>
            <w:tcW w:w="2896" w:type="dxa"/>
            <w:vAlign w:val="center"/>
          </w:tcPr>
          <w:p w14:paraId="66E4BDC1" w14:textId="3E923178" w:rsidR="002D133F" w:rsidRPr="00C57028" w:rsidRDefault="002D133F" w:rsidP="002D133F">
            <w:r w:rsidRPr="00D46345">
              <w:t>0.88 [0.48</w:t>
            </w:r>
            <w:r>
              <w:t>,</w:t>
            </w:r>
            <w:r w:rsidRPr="00D46345">
              <w:t xml:space="preserve"> 1.23]</w:t>
            </w:r>
          </w:p>
        </w:tc>
      </w:tr>
      <w:tr w:rsidR="002D133F" w14:paraId="0E2FBF05" w14:textId="77777777" w:rsidTr="002D133F">
        <w:trPr>
          <w:trHeight w:val="417"/>
        </w:trPr>
        <w:tc>
          <w:tcPr>
            <w:tcW w:w="2164" w:type="dxa"/>
            <w:tcBorders>
              <w:bottom w:val="single" w:sz="4" w:space="0" w:color="auto"/>
            </w:tcBorders>
            <w:vAlign w:val="center"/>
          </w:tcPr>
          <w:p w14:paraId="5C15F1C6" w14:textId="76FBF489" w:rsidR="002D133F" w:rsidRDefault="002D133F" w:rsidP="002D133F">
            <w:r>
              <w:t>Unattended</w:t>
            </w:r>
          </w:p>
        </w:tc>
        <w:tc>
          <w:tcPr>
            <w:tcW w:w="2278" w:type="dxa"/>
            <w:tcBorders>
              <w:bottom w:val="single" w:sz="4" w:space="0" w:color="auto"/>
            </w:tcBorders>
            <w:vAlign w:val="center"/>
          </w:tcPr>
          <w:p w14:paraId="50E911DE" w14:textId="77777777" w:rsidR="002D133F" w:rsidRDefault="002D133F" w:rsidP="002D133F">
            <w:r>
              <w:t>Test</w:t>
            </w:r>
          </w:p>
        </w:tc>
        <w:tc>
          <w:tcPr>
            <w:tcW w:w="2301" w:type="dxa"/>
            <w:tcBorders>
              <w:bottom w:val="single" w:sz="4" w:space="0" w:color="auto"/>
            </w:tcBorders>
            <w:vAlign w:val="center"/>
          </w:tcPr>
          <w:p w14:paraId="185F62CB" w14:textId="77777777" w:rsidR="002D133F" w:rsidRDefault="002D133F" w:rsidP="002D133F">
            <w:r>
              <w:t>Low</w:t>
            </w:r>
          </w:p>
        </w:tc>
        <w:tc>
          <w:tcPr>
            <w:tcW w:w="2896" w:type="dxa"/>
            <w:tcBorders>
              <w:bottom w:val="single" w:sz="4" w:space="0" w:color="auto"/>
            </w:tcBorders>
            <w:vAlign w:val="center"/>
          </w:tcPr>
          <w:p w14:paraId="1E5DC3DD" w14:textId="64DC395C" w:rsidR="002D133F" w:rsidRPr="00C57028" w:rsidRDefault="002D133F" w:rsidP="002D133F">
            <w:r w:rsidRPr="00D46345">
              <w:t>0.91 [0.44</w:t>
            </w:r>
            <w:r>
              <w:t>,</w:t>
            </w:r>
            <w:r w:rsidRPr="00D46345">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t>Additional analyses to assess the possible training effects</w:t>
      </w:r>
    </w:p>
    <w:p w14:paraId="66A9CBAD" w14:textId="21802AED"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 </w:t>
      </w:r>
      <w:r w:rsidR="004A31AE">
        <w:rPr>
          <w:i/>
        </w:rPr>
        <w:t>Value</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p w14:paraId="4CFB8077" w14:textId="77777777" w:rsidR="00A82B7C" w:rsidRDefault="00A82B7C" w:rsidP="008B3849">
      <w:pPr>
        <w:spacing w:line="480" w:lineRule="auto"/>
        <w:ind w:firstLine="284"/>
        <w:jc w:val="both"/>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24"/>
        <w:gridCol w:w="2215"/>
        <w:gridCol w:w="2268"/>
        <w:gridCol w:w="3032"/>
      </w:tblGrid>
      <w:tr w:rsidR="00900F7E" w14:paraId="7751ED6D" w14:textId="77777777" w:rsidTr="002D133F">
        <w:trPr>
          <w:trHeight w:val="634"/>
        </w:trPr>
        <w:tc>
          <w:tcPr>
            <w:tcW w:w="9639" w:type="dxa"/>
            <w:gridSpan w:val="4"/>
            <w:tcBorders>
              <w:bottom w:val="single" w:sz="4" w:space="0" w:color="auto"/>
            </w:tcBorders>
          </w:tcPr>
          <w:p w14:paraId="785D8030" w14:textId="06380920" w:rsidR="00900F7E" w:rsidRDefault="000C1A99" w:rsidP="00C11E13">
            <w:pPr>
              <w:spacing w:line="360" w:lineRule="auto"/>
            </w:pPr>
            <w:r w:rsidRPr="000C1A99">
              <w:lastRenderedPageBreak/>
              <w:t xml:space="preserve">Supplementary </w:t>
            </w:r>
            <w:r w:rsidR="00900F7E">
              <w:t>Table</w:t>
            </w:r>
            <w:r w:rsidR="008D04CE">
              <w:t xml:space="preserve"> 3</w:t>
            </w:r>
          </w:p>
          <w:p w14:paraId="360BA1FB" w14:textId="1AC2F46E" w:rsidR="00900F7E" w:rsidRDefault="00566A39" w:rsidP="00C11E13">
            <w:pPr>
              <w:spacing w:line="360" w:lineRule="auto"/>
              <w:rPr>
                <w:i/>
              </w:rPr>
            </w:pPr>
            <w:r>
              <w:rPr>
                <w:i/>
              </w:rPr>
              <w:t xml:space="preserve">Means and 95% HDIs of </w:t>
            </w:r>
            <w:r w:rsidR="009447C0">
              <w:rPr>
                <w:i/>
              </w:rPr>
              <w:t xml:space="preserve">the war data for </w:t>
            </w:r>
            <w:r>
              <w:rPr>
                <w:i/>
              </w:rPr>
              <w:t>sensitivity</w:t>
            </w:r>
            <w:r w:rsidR="00900F7E">
              <w:rPr>
                <w:i/>
              </w:rPr>
              <w:t xml:space="preserve"> and reaction times across six phases of the experiment</w:t>
            </w:r>
          </w:p>
        </w:tc>
      </w:tr>
      <w:tr w:rsidR="00900F7E" w14:paraId="08F4E747" w14:textId="77777777" w:rsidTr="002D133F">
        <w:trPr>
          <w:trHeight w:val="634"/>
        </w:trPr>
        <w:tc>
          <w:tcPr>
            <w:tcW w:w="2124" w:type="dxa"/>
            <w:tcBorders>
              <w:top w:val="single" w:sz="4" w:space="0" w:color="auto"/>
              <w:bottom w:val="single" w:sz="4" w:space="0" w:color="auto"/>
            </w:tcBorders>
            <w:vAlign w:val="center"/>
          </w:tcPr>
          <w:p w14:paraId="1D0E673C" w14:textId="77777777" w:rsidR="00900F7E" w:rsidRDefault="00900F7E" w:rsidP="00C11E13">
            <w:r>
              <w:t>Reward phase</w:t>
            </w:r>
          </w:p>
        </w:tc>
        <w:tc>
          <w:tcPr>
            <w:tcW w:w="2215" w:type="dxa"/>
            <w:tcBorders>
              <w:top w:val="single" w:sz="4" w:space="0" w:color="auto"/>
              <w:bottom w:val="single" w:sz="4" w:space="0" w:color="auto"/>
            </w:tcBorders>
            <w:vAlign w:val="center"/>
          </w:tcPr>
          <w:p w14:paraId="4C9B2D5B" w14:textId="46F128EA" w:rsidR="00900F7E" w:rsidRDefault="004A31AE" w:rsidP="00C11E13">
            <w:r>
              <w:t>Value</w:t>
            </w:r>
          </w:p>
        </w:tc>
        <w:tc>
          <w:tcPr>
            <w:tcW w:w="2268" w:type="dxa"/>
            <w:tcBorders>
              <w:top w:val="single" w:sz="4" w:space="0" w:color="auto"/>
              <w:bottom w:val="single" w:sz="4" w:space="0" w:color="auto"/>
            </w:tcBorders>
            <w:vAlign w:val="center"/>
          </w:tcPr>
          <w:p w14:paraId="7827DD9D" w14:textId="35C11D8E" w:rsidR="00900F7E" w:rsidRPr="007F6AA7" w:rsidRDefault="00566A39" w:rsidP="00566A39">
            <w:r>
              <w:t>Sensitivity</w:t>
            </w:r>
            <w:r w:rsidR="00900F7E">
              <w:t xml:space="preserve"> (</w:t>
            </w:r>
            <w:r w:rsidR="00BA5161">
              <w:t>d</w:t>
            </w:r>
            <w:r w:rsidR="00412DE2">
              <w:t>′</w:t>
            </w:r>
            <w:r w:rsidR="00900F7E">
              <w:t>)</w:t>
            </w:r>
          </w:p>
        </w:tc>
        <w:tc>
          <w:tcPr>
            <w:tcW w:w="3032"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2D133F" w14:paraId="44EB8942" w14:textId="77777777" w:rsidTr="00A82B7C">
        <w:trPr>
          <w:trHeight w:val="417"/>
        </w:trPr>
        <w:tc>
          <w:tcPr>
            <w:tcW w:w="2124" w:type="dxa"/>
            <w:tcBorders>
              <w:top w:val="single" w:sz="4" w:space="0" w:color="auto"/>
            </w:tcBorders>
            <w:vAlign w:val="center"/>
          </w:tcPr>
          <w:p w14:paraId="36593DD9" w14:textId="77777777" w:rsidR="002D133F" w:rsidRDefault="002D133F" w:rsidP="002D133F">
            <w:r w:rsidRPr="00DC56DA">
              <w:t>Baseline1</w:t>
            </w:r>
          </w:p>
        </w:tc>
        <w:tc>
          <w:tcPr>
            <w:tcW w:w="2215" w:type="dxa"/>
            <w:tcBorders>
              <w:top w:val="single" w:sz="4" w:space="0" w:color="auto"/>
            </w:tcBorders>
            <w:vAlign w:val="center"/>
          </w:tcPr>
          <w:p w14:paraId="18A68A5F" w14:textId="77777777" w:rsidR="002D133F" w:rsidRPr="008E021D" w:rsidRDefault="002D133F" w:rsidP="002D133F">
            <w:r>
              <w:t>High</w:t>
            </w:r>
          </w:p>
        </w:tc>
        <w:tc>
          <w:tcPr>
            <w:tcW w:w="2268" w:type="dxa"/>
            <w:tcBorders>
              <w:top w:val="single" w:sz="4" w:space="0" w:color="auto"/>
            </w:tcBorders>
          </w:tcPr>
          <w:p w14:paraId="48171E80" w14:textId="1CD581AF" w:rsidR="002D133F" w:rsidRDefault="002D133F" w:rsidP="002D133F">
            <w:r w:rsidRPr="00FF3EF1">
              <w:t>1.48 [-0.36</w:t>
            </w:r>
            <w:r>
              <w:t>,</w:t>
            </w:r>
            <w:r w:rsidRPr="00FF3EF1">
              <w:t xml:space="preserve"> 2.62]</w:t>
            </w:r>
          </w:p>
        </w:tc>
        <w:tc>
          <w:tcPr>
            <w:tcW w:w="3032" w:type="dxa"/>
            <w:tcBorders>
              <w:top w:val="single" w:sz="4" w:space="0" w:color="auto"/>
            </w:tcBorders>
          </w:tcPr>
          <w:p w14:paraId="39F9F2FC" w14:textId="5E675E8B" w:rsidR="002D133F" w:rsidRDefault="002D133F" w:rsidP="002D133F">
            <w:r w:rsidRPr="0064184A">
              <w:t>548.84 [479.43</w:t>
            </w:r>
            <w:r>
              <w:t>,</w:t>
            </w:r>
            <w:r w:rsidRPr="0064184A">
              <w:t xml:space="preserve"> 613.76]</w:t>
            </w:r>
          </w:p>
        </w:tc>
      </w:tr>
      <w:tr w:rsidR="002D133F" w14:paraId="5D1B8851" w14:textId="77777777" w:rsidTr="00A82B7C">
        <w:trPr>
          <w:trHeight w:val="417"/>
        </w:trPr>
        <w:tc>
          <w:tcPr>
            <w:tcW w:w="2124" w:type="dxa"/>
            <w:vAlign w:val="center"/>
          </w:tcPr>
          <w:p w14:paraId="1AFD8F68" w14:textId="77777777" w:rsidR="002D133F" w:rsidRDefault="002D133F" w:rsidP="002D133F">
            <w:r w:rsidRPr="00DC56DA">
              <w:t>Baseline1</w:t>
            </w:r>
          </w:p>
        </w:tc>
        <w:tc>
          <w:tcPr>
            <w:tcW w:w="2215" w:type="dxa"/>
            <w:vAlign w:val="center"/>
          </w:tcPr>
          <w:p w14:paraId="0C7347E0" w14:textId="77777777" w:rsidR="002D133F" w:rsidRPr="008E021D" w:rsidRDefault="002D133F" w:rsidP="002D133F">
            <w:r>
              <w:t>Low</w:t>
            </w:r>
          </w:p>
        </w:tc>
        <w:tc>
          <w:tcPr>
            <w:tcW w:w="2268" w:type="dxa"/>
          </w:tcPr>
          <w:p w14:paraId="3D990D9A" w14:textId="30DDD461" w:rsidR="002D133F" w:rsidRDefault="002D133F" w:rsidP="002D133F">
            <w:r w:rsidRPr="00FF3EF1">
              <w:t>1.32 [ 0.09</w:t>
            </w:r>
            <w:r>
              <w:t>,</w:t>
            </w:r>
            <w:r w:rsidRPr="00FF3EF1">
              <w:t xml:space="preserve"> 2.35]</w:t>
            </w:r>
          </w:p>
        </w:tc>
        <w:tc>
          <w:tcPr>
            <w:tcW w:w="3032" w:type="dxa"/>
          </w:tcPr>
          <w:p w14:paraId="33ABB3BF" w14:textId="0765DFA2" w:rsidR="002D133F" w:rsidRDefault="002D133F" w:rsidP="002D133F">
            <w:r w:rsidRPr="0064184A">
              <w:t>548.43 [458.26</w:t>
            </w:r>
            <w:r>
              <w:t>,</w:t>
            </w:r>
            <w:r w:rsidRPr="0064184A">
              <w:t xml:space="preserve"> 610.63]</w:t>
            </w:r>
          </w:p>
        </w:tc>
      </w:tr>
      <w:tr w:rsidR="002D133F" w14:paraId="2E8C7CAC" w14:textId="77777777" w:rsidTr="00A82B7C">
        <w:trPr>
          <w:trHeight w:val="417"/>
        </w:trPr>
        <w:tc>
          <w:tcPr>
            <w:tcW w:w="2124" w:type="dxa"/>
            <w:vAlign w:val="center"/>
          </w:tcPr>
          <w:p w14:paraId="044974C7" w14:textId="77777777" w:rsidR="002D133F" w:rsidRDefault="002D133F" w:rsidP="002D133F">
            <w:r w:rsidRPr="00DC56DA">
              <w:t>Baseline2</w:t>
            </w:r>
          </w:p>
        </w:tc>
        <w:tc>
          <w:tcPr>
            <w:tcW w:w="2215" w:type="dxa"/>
            <w:vAlign w:val="center"/>
          </w:tcPr>
          <w:p w14:paraId="1111B89C" w14:textId="77777777" w:rsidR="002D133F" w:rsidRPr="008E021D" w:rsidRDefault="002D133F" w:rsidP="002D133F">
            <w:r>
              <w:t>High</w:t>
            </w:r>
          </w:p>
        </w:tc>
        <w:tc>
          <w:tcPr>
            <w:tcW w:w="2268" w:type="dxa"/>
          </w:tcPr>
          <w:p w14:paraId="6FE3E2A1" w14:textId="6B360034" w:rsidR="002D133F" w:rsidRDefault="002D133F" w:rsidP="002D133F">
            <w:r w:rsidRPr="00FF3EF1">
              <w:t>1.6</w:t>
            </w:r>
            <w:r>
              <w:t>0</w:t>
            </w:r>
            <w:r w:rsidRPr="00FF3EF1">
              <w:t xml:space="preserve"> [-0.27</w:t>
            </w:r>
            <w:r>
              <w:t>,</w:t>
            </w:r>
            <w:r w:rsidRPr="00FF3EF1">
              <w:t xml:space="preserve"> 2.56]</w:t>
            </w:r>
          </w:p>
        </w:tc>
        <w:tc>
          <w:tcPr>
            <w:tcW w:w="3032" w:type="dxa"/>
          </w:tcPr>
          <w:p w14:paraId="147A2FE7" w14:textId="5471F246" w:rsidR="002D133F" w:rsidRDefault="002D133F" w:rsidP="002D133F">
            <w:r w:rsidRPr="0064184A">
              <w:t>544.34 [454.56</w:t>
            </w:r>
            <w:r>
              <w:t>,</w:t>
            </w:r>
            <w:r w:rsidRPr="0064184A">
              <w:t xml:space="preserve"> 620.36]</w:t>
            </w:r>
          </w:p>
        </w:tc>
      </w:tr>
      <w:tr w:rsidR="002D133F" w14:paraId="1221C033" w14:textId="77777777" w:rsidTr="00A82B7C">
        <w:trPr>
          <w:trHeight w:val="417"/>
        </w:trPr>
        <w:tc>
          <w:tcPr>
            <w:tcW w:w="2124" w:type="dxa"/>
            <w:vAlign w:val="center"/>
          </w:tcPr>
          <w:p w14:paraId="5E979E76" w14:textId="77777777" w:rsidR="002D133F" w:rsidRDefault="002D133F" w:rsidP="002D133F">
            <w:r w:rsidRPr="00DC56DA">
              <w:t>Baseline2</w:t>
            </w:r>
          </w:p>
        </w:tc>
        <w:tc>
          <w:tcPr>
            <w:tcW w:w="2215" w:type="dxa"/>
            <w:vAlign w:val="center"/>
          </w:tcPr>
          <w:p w14:paraId="79A6F5BF" w14:textId="77777777" w:rsidR="002D133F" w:rsidRPr="00534F07" w:rsidRDefault="002D133F" w:rsidP="002D133F">
            <w:r>
              <w:t>Low</w:t>
            </w:r>
          </w:p>
        </w:tc>
        <w:tc>
          <w:tcPr>
            <w:tcW w:w="2268" w:type="dxa"/>
          </w:tcPr>
          <w:p w14:paraId="152E9B46" w14:textId="4CC5A5EA" w:rsidR="002D133F" w:rsidRDefault="002D133F" w:rsidP="002D133F">
            <w:r w:rsidRPr="00FF3EF1">
              <w:t>1.47 [ 0.08</w:t>
            </w:r>
            <w:r>
              <w:t>,</w:t>
            </w:r>
            <w:r w:rsidRPr="00FF3EF1">
              <w:t xml:space="preserve"> 2.33]</w:t>
            </w:r>
          </w:p>
        </w:tc>
        <w:tc>
          <w:tcPr>
            <w:tcW w:w="3032" w:type="dxa"/>
          </w:tcPr>
          <w:p w14:paraId="38077BB6" w14:textId="0880CC55" w:rsidR="002D133F" w:rsidRDefault="002D133F" w:rsidP="002D133F">
            <w:r w:rsidRPr="0064184A">
              <w:t>554.01 [479.48</w:t>
            </w:r>
            <w:r>
              <w:t>,</w:t>
            </w:r>
            <w:r w:rsidRPr="0064184A">
              <w:t xml:space="preserve"> 632.8</w:t>
            </w:r>
            <w:r>
              <w:t>0</w:t>
            </w:r>
            <w:r w:rsidRPr="0064184A">
              <w:t>]</w:t>
            </w:r>
          </w:p>
        </w:tc>
      </w:tr>
      <w:tr w:rsidR="002D133F" w14:paraId="2378FD41" w14:textId="77777777" w:rsidTr="00A82B7C">
        <w:trPr>
          <w:trHeight w:val="417"/>
        </w:trPr>
        <w:tc>
          <w:tcPr>
            <w:tcW w:w="2124" w:type="dxa"/>
            <w:vAlign w:val="center"/>
          </w:tcPr>
          <w:p w14:paraId="33D71827" w14:textId="5A2F3D60" w:rsidR="002D133F" w:rsidRDefault="002D133F" w:rsidP="002D133F">
            <w:r>
              <w:t>Training</w:t>
            </w:r>
            <w:r w:rsidRPr="00DC56DA">
              <w:t>1</w:t>
            </w:r>
          </w:p>
        </w:tc>
        <w:tc>
          <w:tcPr>
            <w:tcW w:w="2215" w:type="dxa"/>
            <w:vAlign w:val="center"/>
          </w:tcPr>
          <w:p w14:paraId="5DC66FC6" w14:textId="77777777" w:rsidR="002D133F" w:rsidRPr="00C21D51" w:rsidRDefault="002D133F" w:rsidP="002D133F">
            <w:r>
              <w:t>High</w:t>
            </w:r>
          </w:p>
        </w:tc>
        <w:tc>
          <w:tcPr>
            <w:tcW w:w="2268" w:type="dxa"/>
          </w:tcPr>
          <w:p w14:paraId="20BAF671" w14:textId="171711B5" w:rsidR="002D133F" w:rsidRDefault="002D133F" w:rsidP="002D133F">
            <w:r w:rsidRPr="00FF3EF1">
              <w:t>1.54 [-0.08</w:t>
            </w:r>
            <w:r>
              <w:t>,</w:t>
            </w:r>
            <w:r w:rsidRPr="00FF3EF1">
              <w:t xml:space="preserve"> 2.65]</w:t>
            </w:r>
          </w:p>
        </w:tc>
        <w:tc>
          <w:tcPr>
            <w:tcW w:w="3032" w:type="dxa"/>
          </w:tcPr>
          <w:p w14:paraId="3F8D1C07" w14:textId="5EEB92E0" w:rsidR="002D133F" w:rsidRDefault="002D133F" w:rsidP="002D133F">
            <w:r w:rsidRPr="0064184A">
              <w:t>521.4</w:t>
            </w:r>
            <w:r>
              <w:t>0</w:t>
            </w:r>
            <w:r w:rsidRPr="0064184A">
              <w:t xml:space="preserve"> [437.9</w:t>
            </w:r>
            <w:r>
              <w:t>0,</w:t>
            </w:r>
            <w:r w:rsidRPr="0064184A">
              <w:t xml:space="preserve"> 587.57]</w:t>
            </w:r>
          </w:p>
        </w:tc>
      </w:tr>
      <w:tr w:rsidR="002D133F" w14:paraId="2C2EA802" w14:textId="77777777" w:rsidTr="00A82B7C">
        <w:trPr>
          <w:trHeight w:val="417"/>
        </w:trPr>
        <w:tc>
          <w:tcPr>
            <w:tcW w:w="2124" w:type="dxa"/>
            <w:vAlign w:val="center"/>
          </w:tcPr>
          <w:p w14:paraId="73986FBE" w14:textId="301DBA47" w:rsidR="002D133F" w:rsidRDefault="002D133F" w:rsidP="002D133F">
            <w:r>
              <w:t>Training</w:t>
            </w:r>
            <w:r w:rsidRPr="00DC56DA">
              <w:t>1</w:t>
            </w:r>
          </w:p>
        </w:tc>
        <w:tc>
          <w:tcPr>
            <w:tcW w:w="2215" w:type="dxa"/>
            <w:vAlign w:val="center"/>
          </w:tcPr>
          <w:p w14:paraId="3A03B0A7" w14:textId="77777777" w:rsidR="002D133F" w:rsidRPr="00C21D51" w:rsidRDefault="002D133F" w:rsidP="002D133F">
            <w:r>
              <w:t>Low</w:t>
            </w:r>
          </w:p>
        </w:tc>
        <w:tc>
          <w:tcPr>
            <w:tcW w:w="2268" w:type="dxa"/>
          </w:tcPr>
          <w:p w14:paraId="3A9CCE69" w14:textId="7CCBC091" w:rsidR="002D133F" w:rsidRDefault="002D133F" w:rsidP="002D133F">
            <w:r w:rsidRPr="00FF3EF1">
              <w:t>1.59 [ 0.47</w:t>
            </w:r>
            <w:r>
              <w:t>,</w:t>
            </w:r>
            <w:r w:rsidRPr="00FF3EF1">
              <w:t xml:space="preserve"> 2.45]</w:t>
            </w:r>
          </w:p>
        </w:tc>
        <w:tc>
          <w:tcPr>
            <w:tcW w:w="3032" w:type="dxa"/>
          </w:tcPr>
          <w:p w14:paraId="2CA76085" w14:textId="3BA66293" w:rsidR="002D133F" w:rsidRDefault="002D133F" w:rsidP="002D133F">
            <w:r w:rsidRPr="0064184A">
              <w:t>542.34 [463.65</w:t>
            </w:r>
            <w:r>
              <w:t>,</w:t>
            </w:r>
            <w:r w:rsidRPr="0064184A">
              <w:t xml:space="preserve"> 593.47</w:t>
            </w:r>
            <w:r>
              <w:t>]</w:t>
            </w:r>
          </w:p>
        </w:tc>
      </w:tr>
      <w:tr w:rsidR="002D133F" w14:paraId="6A6E7C39" w14:textId="77777777" w:rsidTr="00A82B7C">
        <w:trPr>
          <w:trHeight w:val="417"/>
        </w:trPr>
        <w:tc>
          <w:tcPr>
            <w:tcW w:w="2124" w:type="dxa"/>
            <w:vAlign w:val="center"/>
          </w:tcPr>
          <w:p w14:paraId="14F01877" w14:textId="6A723EBC" w:rsidR="002D133F" w:rsidRDefault="002D133F" w:rsidP="002D133F">
            <w:r>
              <w:t>Training</w:t>
            </w:r>
            <w:r w:rsidRPr="00DC56DA">
              <w:t>2</w:t>
            </w:r>
          </w:p>
        </w:tc>
        <w:tc>
          <w:tcPr>
            <w:tcW w:w="2215" w:type="dxa"/>
            <w:vAlign w:val="center"/>
          </w:tcPr>
          <w:p w14:paraId="59E7487F" w14:textId="77777777" w:rsidR="002D133F" w:rsidRDefault="002D133F" w:rsidP="002D133F">
            <w:r>
              <w:t>High</w:t>
            </w:r>
          </w:p>
        </w:tc>
        <w:tc>
          <w:tcPr>
            <w:tcW w:w="2268" w:type="dxa"/>
          </w:tcPr>
          <w:p w14:paraId="18D523FB" w14:textId="1BBB43E7" w:rsidR="002D133F" w:rsidRDefault="002D133F" w:rsidP="002D133F">
            <w:r w:rsidRPr="00FF3EF1">
              <w:t>1.59 [ 0.08</w:t>
            </w:r>
            <w:r>
              <w:t>,</w:t>
            </w:r>
            <w:r w:rsidRPr="00FF3EF1">
              <w:t xml:space="preserve"> 2.56]</w:t>
            </w:r>
          </w:p>
        </w:tc>
        <w:tc>
          <w:tcPr>
            <w:tcW w:w="3032" w:type="dxa"/>
          </w:tcPr>
          <w:p w14:paraId="43D2009E" w14:textId="3F822024" w:rsidR="002D133F" w:rsidRPr="00C57028" w:rsidRDefault="002D133F" w:rsidP="002D133F">
            <w:r w:rsidRPr="0064184A">
              <w:t>528.74 [462</w:t>
            </w:r>
            <w:r>
              <w:t>.00,</w:t>
            </w:r>
            <w:r w:rsidRPr="0064184A">
              <w:t xml:space="preserve"> 598.58]</w:t>
            </w:r>
          </w:p>
        </w:tc>
      </w:tr>
      <w:tr w:rsidR="002D133F" w14:paraId="66BD893A" w14:textId="77777777" w:rsidTr="00A82B7C">
        <w:trPr>
          <w:trHeight w:val="417"/>
        </w:trPr>
        <w:tc>
          <w:tcPr>
            <w:tcW w:w="2124" w:type="dxa"/>
            <w:vAlign w:val="center"/>
          </w:tcPr>
          <w:p w14:paraId="2BA073D8" w14:textId="4063C936" w:rsidR="002D133F" w:rsidRDefault="002D133F" w:rsidP="002D133F">
            <w:r>
              <w:t>Training</w:t>
            </w:r>
            <w:r w:rsidRPr="00DC56DA">
              <w:t>2</w:t>
            </w:r>
          </w:p>
        </w:tc>
        <w:tc>
          <w:tcPr>
            <w:tcW w:w="2215" w:type="dxa"/>
            <w:vAlign w:val="center"/>
          </w:tcPr>
          <w:p w14:paraId="4588F6D7" w14:textId="77777777" w:rsidR="002D133F" w:rsidRDefault="002D133F" w:rsidP="002D133F">
            <w:r>
              <w:t>Low</w:t>
            </w:r>
          </w:p>
        </w:tc>
        <w:tc>
          <w:tcPr>
            <w:tcW w:w="2268" w:type="dxa"/>
          </w:tcPr>
          <w:p w14:paraId="327279FC" w14:textId="7C8155F9" w:rsidR="002D133F" w:rsidRDefault="002D133F" w:rsidP="002D133F">
            <w:r w:rsidRPr="00FF3EF1">
              <w:t>1.48 [ 0</w:t>
            </w:r>
            <w:r>
              <w:t>.00,</w:t>
            </w:r>
            <w:r w:rsidRPr="00FF3EF1">
              <w:t xml:space="preserve"> 2.62]</w:t>
            </w:r>
          </w:p>
        </w:tc>
        <w:tc>
          <w:tcPr>
            <w:tcW w:w="3032" w:type="dxa"/>
          </w:tcPr>
          <w:p w14:paraId="6CBE9741" w14:textId="5045057C" w:rsidR="002D133F" w:rsidRPr="00C57028" w:rsidRDefault="002D133F" w:rsidP="002D133F">
            <w:r w:rsidRPr="0064184A">
              <w:t>533.94 [479.38</w:t>
            </w:r>
            <w:r>
              <w:t>,</w:t>
            </w:r>
            <w:r w:rsidRPr="0064184A">
              <w:t xml:space="preserve"> 618.25]</w:t>
            </w:r>
          </w:p>
        </w:tc>
      </w:tr>
      <w:tr w:rsidR="002D133F" w14:paraId="59B74544" w14:textId="77777777" w:rsidTr="00A82B7C">
        <w:trPr>
          <w:trHeight w:val="417"/>
        </w:trPr>
        <w:tc>
          <w:tcPr>
            <w:tcW w:w="2124" w:type="dxa"/>
            <w:vAlign w:val="center"/>
          </w:tcPr>
          <w:p w14:paraId="10467693" w14:textId="3305FF5B" w:rsidR="002D133F" w:rsidRDefault="002D133F" w:rsidP="002D133F">
            <w:r>
              <w:t>Test</w:t>
            </w:r>
            <w:r w:rsidRPr="00DC56DA">
              <w:t>1</w:t>
            </w:r>
          </w:p>
        </w:tc>
        <w:tc>
          <w:tcPr>
            <w:tcW w:w="2215" w:type="dxa"/>
            <w:vAlign w:val="center"/>
          </w:tcPr>
          <w:p w14:paraId="7A3FAC95" w14:textId="77777777" w:rsidR="002D133F" w:rsidRDefault="002D133F" w:rsidP="002D133F">
            <w:r>
              <w:t>High</w:t>
            </w:r>
          </w:p>
        </w:tc>
        <w:tc>
          <w:tcPr>
            <w:tcW w:w="2268" w:type="dxa"/>
          </w:tcPr>
          <w:p w14:paraId="77CCBF65" w14:textId="000B1271" w:rsidR="002D133F" w:rsidRDefault="002D133F" w:rsidP="002D133F">
            <w:r w:rsidRPr="00FF3EF1">
              <w:t>1.48 [-0.07</w:t>
            </w:r>
            <w:r>
              <w:t>,</w:t>
            </w:r>
            <w:r w:rsidRPr="00FF3EF1">
              <w:t xml:space="preserve"> 2.47</w:t>
            </w:r>
          </w:p>
        </w:tc>
        <w:tc>
          <w:tcPr>
            <w:tcW w:w="3032" w:type="dxa"/>
          </w:tcPr>
          <w:p w14:paraId="04D77BDB" w14:textId="344E8561" w:rsidR="002D133F" w:rsidRPr="00C57028" w:rsidRDefault="002D133F" w:rsidP="002D133F">
            <w:r w:rsidRPr="0064184A">
              <w:t>528.58 [457.88</w:t>
            </w:r>
            <w:r>
              <w:t>,</w:t>
            </w:r>
            <w:r w:rsidRPr="0064184A">
              <w:t xml:space="preserve"> 596.17]</w:t>
            </w:r>
          </w:p>
        </w:tc>
      </w:tr>
      <w:tr w:rsidR="002D133F" w14:paraId="292BD9E5" w14:textId="77777777" w:rsidTr="00A82B7C">
        <w:trPr>
          <w:trHeight w:val="417"/>
        </w:trPr>
        <w:tc>
          <w:tcPr>
            <w:tcW w:w="2124" w:type="dxa"/>
            <w:vAlign w:val="center"/>
          </w:tcPr>
          <w:p w14:paraId="66E93132" w14:textId="1FC43104" w:rsidR="002D133F" w:rsidRDefault="002D133F" w:rsidP="002D133F">
            <w:r>
              <w:t>Test</w:t>
            </w:r>
            <w:r w:rsidRPr="00DC56DA">
              <w:t>1</w:t>
            </w:r>
          </w:p>
        </w:tc>
        <w:tc>
          <w:tcPr>
            <w:tcW w:w="2215" w:type="dxa"/>
            <w:vAlign w:val="center"/>
          </w:tcPr>
          <w:p w14:paraId="1B112FCC" w14:textId="77777777" w:rsidR="002D133F" w:rsidRDefault="002D133F" w:rsidP="002D133F">
            <w:r>
              <w:t>Low</w:t>
            </w:r>
          </w:p>
        </w:tc>
        <w:tc>
          <w:tcPr>
            <w:tcW w:w="2268" w:type="dxa"/>
          </w:tcPr>
          <w:p w14:paraId="7D635669" w14:textId="454021B1" w:rsidR="002D133F" w:rsidRDefault="002D133F" w:rsidP="002D133F">
            <w:r w:rsidRPr="00FF3EF1">
              <w:t>1.5</w:t>
            </w:r>
            <w:r>
              <w:t>0</w:t>
            </w:r>
            <w:r w:rsidRPr="00FF3EF1">
              <w:t xml:space="preserve"> [ 0.36</w:t>
            </w:r>
            <w:r>
              <w:t>,</w:t>
            </w:r>
            <w:r w:rsidRPr="00FF3EF1">
              <w:t xml:space="preserve"> 2.5</w:t>
            </w:r>
            <w:r>
              <w:t>0</w:t>
            </w:r>
            <w:r w:rsidRPr="00FF3EF1">
              <w:t>]</w:t>
            </w:r>
          </w:p>
        </w:tc>
        <w:tc>
          <w:tcPr>
            <w:tcW w:w="3032" w:type="dxa"/>
          </w:tcPr>
          <w:p w14:paraId="66F6E7EA" w14:textId="3B211235" w:rsidR="002D133F" w:rsidRPr="00C57028" w:rsidRDefault="002D133F" w:rsidP="002D133F">
            <w:r w:rsidRPr="0064184A">
              <w:t>536.54 [444.89</w:t>
            </w:r>
            <w:r>
              <w:t>,</w:t>
            </w:r>
            <w:r w:rsidRPr="0064184A">
              <w:t xml:space="preserve"> 621</w:t>
            </w:r>
            <w:r>
              <w:t>.00</w:t>
            </w:r>
            <w:r w:rsidRPr="0064184A">
              <w:t>]</w:t>
            </w:r>
          </w:p>
        </w:tc>
      </w:tr>
      <w:tr w:rsidR="002D133F" w14:paraId="640C67D9" w14:textId="77777777" w:rsidTr="00A82B7C">
        <w:trPr>
          <w:trHeight w:val="417"/>
        </w:trPr>
        <w:tc>
          <w:tcPr>
            <w:tcW w:w="2124" w:type="dxa"/>
            <w:vAlign w:val="center"/>
          </w:tcPr>
          <w:p w14:paraId="1252F086" w14:textId="404DF397" w:rsidR="002D133F" w:rsidRDefault="002D133F" w:rsidP="002D133F">
            <w:r>
              <w:t>Test</w:t>
            </w:r>
            <w:r w:rsidRPr="00DC56DA">
              <w:t>2</w:t>
            </w:r>
          </w:p>
        </w:tc>
        <w:tc>
          <w:tcPr>
            <w:tcW w:w="2215" w:type="dxa"/>
            <w:vAlign w:val="center"/>
          </w:tcPr>
          <w:p w14:paraId="12E1FF5A" w14:textId="77777777" w:rsidR="002D133F" w:rsidRDefault="002D133F" w:rsidP="002D133F">
            <w:r>
              <w:t>High</w:t>
            </w:r>
          </w:p>
        </w:tc>
        <w:tc>
          <w:tcPr>
            <w:tcW w:w="2268" w:type="dxa"/>
          </w:tcPr>
          <w:p w14:paraId="030DDBCB" w14:textId="35D17191" w:rsidR="002D133F" w:rsidRDefault="002D133F" w:rsidP="002D133F">
            <w:r w:rsidRPr="00FF3EF1">
              <w:t>1.49 [-0.38</w:t>
            </w:r>
            <w:r>
              <w:t>,</w:t>
            </w:r>
            <w:r w:rsidRPr="00FF3EF1">
              <w:t xml:space="preserve"> 2.49]</w:t>
            </w:r>
          </w:p>
        </w:tc>
        <w:tc>
          <w:tcPr>
            <w:tcW w:w="3032" w:type="dxa"/>
          </w:tcPr>
          <w:p w14:paraId="45B5A1C9" w14:textId="6DA640CE" w:rsidR="002D133F" w:rsidRPr="00C57028" w:rsidRDefault="002D133F" w:rsidP="002D133F">
            <w:r w:rsidRPr="0064184A">
              <w:t>529.3</w:t>
            </w:r>
            <w:r>
              <w:t>0</w:t>
            </w:r>
            <w:r w:rsidRPr="0064184A">
              <w:t xml:space="preserve"> [448.24</w:t>
            </w:r>
            <w:r>
              <w:t>,</w:t>
            </w:r>
            <w:r w:rsidRPr="0064184A">
              <w:t xml:space="preserve"> 606</w:t>
            </w:r>
            <w:r>
              <w:t>.00</w:t>
            </w:r>
            <w:r w:rsidRPr="0064184A">
              <w:t>]</w:t>
            </w:r>
          </w:p>
        </w:tc>
      </w:tr>
      <w:tr w:rsidR="002D133F" w14:paraId="2B2A0875" w14:textId="77777777" w:rsidTr="00A82B7C">
        <w:trPr>
          <w:trHeight w:val="417"/>
        </w:trPr>
        <w:tc>
          <w:tcPr>
            <w:tcW w:w="2124" w:type="dxa"/>
            <w:tcBorders>
              <w:bottom w:val="single" w:sz="4" w:space="0" w:color="auto"/>
            </w:tcBorders>
            <w:vAlign w:val="center"/>
          </w:tcPr>
          <w:p w14:paraId="4AF8D9C8" w14:textId="11ECB966" w:rsidR="002D133F" w:rsidRDefault="002D133F" w:rsidP="002D133F">
            <w:r>
              <w:t>Test</w:t>
            </w:r>
            <w:r w:rsidRPr="00DC56DA">
              <w:t>2</w:t>
            </w:r>
          </w:p>
        </w:tc>
        <w:tc>
          <w:tcPr>
            <w:tcW w:w="2215" w:type="dxa"/>
            <w:tcBorders>
              <w:bottom w:val="single" w:sz="4" w:space="0" w:color="auto"/>
            </w:tcBorders>
            <w:vAlign w:val="center"/>
          </w:tcPr>
          <w:p w14:paraId="47C7A15A" w14:textId="77777777" w:rsidR="002D133F" w:rsidRDefault="002D133F" w:rsidP="002D133F">
            <w:r>
              <w:t>Low</w:t>
            </w:r>
          </w:p>
        </w:tc>
        <w:tc>
          <w:tcPr>
            <w:tcW w:w="2268" w:type="dxa"/>
            <w:tcBorders>
              <w:bottom w:val="single" w:sz="4" w:space="0" w:color="auto"/>
            </w:tcBorders>
          </w:tcPr>
          <w:p w14:paraId="5085CF6A" w14:textId="113F7ED8" w:rsidR="002D133F" w:rsidRDefault="002D133F" w:rsidP="002D133F">
            <w:r w:rsidRPr="00FF3EF1">
              <w:t>1.55 [ 0.65</w:t>
            </w:r>
            <w:r>
              <w:t>,</w:t>
            </w:r>
            <w:r w:rsidRPr="00FF3EF1">
              <w:t xml:space="preserve"> 2.55]</w:t>
            </w:r>
          </w:p>
        </w:tc>
        <w:tc>
          <w:tcPr>
            <w:tcW w:w="3032" w:type="dxa"/>
            <w:tcBorders>
              <w:bottom w:val="single" w:sz="4" w:space="0" w:color="auto"/>
            </w:tcBorders>
          </w:tcPr>
          <w:p w14:paraId="3872E78E" w14:textId="47B4D169" w:rsidR="002D133F" w:rsidRPr="00C57028" w:rsidRDefault="002D133F" w:rsidP="002D133F">
            <w:r w:rsidRPr="0064184A">
              <w:t>543.01 [450.11</w:t>
            </w:r>
            <w:r>
              <w:t>,</w:t>
            </w:r>
            <w:r w:rsidRPr="0064184A">
              <w:t xml:space="preserve"> 617.44]</w:t>
            </w:r>
          </w:p>
        </w:tc>
      </w:tr>
    </w:tbl>
    <w:p w14:paraId="50F8ABF3" w14:textId="2235D84B" w:rsidR="00FA0C17" w:rsidRDefault="00FA0C17" w:rsidP="008B3849">
      <w:pPr>
        <w:spacing w:line="480" w:lineRule="auto"/>
        <w:ind w:firstLine="284"/>
        <w:jc w:val="both"/>
      </w:pPr>
    </w:p>
    <w:p w14:paraId="7452B809" w14:textId="35141403"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2B0E44">
        <w:rPr>
          <w:i/>
        </w:rPr>
        <w:t>A</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2809AF">
        <w:t>0.12; 95% HDI [-0.05, 0.28</w:t>
      </w:r>
      <w:r w:rsidR="00C94B53">
        <w:t xml:space="preserve">]; ER = </w:t>
      </w:r>
      <w:r w:rsidR="002809AF">
        <w:t>11.05</w:t>
      </w:r>
      <w:r w:rsidR="00C94B53">
        <w:t xml:space="preserve">) </w:t>
      </w:r>
      <w:r>
        <w:t xml:space="preserve">and low </w:t>
      </w:r>
      <w:r w:rsidR="00C94B53">
        <w:t>(</w:t>
      </w:r>
      <w:r w:rsidR="00C94B53">
        <w:rPr>
          <w:i/>
        </w:rPr>
        <w:t xml:space="preserve">M = </w:t>
      </w:r>
      <w:r w:rsidR="002809AF">
        <w:t>0.15; 95% HDI [0.01, 0.32]; ER = 36.04</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w:t>
      </w:r>
      <w:r w:rsidR="002809AF">
        <w:t>only a very small improvement</w:t>
      </w:r>
      <w:r w:rsidR="00C94B53">
        <w:t xml:space="preserve"> in</w:t>
      </w:r>
      <w:r w:rsidR="002809AF">
        <w:t xml:space="preserve"> sensitivity in</w:t>
      </w:r>
      <w:r w:rsidR="00C94B53">
        <w:t xml:space="preserve"> the high </w:t>
      </w:r>
      <w:r w:rsidR="004A31AE">
        <w:t>value</w:t>
      </w:r>
      <w:r w:rsidR="00C94B53">
        <w:t xml:space="preserve"> condition (</w:t>
      </w:r>
      <w:r w:rsidR="00C94B53">
        <w:rPr>
          <w:i/>
        </w:rPr>
        <w:t xml:space="preserve">M = </w:t>
      </w:r>
      <w:r w:rsidR="002809AF">
        <w:t>0.06; 95% HDI [-0.11, 0.22</w:t>
      </w:r>
      <w:r w:rsidR="00C94B53">
        <w:t>]; ER</w:t>
      </w:r>
      <w:r w:rsidR="002809AF">
        <w:t xml:space="preserve"> = 2.94), and a much bigger one</w:t>
      </w:r>
      <w:r w:rsidR="00C94B53">
        <w:t xml:space="preserve"> in the low </w:t>
      </w:r>
      <w:r w:rsidR="004A31AE">
        <w:t>value</w:t>
      </w:r>
      <w:r w:rsidR="00C94B53">
        <w:t xml:space="preserve"> condition (</w:t>
      </w:r>
      <w:r w:rsidR="00C94B53">
        <w:rPr>
          <w:i/>
        </w:rPr>
        <w:t xml:space="preserve">M = </w:t>
      </w:r>
      <w:r w:rsidR="002809AF">
        <w:t>0.11; 95% HDI [-0.04, 0.28</w:t>
      </w:r>
      <w:r w:rsidR="00C94B53">
        <w:t xml:space="preserve">]; ER = </w:t>
      </w:r>
      <w:r w:rsidR="002809AF">
        <w:t>10.90</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6350A911" w:rsidR="008C49F8" w:rsidRDefault="008C49F8" w:rsidP="00C94B53">
      <w:pPr>
        <w:spacing w:line="480" w:lineRule="auto"/>
        <w:ind w:firstLine="284"/>
        <w:jc w:val="both"/>
      </w:pPr>
      <w:r>
        <w:lastRenderedPageBreak/>
        <w:t>The posterior distribution</w:t>
      </w:r>
      <w:r w:rsidR="00DE7446">
        <w:t>s</w:t>
      </w:r>
      <w:r>
        <w:t xml:space="preserve"> of reaction times (</w:t>
      </w:r>
      <w:r w:rsidR="00DE7446" w:rsidRPr="00DE7446">
        <w:rPr>
          <w:i/>
        </w:rPr>
        <w:t xml:space="preserve">Supplementary </w:t>
      </w:r>
      <w:r w:rsidR="002B0E44">
        <w:rPr>
          <w:i/>
        </w:rPr>
        <w:t>Figure 1B</w:t>
      </w:r>
      <w:r>
        <w:t xml:space="preserve"> and </w:t>
      </w:r>
      <w:r w:rsidR="00DE7446" w:rsidRPr="00DE7446">
        <w:rPr>
          <w:i/>
        </w:rPr>
        <w:t xml:space="preserve">Supplementary </w:t>
      </w:r>
      <w:r w:rsidRPr="00B57645">
        <w:rPr>
          <w:i/>
        </w:rPr>
        <w:t>Table 2</w:t>
      </w:r>
      <w:r>
        <w:t>)</w:t>
      </w:r>
      <w:r w:rsidR="00FA0C17">
        <w:t xml:space="preserve"> revealed </w:t>
      </w:r>
      <w:r w:rsidR="002809AF">
        <w:t>only a very small difference</w:t>
      </w:r>
      <w:r>
        <w:t xml:space="preserve"> between the first and the second part of baseline for high (</w:t>
      </w:r>
      <w:r>
        <w:rPr>
          <w:i/>
        </w:rPr>
        <w:t xml:space="preserve">M = </w:t>
      </w:r>
      <w:r w:rsidR="003A52BF">
        <w:t>-4.52; 95% HDI [-15.0</w:t>
      </w:r>
      <w:r w:rsidR="008679C1">
        <w:t>,</w:t>
      </w:r>
      <w:r w:rsidR="003A52BF">
        <w:t>0 5.77</w:t>
      </w:r>
      <w:r w:rsidR="008679C1">
        <w:t xml:space="preserve">]; ER </w:t>
      </w:r>
      <w:r w:rsidR="002809AF">
        <w:t>= 4.21</w:t>
      </w:r>
      <w:r w:rsidR="009940B0">
        <w:t>)</w:t>
      </w:r>
      <w:r>
        <w:t xml:space="preserve"> </w:t>
      </w:r>
      <w:r w:rsidR="004A31AE">
        <w:t>value</w:t>
      </w:r>
      <w:r w:rsidR="008679C1">
        <w:t xml:space="preserve"> condition, </w:t>
      </w:r>
      <w:r w:rsidR="003A52BF">
        <w:t>while the low value condition was</w:t>
      </w:r>
      <w:r w:rsidR="008679C1">
        <w:t xml:space="preserve"> somewhat slower in the second part of the baseline</w:t>
      </w:r>
      <w:r>
        <w:t xml:space="preserve"> (</w:t>
      </w:r>
      <w:r>
        <w:rPr>
          <w:i/>
        </w:rPr>
        <w:t xml:space="preserve">M = </w:t>
      </w:r>
      <w:r w:rsidR="003A52BF">
        <w:t>5.60 95% HDI [-4</w:t>
      </w:r>
      <w:r w:rsidR="008679C1">
        <w:t>.</w:t>
      </w:r>
      <w:r w:rsidR="003A52BF">
        <w:t>76, 16</w:t>
      </w:r>
      <w:r>
        <w:t>.</w:t>
      </w:r>
      <w:r w:rsidR="003A52BF">
        <w:t>20</w:t>
      </w:r>
      <w:r>
        <w:t>]; ER =</w:t>
      </w:r>
      <w:r w:rsidR="00AA68C9">
        <w:t xml:space="preserve"> </w:t>
      </w:r>
      <w:r w:rsidR="003A52BF">
        <w:t>5.71</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3A52BF">
        <w:t>22.9</w:t>
      </w:r>
      <w:r w:rsidR="008679C1">
        <w:t>0</w:t>
      </w:r>
      <w:r w:rsidR="008E2D11">
        <w:t>; 95% HDI [</w:t>
      </w:r>
      <w:r w:rsidR="003A52BF">
        <w:t>12.6</w:t>
      </w:r>
      <w:r w:rsidR="008679C1">
        <w:t>0</w:t>
      </w:r>
      <w:r w:rsidR="008E2D11">
        <w:t xml:space="preserve">, </w:t>
      </w:r>
      <w:r w:rsidR="003A52BF">
        <w:t>33</w:t>
      </w:r>
      <w:r w:rsidR="008679C1">
        <w:t>.80</w:t>
      </w:r>
      <w:r w:rsidR="003A52BF">
        <w:t>]; ER &gt; 6000</w:t>
      </w:r>
      <w:r w:rsidR="008E2D11">
        <w:t xml:space="preserve">) </w:t>
      </w:r>
      <w:r>
        <w:t xml:space="preserve">and low </w:t>
      </w:r>
      <w:r w:rsidR="008E2D11">
        <w:t>(</w:t>
      </w:r>
      <w:r w:rsidR="008E2D11">
        <w:rPr>
          <w:i/>
        </w:rPr>
        <w:t xml:space="preserve">M = </w:t>
      </w:r>
      <w:r w:rsidR="003A52BF">
        <w:t>11.60</w:t>
      </w:r>
      <w:r w:rsidR="008E2D11">
        <w:t>; 95% HDI [</w:t>
      </w:r>
      <w:r w:rsidR="003A52BF">
        <w:t>0.70</w:t>
      </w:r>
      <w:r w:rsidR="008E2D11">
        <w:t xml:space="preserve">, </w:t>
      </w:r>
      <w:r w:rsidR="003A52BF">
        <w:t>22</w:t>
      </w:r>
      <w:r w:rsidR="008679C1">
        <w:t>.10</w:t>
      </w:r>
      <w:r w:rsidR="008E2D11">
        <w:t>]; ER =</w:t>
      </w:r>
      <w:r w:rsidR="00AA68C9">
        <w:t xml:space="preserve"> </w:t>
      </w:r>
      <w:r w:rsidR="003A52BF">
        <w:t>57.82</w:t>
      </w:r>
      <w:r w:rsidR="008E2D11">
        <w:t xml:space="preserve">) </w:t>
      </w:r>
      <w:r w:rsidR="004A31AE">
        <w:t>value</w:t>
      </w:r>
      <w:r>
        <w:t xml:space="preserve"> conditions. </w:t>
      </w:r>
      <w:r w:rsidR="008E2D11">
        <w:t>These results clearly point to the absence of</w:t>
      </w:r>
      <w:r w:rsidR="00DD0532">
        <w:t xml:space="preserve"> large</w:t>
      </w:r>
      <w:r w:rsidR="008E2D11">
        <w:t xml:space="preserve"> training effects in </w:t>
      </w:r>
      <w:r w:rsidR="008F5B4D">
        <w:t xml:space="preserve">the </w:t>
      </w:r>
      <w:r w:rsidR="008E2D11">
        <w:t>reaction time data.</w:t>
      </w:r>
    </w:p>
    <w:p w14:paraId="018AA296" w14:textId="08EB4BC5"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06465635" w14:textId="7163B9A8" w:rsidR="009940B0" w:rsidRDefault="009940B0" w:rsidP="009940B0">
      <w:pPr>
        <w:spacing w:line="480" w:lineRule="auto"/>
        <w:ind w:firstLine="284"/>
        <w:jc w:val="both"/>
      </w:pPr>
      <w:r>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t xml:space="preserve"> conditions. If amplitude changes were mainly driven by training effects, the differences across reward phases would be expected for both </w:t>
      </w:r>
      <w:r w:rsidR="004A31AE">
        <w:t>value</w:t>
      </w:r>
      <w:r>
        <w:t xml:space="preserve"> conditions. This observation, combined with the lack of strong training effects in behavior, suggests that our EEG results are not driven by training effects.</w:t>
      </w:r>
    </w:p>
    <w:p w14:paraId="63F29283" w14:textId="0FE9CE4F" w:rsidR="002B0E44" w:rsidRDefault="002B0E44" w:rsidP="009940B0">
      <w:pPr>
        <w:spacing w:line="480" w:lineRule="auto"/>
        <w:ind w:firstLine="284"/>
        <w:jc w:val="both"/>
      </w:pPr>
    </w:p>
    <w:p w14:paraId="2196191C" w14:textId="567E51D2" w:rsidR="006F2A37" w:rsidRDefault="002B0E44" w:rsidP="009940B0">
      <w:pPr>
        <w:spacing w:line="480" w:lineRule="auto"/>
        <w:ind w:firstLine="284"/>
        <w:jc w:val="both"/>
      </w:pPr>
      <w:r>
        <w:rPr>
          <w:noProof/>
        </w:rPr>
        <w:lastRenderedPageBreak/>
        <mc:AlternateContent>
          <mc:Choice Requires="wpg">
            <w:drawing>
              <wp:anchor distT="0" distB="0" distL="114300" distR="114300" simplePos="0" relativeHeight="251699200" behindDoc="0" locked="0" layoutInCell="1" allowOverlap="1" wp14:anchorId="4715D6BB" wp14:editId="11172FFE">
                <wp:simplePos x="0" y="0"/>
                <wp:positionH relativeFrom="margin">
                  <wp:align>center</wp:align>
                </wp:positionH>
                <wp:positionV relativeFrom="paragraph">
                  <wp:posOffset>0</wp:posOffset>
                </wp:positionV>
                <wp:extent cx="6752590" cy="5840730"/>
                <wp:effectExtent l="0" t="0" r="0" b="26670"/>
                <wp:wrapTopAndBottom/>
                <wp:docPr id="13" name="Group 13"/>
                <wp:cNvGraphicFramePr/>
                <a:graphic xmlns:a="http://schemas.openxmlformats.org/drawingml/2006/main">
                  <a:graphicData uri="http://schemas.microsoft.com/office/word/2010/wordprocessingGroup">
                    <wpg:wgp>
                      <wpg:cNvGrpSpPr/>
                      <wpg:grpSpPr>
                        <a:xfrm>
                          <a:off x="0" y="0"/>
                          <a:ext cx="6752590" cy="5840730"/>
                          <a:chOff x="0" y="0"/>
                          <a:chExt cx="6752590" cy="5840730"/>
                        </a:xfrm>
                      </wpg:grpSpPr>
                      <pic:pic xmlns:pic="http://schemas.openxmlformats.org/drawingml/2006/picture">
                        <pic:nvPicPr>
                          <pic:cNvPr id="12" name="Picture 12" descr="C:\Users\igrahek\Documents\Studies\SSVEP Reward - Soren &amp; Antonio\Experiment 1\SSVEP_reward\figures\FigureSup1.tiff"/>
                          <pic:cNvPicPr>
                            <a:picLocks noChangeAspect="1"/>
                          </pic:cNvPicPr>
                        </pic:nvPicPr>
                        <pic:blipFill rotWithShape="1">
                          <a:blip r:embed="rId16" cstate="print">
                            <a:extLst>
                              <a:ext uri="{28A0092B-C50C-407E-A947-70E740481C1C}">
                                <a14:useLocalDpi xmlns:a14="http://schemas.microsoft.com/office/drawing/2010/main" val="0"/>
                              </a:ext>
                            </a:extLst>
                          </a:blip>
                          <a:srcRect r="6220"/>
                          <a:stretch/>
                        </pic:blipFill>
                        <pic:spPr bwMode="auto">
                          <a:xfrm>
                            <a:off x="0" y="0"/>
                            <a:ext cx="6752590" cy="4800600"/>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396240" y="4831080"/>
                            <a:ext cx="6172200" cy="1009650"/>
                          </a:xfrm>
                          <a:prstGeom prst="rect">
                            <a:avLst/>
                          </a:prstGeom>
                          <a:solidFill>
                            <a:srgbClr val="FFFFFF"/>
                          </a:solidFill>
                          <a:ln w="9525">
                            <a:solidFill>
                              <a:schemeClr val="bg1"/>
                            </a:solidFill>
                            <a:miter lim="800000"/>
                            <a:headEnd/>
                            <a:tailEnd/>
                          </a:ln>
                        </wps:spPr>
                        <wps:txbx>
                          <w:txbxContent>
                            <w:p w14:paraId="0E1F366E" w14:textId="77777777" w:rsidR="008D6D9A" w:rsidRPr="0013660A" w:rsidRDefault="008D6D9A"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8D6D9A" w:rsidRDefault="008D6D9A" w:rsidP="002B0E44">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715D6BB" id="Group 13" o:spid="_x0000_s1038" style="position:absolute;left:0;text-align:left;margin-left:0;margin-top:0;width:531.7pt;height:459.9pt;z-index:251699200;mso-position-horizontal:center;mso-position-horizontal-relative:margin;mso-height-relative:margin" coordsize="67525,5840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wGBwWDwmFw2HxGJxWLxmNx2PyGRyWTyk4gKAP+BACCQWDQeEQmFQ&#10;uGQ2HQ+IRGJROKRWLReMRmNRuOR2PR+QSGRSOSSWTSeUSmVSuWS2XS+YTGZTOaTWbTecTmdTueT2&#10;fT+gUGhUOiUWjUekUmlUumU2nU+oVGpVOqVWrVesVmtVuuV2vV+wWGxWOyWWzWeZQJ/2i2W23W+4&#10;XG5XO6XW7Xe8Xm9Xu+X2/X/AYHBYPCYXDYfEYnFYvGY3HY/IZHJZPKTiAo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Uek&#10;UmlUumU2nU+oVGpVOqVWrVesVmtVuuV2vV+wWGxWOyWWzWeZQJ/2i2W23W+4XG5XO6XW7Xe8Xm9X&#10;u+X2/X/AYHBYPCYXDYfEYnFYvGY3HY/IZHJZPKTiAo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">
                <v:shape id="Picture 12" o:spid="_x0000_s1039" type="#_x0000_t75" style="position:absolute;width:67525;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">
                  <v:imagedata r:id="rId17" o:title="FigureSup1" cropright="4076f"/>
                  <v:path arrowok="t"/>
                </v:shape>
                <v:shape id="Text Box 2" o:spid="_x0000_s1040" type="#_x0000_t202" style="position:absolute;left:3962;top:48310;width:61722;height:10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0E1F366E" w14:textId="77777777" w:rsidR="008D6D9A" w:rsidRPr="0013660A" w:rsidRDefault="008D6D9A"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8D6D9A" w:rsidRDefault="008D6D9A" w:rsidP="002B0E44">
                        <w:pPr>
                          <w:spacing w:line="480" w:lineRule="auto"/>
                          <w:jc w:val="both"/>
                        </w:pPr>
                      </w:p>
                    </w:txbxContent>
                  </v:textbox>
                </v:shape>
                <w10:wrap type="topAndBottom" anchorx="margin"/>
              </v:group>
            </w:pict>
          </mc:Fallback>
        </mc:AlternateContent>
      </w:r>
    </w:p>
    <w:p w14:paraId="727A2ADA" w14:textId="4DCEC30A" w:rsidR="006F2A37" w:rsidRDefault="006F2A37" w:rsidP="009940B0">
      <w:pPr>
        <w:spacing w:line="480" w:lineRule="auto"/>
        <w:ind w:firstLine="284"/>
        <w:jc w:val="both"/>
      </w:pPr>
    </w:p>
    <w:p w14:paraId="755BEA57" w14:textId="77777777" w:rsidR="002C4A6E" w:rsidRDefault="002C4A6E"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tbl>
      <w:tblPr>
        <w:tblStyle w:val="APA6"/>
        <w:tblpPr w:leftFromText="181" w:rightFromText="181" w:vertAnchor="text" w:horzAnchor="margin" w:tblpY="336"/>
        <w:tblOverlap w:val="never"/>
        <w:tblW w:w="9639" w:type="dxa"/>
        <w:tblLook w:val="04A0" w:firstRow="1" w:lastRow="0" w:firstColumn="1" w:lastColumn="0" w:noHBand="0" w:noVBand="1"/>
      </w:tblPr>
      <w:tblGrid>
        <w:gridCol w:w="2102"/>
        <w:gridCol w:w="2257"/>
        <w:gridCol w:w="2260"/>
        <w:gridCol w:w="3020"/>
      </w:tblGrid>
      <w:tr w:rsidR="002B0E44" w14:paraId="202D86F5" w14:textId="77777777" w:rsidTr="002B0E44">
        <w:trPr>
          <w:trHeight w:val="634"/>
        </w:trPr>
        <w:tc>
          <w:tcPr>
            <w:tcW w:w="9639" w:type="dxa"/>
            <w:gridSpan w:val="4"/>
            <w:tcBorders>
              <w:bottom w:val="single" w:sz="4" w:space="0" w:color="auto"/>
            </w:tcBorders>
          </w:tcPr>
          <w:p w14:paraId="3E911E49" w14:textId="77777777" w:rsidR="002B0E44" w:rsidRDefault="002B0E44" w:rsidP="002B0E44">
            <w:pPr>
              <w:spacing w:line="360" w:lineRule="auto"/>
            </w:pPr>
            <w:r w:rsidRPr="000C1A99">
              <w:lastRenderedPageBreak/>
              <w:t xml:space="preserve">Supplementary </w:t>
            </w:r>
            <w:r>
              <w:t>Table 4</w:t>
            </w:r>
          </w:p>
          <w:p w14:paraId="6043B2C1" w14:textId="77777777" w:rsidR="002B0E44" w:rsidRDefault="002B0E44" w:rsidP="002B0E44">
            <w:pPr>
              <w:spacing w:line="360" w:lineRule="auto"/>
              <w:rPr>
                <w:i/>
              </w:rPr>
            </w:pPr>
            <w:r>
              <w:rPr>
                <w:i/>
              </w:rPr>
              <w:t>Means and 95% HDIs of sensitivity and reaction times across six phases of the experiment</w:t>
            </w:r>
          </w:p>
        </w:tc>
      </w:tr>
      <w:tr w:rsidR="002B0E44" w14:paraId="641E062C" w14:textId="77777777" w:rsidTr="002B0E44">
        <w:trPr>
          <w:trHeight w:val="634"/>
        </w:trPr>
        <w:tc>
          <w:tcPr>
            <w:tcW w:w="2102" w:type="dxa"/>
            <w:tcBorders>
              <w:top w:val="single" w:sz="4" w:space="0" w:color="auto"/>
              <w:bottom w:val="single" w:sz="4" w:space="0" w:color="auto"/>
            </w:tcBorders>
            <w:vAlign w:val="center"/>
          </w:tcPr>
          <w:p w14:paraId="0D9F2D9D" w14:textId="77777777" w:rsidR="002B0E44" w:rsidRDefault="002B0E44" w:rsidP="002B0E44">
            <w:r>
              <w:t>Reward phase</w:t>
            </w:r>
          </w:p>
        </w:tc>
        <w:tc>
          <w:tcPr>
            <w:tcW w:w="2257" w:type="dxa"/>
            <w:tcBorders>
              <w:top w:val="single" w:sz="4" w:space="0" w:color="auto"/>
              <w:bottom w:val="single" w:sz="4" w:space="0" w:color="auto"/>
            </w:tcBorders>
            <w:vAlign w:val="center"/>
          </w:tcPr>
          <w:p w14:paraId="2EA593E3" w14:textId="77777777" w:rsidR="002B0E44" w:rsidRDefault="002B0E44" w:rsidP="002B0E44">
            <w:r>
              <w:t>Value</w:t>
            </w:r>
          </w:p>
        </w:tc>
        <w:tc>
          <w:tcPr>
            <w:tcW w:w="2260" w:type="dxa"/>
            <w:tcBorders>
              <w:top w:val="single" w:sz="4" w:space="0" w:color="auto"/>
              <w:bottom w:val="single" w:sz="4" w:space="0" w:color="auto"/>
            </w:tcBorders>
            <w:vAlign w:val="center"/>
          </w:tcPr>
          <w:p w14:paraId="2127399E" w14:textId="77777777" w:rsidR="002B0E44" w:rsidRPr="007F6AA7" w:rsidRDefault="002B0E44" w:rsidP="002B0E44">
            <w:r>
              <w:t>Sensitivity (d′)</w:t>
            </w:r>
          </w:p>
        </w:tc>
        <w:tc>
          <w:tcPr>
            <w:tcW w:w="3020" w:type="dxa"/>
            <w:tcBorders>
              <w:top w:val="single" w:sz="4" w:space="0" w:color="auto"/>
              <w:bottom w:val="single" w:sz="4" w:space="0" w:color="auto"/>
            </w:tcBorders>
            <w:vAlign w:val="center"/>
          </w:tcPr>
          <w:p w14:paraId="78DA272E" w14:textId="77777777" w:rsidR="002B0E44" w:rsidRPr="00297068" w:rsidRDefault="002B0E44" w:rsidP="002B0E44">
            <w:r>
              <w:t>Reaction times (milliseconds)</w:t>
            </w:r>
          </w:p>
        </w:tc>
      </w:tr>
      <w:tr w:rsidR="002D133F" w14:paraId="1E9F662C" w14:textId="77777777" w:rsidTr="00A82B7C">
        <w:trPr>
          <w:trHeight w:val="417"/>
        </w:trPr>
        <w:tc>
          <w:tcPr>
            <w:tcW w:w="2102" w:type="dxa"/>
            <w:tcBorders>
              <w:top w:val="single" w:sz="4" w:space="0" w:color="auto"/>
            </w:tcBorders>
            <w:vAlign w:val="center"/>
          </w:tcPr>
          <w:p w14:paraId="6EDFA690" w14:textId="77777777" w:rsidR="002D133F" w:rsidRDefault="002D133F" w:rsidP="002D133F">
            <w:r w:rsidRPr="00DC56DA">
              <w:t>Baseline</w:t>
            </w:r>
            <w:r>
              <w:t xml:space="preserve"> </w:t>
            </w:r>
            <w:r w:rsidRPr="00DC56DA">
              <w:t>1</w:t>
            </w:r>
          </w:p>
        </w:tc>
        <w:tc>
          <w:tcPr>
            <w:tcW w:w="2257" w:type="dxa"/>
            <w:tcBorders>
              <w:top w:val="single" w:sz="4" w:space="0" w:color="auto"/>
            </w:tcBorders>
            <w:vAlign w:val="center"/>
          </w:tcPr>
          <w:p w14:paraId="1505E7B0" w14:textId="77777777" w:rsidR="002D133F" w:rsidRPr="008E021D" w:rsidRDefault="002D133F" w:rsidP="002D133F">
            <w:r>
              <w:t>High</w:t>
            </w:r>
          </w:p>
        </w:tc>
        <w:tc>
          <w:tcPr>
            <w:tcW w:w="2260" w:type="dxa"/>
            <w:tcBorders>
              <w:top w:val="single" w:sz="4" w:space="0" w:color="auto"/>
            </w:tcBorders>
          </w:tcPr>
          <w:p w14:paraId="1E960AB4" w14:textId="2163C9ED" w:rsidR="002D133F" w:rsidRDefault="002D133F" w:rsidP="002D133F">
            <w:r w:rsidRPr="00DD421F">
              <w:t>1.48 [1.24</w:t>
            </w:r>
            <w:r>
              <w:t>,</w:t>
            </w:r>
            <w:r w:rsidRPr="00DD421F">
              <w:t xml:space="preserve"> 1.71]</w:t>
            </w:r>
          </w:p>
        </w:tc>
        <w:tc>
          <w:tcPr>
            <w:tcW w:w="3020" w:type="dxa"/>
            <w:tcBorders>
              <w:top w:val="single" w:sz="4" w:space="0" w:color="auto"/>
            </w:tcBorders>
          </w:tcPr>
          <w:p w14:paraId="7D2564F8" w14:textId="559D4FC0" w:rsidR="002D133F" w:rsidRDefault="002D133F" w:rsidP="002D133F">
            <w:r w:rsidRPr="009074A6">
              <w:t>548.86 [535.97</w:t>
            </w:r>
            <w:r>
              <w:t>,</w:t>
            </w:r>
            <w:r w:rsidRPr="009074A6">
              <w:t xml:space="preserve"> 561.35]</w:t>
            </w:r>
          </w:p>
        </w:tc>
      </w:tr>
      <w:tr w:rsidR="002D133F" w14:paraId="716C6102" w14:textId="77777777" w:rsidTr="00A82B7C">
        <w:trPr>
          <w:trHeight w:val="417"/>
        </w:trPr>
        <w:tc>
          <w:tcPr>
            <w:tcW w:w="2102" w:type="dxa"/>
            <w:vAlign w:val="center"/>
          </w:tcPr>
          <w:p w14:paraId="641F64FF" w14:textId="77777777" w:rsidR="002D133F" w:rsidRDefault="002D133F" w:rsidP="002D133F">
            <w:r w:rsidRPr="00DC56DA">
              <w:t>Baseline</w:t>
            </w:r>
            <w:r>
              <w:t xml:space="preserve"> </w:t>
            </w:r>
            <w:r w:rsidRPr="00DC56DA">
              <w:t>1</w:t>
            </w:r>
          </w:p>
        </w:tc>
        <w:tc>
          <w:tcPr>
            <w:tcW w:w="2257" w:type="dxa"/>
            <w:vAlign w:val="center"/>
          </w:tcPr>
          <w:p w14:paraId="237281A0" w14:textId="77777777" w:rsidR="002D133F" w:rsidRPr="008E021D" w:rsidRDefault="002D133F" w:rsidP="002D133F">
            <w:r>
              <w:t>Low</w:t>
            </w:r>
          </w:p>
        </w:tc>
        <w:tc>
          <w:tcPr>
            <w:tcW w:w="2260" w:type="dxa"/>
          </w:tcPr>
          <w:p w14:paraId="7AE39BAE" w14:textId="7492A6E2" w:rsidR="002D133F" w:rsidRDefault="002D133F" w:rsidP="002D133F">
            <w:r w:rsidRPr="00DD421F">
              <w:t>1.32 [1.09</w:t>
            </w:r>
            <w:r>
              <w:t>,</w:t>
            </w:r>
            <w:r w:rsidRPr="00DD421F">
              <w:t xml:space="preserve"> 1.53]</w:t>
            </w:r>
          </w:p>
        </w:tc>
        <w:tc>
          <w:tcPr>
            <w:tcW w:w="3020" w:type="dxa"/>
          </w:tcPr>
          <w:p w14:paraId="08D86A22" w14:textId="0129B25B" w:rsidR="002D133F" w:rsidRDefault="002D133F" w:rsidP="002D133F">
            <w:r w:rsidRPr="009074A6">
              <w:t>548.38 [535.83</w:t>
            </w:r>
            <w:r>
              <w:t>,</w:t>
            </w:r>
            <w:r w:rsidRPr="009074A6">
              <w:t xml:space="preserve"> 560.97]</w:t>
            </w:r>
          </w:p>
        </w:tc>
      </w:tr>
      <w:tr w:rsidR="002D133F" w14:paraId="0EBB3ABA" w14:textId="77777777" w:rsidTr="00A82B7C">
        <w:trPr>
          <w:trHeight w:val="417"/>
        </w:trPr>
        <w:tc>
          <w:tcPr>
            <w:tcW w:w="2102" w:type="dxa"/>
            <w:vAlign w:val="center"/>
          </w:tcPr>
          <w:p w14:paraId="65D26E94" w14:textId="77777777" w:rsidR="002D133F" w:rsidRDefault="002D133F" w:rsidP="002D133F">
            <w:r w:rsidRPr="00DC56DA">
              <w:t>Baseline</w:t>
            </w:r>
            <w:r>
              <w:t xml:space="preserve"> </w:t>
            </w:r>
            <w:r w:rsidRPr="00DC56DA">
              <w:t>2</w:t>
            </w:r>
          </w:p>
        </w:tc>
        <w:tc>
          <w:tcPr>
            <w:tcW w:w="2257" w:type="dxa"/>
            <w:vAlign w:val="center"/>
          </w:tcPr>
          <w:p w14:paraId="54E9107C" w14:textId="77777777" w:rsidR="002D133F" w:rsidRPr="008E021D" w:rsidRDefault="002D133F" w:rsidP="002D133F">
            <w:r>
              <w:t>High</w:t>
            </w:r>
          </w:p>
        </w:tc>
        <w:tc>
          <w:tcPr>
            <w:tcW w:w="2260" w:type="dxa"/>
          </w:tcPr>
          <w:p w14:paraId="0C2A5465" w14:textId="236A352A" w:rsidR="002D133F" w:rsidRDefault="002D133F" w:rsidP="002D133F">
            <w:r w:rsidRPr="00DD421F">
              <w:t>1.6</w:t>
            </w:r>
            <w:r>
              <w:t>0</w:t>
            </w:r>
            <w:r w:rsidRPr="00DD421F">
              <w:t xml:space="preserve"> [1.38</w:t>
            </w:r>
            <w:r>
              <w:t>,</w:t>
            </w:r>
            <w:r w:rsidRPr="00DD421F">
              <w:t xml:space="preserve"> 1.84]</w:t>
            </w:r>
          </w:p>
        </w:tc>
        <w:tc>
          <w:tcPr>
            <w:tcW w:w="3020" w:type="dxa"/>
          </w:tcPr>
          <w:p w14:paraId="4EF45705" w14:textId="71F04C03" w:rsidR="002D133F" w:rsidRDefault="002D133F" w:rsidP="002D133F">
            <w:r w:rsidRPr="009074A6">
              <w:t>544.34 [531.22</w:t>
            </w:r>
            <w:r>
              <w:t>,</w:t>
            </w:r>
            <w:r w:rsidRPr="009074A6">
              <w:t xml:space="preserve"> 558.49]</w:t>
            </w:r>
          </w:p>
        </w:tc>
      </w:tr>
      <w:tr w:rsidR="002D133F" w14:paraId="55E23FF5" w14:textId="77777777" w:rsidTr="00A82B7C">
        <w:trPr>
          <w:trHeight w:val="417"/>
        </w:trPr>
        <w:tc>
          <w:tcPr>
            <w:tcW w:w="2102" w:type="dxa"/>
            <w:vAlign w:val="center"/>
          </w:tcPr>
          <w:p w14:paraId="3FC8B83A" w14:textId="77777777" w:rsidR="002D133F" w:rsidRDefault="002D133F" w:rsidP="002D133F">
            <w:r w:rsidRPr="00DC56DA">
              <w:t>Baseline</w:t>
            </w:r>
            <w:r>
              <w:t xml:space="preserve"> </w:t>
            </w:r>
            <w:r w:rsidRPr="00DC56DA">
              <w:t>2</w:t>
            </w:r>
          </w:p>
        </w:tc>
        <w:tc>
          <w:tcPr>
            <w:tcW w:w="2257" w:type="dxa"/>
            <w:vAlign w:val="center"/>
          </w:tcPr>
          <w:p w14:paraId="12506DED" w14:textId="77777777" w:rsidR="002D133F" w:rsidRPr="00534F07" w:rsidRDefault="002D133F" w:rsidP="002D133F">
            <w:r>
              <w:t>Low</w:t>
            </w:r>
          </w:p>
        </w:tc>
        <w:tc>
          <w:tcPr>
            <w:tcW w:w="2260" w:type="dxa"/>
          </w:tcPr>
          <w:p w14:paraId="3295E34E" w14:textId="41F7EF6A" w:rsidR="002D133F" w:rsidRDefault="002D133F" w:rsidP="002D133F">
            <w:r w:rsidRPr="00DD421F">
              <w:t>1.47 [1.25</w:t>
            </w:r>
            <w:r>
              <w:t>,</w:t>
            </w:r>
            <w:r w:rsidRPr="00DD421F">
              <w:t xml:space="preserve"> 1.69]</w:t>
            </w:r>
          </w:p>
        </w:tc>
        <w:tc>
          <w:tcPr>
            <w:tcW w:w="3020" w:type="dxa"/>
          </w:tcPr>
          <w:p w14:paraId="3B3E08BE" w14:textId="6259EFC5" w:rsidR="002D133F" w:rsidRDefault="002D133F" w:rsidP="002D133F">
            <w:r w:rsidRPr="009074A6">
              <w:t>553.98 [540.67</w:t>
            </w:r>
            <w:r>
              <w:t>,</w:t>
            </w:r>
            <w:r w:rsidRPr="009074A6">
              <w:t xml:space="preserve"> 567.69]</w:t>
            </w:r>
          </w:p>
        </w:tc>
      </w:tr>
      <w:tr w:rsidR="002D133F" w14:paraId="5D66853E" w14:textId="77777777" w:rsidTr="00A82B7C">
        <w:trPr>
          <w:trHeight w:val="417"/>
        </w:trPr>
        <w:tc>
          <w:tcPr>
            <w:tcW w:w="2102" w:type="dxa"/>
            <w:vAlign w:val="center"/>
          </w:tcPr>
          <w:p w14:paraId="63BC7929" w14:textId="77777777" w:rsidR="002D133F" w:rsidRDefault="002D133F" w:rsidP="002D133F">
            <w:r>
              <w:t xml:space="preserve">Training </w:t>
            </w:r>
            <w:r w:rsidRPr="00DC56DA">
              <w:t>1</w:t>
            </w:r>
          </w:p>
        </w:tc>
        <w:tc>
          <w:tcPr>
            <w:tcW w:w="2257" w:type="dxa"/>
            <w:vAlign w:val="center"/>
          </w:tcPr>
          <w:p w14:paraId="50810DF5" w14:textId="77777777" w:rsidR="002D133F" w:rsidRPr="00C21D51" w:rsidRDefault="002D133F" w:rsidP="002D133F">
            <w:r>
              <w:t>High</w:t>
            </w:r>
          </w:p>
        </w:tc>
        <w:tc>
          <w:tcPr>
            <w:tcW w:w="2260" w:type="dxa"/>
          </w:tcPr>
          <w:p w14:paraId="020157B5" w14:textId="473FE1F9" w:rsidR="002D133F" w:rsidRDefault="002D133F" w:rsidP="002D133F">
            <w:r w:rsidRPr="00DD421F">
              <w:t>1.54 [1.3</w:t>
            </w:r>
            <w:r>
              <w:t>0,</w:t>
            </w:r>
            <w:r w:rsidRPr="00DD421F">
              <w:t xml:space="preserve"> 1.78]</w:t>
            </w:r>
          </w:p>
        </w:tc>
        <w:tc>
          <w:tcPr>
            <w:tcW w:w="3020" w:type="dxa"/>
          </w:tcPr>
          <w:p w14:paraId="088E7D38" w14:textId="20560E2C" w:rsidR="002D133F" w:rsidRDefault="002D133F" w:rsidP="002D133F">
            <w:r w:rsidRPr="009074A6">
              <w:t>521.42 [508.48</w:t>
            </w:r>
            <w:r>
              <w:t>,</w:t>
            </w:r>
            <w:r w:rsidRPr="009074A6">
              <w:t xml:space="preserve"> 533.66]</w:t>
            </w:r>
          </w:p>
        </w:tc>
      </w:tr>
      <w:tr w:rsidR="002D133F" w14:paraId="4D0027ED" w14:textId="77777777" w:rsidTr="00A82B7C">
        <w:trPr>
          <w:trHeight w:val="417"/>
        </w:trPr>
        <w:tc>
          <w:tcPr>
            <w:tcW w:w="2102" w:type="dxa"/>
            <w:vAlign w:val="center"/>
          </w:tcPr>
          <w:p w14:paraId="41127953" w14:textId="77777777" w:rsidR="002D133F" w:rsidRDefault="002D133F" w:rsidP="002D133F">
            <w:r>
              <w:t xml:space="preserve">Training </w:t>
            </w:r>
            <w:r w:rsidRPr="00DC56DA">
              <w:t>1</w:t>
            </w:r>
          </w:p>
        </w:tc>
        <w:tc>
          <w:tcPr>
            <w:tcW w:w="2257" w:type="dxa"/>
            <w:vAlign w:val="center"/>
          </w:tcPr>
          <w:p w14:paraId="7CC53F96" w14:textId="77777777" w:rsidR="002D133F" w:rsidRPr="00C21D51" w:rsidRDefault="002D133F" w:rsidP="002D133F">
            <w:r>
              <w:t>Low</w:t>
            </w:r>
          </w:p>
        </w:tc>
        <w:tc>
          <w:tcPr>
            <w:tcW w:w="2260" w:type="dxa"/>
          </w:tcPr>
          <w:p w14:paraId="362566E9" w14:textId="50593DE9" w:rsidR="002D133F" w:rsidRDefault="002D133F" w:rsidP="002D133F">
            <w:r w:rsidRPr="00DD421F">
              <w:t>1.59 [1.37</w:t>
            </w:r>
            <w:r>
              <w:t>,</w:t>
            </w:r>
            <w:r w:rsidRPr="00DD421F">
              <w:t xml:space="preserve"> 1.81</w:t>
            </w:r>
          </w:p>
        </w:tc>
        <w:tc>
          <w:tcPr>
            <w:tcW w:w="3020" w:type="dxa"/>
          </w:tcPr>
          <w:p w14:paraId="53E9D794" w14:textId="05DBE7C1" w:rsidR="002D133F" w:rsidRDefault="002D133F" w:rsidP="002D133F">
            <w:r w:rsidRPr="009074A6">
              <w:t>542.35 [530.05</w:t>
            </w:r>
            <w:r>
              <w:t>,</w:t>
            </w:r>
            <w:r w:rsidRPr="009074A6">
              <w:t xml:space="preserve"> 555.45]</w:t>
            </w:r>
          </w:p>
        </w:tc>
      </w:tr>
      <w:tr w:rsidR="002D133F" w14:paraId="349C60DC" w14:textId="77777777" w:rsidTr="00A82B7C">
        <w:trPr>
          <w:trHeight w:val="417"/>
        </w:trPr>
        <w:tc>
          <w:tcPr>
            <w:tcW w:w="2102" w:type="dxa"/>
            <w:vAlign w:val="center"/>
          </w:tcPr>
          <w:p w14:paraId="1A087CCD" w14:textId="77777777" w:rsidR="002D133F" w:rsidRDefault="002D133F" w:rsidP="002D133F">
            <w:r>
              <w:t xml:space="preserve">Training </w:t>
            </w:r>
            <w:r w:rsidRPr="00DC56DA">
              <w:t>2</w:t>
            </w:r>
          </w:p>
        </w:tc>
        <w:tc>
          <w:tcPr>
            <w:tcW w:w="2257" w:type="dxa"/>
            <w:vAlign w:val="center"/>
          </w:tcPr>
          <w:p w14:paraId="52A885CF" w14:textId="77777777" w:rsidR="002D133F" w:rsidRDefault="002D133F" w:rsidP="002D133F">
            <w:r>
              <w:t>High</w:t>
            </w:r>
          </w:p>
        </w:tc>
        <w:tc>
          <w:tcPr>
            <w:tcW w:w="2260" w:type="dxa"/>
          </w:tcPr>
          <w:p w14:paraId="26223F07" w14:textId="34BFA899" w:rsidR="002D133F" w:rsidRDefault="002D133F" w:rsidP="002D133F">
            <w:r w:rsidRPr="00DD421F">
              <w:t>1.6</w:t>
            </w:r>
            <w:r>
              <w:t>0</w:t>
            </w:r>
            <w:r w:rsidRPr="00DD421F">
              <w:t xml:space="preserve"> [1.35</w:t>
            </w:r>
            <w:r>
              <w:t>,</w:t>
            </w:r>
            <w:r w:rsidRPr="00DD421F">
              <w:t xml:space="preserve"> 1.83]</w:t>
            </w:r>
          </w:p>
        </w:tc>
        <w:tc>
          <w:tcPr>
            <w:tcW w:w="3020" w:type="dxa"/>
          </w:tcPr>
          <w:p w14:paraId="0AD8A771" w14:textId="70E66F16" w:rsidR="002D133F" w:rsidRPr="00C57028" w:rsidRDefault="002D133F" w:rsidP="002D133F">
            <w:r w:rsidRPr="009074A6">
              <w:t>528.74 [</w:t>
            </w:r>
            <w:r>
              <w:t xml:space="preserve">515.92, </w:t>
            </w:r>
            <w:r w:rsidRPr="009074A6">
              <w:t>541.36]</w:t>
            </w:r>
          </w:p>
        </w:tc>
      </w:tr>
      <w:tr w:rsidR="002D133F" w14:paraId="3916B6BD" w14:textId="77777777" w:rsidTr="00A82B7C">
        <w:trPr>
          <w:trHeight w:val="417"/>
        </w:trPr>
        <w:tc>
          <w:tcPr>
            <w:tcW w:w="2102" w:type="dxa"/>
            <w:vAlign w:val="center"/>
          </w:tcPr>
          <w:p w14:paraId="6E3CA459" w14:textId="77777777" w:rsidR="002D133F" w:rsidRDefault="002D133F" w:rsidP="002D133F">
            <w:r>
              <w:t xml:space="preserve">Training </w:t>
            </w:r>
            <w:r w:rsidRPr="00DC56DA">
              <w:t>2</w:t>
            </w:r>
          </w:p>
        </w:tc>
        <w:tc>
          <w:tcPr>
            <w:tcW w:w="2257" w:type="dxa"/>
            <w:vAlign w:val="center"/>
          </w:tcPr>
          <w:p w14:paraId="2779CEAA" w14:textId="77777777" w:rsidR="002D133F" w:rsidRDefault="002D133F" w:rsidP="002D133F">
            <w:r>
              <w:t>Low</w:t>
            </w:r>
          </w:p>
        </w:tc>
        <w:tc>
          <w:tcPr>
            <w:tcW w:w="2260" w:type="dxa"/>
          </w:tcPr>
          <w:p w14:paraId="06FA0BA1" w14:textId="303DAC83" w:rsidR="002D133F" w:rsidRDefault="002D133F" w:rsidP="002D133F">
            <w:r w:rsidRPr="00DD421F">
              <w:t>1.48 [1.26</w:t>
            </w:r>
            <w:r>
              <w:t>,</w:t>
            </w:r>
            <w:r w:rsidRPr="00DD421F">
              <w:t xml:space="preserve"> 1.7</w:t>
            </w:r>
            <w:r>
              <w:t>0</w:t>
            </w:r>
            <w:r w:rsidRPr="00DD421F">
              <w:t>]</w:t>
            </w:r>
          </w:p>
        </w:tc>
        <w:tc>
          <w:tcPr>
            <w:tcW w:w="3020" w:type="dxa"/>
          </w:tcPr>
          <w:p w14:paraId="419CD7FC" w14:textId="09A0E61D" w:rsidR="002D133F" w:rsidRPr="00C57028" w:rsidRDefault="002D133F" w:rsidP="002D133F">
            <w:r w:rsidRPr="009074A6">
              <w:t>533.91 [</w:t>
            </w:r>
            <w:r>
              <w:t xml:space="preserve">521.41, </w:t>
            </w:r>
            <w:r w:rsidRPr="009074A6">
              <w:t>547.24]</w:t>
            </w:r>
          </w:p>
        </w:tc>
      </w:tr>
      <w:tr w:rsidR="002D133F" w14:paraId="24535C75" w14:textId="77777777" w:rsidTr="00A82B7C">
        <w:trPr>
          <w:trHeight w:val="417"/>
        </w:trPr>
        <w:tc>
          <w:tcPr>
            <w:tcW w:w="2102" w:type="dxa"/>
            <w:vAlign w:val="center"/>
          </w:tcPr>
          <w:p w14:paraId="376D427C" w14:textId="77777777" w:rsidR="002D133F" w:rsidRDefault="002D133F" w:rsidP="002D133F">
            <w:r>
              <w:t xml:space="preserve">Test </w:t>
            </w:r>
            <w:r w:rsidRPr="00DC56DA">
              <w:t>1</w:t>
            </w:r>
          </w:p>
        </w:tc>
        <w:tc>
          <w:tcPr>
            <w:tcW w:w="2257" w:type="dxa"/>
            <w:vAlign w:val="center"/>
          </w:tcPr>
          <w:p w14:paraId="759C5002" w14:textId="77777777" w:rsidR="002D133F" w:rsidRDefault="002D133F" w:rsidP="002D133F">
            <w:r>
              <w:t>High</w:t>
            </w:r>
          </w:p>
        </w:tc>
        <w:tc>
          <w:tcPr>
            <w:tcW w:w="2260" w:type="dxa"/>
          </w:tcPr>
          <w:p w14:paraId="08B64914" w14:textId="0890A555" w:rsidR="002D133F" w:rsidRDefault="002D133F" w:rsidP="002D133F">
            <w:r w:rsidRPr="00DD421F">
              <w:t>1.49 [1.24</w:t>
            </w:r>
            <w:r>
              <w:t>,</w:t>
            </w:r>
            <w:r w:rsidRPr="00DD421F">
              <w:t xml:space="preserve"> 1.72]</w:t>
            </w:r>
          </w:p>
        </w:tc>
        <w:tc>
          <w:tcPr>
            <w:tcW w:w="3020" w:type="dxa"/>
          </w:tcPr>
          <w:p w14:paraId="541E2A8E" w14:textId="1E1359C5" w:rsidR="002D133F" w:rsidRPr="00C57028" w:rsidRDefault="002D133F" w:rsidP="002D133F">
            <w:r w:rsidRPr="009074A6">
              <w:t>528.64 [514.39</w:t>
            </w:r>
            <w:r>
              <w:t>,</w:t>
            </w:r>
            <w:r w:rsidRPr="009074A6">
              <w:t xml:space="preserve"> 542.24]</w:t>
            </w:r>
          </w:p>
        </w:tc>
      </w:tr>
      <w:tr w:rsidR="002D133F" w14:paraId="2F82BE9E" w14:textId="77777777" w:rsidTr="00A82B7C">
        <w:trPr>
          <w:trHeight w:val="417"/>
        </w:trPr>
        <w:tc>
          <w:tcPr>
            <w:tcW w:w="2102" w:type="dxa"/>
            <w:vAlign w:val="center"/>
          </w:tcPr>
          <w:p w14:paraId="2D0ECA4C" w14:textId="77777777" w:rsidR="002D133F" w:rsidRDefault="002D133F" w:rsidP="002D133F">
            <w:r>
              <w:t xml:space="preserve">Test </w:t>
            </w:r>
            <w:r w:rsidRPr="00DC56DA">
              <w:t>1</w:t>
            </w:r>
          </w:p>
        </w:tc>
        <w:tc>
          <w:tcPr>
            <w:tcW w:w="2257" w:type="dxa"/>
            <w:vAlign w:val="center"/>
          </w:tcPr>
          <w:p w14:paraId="2B739EA0" w14:textId="77777777" w:rsidR="002D133F" w:rsidRDefault="002D133F" w:rsidP="002D133F">
            <w:r>
              <w:t>Low</w:t>
            </w:r>
          </w:p>
        </w:tc>
        <w:tc>
          <w:tcPr>
            <w:tcW w:w="2260" w:type="dxa"/>
          </w:tcPr>
          <w:p w14:paraId="0D9931E0" w14:textId="26B4CED6" w:rsidR="002D133F" w:rsidRDefault="002D133F" w:rsidP="002D133F">
            <w:r w:rsidRPr="00DD421F">
              <w:t>1.5</w:t>
            </w:r>
            <w:r>
              <w:t>0</w:t>
            </w:r>
            <w:r w:rsidRPr="00DD421F">
              <w:t xml:space="preserve"> [1.28</w:t>
            </w:r>
            <w:r>
              <w:t>,</w:t>
            </w:r>
            <w:r w:rsidRPr="00DD421F">
              <w:t xml:space="preserve"> 1.71]</w:t>
            </w:r>
          </w:p>
        </w:tc>
        <w:tc>
          <w:tcPr>
            <w:tcW w:w="3020" w:type="dxa"/>
          </w:tcPr>
          <w:p w14:paraId="491B185F" w14:textId="30B67331" w:rsidR="002D133F" w:rsidRPr="00C57028" w:rsidRDefault="002D133F" w:rsidP="002D133F">
            <w:r w:rsidRPr="009074A6">
              <w:t>536.51 [520.49</w:t>
            </w:r>
            <w:r>
              <w:t>,</w:t>
            </w:r>
            <w:r w:rsidRPr="009074A6">
              <w:t xml:space="preserve"> 551.37]</w:t>
            </w:r>
          </w:p>
        </w:tc>
      </w:tr>
      <w:tr w:rsidR="002D133F" w14:paraId="204DF3B7" w14:textId="77777777" w:rsidTr="00A82B7C">
        <w:trPr>
          <w:trHeight w:val="417"/>
        </w:trPr>
        <w:tc>
          <w:tcPr>
            <w:tcW w:w="2102" w:type="dxa"/>
            <w:vAlign w:val="center"/>
          </w:tcPr>
          <w:p w14:paraId="45D77F87" w14:textId="77777777" w:rsidR="002D133F" w:rsidRDefault="002D133F" w:rsidP="002D133F">
            <w:r>
              <w:t xml:space="preserve">Test </w:t>
            </w:r>
            <w:r w:rsidRPr="00DC56DA">
              <w:t>2</w:t>
            </w:r>
          </w:p>
        </w:tc>
        <w:tc>
          <w:tcPr>
            <w:tcW w:w="2257" w:type="dxa"/>
            <w:vAlign w:val="center"/>
          </w:tcPr>
          <w:p w14:paraId="7744267F" w14:textId="77777777" w:rsidR="002D133F" w:rsidRDefault="002D133F" w:rsidP="002D133F">
            <w:r>
              <w:t>High</w:t>
            </w:r>
          </w:p>
        </w:tc>
        <w:tc>
          <w:tcPr>
            <w:tcW w:w="2260" w:type="dxa"/>
          </w:tcPr>
          <w:p w14:paraId="0C85C8C8" w14:textId="69AA8B39" w:rsidR="002D133F" w:rsidRDefault="002D133F" w:rsidP="002D133F">
            <w:r w:rsidRPr="00DD421F">
              <w:t>1.49 [1.25</w:t>
            </w:r>
            <w:r>
              <w:t>,</w:t>
            </w:r>
            <w:r w:rsidRPr="00DD421F">
              <w:t xml:space="preserve"> 1.74]</w:t>
            </w:r>
          </w:p>
        </w:tc>
        <w:tc>
          <w:tcPr>
            <w:tcW w:w="3020" w:type="dxa"/>
          </w:tcPr>
          <w:p w14:paraId="037450D7" w14:textId="34BDC7C2" w:rsidR="002D133F" w:rsidRPr="00C57028" w:rsidRDefault="002D133F" w:rsidP="002D133F">
            <w:r w:rsidRPr="009074A6">
              <w:t>529.32 [516.53</w:t>
            </w:r>
            <w:r>
              <w:t>,</w:t>
            </w:r>
            <w:r w:rsidRPr="009074A6">
              <w:t xml:space="preserve"> 543.7</w:t>
            </w:r>
            <w:r>
              <w:t>0</w:t>
            </w:r>
            <w:r w:rsidRPr="009074A6">
              <w:t>]</w:t>
            </w:r>
          </w:p>
        </w:tc>
      </w:tr>
      <w:tr w:rsidR="002D133F" w14:paraId="2CA3D8C5" w14:textId="77777777" w:rsidTr="00A82B7C">
        <w:trPr>
          <w:trHeight w:val="417"/>
        </w:trPr>
        <w:tc>
          <w:tcPr>
            <w:tcW w:w="2102" w:type="dxa"/>
            <w:tcBorders>
              <w:bottom w:val="single" w:sz="4" w:space="0" w:color="auto"/>
            </w:tcBorders>
            <w:vAlign w:val="center"/>
          </w:tcPr>
          <w:p w14:paraId="698B8261" w14:textId="77777777" w:rsidR="002D133F" w:rsidRDefault="002D133F" w:rsidP="002D133F">
            <w:r>
              <w:t xml:space="preserve">Test </w:t>
            </w:r>
            <w:r w:rsidRPr="00DC56DA">
              <w:t>2</w:t>
            </w:r>
          </w:p>
        </w:tc>
        <w:tc>
          <w:tcPr>
            <w:tcW w:w="2257" w:type="dxa"/>
            <w:tcBorders>
              <w:bottom w:val="single" w:sz="4" w:space="0" w:color="auto"/>
            </w:tcBorders>
            <w:vAlign w:val="center"/>
          </w:tcPr>
          <w:p w14:paraId="2815A758" w14:textId="77777777" w:rsidR="002D133F" w:rsidRDefault="002D133F" w:rsidP="002D133F">
            <w:r>
              <w:t>Low</w:t>
            </w:r>
          </w:p>
        </w:tc>
        <w:tc>
          <w:tcPr>
            <w:tcW w:w="2260" w:type="dxa"/>
            <w:tcBorders>
              <w:bottom w:val="single" w:sz="4" w:space="0" w:color="auto"/>
            </w:tcBorders>
          </w:tcPr>
          <w:p w14:paraId="61C1A838" w14:textId="1E9BF6CA" w:rsidR="002D133F" w:rsidRDefault="002D133F" w:rsidP="002D133F">
            <w:r w:rsidRPr="00DD421F">
              <w:t>1.55 [1.33</w:t>
            </w:r>
            <w:r>
              <w:t>,</w:t>
            </w:r>
            <w:r w:rsidRPr="00DD421F">
              <w:t xml:space="preserve"> 1.76]</w:t>
            </w:r>
          </w:p>
        </w:tc>
        <w:tc>
          <w:tcPr>
            <w:tcW w:w="3020" w:type="dxa"/>
            <w:tcBorders>
              <w:bottom w:val="single" w:sz="4" w:space="0" w:color="auto"/>
            </w:tcBorders>
          </w:tcPr>
          <w:p w14:paraId="5D5F5099" w14:textId="35AF5D23" w:rsidR="002D133F" w:rsidRPr="00C57028" w:rsidRDefault="002D133F" w:rsidP="002D133F">
            <w:r w:rsidRPr="009074A6">
              <w:t>543.01 [528.56</w:t>
            </w:r>
            <w:r>
              <w:t>,</w:t>
            </w:r>
            <w:r w:rsidRPr="009074A6">
              <w:t xml:space="preserve"> 557.28]</w:t>
            </w:r>
          </w:p>
        </w:tc>
      </w:tr>
    </w:tbl>
    <w:p w14:paraId="6863F7EB" w14:textId="0DF2A0F3" w:rsidR="002B0E44" w:rsidRDefault="002B0E44" w:rsidP="002B0E44">
      <w:pPr>
        <w:spacing w:line="480" w:lineRule="auto"/>
        <w:jc w:val="both"/>
      </w:pPr>
    </w:p>
    <w:p w14:paraId="48122378" w14:textId="41C3C823" w:rsidR="002B0E44" w:rsidRDefault="002B0E44" w:rsidP="009940B0">
      <w:pPr>
        <w:spacing w:line="480" w:lineRule="auto"/>
        <w:ind w:firstLine="284"/>
        <w:jc w:val="both"/>
      </w:pPr>
    </w:p>
    <w:p w14:paraId="0EE1B0AC" w14:textId="77777777" w:rsidR="002B0E44" w:rsidRDefault="002B0E44"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4961EA95"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p>
    <w:p w14:paraId="15173E87" w14:textId="554F5465" w:rsidR="004D7EBB" w:rsidRDefault="004D7EBB" w:rsidP="004D7EBB">
      <w:pPr>
        <w:spacing w:line="480" w:lineRule="auto"/>
        <w:ind w:firstLine="284"/>
        <w:jc w:val="both"/>
      </w:pPr>
      <w:r>
        <w:lastRenderedPageBreak/>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here</w:t>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5EF30793"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5D38DF">
        <w:t>,</w:t>
      </w:r>
      <w:r w:rsidR="009508C9">
        <w:t xml:space="preserve"> </w:t>
      </w:r>
      <w:r>
        <w:t xml:space="preserve">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5D38DF">
        <w:t xml:space="preserve">, and the Biotechnology and Biological Sciences Research Council [BB/P002404/1 </w:t>
      </w:r>
      <w:r w:rsidR="00890E39">
        <w:t>awarded</w:t>
      </w:r>
      <w:r w:rsidR="005D38DF">
        <w:t xml:space="preserve"> to SKA]</w:t>
      </w:r>
      <w:r w:rsidR="00FB62B3">
        <w:t>.</w:t>
      </w:r>
      <w:r w:rsidR="00F35FBF" w:rsidRPr="00F35FBF">
        <w:t xml:space="preserve"> </w:t>
      </w:r>
      <w:r w:rsidR="000B4D3A" w:rsidRPr="000B4D3A">
        <w:rPr>
          <w:highlight w:val="yellow"/>
        </w:rPr>
        <w:t>Add funding for</w:t>
      </w:r>
      <w:r w:rsidR="009508C9">
        <w:rPr>
          <w:highlight w:val="yellow"/>
        </w:rPr>
        <w:t xml:space="preserve"> Gilles</w:t>
      </w:r>
      <w:r w:rsidR="00AA6D1F">
        <w:rPr>
          <w:highlight w:val="yellow"/>
        </w:rPr>
        <w:t>.</w:t>
      </w:r>
      <w:r w:rsidR="005D38DF">
        <w:t xml:space="preserve"> </w:t>
      </w:r>
      <w:r w:rsidR="00ED1620">
        <w:t>The funding sources had no involvement in the study design; collection, analysis, and interpretation of data; writing of the report; and decision to submit the article for publication.</w:t>
      </w:r>
    </w:p>
    <w:p w14:paraId="19CED138" w14:textId="2C41B9F3"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w:t>
      </w:r>
      <w:r w:rsidR="005D38DF">
        <w:rPr>
          <w:color w:val="000000"/>
          <w:szCs w:val="16"/>
        </w:rPr>
        <w:t>, Ruth Krebs for her comments on a draft of the manuscript,</w:t>
      </w:r>
      <w:r w:rsidR="006C644D">
        <w:rPr>
          <w:color w:val="000000"/>
          <w:szCs w:val="16"/>
        </w:rPr>
        <w:t xml:space="preserve"> and</w:t>
      </w:r>
      <w:r w:rsidR="006C644D" w:rsidRPr="006C644D">
        <w:t xml:space="preserve"> </w:t>
      </w:r>
      <w:r>
        <w:t xml:space="preserve">Dr. Inez Greven </w:t>
      </w:r>
      <w:r w:rsidR="006C644D">
        <w:t>for help with data collection.</w:t>
      </w:r>
    </w:p>
    <w:p w14:paraId="5DFBB28F" w14:textId="4F99B98D" w:rsidR="00CC0973" w:rsidRDefault="00CC0973" w:rsidP="00BC3FB6">
      <w:pPr>
        <w:pStyle w:val="Heading1"/>
        <w:spacing w:before="0" w:after="240"/>
      </w:pPr>
      <w:r w:rsidRPr="00D92BFE">
        <w:t>Author contributions</w:t>
      </w:r>
    </w:p>
    <w:p w14:paraId="40E0C681" w14:textId="2A7BA602"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CRediT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(Allen, Scott, Brand, Hlava, &amp; Altman, 2014)</w:t>
      </w:r>
      <w:r>
        <w:rPr>
          <w:rFonts w:eastAsia="Times New Roman"/>
          <w:szCs w:val="24"/>
        </w:rPr>
        <w:fldChar w:fldCharType="end"/>
      </w:r>
      <w:r>
        <w:rPr>
          <w:rFonts w:eastAsia="Times New Roman"/>
          <w:szCs w:val="24"/>
        </w:rPr>
        <w:t xml:space="preserve">. For details, see </w:t>
      </w:r>
      <w:hyperlink r:id="rId18" w:history="1">
        <w:r>
          <w:rPr>
            <w:rFonts w:eastAsia="Times New Roman"/>
            <w:szCs w:val="24"/>
          </w:rPr>
          <w:t>https://www.casrai.org/credit.html</w:t>
        </w:r>
      </w:hyperlink>
      <w:r>
        <w:rPr>
          <w:rFonts w:eastAsia="Times New Roman"/>
          <w:szCs w:val="24"/>
        </w:rPr>
        <w:t>.</w:t>
      </w:r>
    </w:p>
    <w:p w14:paraId="57703D8C" w14:textId="77777777" w:rsidR="001D78FC" w:rsidRPr="001D78FC" w:rsidRDefault="001D78FC" w:rsidP="001D78FC"/>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 xml:space="preserve">and </w:t>
      </w:r>
      <w:r>
        <w:rPr>
          <w:rFonts w:eastAsia="Times New Roman"/>
          <w:szCs w:val="24"/>
        </w:rPr>
        <w:lastRenderedPageBreak/>
        <w:t>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637B" w:rsidRDefault="007F7776" w:rsidP="00BC3FB6">
      <w:pPr>
        <w:pStyle w:val="Heading1"/>
        <w:spacing w:before="0" w:after="240"/>
        <w:rPr>
          <w:lang w:val="en-GB"/>
        </w:rPr>
      </w:pPr>
      <w:r w:rsidRPr="00A5637B">
        <w:rPr>
          <w:lang w:val="en-GB"/>
        </w:rPr>
        <w:lastRenderedPageBreak/>
        <w:t>References</w:t>
      </w:r>
    </w:p>
    <w:p w14:paraId="57F244E7" w14:textId="6DA1153C" w:rsidR="0076374E" w:rsidRPr="0076374E" w:rsidRDefault="009214B6" w:rsidP="0076374E">
      <w:pPr>
        <w:widowControl w:val="0"/>
        <w:autoSpaceDE w:val="0"/>
        <w:autoSpaceDN w:val="0"/>
        <w:adjustRightInd w:val="0"/>
        <w:spacing w:after="0" w:line="480" w:lineRule="auto"/>
        <w:ind w:left="480" w:hanging="480"/>
        <w:rPr>
          <w:noProof/>
          <w:szCs w:val="24"/>
        </w:rPr>
      </w:pPr>
      <w:r>
        <w:rPr>
          <w:b/>
        </w:rPr>
        <w:fldChar w:fldCharType="begin" w:fldLock="1"/>
      </w:r>
      <w:r w:rsidRPr="00F371BF">
        <w:rPr>
          <w:b/>
          <w:rPrChange w:id="27" w:author="Ernst Koster" w:date="2019-09-24T10:24:00Z">
            <w:rPr>
              <w:b/>
              <w:lang w:val="de-DE"/>
            </w:rPr>
          </w:rPrChange>
        </w:rPr>
        <w:instrText xml:space="preserve">ADDIN Mendeley Bibliography CSL_BIBLIOGRAPHY </w:instrText>
      </w:r>
      <w:r>
        <w:rPr>
          <w:b/>
        </w:rPr>
        <w:fldChar w:fldCharType="separate"/>
      </w:r>
      <w:r w:rsidR="0076374E" w:rsidRPr="0076374E">
        <w:rPr>
          <w:noProof/>
          <w:szCs w:val="24"/>
        </w:rPr>
        <w:t xml:space="preserve">Allen, L., Scott, J., Brand, A., Hlava, M., &amp; Altman, M. (2014). Publishing: Credit where credit is due. </w:t>
      </w:r>
      <w:r w:rsidR="0076374E" w:rsidRPr="0076374E">
        <w:rPr>
          <w:i/>
          <w:iCs/>
          <w:noProof/>
          <w:szCs w:val="24"/>
        </w:rPr>
        <w:t>Nature</w:t>
      </w:r>
      <w:r w:rsidR="0076374E" w:rsidRPr="0076374E">
        <w:rPr>
          <w:noProof/>
          <w:szCs w:val="24"/>
        </w:rPr>
        <w:t xml:space="preserve">, </w:t>
      </w:r>
      <w:r w:rsidR="0076374E" w:rsidRPr="0076374E">
        <w:rPr>
          <w:i/>
          <w:iCs/>
          <w:noProof/>
          <w:szCs w:val="24"/>
        </w:rPr>
        <w:t>508</w:t>
      </w:r>
      <w:r w:rsidR="0076374E" w:rsidRPr="0076374E">
        <w:rPr>
          <w:noProof/>
          <w:szCs w:val="24"/>
        </w:rPr>
        <w:t>(7496), 312–313. https://doi.org/10.1038/508312a</w:t>
      </w:r>
    </w:p>
    <w:p w14:paraId="044A3E1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Andersen, S. K., Muller, M. M., &amp; Hillyard, S. A. (2009). Color-selective attention need not be mediated by spatial attention. </w:t>
      </w:r>
      <w:r w:rsidRPr="0076374E">
        <w:rPr>
          <w:i/>
          <w:iCs/>
          <w:noProof/>
          <w:szCs w:val="24"/>
        </w:rPr>
        <w:t>Journal of Vision</w:t>
      </w:r>
      <w:r w:rsidRPr="0076374E">
        <w:rPr>
          <w:noProof/>
          <w:szCs w:val="24"/>
        </w:rPr>
        <w:t xml:space="preserve">, </w:t>
      </w:r>
      <w:r w:rsidRPr="0076374E">
        <w:rPr>
          <w:i/>
          <w:iCs/>
          <w:noProof/>
          <w:szCs w:val="24"/>
        </w:rPr>
        <w:t>9</w:t>
      </w:r>
      <w:r w:rsidRPr="0076374E">
        <w:rPr>
          <w:noProof/>
          <w:szCs w:val="24"/>
        </w:rPr>
        <w:t>(6), 2–2. https://doi.org/10.1167/9.6.2</w:t>
      </w:r>
    </w:p>
    <w:p w14:paraId="2F3DC37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Andersen, S. K., Muller, M. M., &amp; Martinovic, J. (2012). Bottom-Up Biases in Feature-Selective Attention. </w:t>
      </w:r>
      <w:r w:rsidRPr="0076374E">
        <w:rPr>
          <w:i/>
          <w:iCs/>
          <w:noProof/>
          <w:szCs w:val="24"/>
        </w:rPr>
        <w:t>Journal of Neuroscience</w:t>
      </w:r>
      <w:r w:rsidRPr="0076374E">
        <w:rPr>
          <w:noProof/>
          <w:szCs w:val="24"/>
        </w:rPr>
        <w:t xml:space="preserve">, </w:t>
      </w:r>
      <w:r w:rsidRPr="0076374E">
        <w:rPr>
          <w:i/>
          <w:iCs/>
          <w:noProof/>
          <w:szCs w:val="24"/>
        </w:rPr>
        <w:t>32</w:t>
      </w:r>
      <w:r w:rsidRPr="0076374E">
        <w:rPr>
          <w:noProof/>
          <w:szCs w:val="24"/>
        </w:rPr>
        <w:t>(47), 16953–16958. https://doi.org/10.1523/JNEUROSCI.1767-12.2012</w:t>
      </w:r>
    </w:p>
    <w:p w14:paraId="6F80796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Andersen, S K, &amp; Müller, M. M. (2010). Behavioral performance follows the time course of neural facilitation and suppression during cued shifts of feature-selective attention. </w:t>
      </w:r>
      <w:r w:rsidRPr="0076374E">
        <w:rPr>
          <w:i/>
          <w:iCs/>
          <w:noProof/>
          <w:szCs w:val="24"/>
        </w:rPr>
        <w:t>Proceedings of the National Academy of Sciences of the United States of America</w:t>
      </w:r>
      <w:r w:rsidRPr="0076374E">
        <w:rPr>
          <w:noProof/>
          <w:szCs w:val="24"/>
        </w:rPr>
        <w:t xml:space="preserve">, </w:t>
      </w:r>
      <w:r w:rsidRPr="0076374E">
        <w:rPr>
          <w:i/>
          <w:iCs/>
          <w:noProof/>
          <w:szCs w:val="24"/>
        </w:rPr>
        <w:t>107</w:t>
      </w:r>
      <w:r w:rsidRPr="0076374E">
        <w:rPr>
          <w:noProof/>
          <w:szCs w:val="24"/>
        </w:rPr>
        <w:t>(31), 13878–13882. https://doi.org/10.1073/pnas.1002436107</w:t>
      </w:r>
    </w:p>
    <w:p w14:paraId="2EBE681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F371BF">
        <w:rPr>
          <w:noProof/>
          <w:szCs w:val="24"/>
          <w:lang w:val="de-DE"/>
          <w:rPrChange w:id="28" w:author="Ernst Koster" w:date="2019-09-24T10:24:00Z">
            <w:rPr>
              <w:noProof/>
              <w:szCs w:val="24"/>
            </w:rPr>
          </w:rPrChange>
        </w:rPr>
        <w:t xml:space="preserve">Andersen, Søren K., Hillyard, S. A., &amp; Müller, M. M. (2008). </w:t>
      </w:r>
      <w:r w:rsidRPr="0076374E">
        <w:rPr>
          <w:noProof/>
          <w:szCs w:val="24"/>
        </w:rPr>
        <w:t xml:space="preserve">Attention Facilitates Multiple Stimulus Features in Parallel in Human Visual Cortex. </w:t>
      </w:r>
      <w:r w:rsidRPr="0076374E">
        <w:rPr>
          <w:i/>
          <w:iCs/>
          <w:noProof/>
          <w:szCs w:val="24"/>
        </w:rPr>
        <w:t>Current Biology</w:t>
      </w:r>
      <w:r w:rsidRPr="0076374E">
        <w:rPr>
          <w:noProof/>
          <w:szCs w:val="24"/>
        </w:rPr>
        <w:t xml:space="preserve">, </w:t>
      </w:r>
      <w:r w:rsidRPr="0076374E">
        <w:rPr>
          <w:i/>
          <w:iCs/>
          <w:noProof/>
          <w:szCs w:val="24"/>
        </w:rPr>
        <w:t>18</w:t>
      </w:r>
      <w:r w:rsidRPr="0076374E">
        <w:rPr>
          <w:noProof/>
          <w:szCs w:val="24"/>
        </w:rPr>
        <w:t>(13), 1006–1009. https://doi.org/10.1016/j.cub.2008.06.030</w:t>
      </w:r>
    </w:p>
    <w:p w14:paraId="59AB338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 A. (2016). The attention habit: How reward learning shapes attentional selection. </w:t>
      </w:r>
      <w:r w:rsidRPr="0076374E">
        <w:rPr>
          <w:i/>
          <w:iCs/>
          <w:noProof/>
          <w:szCs w:val="24"/>
        </w:rPr>
        <w:t>Annals of the New York Academy of Sciences</w:t>
      </w:r>
      <w:r w:rsidRPr="0076374E">
        <w:rPr>
          <w:noProof/>
          <w:szCs w:val="24"/>
        </w:rPr>
        <w:t xml:space="preserve">, </w:t>
      </w:r>
      <w:r w:rsidRPr="0076374E">
        <w:rPr>
          <w:i/>
          <w:iCs/>
          <w:noProof/>
          <w:szCs w:val="24"/>
        </w:rPr>
        <w:t>1369</w:t>
      </w:r>
      <w:r w:rsidRPr="0076374E">
        <w:rPr>
          <w:noProof/>
          <w:szCs w:val="24"/>
        </w:rPr>
        <w:t>(1), 24–39. https://doi.org/10.1111/nyas.12957</w:t>
      </w:r>
    </w:p>
    <w:p w14:paraId="17E5D78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 a, Laurent, P. a, &amp; Yantis, S. (2011). Value-driven attentional capture. </w:t>
      </w:r>
      <w:r w:rsidRPr="0076374E">
        <w:rPr>
          <w:i/>
          <w:iCs/>
          <w:noProof/>
          <w:szCs w:val="24"/>
        </w:rPr>
        <w:t>Proceedings of the National Academy of Sciences</w:t>
      </w:r>
      <w:r w:rsidRPr="0076374E">
        <w:rPr>
          <w:noProof/>
          <w:szCs w:val="24"/>
        </w:rPr>
        <w:t xml:space="preserve">, </w:t>
      </w:r>
      <w:r w:rsidRPr="0076374E">
        <w:rPr>
          <w:i/>
          <w:iCs/>
          <w:noProof/>
          <w:szCs w:val="24"/>
        </w:rPr>
        <w:t>108</w:t>
      </w:r>
      <w:r w:rsidRPr="0076374E">
        <w:rPr>
          <w:noProof/>
          <w:szCs w:val="24"/>
        </w:rPr>
        <w:t>(25), 10367–10371. https://doi.org/10.1073/pnas.1104047108</w:t>
      </w:r>
    </w:p>
    <w:p w14:paraId="678B3DE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Brian A. (2016). What is abnormal about addiction-related attentional biases? </w:t>
      </w:r>
      <w:r w:rsidRPr="0076374E">
        <w:rPr>
          <w:i/>
          <w:iCs/>
          <w:noProof/>
          <w:szCs w:val="24"/>
        </w:rPr>
        <w:t>Drug and Alcohol Dependence</w:t>
      </w:r>
      <w:r w:rsidRPr="0076374E">
        <w:rPr>
          <w:noProof/>
          <w:szCs w:val="24"/>
        </w:rPr>
        <w:t xml:space="preserve">, </w:t>
      </w:r>
      <w:r w:rsidRPr="0076374E">
        <w:rPr>
          <w:i/>
          <w:iCs/>
          <w:noProof/>
          <w:szCs w:val="24"/>
        </w:rPr>
        <w:t>167</w:t>
      </w:r>
      <w:r w:rsidRPr="0076374E">
        <w:rPr>
          <w:noProof/>
          <w:szCs w:val="24"/>
        </w:rPr>
        <w:t>, 8–14. https://doi.org/10.1016/j.drugalcdep.2016.08.002</w:t>
      </w:r>
    </w:p>
    <w:p w14:paraId="63D370A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Brian A, Leal, S. L., Hall, M. G., Yassa, M. A., &amp; Yantis, S. (2014). The attribution of </w:t>
      </w:r>
      <w:r w:rsidRPr="0076374E">
        <w:rPr>
          <w:noProof/>
          <w:szCs w:val="24"/>
        </w:rPr>
        <w:lastRenderedPageBreak/>
        <w:t xml:space="preserve">value-based attentional priority in individuals with depressive symptoms. </w:t>
      </w:r>
      <w:r w:rsidRPr="0076374E">
        <w:rPr>
          <w:i/>
          <w:iCs/>
          <w:noProof/>
          <w:szCs w:val="24"/>
        </w:rPr>
        <w:t>Cognitive, Affective &amp; Behavioral Neuroscience</w:t>
      </w:r>
      <w:r w:rsidRPr="0076374E">
        <w:rPr>
          <w:noProof/>
          <w:szCs w:val="24"/>
        </w:rPr>
        <w:t xml:space="preserve">, </w:t>
      </w:r>
      <w:r w:rsidRPr="0076374E">
        <w:rPr>
          <w:i/>
          <w:iCs/>
          <w:noProof/>
          <w:szCs w:val="24"/>
        </w:rPr>
        <w:t>14</w:t>
      </w:r>
      <w:r w:rsidRPr="0076374E">
        <w:rPr>
          <w:noProof/>
          <w:szCs w:val="24"/>
        </w:rPr>
        <w:t>(4), 1221–1227. https://doi.org/10.3758/s13415-014-0301-z</w:t>
      </w:r>
    </w:p>
    <w:p w14:paraId="4196BD4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Awh, E., Belopolsky, A. V., &amp; Theeuwes, J. (2012). Top-down versus bottom-up attentional control: A failed theoretical dichotomy. </w:t>
      </w:r>
      <w:r w:rsidRPr="0076374E">
        <w:rPr>
          <w:i/>
          <w:iCs/>
          <w:noProof/>
          <w:szCs w:val="24"/>
        </w:rPr>
        <w:t>Trends in Cognitive Sciences</w:t>
      </w:r>
      <w:r w:rsidRPr="0076374E">
        <w:rPr>
          <w:noProof/>
          <w:szCs w:val="24"/>
        </w:rPr>
        <w:t xml:space="preserve">, </w:t>
      </w:r>
      <w:r w:rsidRPr="0076374E">
        <w:rPr>
          <w:i/>
          <w:iCs/>
          <w:noProof/>
          <w:szCs w:val="24"/>
        </w:rPr>
        <w:t>16</w:t>
      </w:r>
      <w:r w:rsidRPr="0076374E">
        <w:rPr>
          <w:noProof/>
          <w:szCs w:val="24"/>
        </w:rPr>
        <w:t>(8), 437–443. https://doi.org/10.1016/j.tics.2012.06.010</w:t>
      </w:r>
    </w:p>
    <w:p w14:paraId="4EE7D5C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Botvinick, M. M., &amp; Braver, T. S. (2015). Motivation and Cognitive Control : From Behavior to Neural Mechanism. </w:t>
      </w:r>
      <w:r w:rsidRPr="0076374E">
        <w:rPr>
          <w:i/>
          <w:iCs/>
          <w:noProof/>
          <w:szCs w:val="24"/>
        </w:rPr>
        <w:t>Annual Review of Psychology</w:t>
      </w:r>
      <w:r w:rsidRPr="0076374E">
        <w:rPr>
          <w:noProof/>
          <w:szCs w:val="24"/>
        </w:rPr>
        <w:t>, (September 2014), 1–31. https://doi.org/10.1146/annurev-psych-010814-015044</w:t>
      </w:r>
    </w:p>
    <w:p w14:paraId="2F01521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Brown, J. W., &amp; Alexander, W. H. (2017). Foraging Value, Risk Avoidance, and Multiple Control Signals: How the Anterior Cingulate Cortex Controls Value-based Decision-making. </w:t>
      </w:r>
      <w:r w:rsidRPr="0076374E">
        <w:rPr>
          <w:i/>
          <w:iCs/>
          <w:noProof/>
          <w:szCs w:val="24"/>
        </w:rPr>
        <w:t>Journal of Cognitive Neuroscience</w:t>
      </w:r>
      <w:r w:rsidRPr="0076374E">
        <w:rPr>
          <w:noProof/>
          <w:szCs w:val="24"/>
        </w:rPr>
        <w:t xml:space="preserve">, </w:t>
      </w:r>
      <w:r w:rsidRPr="0076374E">
        <w:rPr>
          <w:i/>
          <w:iCs/>
          <w:noProof/>
          <w:szCs w:val="24"/>
        </w:rPr>
        <w:t>29</w:t>
      </w:r>
      <w:r w:rsidRPr="0076374E">
        <w:rPr>
          <w:noProof/>
          <w:szCs w:val="24"/>
        </w:rPr>
        <w:t>(10), 1656–1673. https://doi.org/10.1162/jocn_a_01140</w:t>
      </w:r>
    </w:p>
    <w:p w14:paraId="60B62C0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Bürkner, P.-C. (2016). brms: An R package for Bayesian multilevel models using Stan. </w:t>
      </w:r>
      <w:r w:rsidRPr="0076374E">
        <w:rPr>
          <w:i/>
          <w:iCs/>
          <w:noProof/>
          <w:szCs w:val="24"/>
        </w:rPr>
        <w:t>Journal of Statistical Software</w:t>
      </w:r>
      <w:r w:rsidRPr="0076374E">
        <w:rPr>
          <w:noProof/>
          <w:szCs w:val="24"/>
        </w:rPr>
        <w:t xml:space="preserve">, </w:t>
      </w:r>
      <w:r w:rsidRPr="0076374E">
        <w:rPr>
          <w:i/>
          <w:iCs/>
          <w:noProof/>
          <w:szCs w:val="24"/>
        </w:rPr>
        <w:t>80</w:t>
      </w:r>
      <w:r w:rsidRPr="0076374E">
        <w:rPr>
          <w:noProof/>
          <w:szCs w:val="24"/>
        </w:rPr>
        <w:t>(1), 1–28.</w:t>
      </w:r>
    </w:p>
    <w:p w14:paraId="47C481FB" w14:textId="77777777" w:rsidR="0076374E" w:rsidRPr="00F371BF" w:rsidRDefault="0076374E" w:rsidP="0076374E">
      <w:pPr>
        <w:widowControl w:val="0"/>
        <w:autoSpaceDE w:val="0"/>
        <w:autoSpaceDN w:val="0"/>
        <w:adjustRightInd w:val="0"/>
        <w:spacing w:after="0" w:line="480" w:lineRule="auto"/>
        <w:ind w:left="480" w:hanging="480"/>
        <w:rPr>
          <w:noProof/>
          <w:szCs w:val="24"/>
          <w:lang w:val="nl-BE"/>
          <w:rPrChange w:id="29" w:author="Ernst Koster" w:date="2019-09-24T10:24:00Z">
            <w:rPr>
              <w:noProof/>
              <w:szCs w:val="24"/>
            </w:rPr>
          </w:rPrChange>
        </w:rPr>
      </w:pPr>
      <w:r w:rsidRPr="0076374E">
        <w:rPr>
          <w:noProof/>
          <w:szCs w:val="24"/>
        </w:rPr>
        <w:t xml:space="preserve">Bürkner, P.-C. (2017). Advanced Bayesian Multilevel Modeling with the R Package brms. </w:t>
      </w:r>
      <w:r w:rsidRPr="00F371BF">
        <w:rPr>
          <w:i/>
          <w:iCs/>
          <w:noProof/>
          <w:szCs w:val="24"/>
          <w:lang w:val="nl-BE"/>
          <w:rPrChange w:id="30" w:author="Ernst Koster" w:date="2019-09-24T10:24:00Z">
            <w:rPr>
              <w:i/>
              <w:iCs/>
              <w:noProof/>
              <w:szCs w:val="24"/>
            </w:rPr>
          </w:rPrChange>
        </w:rPr>
        <w:t>ArXiv:1705.11123</w:t>
      </w:r>
      <w:r w:rsidRPr="00F371BF">
        <w:rPr>
          <w:noProof/>
          <w:szCs w:val="24"/>
          <w:lang w:val="nl-BE"/>
          <w:rPrChange w:id="31" w:author="Ernst Koster" w:date="2019-09-24T10:24:00Z">
            <w:rPr>
              <w:noProof/>
              <w:szCs w:val="24"/>
            </w:rPr>
          </w:rPrChange>
        </w:rPr>
        <w:t>.</w:t>
      </w:r>
    </w:p>
    <w:p w14:paraId="58BB47C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F371BF">
        <w:rPr>
          <w:noProof/>
          <w:szCs w:val="24"/>
          <w:lang w:val="nl-BE"/>
          <w:rPrChange w:id="32" w:author="Ernst Koster" w:date="2019-09-24T10:24:00Z">
            <w:rPr>
              <w:noProof/>
              <w:szCs w:val="24"/>
            </w:rPr>
          </w:rPrChange>
        </w:rPr>
        <w:t xml:space="preserve">Carpenter, B., Gelman, A., Hoffman, M., Lee, D., Goodrich, B., Betancourt, M., … Riddell, A. (2016). </w:t>
      </w:r>
      <w:r w:rsidRPr="0076374E">
        <w:rPr>
          <w:noProof/>
          <w:szCs w:val="24"/>
        </w:rPr>
        <w:t xml:space="preserve">Stan: A probabilistic programming language. </w:t>
      </w:r>
      <w:r w:rsidRPr="0076374E">
        <w:rPr>
          <w:i/>
          <w:iCs/>
          <w:noProof/>
          <w:szCs w:val="24"/>
        </w:rPr>
        <w:t>Journal of Statistical Software</w:t>
      </w:r>
      <w:r w:rsidRPr="0076374E">
        <w:rPr>
          <w:noProof/>
          <w:szCs w:val="24"/>
        </w:rPr>
        <w:t xml:space="preserve">, </w:t>
      </w:r>
      <w:r w:rsidRPr="0076374E">
        <w:rPr>
          <w:i/>
          <w:iCs/>
          <w:noProof/>
          <w:szCs w:val="24"/>
        </w:rPr>
        <w:t>2</w:t>
      </w:r>
      <w:r w:rsidRPr="0076374E">
        <w:rPr>
          <w:noProof/>
          <w:szCs w:val="24"/>
        </w:rPr>
        <w:t>(20), 1–37.</w:t>
      </w:r>
    </w:p>
    <w:p w14:paraId="23BEB0E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Chatrian, G. E., Lettich, E., &amp; Nelson, P. L. (1985). Ten percent electrode system for topographic studies of spontaneous and evoked EEG activities. </w:t>
      </w:r>
      <w:r w:rsidRPr="0076374E">
        <w:rPr>
          <w:i/>
          <w:iCs/>
          <w:noProof/>
          <w:szCs w:val="24"/>
        </w:rPr>
        <w:t>American Journal of EEG Technology</w:t>
      </w:r>
      <w:r w:rsidRPr="0076374E">
        <w:rPr>
          <w:noProof/>
          <w:szCs w:val="24"/>
        </w:rPr>
        <w:t xml:space="preserve">, </w:t>
      </w:r>
      <w:r w:rsidRPr="0076374E">
        <w:rPr>
          <w:i/>
          <w:iCs/>
          <w:noProof/>
          <w:szCs w:val="24"/>
        </w:rPr>
        <w:t>25</w:t>
      </w:r>
      <w:r w:rsidRPr="0076374E">
        <w:rPr>
          <w:noProof/>
          <w:szCs w:val="24"/>
        </w:rPr>
        <w:t>(2).</w:t>
      </w:r>
    </w:p>
    <w:p w14:paraId="659687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Chelazzi, L., Perlato, A., Santandrea, E., &amp; Della Libera, C. (2013). Rewards teach visual </w:t>
      </w:r>
      <w:r w:rsidRPr="0076374E">
        <w:rPr>
          <w:noProof/>
          <w:szCs w:val="24"/>
        </w:rPr>
        <w:lastRenderedPageBreak/>
        <w:t xml:space="preserve">selective attention. </w:t>
      </w:r>
      <w:r w:rsidRPr="0076374E">
        <w:rPr>
          <w:i/>
          <w:iCs/>
          <w:noProof/>
          <w:szCs w:val="24"/>
        </w:rPr>
        <w:t>Vision Research</w:t>
      </w:r>
      <w:r w:rsidRPr="0076374E">
        <w:rPr>
          <w:noProof/>
          <w:szCs w:val="24"/>
        </w:rPr>
        <w:t xml:space="preserve">, </w:t>
      </w:r>
      <w:r w:rsidRPr="0076374E">
        <w:rPr>
          <w:i/>
          <w:iCs/>
          <w:noProof/>
          <w:szCs w:val="24"/>
        </w:rPr>
        <w:t>85</w:t>
      </w:r>
      <w:r w:rsidRPr="0076374E">
        <w:rPr>
          <w:noProof/>
          <w:szCs w:val="24"/>
        </w:rPr>
        <w:t>, 58–62. https://doi.org/10.1016/j.visres.2012.12.005</w:t>
      </w:r>
    </w:p>
    <w:p w14:paraId="5AD57EA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Chun, M. M., Golomb, J. D., &amp; Turk-Browne, N. B. (2011). A Taxonomy of External and Internal Attention. </w:t>
      </w:r>
      <w:r w:rsidRPr="0076374E">
        <w:rPr>
          <w:i/>
          <w:iCs/>
          <w:noProof/>
          <w:szCs w:val="24"/>
        </w:rPr>
        <w:t>Annual Review of Psychology</w:t>
      </w:r>
      <w:r w:rsidRPr="0076374E">
        <w:rPr>
          <w:noProof/>
          <w:szCs w:val="24"/>
        </w:rPr>
        <w:t xml:space="preserve">, </w:t>
      </w:r>
      <w:r w:rsidRPr="0076374E">
        <w:rPr>
          <w:i/>
          <w:iCs/>
          <w:noProof/>
          <w:szCs w:val="24"/>
        </w:rPr>
        <w:t>62</w:t>
      </w:r>
      <w:r w:rsidRPr="0076374E">
        <w:rPr>
          <w:noProof/>
          <w:szCs w:val="24"/>
        </w:rPr>
        <w:t>(1), 73–101. https://doi.org/10.1146/annurev.psych.093008.100427</w:t>
      </w:r>
    </w:p>
    <w:p w14:paraId="4B693073" w14:textId="77777777" w:rsidR="0076374E" w:rsidRPr="00F371BF" w:rsidRDefault="0076374E" w:rsidP="0076374E">
      <w:pPr>
        <w:widowControl w:val="0"/>
        <w:autoSpaceDE w:val="0"/>
        <w:autoSpaceDN w:val="0"/>
        <w:adjustRightInd w:val="0"/>
        <w:spacing w:after="0" w:line="480" w:lineRule="auto"/>
        <w:ind w:left="480" w:hanging="480"/>
        <w:rPr>
          <w:noProof/>
          <w:szCs w:val="24"/>
          <w:lang w:val="fr-FR"/>
          <w:rPrChange w:id="33" w:author="Ernst Koster" w:date="2019-09-24T10:24:00Z">
            <w:rPr>
              <w:noProof/>
              <w:szCs w:val="24"/>
            </w:rPr>
          </w:rPrChange>
        </w:rPr>
      </w:pPr>
      <w:r w:rsidRPr="0076374E">
        <w:rPr>
          <w:noProof/>
          <w:szCs w:val="24"/>
        </w:rPr>
        <w:t xml:space="preserve">Corbetta, M., &amp; Shulman, G. L. (2002). Control of Goal-Directed and Stimulus-Driven Attention in the Brain. </w:t>
      </w:r>
      <w:r w:rsidRPr="00F371BF">
        <w:rPr>
          <w:i/>
          <w:iCs/>
          <w:noProof/>
          <w:szCs w:val="24"/>
          <w:lang w:val="fr-FR"/>
          <w:rPrChange w:id="34" w:author="Ernst Koster" w:date="2019-09-24T10:24:00Z">
            <w:rPr>
              <w:i/>
              <w:iCs/>
              <w:noProof/>
              <w:szCs w:val="24"/>
            </w:rPr>
          </w:rPrChange>
        </w:rPr>
        <w:t>Nature Reviews Neuroscience</w:t>
      </w:r>
      <w:r w:rsidRPr="00F371BF">
        <w:rPr>
          <w:noProof/>
          <w:szCs w:val="24"/>
          <w:lang w:val="fr-FR"/>
          <w:rPrChange w:id="35" w:author="Ernst Koster" w:date="2019-09-24T10:24:00Z">
            <w:rPr>
              <w:noProof/>
              <w:szCs w:val="24"/>
            </w:rPr>
          </w:rPrChange>
        </w:rPr>
        <w:t xml:space="preserve">, </w:t>
      </w:r>
      <w:r w:rsidRPr="00F371BF">
        <w:rPr>
          <w:i/>
          <w:iCs/>
          <w:noProof/>
          <w:szCs w:val="24"/>
          <w:lang w:val="fr-FR"/>
          <w:rPrChange w:id="36" w:author="Ernst Koster" w:date="2019-09-24T10:24:00Z">
            <w:rPr>
              <w:i/>
              <w:iCs/>
              <w:noProof/>
              <w:szCs w:val="24"/>
            </w:rPr>
          </w:rPrChange>
        </w:rPr>
        <w:t>3</w:t>
      </w:r>
      <w:r w:rsidRPr="00F371BF">
        <w:rPr>
          <w:noProof/>
          <w:szCs w:val="24"/>
          <w:lang w:val="fr-FR"/>
          <w:rPrChange w:id="37" w:author="Ernst Koster" w:date="2019-09-24T10:24:00Z">
            <w:rPr>
              <w:noProof/>
              <w:szCs w:val="24"/>
            </w:rPr>
          </w:rPrChange>
        </w:rPr>
        <w:t>(3), 215–229. https://doi.org/10.1038/nrn755</w:t>
      </w:r>
    </w:p>
    <w:p w14:paraId="1D748CD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F371BF">
        <w:rPr>
          <w:noProof/>
          <w:szCs w:val="24"/>
          <w:lang w:val="fr-FR"/>
          <w:rPrChange w:id="38" w:author="Ernst Koster" w:date="2019-09-24T10:24:00Z">
            <w:rPr>
              <w:noProof/>
              <w:szCs w:val="24"/>
            </w:rPr>
          </w:rPrChange>
        </w:rPr>
        <w:t xml:space="preserve">Craddock, M. (2018). craddm/eegUtils: eegUtils (Version v0.2.0). </w:t>
      </w:r>
      <w:r w:rsidRPr="0076374E">
        <w:rPr>
          <w:noProof/>
          <w:szCs w:val="24"/>
        </w:rPr>
        <w:t>Zenodo.</w:t>
      </w:r>
    </w:p>
    <w:p w14:paraId="1B4AC3A8" w14:textId="77777777" w:rsidR="0076374E" w:rsidRPr="00F371BF" w:rsidRDefault="0076374E" w:rsidP="0076374E">
      <w:pPr>
        <w:widowControl w:val="0"/>
        <w:autoSpaceDE w:val="0"/>
        <w:autoSpaceDN w:val="0"/>
        <w:adjustRightInd w:val="0"/>
        <w:spacing w:after="0" w:line="480" w:lineRule="auto"/>
        <w:ind w:left="480" w:hanging="480"/>
        <w:rPr>
          <w:noProof/>
          <w:szCs w:val="24"/>
          <w:lang w:val="fr-FR"/>
          <w:rPrChange w:id="39" w:author="Ernst Koster" w:date="2019-09-24T10:24:00Z">
            <w:rPr>
              <w:noProof/>
              <w:szCs w:val="24"/>
            </w:rPr>
          </w:rPrChange>
        </w:rPr>
      </w:pPr>
      <w:r w:rsidRPr="0076374E">
        <w:rPr>
          <w:noProof/>
          <w:szCs w:val="24"/>
        </w:rPr>
        <w:t xml:space="preserve">Della Libera, C., &amp; Chelazzi, L. (2009). Learning to attend and to ignore is a matter of gains and losses. </w:t>
      </w:r>
      <w:r w:rsidRPr="00F371BF">
        <w:rPr>
          <w:i/>
          <w:iCs/>
          <w:noProof/>
          <w:szCs w:val="24"/>
          <w:lang w:val="fr-FR"/>
          <w:rPrChange w:id="40" w:author="Ernst Koster" w:date="2019-09-24T10:24:00Z">
            <w:rPr>
              <w:i/>
              <w:iCs/>
              <w:noProof/>
              <w:szCs w:val="24"/>
            </w:rPr>
          </w:rPrChange>
        </w:rPr>
        <w:t>Psychological Science</w:t>
      </w:r>
      <w:r w:rsidRPr="00F371BF">
        <w:rPr>
          <w:noProof/>
          <w:szCs w:val="24"/>
          <w:lang w:val="fr-FR"/>
          <w:rPrChange w:id="41" w:author="Ernst Koster" w:date="2019-09-24T10:24:00Z">
            <w:rPr>
              <w:noProof/>
              <w:szCs w:val="24"/>
            </w:rPr>
          </w:rPrChange>
        </w:rPr>
        <w:t xml:space="preserve">, </w:t>
      </w:r>
      <w:r w:rsidRPr="00F371BF">
        <w:rPr>
          <w:i/>
          <w:iCs/>
          <w:noProof/>
          <w:szCs w:val="24"/>
          <w:lang w:val="fr-FR"/>
          <w:rPrChange w:id="42" w:author="Ernst Koster" w:date="2019-09-24T10:24:00Z">
            <w:rPr>
              <w:i/>
              <w:iCs/>
              <w:noProof/>
              <w:szCs w:val="24"/>
            </w:rPr>
          </w:rPrChange>
        </w:rPr>
        <w:t>20</w:t>
      </w:r>
      <w:r w:rsidRPr="00F371BF">
        <w:rPr>
          <w:noProof/>
          <w:szCs w:val="24"/>
          <w:lang w:val="fr-FR"/>
          <w:rPrChange w:id="43" w:author="Ernst Koster" w:date="2019-09-24T10:24:00Z">
            <w:rPr>
              <w:noProof/>
              <w:szCs w:val="24"/>
            </w:rPr>
          </w:rPrChange>
        </w:rPr>
        <w:t>(6), 778–784. https://doi.org/10.1111/j.1467-9280.2009.02360.x</w:t>
      </w:r>
    </w:p>
    <w:p w14:paraId="1E40D16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F371BF">
        <w:rPr>
          <w:noProof/>
          <w:szCs w:val="24"/>
          <w:lang w:val="fr-FR"/>
          <w:rPrChange w:id="44" w:author="Ernst Koster" w:date="2019-09-24T10:24:00Z">
            <w:rPr>
              <w:noProof/>
              <w:szCs w:val="24"/>
            </w:rPr>
          </w:rPrChange>
        </w:rPr>
        <w:t xml:space="preserve">Delorme, A., &amp; Makeig, S. (2004). </w:t>
      </w:r>
      <w:r w:rsidRPr="0076374E">
        <w:rPr>
          <w:noProof/>
          <w:szCs w:val="24"/>
        </w:rPr>
        <w:t xml:space="preserve">EEGLAB: an open sorce toolbox for analysis of single-trail EEG dynamics including independent component anlaysis. </w:t>
      </w:r>
      <w:r w:rsidRPr="0076374E">
        <w:rPr>
          <w:i/>
          <w:iCs/>
          <w:noProof/>
          <w:szCs w:val="24"/>
        </w:rPr>
        <w:t>Journal of Neuroscience Methods</w:t>
      </w:r>
      <w:r w:rsidRPr="0076374E">
        <w:rPr>
          <w:noProof/>
          <w:szCs w:val="24"/>
        </w:rPr>
        <w:t xml:space="preserve">, </w:t>
      </w:r>
      <w:r w:rsidRPr="0076374E">
        <w:rPr>
          <w:i/>
          <w:iCs/>
          <w:noProof/>
          <w:szCs w:val="24"/>
        </w:rPr>
        <w:t>134</w:t>
      </w:r>
      <w:r w:rsidRPr="0076374E">
        <w:rPr>
          <w:noProof/>
          <w:szCs w:val="24"/>
        </w:rPr>
        <w:t>, 9–21. https://doi.org/10.1016/j.jneumeth.2003.10.009</w:t>
      </w:r>
    </w:p>
    <w:p w14:paraId="37AF5B2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Desimone, R., &amp; Duncan, J. (1995). Neural Mechanisms of Selective Visual. </w:t>
      </w:r>
      <w:r w:rsidRPr="0076374E">
        <w:rPr>
          <w:i/>
          <w:iCs/>
          <w:noProof/>
          <w:szCs w:val="24"/>
        </w:rPr>
        <w:t>Annual Review of Neuroscience</w:t>
      </w:r>
      <w:r w:rsidRPr="0076374E">
        <w:rPr>
          <w:noProof/>
          <w:szCs w:val="24"/>
        </w:rPr>
        <w:t xml:space="preserve">, </w:t>
      </w:r>
      <w:r w:rsidRPr="0076374E">
        <w:rPr>
          <w:i/>
          <w:iCs/>
          <w:noProof/>
          <w:szCs w:val="24"/>
        </w:rPr>
        <w:t>18</w:t>
      </w:r>
      <w:r w:rsidRPr="0076374E">
        <w:rPr>
          <w:noProof/>
          <w:szCs w:val="24"/>
        </w:rPr>
        <w:t>(1), 193–222. https://doi.org/10.1146/annurev.ne.18.030195.001205</w:t>
      </w:r>
    </w:p>
    <w:p w14:paraId="5D48BA1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Donohue, S. E., Hopf, J.-M., Bartsch, M. V., Schoenfeld, M. A., Heinze, H.-J., &amp; Woldorff, M. G. (2016). The Rapid Capture of Attention by Rewarded Objects. </w:t>
      </w:r>
      <w:r w:rsidRPr="0076374E">
        <w:rPr>
          <w:i/>
          <w:iCs/>
          <w:noProof/>
          <w:szCs w:val="24"/>
        </w:rPr>
        <w:t>Journal of Cognitive Neuroscience</w:t>
      </w:r>
      <w:r w:rsidRPr="0076374E">
        <w:rPr>
          <w:noProof/>
          <w:szCs w:val="24"/>
        </w:rPr>
        <w:t xml:space="preserve">, </w:t>
      </w:r>
      <w:r w:rsidRPr="0076374E">
        <w:rPr>
          <w:i/>
          <w:iCs/>
          <w:noProof/>
          <w:szCs w:val="24"/>
        </w:rPr>
        <w:t>28</w:t>
      </w:r>
      <w:r w:rsidRPr="0076374E">
        <w:rPr>
          <w:noProof/>
          <w:szCs w:val="24"/>
        </w:rPr>
        <w:t>(4), 529–541. https://doi.org/10.1162/jocn_a_00917</w:t>
      </w:r>
    </w:p>
    <w:p w14:paraId="4A18C74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Etzel, J. A., Cole, M. W., Zacks, J. M., Kay, K. N., &amp; Braver, T. S. (2016). Reward Motivation Enhances Task Coding in Frontoparietal Cortex. </w:t>
      </w:r>
      <w:r w:rsidRPr="0076374E">
        <w:rPr>
          <w:i/>
          <w:iCs/>
          <w:noProof/>
          <w:szCs w:val="24"/>
        </w:rPr>
        <w:t>Cerebral Cortex</w:t>
      </w:r>
      <w:r w:rsidRPr="0076374E">
        <w:rPr>
          <w:noProof/>
          <w:szCs w:val="24"/>
        </w:rPr>
        <w:t xml:space="preserve">, </w:t>
      </w:r>
      <w:r w:rsidRPr="0076374E">
        <w:rPr>
          <w:i/>
          <w:iCs/>
          <w:noProof/>
          <w:szCs w:val="24"/>
        </w:rPr>
        <w:t>26</w:t>
      </w:r>
      <w:r w:rsidRPr="0076374E">
        <w:rPr>
          <w:noProof/>
          <w:szCs w:val="24"/>
        </w:rPr>
        <w:t>(4), 1647–1659. https://doi.org/10.1093/cercor/bhu327</w:t>
      </w:r>
    </w:p>
    <w:p w14:paraId="33A2838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Failing, M. F., &amp; Theeuwes, J. (2014). Exogenous visual orienting by reward. </w:t>
      </w:r>
      <w:r w:rsidRPr="0076374E">
        <w:rPr>
          <w:i/>
          <w:iCs/>
          <w:noProof/>
          <w:szCs w:val="24"/>
        </w:rPr>
        <w:t>Journal of Vision</w:t>
      </w:r>
      <w:r w:rsidRPr="0076374E">
        <w:rPr>
          <w:noProof/>
          <w:szCs w:val="24"/>
        </w:rPr>
        <w:t xml:space="preserve">, </w:t>
      </w:r>
      <w:r w:rsidRPr="0076374E">
        <w:rPr>
          <w:i/>
          <w:iCs/>
          <w:noProof/>
          <w:szCs w:val="24"/>
        </w:rPr>
        <w:t>14</w:t>
      </w:r>
      <w:r w:rsidRPr="0076374E">
        <w:rPr>
          <w:noProof/>
          <w:szCs w:val="24"/>
        </w:rPr>
        <w:t>(2014), 1–9. https://doi.org/10.1167/14.5.6.doi</w:t>
      </w:r>
    </w:p>
    <w:p w14:paraId="7C9BBDF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Failing, M., &amp; Theeuwes, J. (2017). Selection history: How reward modulates selectivity of </w:t>
      </w:r>
      <w:r w:rsidRPr="0076374E">
        <w:rPr>
          <w:noProof/>
          <w:szCs w:val="24"/>
        </w:rPr>
        <w:lastRenderedPageBreak/>
        <w:t xml:space="preserve">visual attention. </w:t>
      </w:r>
      <w:r w:rsidRPr="0076374E">
        <w:rPr>
          <w:i/>
          <w:iCs/>
          <w:noProof/>
          <w:szCs w:val="24"/>
        </w:rPr>
        <w:t>Psychonomic Bulletin and Review</w:t>
      </w:r>
      <w:r w:rsidRPr="0076374E">
        <w:rPr>
          <w:noProof/>
          <w:szCs w:val="24"/>
        </w:rPr>
        <w:t>, 1–25. https://doi.org/10.3758/s13423-017-1380-y</w:t>
      </w:r>
    </w:p>
    <w:p w14:paraId="7DD4496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Franken, I. H. A., Muris, P., &amp; Rassin, E. (2005). Psychometric properties of the Dutch BIS/BAS scales. </w:t>
      </w:r>
      <w:r w:rsidRPr="0076374E">
        <w:rPr>
          <w:i/>
          <w:iCs/>
          <w:noProof/>
          <w:szCs w:val="24"/>
        </w:rPr>
        <w:t>Journal of Psychopathology and Behavioral Assessment</w:t>
      </w:r>
      <w:r w:rsidRPr="0076374E">
        <w:rPr>
          <w:noProof/>
          <w:szCs w:val="24"/>
        </w:rPr>
        <w:t xml:space="preserve">, </w:t>
      </w:r>
      <w:r w:rsidRPr="0076374E">
        <w:rPr>
          <w:i/>
          <w:iCs/>
          <w:noProof/>
          <w:szCs w:val="24"/>
        </w:rPr>
        <w:t>27</w:t>
      </w:r>
      <w:r w:rsidRPr="0076374E">
        <w:rPr>
          <w:noProof/>
          <w:szCs w:val="24"/>
        </w:rPr>
        <w:t>(1), 25–30. https://doi.org/10.1007/s10862-005-3262-2</w:t>
      </w:r>
    </w:p>
    <w:p w14:paraId="5410108A" w14:textId="77777777" w:rsidR="0076374E" w:rsidRPr="00F371BF" w:rsidRDefault="0076374E" w:rsidP="0076374E">
      <w:pPr>
        <w:widowControl w:val="0"/>
        <w:autoSpaceDE w:val="0"/>
        <w:autoSpaceDN w:val="0"/>
        <w:adjustRightInd w:val="0"/>
        <w:spacing w:after="0" w:line="480" w:lineRule="auto"/>
        <w:ind w:left="480" w:hanging="480"/>
        <w:rPr>
          <w:noProof/>
          <w:szCs w:val="24"/>
          <w:lang w:val="de-DE"/>
          <w:rPrChange w:id="45" w:author="Ernst Koster" w:date="2019-09-24T10:24:00Z">
            <w:rPr>
              <w:noProof/>
              <w:szCs w:val="24"/>
            </w:rPr>
          </w:rPrChange>
        </w:rPr>
      </w:pPr>
      <w:r w:rsidRPr="0076374E">
        <w:rPr>
          <w:noProof/>
          <w:szCs w:val="24"/>
        </w:rPr>
        <w:t xml:space="preserve">Garnier, S. (2018). viridis: Default Color Maps from ‘matplotlib.’ </w:t>
      </w:r>
      <w:r w:rsidRPr="00F371BF">
        <w:rPr>
          <w:noProof/>
          <w:szCs w:val="24"/>
          <w:lang w:val="de-DE"/>
          <w:rPrChange w:id="46" w:author="Ernst Koster" w:date="2019-09-24T10:24:00Z">
            <w:rPr>
              <w:noProof/>
              <w:szCs w:val="24"/>
            </w:rPr>
          </w:rPrChange>
        </w:rPr>
        <w:t>R package version 0.3.</w:t>
      </w:r>
    </w:p>
    <w:p w14:paraId="0757532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F371BF">
        <w:rPr>
          <w:noProof/>
          <w:szCs w:val="24"/>
          <w:lang w:val="de-DE"/>
          <w:rPrChange w:id="47" w:author="Ernst Koster" w:date="2019-09-24T10:24:00Z">
            <w:rPr>
              <w:noProof/>
              <w:szCs w:val="24"/>
            </w:rPr>
          </w:rPrChange>
        </w:rPr>
        <w:t xml:space="preserve">Gelman, A., Goodrich, B., Gabry, J., &amp; Ali, I. (2017). </w:t>
      </w:r>
      <w:r w:rsidRPr="0076374E">
        <w:rPr>
          <w:noProof/>
          <w:szCs w:val="24"/>
        </w:rPr>
        <w:t xml:space="preserve">R-squared for Bayesian regression models. </w:t>
      </w:r>
      <w:r w:rsidRPr="0076374E">
        <w:rPr>
          <w:i/>
          <w:iCs/>
          <w:noProof/>
          <w:szCs w:val="24"/>
        </w:rPr>
        <w:t>Unpublished via Http://Www. Stat. Columbia. Edu/~ Gelman/Research/Unpublished.</w:t>
      </w:r>
      <w:r w:rsidRPr="0076374E">
        <w:rPr>
          <w:noProof/>
          <w:szCs w:val="24"/>
        </w:rPr>
        <w:t xml:space="preserve"> Retrieved from http://www.stat.columbia.edu/~gelman/research/unpublished/bayes_R2.pdf</w:t>
      </w:r>
    </w:p>
    <w:p w14:paraId="3C1EC5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F371BF">
        <w:rPr>
          <w:noProof/>
          <w:szCs w:val="24"/>
          <w:lang w:val="de-DE"/>
          <w:rPrChange w:id="48" w:author="Ernst Koster" w:date="2019-09-24T10:24:00Z">
            <w:rPr>
              <w:noProof/>
              <w:szCs w:val="24"/>
            </w:rPr>
          </w:rPrChange>
        </w:rPr>
        <w:t xml:space="preserve">Gelman, A., &amp; Rubin, D. B. (1992). </w:t>
      </w:r>
      <w:r w:rsidRPr="0076374E">
        <w:rPr>
          <w:noProof/>
          <w:szCs w:val="24"/>
        </w:rPr>
        <w:t xml:space="preserve">Inference from Iterative Simulation Using Multiple Sequences. </w:t>
      </w:r>
      <w:r w:rsidRPr="0076374E">
        <w:rPr>
          <w:i/>
          <w:iCs/>
          <w:noProof/>
          <w:szCs w:val="24"/>
        </w:rPr>
        <w:t>Statistical Science</w:t>
      </w:r>
      <w:r w:rsidRPr="0076374E">
        <w:rPr>
          <w:noProof/>
          <w:szCs w:val="24"/>
        </w:rPr>
        <w:t xml:space="preserve">, </w:t>
      </w:r>
      <w:r w:rsidRPr="0076374E">
        <w:rPr>
          <w:i/>
          <w:iCs/>
          <w:noProof/>
          <w:szCs w:val="24"/>
        </w:rPr>
        <w:t>7</w:t>
      </w:r>
      <w:r w:rsidRPr="0076374E">
        <w:rPr>
          <w:noProof/>
          <w:szCs w:val="24"/>
        </w:rPr>
        <w:t>(4), 457–472. https://doi.org/10.1214/ss/1177011136</w:t>
      </w:r>
    </w:p>
    <w:p w14:paraId="0387FB6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Grahek, I., Shenhav, A., Musslick, S., Krebs, R. M., &amp; Koster, E. H. W. (2019). Motivation and cognitive control in depression. </w:t>
      </w:r>
      <w:r w:rsidRPr="0076374E">
        <w:rPr>
          <w:i/>
          <w:iCs/>
          <w:noProof/>
          <w:szCs w:val="24"/>
        </w:rPr>
        <w:t>Neuroscience &amp; Biobehavioral Reviews</w:t>
      </w:r>
      <w:r w:rsidRPr="0076374E">
        <w:rPr>
          <w:noProof/>
          <w:szCs w:val="24"/>
        </w:rPr>
        <w:t xml:space="preserve">, </w:t>
      </w:r>
      <w:r w:rsidRPr="0076374E">
        <w:rPr>
          <w:i/>
          <w:iCs/>
          <w:noProof/>
          <w:szCs w:val="24"/>
        </w:rPr>
        <w:t>102</w:t>
      </w:r>
      <w:r w:rsidRPr="0076374E">
        <w:rPr>
          <w:noProof/>
          <w:szCs w:val="24"/>
        </w:rPr>
        <w:t>(March), 371–381. https://doi.org/10.1016/j.neubiorev.2019.04.011</w:t>
      </w:r>
    </w:p>
    <w:p w14:paraId="12C36E7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Hautus, M. J. (1995). Corrections for extreme proportions and their biasing effects on estimated values of d′. </w:t>
      </w:r>
      <w:r w:rsidRPr="0076374E">
        <w:rPr>
          <w:i/>
          <w:iCs/>
          <w:noProof/>
          <w:szCs w:val="24"/>
        </w:rPr>
        <w:t>Behavior Research Methods, Instruments, &amp; Computers</w:t>
      </w:r>
      <w:r w:rsidRPr="0076374E">
        <w:rPr>
          <w:noProof/>
          <w:szCs w:val="24"/>
        </w:rPr>
        <w:t xml:space="preserve">, </w:t>
      </w:r>
      <w:r w:rsidRPr="0076374E">
        <w:rPr>
          <w:i/>
          <w:iCs/>
          <w:noProof/>
          <w:szCs w:val="24"/>
        </w:rPr>
        <w:t>27</w:t>
      </w:r>
      <w:r w:rsidRPr="0076374E">
        <w:rPr>
          <w:noProof/>
          <w:szCs w:val="24"/>
        </w:rPr>
        <w:t>(1), 46–51. https://doi.org/10.3758/BF03203619</w:t>
      </w:r>
    </w:p>
    <w:p w14:paraId="6E72785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Hickey, C., Chelazzi, L., &amp; Theeuwes, J. (2010). Reward Changes Salience in Human Vision via the Anterior Cingulate. </w:t>
      </w:r>
      <w:r w:rsidRPr="0076374E">
        <w:rPr>
          <w:i/>
          <w:iCs/>
          <w:noProof/>
          <w:szCs w:val="24"/>
        </w:rPr>
        <w:t>Journal of Neuroscience</w:t>
      </w:r>
      <w:r w:rsidRPr="0076374E">
        <w:rPr>
          <w:noProof/>
          <w:szCs w:val="24"/>
        </w:rPr>
        <w:t xml:space="preserve">, </w:t>
      </w:r>
      <w:r w:rsidRPr="0076374E">
        <w:rPr>
          <w:i/>
          <w:iCs/>
          <w:noProof/>
          <w:szCs w:val="24"/>
        </w:rPr>
        <w:t>30</w:t>
      </w:r>
      <w:r w:rsidRPr="0076374E">
        <w:rPr>
          <w:noProof/>
          <w:szCs w:val="24"/>
        </w:rPr>
        <w:t>(33), 11096–11103. https://doi.org/10.1523/JNEUROSCI.1026-10.2010</w:t>
      </w:r>
    </w:p>
    <w:p w14:paraId="38808883" w14:textId="77777777" w:rsidR="0076374E" w:rsidRPr="00F371BF" w:rsidRDefault="0076374E" w:rsidP="0076374E">
      <w:pPr>
        <w:widowControl w:val="0"/>
        <w:autoSpaceDE w:val="0"/>
        <w:autoSpaceDN w:val="0"/>
        <w:adjustRightInd w:val="0"/>
        <w:spacing w:after="0" w:line="480" w:lineRule="auto"/>
        <w:ind w:left="480" w:hanging="480"/>
        <w:rPr>
          <w:noProof/>
          <w:szCs w:val="24"/>
          <w:lang w:val="fr-FR"/>
          <w:rPrChange w:id="49" w:author="Ernst Koster" w:date="2019-09-24T10:24:00Z">
            <w:rPr>
              <w:noProof/>
              <w:szCs w:val="24"/>
            </w:rPr>
          </w:rPrChange>
        </w:rPr>
      </w:pPr>
      <w:r w:rsidRPr="0076374E">
        <w:rPr>
          <w:noProof/>
          <w:szCs w:val="24"/>
        </w:rPr>
        <w:t xml:space="preserve">Hickey, C., &amp; Peelen, M. V. (2015). Neural mechanisms of incentive salience in naturalistic human vision. </w:t>
      </w:r>
      <w:r w:rsidRPr="00F371BF">
        <w:rPr>
          <w:i/>
          <w:iCs/>
          <w:noProof/>
          <w:szCs w:val="24"/>
          <w:lang w:val="fr-FR"/>
          <w:rPrChange w:id="50" w:author="Ernst Koster" w:date="2019-09-24T10:24:00Z">
            <w:rPr>
              <w:i/>
              <w:iCs/>
              <w:noProof/>
              <w:szCs w:val="24"/>
            </w:rPr>
          </w:rPrChange>
        </w:rPr>
        <w:t>Neuron</w:t>
      </w:r>
      <w:r w:rsidRPr="00F371BF">
        <w:rPr>
          <w:noProof/>
          <w:szCs w:val="24"/>
          <w:lang w:val="fr-FR"/>
          <w:rPrChange w:id="51" w:author="Ernst Koster" w:date="2019-09-24T10:24:00Z">
            <w:rPr>
              <w:noProof/>
              <w:szCs w:val="24"/>
            </w:rPr>
          </w:rPrChange>
        </w:rPr>
        <w:t xml:space="preserve">, </w:t>
      </w:r>
      <w:r w:rsidRPr="00F371BF">
        <w:rPr>
          <w:i/>
          <w:iCs/>
          <w:noProof/>
          <w:szCs w:val="24"/>
          <w:lang w:val="fr-FR"/>
          <w:rPrChange w:id="52" w:author="Ernst Koster" w:date="2019-09-24T10:24:00Z">
            <w:rPr>
              <w:i/>
              <w:iCs/>
              <w:noProof/>
              <w:szCs w:val="24"/>
            </w:rPr>
          </w:rPrChange>
        </w:rPr>
        <w:t>85</w:t>
      </w:r>
      <w:r w:rsidRPr="00F371BF">
        <w:rPr>
          <w:noProof/>
          <w:szCs w:val="24"/>
          <w:lang w:val="fr-FR"/>
          <w:rPrChange w:id="53" w:author="Ernst Koster" w:date="2019-09-24T10:24:00Z">
            <w:rPr>
              <w:noProof/>
              <w:szCs w:val="24"/>
            </w:rPr>
          </w:rPrChange>
        </w:rPr>
        <w:t>(3), 512–518. https://doi.org/10.1016/j.neuron.2014.12.049</w:t>
      </w:r>
    </w:p>
    <w:p w14:paraId="3601E5D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F371BF">
        <w:rPr>
          <w:noProof/>
          <w:szCs w:val="24"/>
          <w:lang w:val="fr-FR"/>
          <w:rPrChange w:id="54" w:author="Ernst Koster" w:date="2019-09-24T10:24:00Z">
            <w:rPr>
              <w:noProof/>
              <w:szCs w:val="24"/>
            </w:rPr>
          </w:rPrChange>
        </w:rPr>
        <w:t xml:space="preserve">Holroyd, C. B., &amp; McClure, S. M. (2015). </w:t>
      </w:r>
      <w:r w:rsidRPr="0076374E">
        <w:rPr>
          <w:noProof/>
          <w:szCs w:val="24"/>
        </w:rPr>
        <w:t xml:space="preserve">Hierarchical control over effortful behavior by rodent medial frontal cortex: A computational model. </w:t>
      </w:r>
      <w:r w:rsidRPr="0076374E">
        <w:rPr>
          <w:i/>
          <w:iCs/>
          <w:noProof/>
          <w:szCs w:val="24"/>
        </w:rPr>
        <w:t>Psychological Review</w:t>
      </w:r>
      <w:r w:rsidRPr="0076374E">
        <w:rPr>
          <w:noProof/>
          <w:szCs w:val="24"/>
        </w:rPr>
        <w:t xml:space="preserve">, </w:t>
      </w:r>
      <w:r w:rsidRPr="0076374E">
        <w:rPr>
          <w:i/>
          <w:iCs/>
          <w:noProof/>
          <w:szCs w:val="24"/>
        </w:rPr>
        <w:t>122</w:t>
      </w:r>
      <w:r w:rsidRPr="0076374E">
        <w:rPr>
          <w:noProof/>
          <w:szCs w:val="24"/>
        </w:rPr>
        <w:t xml:space="preserve">(1), 54–83. </w:t>
      </w:r>
      <w:r w:rsidRPr="0076374E">
        <w:rPr>
          <w:noProof/>
          <w:szCs w:val="24"/>
        </w:rPr>
        <w:lastRenderedPageBreak/>
        <w:t>https://doi.org/10.1037/a0038339</w:t>
      </w:r>
    </w:p>
    <w:p w14:paraId="01DAC08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Hope, R. M. (2013). Rmisc: Ryan miscellaneous. R package version, 1(5).</w:t>
      </w:r>
    </w:p>
    <w:p w14:paraId="401790B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Kashiwase, Y., Matsumiya, K., Kuriki, I., &amp; Shioiri, S. (2012). Time courses of attentional modulation in neural amplification and synchronization measured with steady-state visual-evoked potentials. </w:t>
      </w:r>
      <w:r w:rsidRPr="0076374E">
        <w:rPr>
          <w:i/>
          <w:iCs/>
          <w:noProof/>
          <w:szCs w:val="24"/>
        </w:rPr>
        <w:t>Journal of Cognitive Neuroscience</w:t>
      </w:r>
      <w:r w:rsidRPr="0076374E">
        <w:rPr>
          <w:noProof/>
          <w:szCs w:val="24"/>
        </w:rPr>
        <w:t xml:space="preserve">, </w:t>
      </w:r>
      <w:r w:rsidRPr="0076374E">
        <w:rPr>
          <w:i/>
          <w:iCs/>
          <w:noProof/>
          <w:szCs w:val="24"/>
        </w:rPr>
        <w:t>24</w:t>
      </w:r>
      <w:r w:rsidRPr="0076374E">
        <w:rPr>
          <w:noProof/>
          <w:szCs w:val="24"/>
        </w:rPr>
        <w:t>(8), 1779–1793. https://doi.org/10.1162/jocn_a_00212</w:t>
      </w:r>
    </w:p>
    <w:p w14:paraId="6318A33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Krebs, R M, &amp; Woldorff, M. G. (2017). Cognitive control and reward. In T. Egner (Ed.), </w:t>
      </w:r>
      <w:r w:rsidRPr="0076374E">
        <w:rPr>
          <w:i/>
          <w:iCs/>
          <w:noProof/>
          <w:szCs w:val="24"/>
        </w:rPr>
        <w:t>Wiley Handbook of Cognitive Control</w:t>
      </w:r>
      <w:r w:rsidRPr="0076374E">
        <w:rPr>
          <w:noProof/>
          <w:szCs w:val="24"/>
        </w:rPr>
        <w:t xml:space="preserve"> (pp. 422–439). Wiley-Blackwell.</w:t>
      </w:r>
    </w:p>
    <w:p w14:paraId="433B4050" w14:textId="77777777" w:rsidR="0076374E" w:rsidRPr="00F371BF" w:rsidRDefault="0076374E" w:rsidP="0076374E">
      <w:pPr>
        <w:widowControl w:val="0"/>
        <w:autoSpaceDE w:val="0"/>
        <w:autoSpaceDN w:val="0"/>
        <w:adjustRightInd w:val="0"/>
        <w:spacing w:after="0" w:line="480" w:lineRule="auto"/>
        <w:ind w:left="480" w:hanging="480"/>
        <w:rPr>
          <w:noProof/>
          <w:szCs w:val="24"/>
          <w:lang w:val="it-IT"/>
          <w:rPrChange w:id="55" w:author="Ernst Koster" w:date="2019-09-24T10:24:00Z">
            <w:rPr>
              <w:noProof/>
              <w:szCs w:val="24"/>
            </w:rPr>
          </w:rPrChange>
        </w:rPr>
      </w:pPr>
      <w:r w:rsidRPr="0076374E">
        <w:rPr>
          <w:noProof/>
          <w:szCs w:val="24"/>
        </w:rPr>
        <w:t xml:space="preserve">Krebs, Ruth M., Boehler, C. N., Roberts, K. C., Song, A. W., &amp; Woldorff, M. G. (2012). The involvement of the dopaminergic midbrain and cortico-striatal-thalamic circuits in the integration of reward prospect and attentional task demands. </w:t>
      </w:r>
      <w:r w:rsidRPr="00F371BF">
        <w:rPr>
          <w:i/>
          <w:iCs/>
          <w:noProof/>
          <w:szCs w:val="24"/>
          <w:lang w:val="it-IT"/>
          <w:rPrChange w:id="56" w:author="Ernst Koster" w:date="2019-09-24T10:24:00Z">
            <w:rPr>
              <w:i/>
              <w:iCs/>
              <w:noProof/>
              <w:szCs w:val="24"/>
            </w:rPr>
          </w:rPrChange>
        </w:rPr>
        <w:t>Cerebral Cortex</w:t>
      </w:r>
      <w:r w:rsidRPr="00F371BF">
        <w:rPr>
          <w:noProof/>
          <w:szCs w:val="24"/>
          <w:lang w:val="it-IT"/>
          <w:rPrChange w:id="57" w:author="Ernst Koster" w:date="2019-09-24T10:24:00Z">
            <w:rPr>
              <w:noProof/>
              <w:szCs w:val="24"/>
            </w:rPr>
          </w:rPrChange>
        </w:rPr>
        <w:t xml:space="preserve">, </w:t>
      </w:r>
      <w:r w:rsidRPr="00F371BF">
        <w:rPr>
          <w:i/>
          <w:iCs/>
          <w:noProof/>
          <w:szCs w:val="24"/>
          <w:lang w:val="it-IT"/>
          <w:rPrChange w:id="58" w:author="Ernst Koster" w:date="2019-09-24T10:24:00Z">
            <w:rPr>
              <w:i/>
              <w:iCs/>
              <w:noProof/>
              <w:szCs w:val="24"/>
            </w:rPr>
          </w:rPrChange>
        </w:rPr>
        <w:t>22</w:t>
      </w:r>
      <w:r w:rsidRPr="00F371BF">
        <w:rPr>
          <w:noProof/>
          <w:szCs w:val="24"/>
          <w:lang w:val="it-IT"/>
          <w:rPrChange w:id="59" w:author="Ernst Koster" w:date="2019-09-24T10:24:00Z">
            <w:rPr>
              <w:noProof/>
              <w:szCs w:val="24"/>
            </w:rPr>
          </w:rPrChange>
        </w:rPr>
        <w:t>(3), 607–615. https://doi.org/10.1093/cercor/bhr134</w:t>
      </w:r>
    </w:p>
    <w:p w14:paraId="531F1F2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F371BF">
        <w:rPr>
          <w:noProof/>
          <w:szCs w:val="24"/>
          <w:lang w:val="it-IT"/>
          <w:rPrChange w:id="60" w:author="Ernst Koster" w:date="2019-09-24T10:24:00Z">
            <w:rPr>
              <w:noProof/>
              <w:szCs w:val="24"/>
            </w:rPr>
          </w:rPrChange>
        </w:rPr>
        <w:t xml:space="preserve">Kruschke, J. K., &amp; Meredith, M. (2017). </w:t>
      </w:r>
      <w:r w:rsidRPr="0076374E">
        <w:rPr>
          <w:noProof/>
          <w:szCs w:val="24"/>
        </w:rPr>
        <w:t>BEST: Bayesian Estimation Supersedes the t-Test.</w:t>
      </w:r>
    </w:p>
    <w:p w14:paraId="6BFA9F5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Kruschke, John K. (2014). </w:t>
      </w:r>
      <w:r w:rsidRPr="0076374E">
        <w:rPr>
          <w:i/>
          <w:iCs/>
          <w:noProof/>
          <w:szCs w:val="24"/>
        </w:rPr>
        <w:t>Doing Bayesian data analysis: A tutorial with R, JAGS, and Stan, second edition</w:t>
      </w:r>
      <w:r w:rsidRPr="0076374E">
        <w:rPr>
          <w:noProof/>
          <w:szCs w:val="24"/>
        </w:rPr>
        <w:t xml:space="preserve">. </w:t>
      </w:r>
      <w:r w:rsidRPr="0076374E">
        <w:rPr>
          <w:i/>
          <w:iCs/>
          <w:noProof/>
          <w:szCs w:val="24"/>
        </w:rPr>
        <w:t>Doing Bayesian Data Analysis: A Tutorial with R, JAGS, and Stan, Second Edition</w:t>
      </w:r>
      <w:r w:rsidRPr="0076374E">
        <w:rPr>
          <w:noProof/>
          <w:szCs w:val="24"/>
        </w:rPr>
        <w:t xml:space="preserve"> (2nd ed.). Elsevier Inc. https://doi.org/10.1016/B978-0-12-405888-0.09999-2</w:t>
      </w:r>
    </w:p>
    <w:p w14:paraId="08C093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Luque, D., Beesley, T., Morris, R. W., Jack, B. N., Griffiths, O., Whitford, T. J., &amp; Le Pelley, M. E. (2017). Goal-Directed and Habit-Like Modulations of Stimulus Processing during Reinforcement Learning. </w:t>
      </w:r>
      <w:r w:rsidRPr="0076374E">
        <w:rPr>
          <w:i/>
          <w:iCs/>
          <w:noProof/>
          <w:szCs w:val="24"/>
        </w:rPr>
        <w:t>The Journal of Neuroscience</w:t>
      </w:r>
      <w:r w:rsidRPr="0076374E">
        <w:rPr>
          <w:noProof/>
          <w:szCs w:val="24"/>
        </w:rPr>
        <w:t xml:space="preserve">, </w:t>
      </w:r>
      <w:r w:rsidRPr="0076374E">
        <w:rPr>
          <w:i/>
          <w:iCs/>
          <w:noProof/>
          <w:szCs w:val="24"/>
        </w:rPr>
        <w:t>37</w:t>
      </w:r>
      <w:r w:rsidRPr="0076374E">
        <w:rPr>
          <w:noProof/>
          <w:szCs w:val="24"/>
        </w:rPr>
        <w:t>(11), 3009–3017. https://doi.org/10.1523/jneurosci.3205-16.2017</w:t>
      </w:r>
    </w:p>
    <w:p w14:paraId="5EDC9C7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MacLean, M. H., &amp; Giesbrecht, B. (2015). Neural evidence reveals the rapid effects of reward history on selective attention. </w:t>
      </w:r>
      <w:r w:rsidRPr="0076374E">
        <w:rPr>
          <w:i/>
          <w:iCs/>
          <w:noProof/>
          <w:szCs w:val="24"/>
        </w:rPr>
        <w:t>Brain Research</w:t>
      </w:r>
      <w:r w:rsidRPr="0076374E">
        <w:rPr>
          <w:noProof/>
          <w:szCs w:val="24"/>
        </w:rPr>
        <w:t xml:space="preserve">, </w:t>
      </w:r>
      <w:r w:rsidRPr="0076374E">
        <w:rPr>
          <w:i/>
          <w:iCs/>
          <w:noProof/>
          <w:szCs w:val="24"/>
        </w:rPr>
        <w:t>1606</w:t>
      </w:r>
      <w:r w:rsidRPr="0076374E">
        <w:rPr>
          <w:noProof/>
          <w:szCs w:val="24"/>
        </w:rPr>
        <w:t>, 86–94. https://doi.org/10.1016/j.brainres.2015.02.016</w:t>
      </w:r>
    </w:p>
    <w:p w14:paraId="506C5CB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Macmillan, N. A., &amp; Creelman, C. D. (2004). </w:t>
      </w:r>
      <w:r w:rsidRPr="0076374E">
        <w:rPr>
          <w:i/>
          <w:iCs/>
          <w:noProof/>
          <w:szCs w:val="24"/>
        </w:rPr>
        <w:t>Detection theory: A user’s guide</w:t>
      </w:r>
      <w:r w:rsidRPr="0076374E">
        <w:rPr>
          <w:noProof/>
          <w:szCs w:val="24"/>
        </w:rPr>
        <w:t xml:space="preserve">. Psychology </w:t>
      </w:r>
      <w:r w:rsidRPr="0076374E">
        <w:rPr>
          <w:noProof/>
          <w:szCs w:val="24"/>
        </w:rPr>
        <w:lastRenderedPageBreak/>
        <w:t>press.</w:t>
      </w:r>
    </w:p>
    <w:p w14:paraId="682EF67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Maunsell, J. H. R. (2004). Neuronal representations of cognitive state: Reward or attention? </w:t>
      </w:r>
      <w:r w:rsidRPr="0076374E">
        <w:rPr>
          <w:i/>
          <w:iCs/>
          <w:noProof/>
          <w:szCs w:val="24"/>
        </w:rPr>
        <w:t>Trends in Cognitive Sciences</w:t>
      </w:r>
      <w:r w:rsidRPr="0076374E">
        <w:rPr>
          <w:noProof/>
          <w:szCs w:val="24"/>
        </w:rPr>
        <w:t xml:space="preserve">, </w:t>
      </w:r>
      <w:r w:rsidRPr="0076374E">
        <w:rPr>
          <w:i/>
          <w:iCs/>
          <w:noProof/>
          <w:szCs w:val="24"/>
        </w:rPr>
        <w:t>8</w:t>
      </w:r>
      <w:r w:rsidRPr="0076374E">
        <w:rPr>
          <w:noProof/>
          <w:szCs w:val="24"/>
        </w:rPr>
        <w:t>(6), 261–265. https://doi.org/10.1016/j.tics.2004.04.003</w:t>
      </w:r>
    </w:p>
    <w:p w14:paraId="6CB1D5F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McElreath, R. (2016). </w:t>
      </w:r>
      <w:r w:rsidRPr="0076374E">
        <w:rPr>
          <w:i/>
          <w:iCs/>
          <w:noProof/>
          <w:szCs w:val="24"/>
        </w:rPr>
        <w:t>Statistical Rethinking: A Bayesian Course with Examples in R and Stan</w:t>
      </w:r>
      <w:r w:rsidRPr="0076374E">
        <w:rPr>
          <w:noProof/>
          <w:szCs w:val="24"/>
        </w:rPr>
        <w:t>. Chapman Hall - CRC.</w:t>
      </w:r>
    </w:p>
    <w:p w14:paraId="7D6B7C4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Morgan, S. T., Hansen, J. C., &amp; Hillyard, S. A. (1996). Selective attention to stimulus location modulates the steady-state visual evoked potential, </w:t>
      </w:r>
      <w:r w:rsidRPr="0076374E">
        <w:rPr>
          <w:i/>
          <w:iCs/>
          <w:noProof/>
          <w:szCs w:val="24"/>
        </w:rPr>
        <w:t>93</w:t>
      </w:r>
      <w:r w:rsidRPr="0076374E">
        <w:rPr>
          <w:noProof/>
          <w:szCs w:val="24"/>
        </w:rPr>
        <w:t>(10), 4770–4774.</w:t>
      </w:r>
    </w:p>
    <w:p w14:paraId="1F8B147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F371BF">
        <w:rPr>
          <w:noProof/>
          <w:szCs w:val="24"/>
          <w:lang w:val="de-DE"/>
          <w:rPrChange w:id="61" w:author="Ernst Koster" w:date="2019-09-24T10:24:00Z">
            <w:rPr>
              <w:noProof/>
              <w:szCs w:val="24"/>
            </w:rPr>
          </w:rPrChange>
        </w:rPr>
        <w:t xml:space="preserve">Müller, M. M., Teder-Sälejärvi, W., &amp; Hillyard, S. A. (1998). </w:t>
      </w:r>
      <w:r w:rsidRPr="0076374E">
        <w:rPr>
          <w:noProof/>
          <w:szCs w:val="24"/>
        </w:rPr>
        <w:t xml:space="preserve">The time course of cortical facilitation during cued shifts of spatial attention. </w:t>
      </w:r>
      <w:r w:rsidRPr="0076374E">
        <w:rPr>
          <w:i/>
          <w:iCs/>
          <w:noProof/>
          <w:szCs w:val="24"/>
        </w:rPr>
        <w:t>Nature Neuroscience</w:t>
      </w:r>
      <w:r w:rsidRPr="0076374E">
        <w:rPr>
          <w:noProof/>
          <w:szCs w:val="24"/>
        </w:rPr>
        <w:t xml:space="preserve">, </w:t>
      </w:r>
      <w:r w:rsidRPr="0076374E">
        <w:rPr>
          <w:i/>
          <w:iCs/>
          <w:noProof/>
          <w:szCs w:val="24"/>
        </w:rPr>
        <w:t>1</w:t>
      </w:r>
      <w:r w:rsidRPr="0076374E">
        <w:rPr>
          <w:noProof/>
          <w:szCs w:val="24"/>
        </w:rPr>
        <w:t>(7), 631–634.</w:t>
      </w:r>
    </w:p>
    <w:p w14:paraId="359C27D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Musslick, S., Shenhav, A., Botvinick, M. M., &amp; Cohen, J. D. (2015). A computational model of control allocation based on the Expected Value of Control. </w:t>
      </w:r>
      <w:r w:rsidRPr="0076374E">
        <w:rPr>
          <w:i/>
          <w:iCs/>
          <w:noProof/>
          <w:szCs w:val="24"/>
        </w:rPr>
        <w:t>Reinforcement Learning and Decision Making Conference</w:t>
      </w:r>
      <w:r w:rsidRPr="0076374E">
        <w:rPr>
          <w:noProof/>
          <w:szCs w:val="24"/>
        </w:rPr>
        <w:t xml:space="preserve">, </w:t>
      </w:r>
      <w:r w:rsidRPr="0076374E">
        <w:rPr>
          <w:i/>
          <w:iCs/>
          <w:noProof/>
          <w:szCs w:val="24"/>
        </w:rPr>
        <w:t>59</w:t>
      </w:r>
      <w:r w:rsidRPr="0076374E">
        <w:rPr>
          <w:noProof/>
          <w:szCs w:val="24"/>
        </w:rPr>
        <w:t>(1978), 2014.</w:t>
      </w:r>
    </w:p>
    <w:p w14:paraId="42B229F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Nalborczyk, L., &amp; Bürkner, P.-C. (2019). An Introduction to Bayesian Multilevel Models Using brms: A Case Study of Gender Effects on Vowel Variability in Standard Indonesian. </w:t>
      </w:r>
      <w:r w:rsidRPr="0076374E">
        <w:rPr>
          <w:i/>
          <w:iCs/>
          <w:noProof/>
          <w:szCs w:val="24"/>
        </w:rPr>
        <w:t>Journal of Speech, Language, and Hearing Research</w:t>
      </w:r>
      <w:r w:rsidRPr="0076374E">
        <w:rPr>
          <w:noProof/>
          <w:szCs w:val="24"/>
        </w:rPr>
        <w:t>.</w:t>
      </w:r>
    </w:p>
    <w:p w14:paraId="47FFE88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Nolan, H., Whelan, R., &amp; Reilly, R. B. (2010). FASTER: Fully Automated Statistical Thresholding for EEG artifact Rejection. </w:t>
      </w:r>
      <w:r w:rsidRPr="0076374E">
        <w:rPr>
          <w:i/>
          <w:iCs/>
          <w:noProof/>
          <w:szCs w:val="24"/>
        </w:rPr>
        <w:t>Journal of Neuroscience Methods</w:t>
      </w:r>
      <w:r w:rsidRPr="0076374E">
        <w:rPr>
          <w:noProof/>
          <w:szCs w:val="24"/>
        </w:rPr>
        <w:t xml:space="preserve">, </w:t>
      </w:r>
      <w:r w:rsidRPr="0076374E">
        <w:rPr>
          <w:i/>
          <w:iCs/>
          <w:noProof/>
          <w:szCs w:val="24"/>
        </w:rPr>
        <w:t>192</w:t>
      </w:r>
      <w:r w:rsidRPr="0076374E">
        <w:rPr>
          <w:noProof/>
          <w:szCs w:val="24"/>
        </w:rPr>
        <w:t>(1), 152–162. https://doi.org/10.1016/j.jneumeth.2010.07.015</w:t>
      </w:r>
    </w:p>
    <w:p w14:paraId="3F88650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Padmala, S., &amp; Pessoa, L. (2011). Reward reduces conflict by enhancing attentional control and biasing visual cortical processing. </w:t>
      </w:r>
      <w:r w:rsidRPr="0076374E">
        <w:rPr>
          <w:i/>
          <w:iCs/>
          <w:noProof/>
          <w:szCs w:val="24"/>
        </w:rPr>
        <w:t>Journal of Cognitive Neuroscience</w:t>
      </w:r>
      <w:r w:rsidRPr="0076374E">
        <w:rPr>
          <w:noProof/>
          <w:szCs w:val="24"/>
        </w:rPr>
        <w:t xml:space="preserve">, </w:t>
      </w:r>
      <w:r w:rsidRPr="0076374E">
        <w:rPr>
          <w:i/>
          <w:iCs/>
          <w:noProof/>
          <w:szCs w:val="24"/>
        </w:rPr>
        <w:t>23</w:t>
      </w:r>
      <w:r w:rsidRPr="0076374E">
        <w:rPr>
          <w:noProof/>
          <w:szCs w:val="24"/>
        </w:rPr>
        <w:t>(11), 3419–3432. https://doi.org/10.1162/jocn_a_00011</w:t>
      </w:r>
    </w:p>
    <w:p w14:paraId="6E996DA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Pallier, C. (2002). Computing discriminability and bias with the R software. Retrieved July 25, 2019, from http://www.pallier.org/pdfs/aprime.pdf</w:t>
      </w:r>
    </w:p>
    <w:p w14:paraId="0F116A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Perrin, F., Pernier, J., Bertrand, O., &amp; Echallier, J. F. (1989). Spherical splines for scalp potential </w:t>
      </w:r>
      <w:r w:rsidRPr="0076374E">
        <w:rPr>
          <w:noProof/>
          <w:szCs w:val="24"/>
        </w:rPr>
        <w:lastRenderedPageBreak/>
        <w:t xml:space="preserve">and current density mapping. </w:t>
      </w:r>
      <w:r w:rsidRPr="0076374E">
        <w:rPr>
          <w:i/>
          <w:iCs/>
          <w:noProof/>
          <w:szCs w:val="24"/>
        </w:rPr>
        <w:t>Electroencephalography and Clinical Neurophysiology</w:t>
      </w:r>
      <w:r w:rsidRPr="0076374E">
        <w:rPr>
          <w:noProof/>
          <w:szCs w:val="24"/>
        </w:rPr>
        <w:t xml:space="preserve">, </w:t>
      </w:r>
      <w:r w:rsidRPr="0076374E">
        <w:rPr>
          <w:i/>
          <w:iCs/>
          <w:noProof/>
          <w:szCs w:val="24"/>
        </w:rPr>
        <w:t>72</w:t>
      </w:r>
      <w:r w:rsidRPr="0076374E">
        <w:rPr>
          <w:noProof/>
          <w:szCs w:val="24"/>
        </w:rPr>
        <w:t>(2), 184–187. https://doi.org/10.1016/0013-4694(89)90180-6</w:t>
      </w:r>
    </w:p>
    <w:p w14:paraId="2A2BC24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Pessoa, L. (2015). Multiple influences of reward on perception and attention. </w:t>
      </w:r>
      <w:r w:rsidRPr="0076374E">
        <w:rPr>
          <w:i/>
          <w:iCs/>
          <w:noProof/>
          <w:szCs w:val="24"/>
        </w:rPr>
        <w:t>Visual Cognition</w:t>
      </w:r>
      <w:r w:rsidRPr="0076374E">
        <w:rPr>
          <w:noProof/>
          <w:szCs w:val="24"/>
        </w:rPr>
        <w:t xml:space="preserve">, </w:t>
      </w:r>
      <w:r w:rsidRPr="0076374E">
        <w:rPr>
          <w:i/>
          <w:iCs/>
          <w:noProof/>
          <w:szCs w:val="24"/>
        </w:rPr>
        <w:t>23</w:t>
      </w:r>
      <w:r w:rsidRPr="0076374E">
        <w:rPr>
          <w:noProof/>
          <w:szCs w:val="24"/>
        </w:rPr>
        <w:t>(1–2), 272–290. https://doi.org/10.1080/13506285.2014.974729</w:t>
      </w:r>
    </w:p>
    <w:p w14:paraId="6BC8842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Pessoa, L., &amp; Engelmann, J. B. (2010). Embedding reward signals into perception and cognition. </w:t>
      </w:r>
      <w:r w:rsidRPr="0076374E">
        <w:rPr>
          <w:i/>
          <w:iCs/>
          <w:noProof/>
          <w:szCs w:val="24"/>
        </w:rPr>
        <w:t>Frontiers in Neuroscience</w:t>
      </w:r>
      <w:r w:rsidRPr="0076374E">
        <w:rPr>
          <w:noProof/>
          <w:szCs w:val="24"/>
        </w:rPr>
        <w:t xml:space="preserve">, </w:t>
      </w:r>
      <w:r w:rsidRPr="0076374E">
        <w:rPr>
          <w:i/>
          <w:iCs/>
          <w:noProof/>
          <w:szCs w:val="24"/>
        </w:rPr>
        <w:t>4</w:t>
      </w:r>
      <w:r w:rsidRPr="0076374E">
        <w:rPr>
          <w:noProof/>
          <w:szCs w:val="24"/>
        </w:rPr>
        <w:t>(September), 1–8. https://doi.org/10.3389/fnins.2010.00017</w:t>
      </w:r>
    </w:p>
    <w:p w14:paraId="06833AD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Phillips, N. (2016). Yarrr: A companion to the e-book YaRrr!: The Pirate’s Guide to R. R package version 0.1.</w:t>
      </w:r>
    </w:p>
    <w:p w14:paraId="73742BA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Posner, M. I. (1980). Orienting of attention. </w:t>
      </w:r>
      <w:r w:rsidRPr="0076374E">
        <w:rPr>
          <w:i/>
          <w:iCs/>
          <w:noProof/>
          <w:szCs w:val="24"/>
        </w:rPr>
        <w:t>The Quarterly Journal of Experimental Psychology</w:t>
      </w:r>
      <w:r w:rsidRPr="0076374E">
        <w:rPr>
          <w:noProof/>
          <w:szCs w:val="24"/>
        </w:rPr>
        <w:t xml:space="preserve">, </w:t>
      </w:r>
      <w:r w:rsidRPr="0076374E">
        <w:rPr>
          <w:i/>
          <w:iCs/>
          <w:noProof/>
          <w:szCs w:val="24"/>
        </w:rPr>
        <w:t>32</w:t>
      </w:r>
      <w:r w:rsidRPr="0076374E">
        <w:rPr>
          <w:noProof/>
          <w:szCs w:val="24"/>
        </w:rPr>
        <w:t>(1), 3–25. https://doi.org/10.1080/00335558008248231</w:t>
      </w:r>
    </w:p>
    <w:p w14:paraId="4ABAB92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Posner, MI I. (1980). Orienting of attention. </w:t>
      </w:r>
      <w:r w:rsidRPr="0076374E">
        <w:rPr>
          <w:i/>
          <w:iCs/>
          <w:noProof/>
          <w:szCs w:val="24"/>
        </w:rPr>
        <w:t>Quarterly Journal of Experimental Psychology</w:t>
      </w:r>
      <w:r w:rsidRPr="0076374E">
        <w:rPr>
          <w:noProof/>
          <w:szCs w:val="24"/>
        </w:rPr>
        <w:t xml:space="preserve">, </w:t>
      </w:r>
      <w:r w:rsidRPr="0076374E">
        <w:rPr>
          <w:i/>
          <w:iCs/>
          <w:noProof/>
          <w:szCs w:val="24"/>
        </w:rPr>
        <w:t>32</w:t>
      </w:r>
      <w:r w:rsidRPr="0076374E">
        <w:rPr>
          <w:noProof/>
          <w:szCs w:val="24"/>
        </w:rPr>
        <w:t>(1), 3–25. https://doi.org/10.1080/00335558008248231</w:t>
      </w:r>
    </w:p>
    <w:p w14:paraId="785EA6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Qi, S., Zeng, Q., Ding, C., &amp; Li, H. (2013). Neural correlates of reward-driven attentional capture in visual search. </w:t>
      </w:r>
      <w:r w:rsidRPr="0076374E">
        <w:rPr>
          <w:i/>
          <w:iCs/>
          <w:noProof/>
          <w:szCs w:val="24"/>
        </w:rPr>
        <w:t>Brain Research</w:t>
      </w:r>
      <w:r w:rsidRPr="0076374E">
        <w:rPr>
          <w:noProof/>
          <w:szCs w:val="24"/>
        </w:rPr>
        <w:t xml:space="preserve">, </w:t>
      </w:r>
      <w:r w:rsidRPr="0076374E">
        <w:rPr>
          <w:i/>
          <w:iCs/>
          <w:noProof/>
          <w:szCs w:val="24"/>
        </w:rPr>
        <w:t>1532</w:t>
      </w:r>
      <w:r w:rsidRPr="0076374E">
        <w:rPr>
          <w:noProof/>
          <w:szCs w:val="24"/>
        </w:rPr>
        <w:t>, 32–43. https://doi.org/10.1016/j.brainres.2013.07.044</w:t>
      </w:r>
    </w:p>
    <w:p w14:paraId="621BBF5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 Core Team. (2017). R: A Language and Environment for Statistical Computing. R Foundation for Statistical Computing.</w:t>
      </w:r>
    </w:p>
    <w:p w14:paraId="5D89009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Rinker, T., &amp; Kurkiewicz, D. (n.d.). pacman: Package Management for R.</w:t>
      </w:r>
    </w:p>
    <w:p w14:paraId="6BE793D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F371BF">
        <w:rPr>
          <w:noProof/>
          <w:szCs w:val="24"/>
          <w:lang w:val="nl-BE"/>
          <w:rPrChange w:id="62" w:author="Ernst Koster" w:date="2019-09-24T10:24:00Z">
            <w:rPr>
              <w:noProof/>
              <w:szCs w:val="24"/>
            </w:rPr>
          </w:rPrChange>
        </w:rPr>
        <w:t xml:space="preserve">Roelfsema, P. R., van Ooyen, A., &amp; Watanabe, T. (2010). </w:t>
      </w:r>
      <w:r w:rsidRPr="0076374E">
        <w:rPr>
          <w:noProof/>
          <w:szCs w:val="24"/>
        </w:rPr>
        <w:t xml:space="preserve">Perceptual learning rules based on reinforcers and attention. </w:t>
      </w:r>
      <w:r w:rsidRPr="0076374E">
        <w:rPr>
          <w:i/>
          <w:iCs/>
          <w:noProof/>
          <w:szCs w:val="24"/>
        </w:rPr>
        <w:t>Trends in Cognitive Sciences</w:t>
      </w:r>
      <w:r w:rsidRPr="0076374E">
        <w:rPr>
          <w:noProof/>
          <w:szCs w:val="24"/>
        </w:rPr>
        <w:t xml:space="preserve">, </w:t>
      </w:r>
      <w:r w:rsidRPr="0076374E">
        <w:rPr>
          <w:i/>
          <w:iCs/>
          <w:noProof/>
          <w:szCs w:val="24"/>
        </w:rPr>
        <w:t>14</w:t>
      </w:r>
      <w:r w:rsidRPr="0076374E">
        <w:rPr>
          <w:noProof/>
          <w:szCs w:val="24"/>
        </w:rPr>
        <w:t>(2), 64–71. https://doi.org/10.1016/j.tics.2009.11.005</w:t>
      </w:r>
    </w:p>
    <w:p w14:paraId="2E1F7EC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RStudio Team. (2015). Integrated Development for R. RStudio, Inc.</w:t>
      </w:r>
    </w:p>
    <w:p w14:paraId="094FE39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F371BF">
        <w:rPr>
          <w:noProof/>
          <w:szCs w:val="24"/>
          <w:lang w:val="de-DE"/>
          <w:rPrChange w:id="63" w:author="Ernst Koster" w:date="2019-09-24T10:24:00Z">
            <w:rPr>
              <w:noProof/>
              <w:szCs w:val="24"/>
            </w:rPr>
          </w:rPrChange>
        </w:rPr>
        <w:t xml:space="preserve">Schevernels, H., Krebs, R. M., Santens, P., Woldorff, M. G., &amp; Boehler, C. N. (2014). </w:t>
      </w:r>
      <w:r w:rsidRPr="0076374E">
        <w:rPr>
          <w:noProof/>
          <w:szCs w:val="24"/>
        </w:rPr>
        <w:t xml:space="preserve">Task preparation processes related to reward prediction precede those related to task-difficulty </w:t>
      </w:r>
      <w:r w:rsidRPr="0076374E">
        <w:rPr>
          <w:noProof/>
          <w:szCs w:val="24"/>
        </w:rPr>
        <w:lastRenderedPageBreak/>
        <w:t xml:space="preserve">expectation. </w:t>
      </w:r>
      <w:r w:rsidRPr="0076374E">
        <w:rPr>
          <w:i/>
          <w:iCs/>
          <w:noProof/>
          <w:szCs w:val="24"/>
        </w:rPr>
        <w:t>NeuroImage</w:t>
      </w:r>
      <w:r w:rsidRPr="0076374E">
        <w:rPr>
          <w:noProof/>
          <w:szCs w:val="24"/>
        </w:rPr>
        <w:t xml:space="preserve">, </w:t>
      </w:r>
      <w:r w:rsidRPr="0076374E">
        <w:rPr>
          <w:i/>
          <w:iCs/>
          <w:noProof/>
          <w:szCs w:val="24"/>
        </w:rPr>
        <w:t>84</w:t>
      </w:r>
      <w:r w:rsidRPr="0076374E">
        <w:rPr>
          <w:noProof/>
          <w:szCs w:val="24"/>
        </w:rPr>
        <w:t>, 639–647. https://doi.org/10.1016/j.neuroimage.2013.09.039</w:t>
      </w:r>
    </w:p>
    <w:p w14:paraId="58DA5039" w14:textId="77777777" w:rsidR="0076374E" w:rsidRPr="00F371BF" w:rsidRDefault="0076374E" w:rsidP="0076374E">
      <w:pPr>
        <w:widowControl w:val="0"/>
        <w:autoSpaceDE w:val="0"/>
        <w:autoSpaceDN w:val="0"/>
        <w:adjustRightInd w:val="0"/>
        <w:spacing w:after="0" w:line="480" w:lineRule="auto"/>
        <w:ind w:left="480" w:hanging="480"/>
        <w:rPr>
          <w:noProof/>
          <w:szCs w:val="24"/>
          <w:lang w:val="de-DE"/>
          <w:rPrChange w:id="64" w:author="Ernst Koster" w:date="2019-09-24T10:24:00Z">
            <w:rPr>
              <w:noProof/>
              <w:szCs w:val="24"/>
            </w:rPr>
          </w:rPrChange>
        </w:rPr>
      </w:pPr>
      <w:r w:rsidRPr="0076374E">
        <w:rPr>
          <w:noProof/>
          <w:szCs w:val="24"/>
        </w:rPr>
        <w:t xml:space="preserve">Serences, J. T. (2008). Value-Based Modulations in Human Visual Cortex. </w:t>
      </w:r>
      <w:r w:rsidRPr="00F371BF">
        <w:rPr>
          <w:i/>
          <w:iCs/>
          <w:noProof/>
          <w:szCs w:val="24"/>
          <w:lang w:val="de-DE"/>
          <w:rPrChange w:id="65" w:author="Ernst Koster" w:date="2019-09-24T10:24:00Z">
            <w:rPr>
              <w:i/>
              <w:iCs/>
              <w:noProof/>
              <w:szCs w:val="24"/>
            </w:rPr>
          </w:rPrChange>
        </w:rPr>
        <w:t>Neuron</w:t>
      </w:r>
      <w:r w:rsidRPr="00F371BF">
        <w:rPr>
          <w:noProof/>
          <w:szCs w:val="24"/>
          <w:lang w:val="de-DE"/>
          <w:rPrChange w:id="66" w:author="Ernst Koster" w:date="2019-09-24T10:24:00Z">
            <w:rPr>
              <w:noProof/>
              <w:szCs w:val="24"/>
            </w:rPr>
          </w:rPrChange>
        </w:rPr>
        <w:t xml:space="preserve">, </w:t>
      </w:r>
      <w:r w:rsidRPr="00F371BF">
        <w:rPr>
          <w:i/>
          <w:iCs/>
          <w:noProof/>
          <w:szCs w:val="24"/>
          <w:lang w:val="de-DE"/>
          <w:rPrChange w:id="67" w:author="Ernst Koster" w:date="2019-09-24T10:24:00Z">
            <w:rPr>
              <w:i/>
              <w:iCs/>
              <w:noProof/>
              <w:szCs w:val="24"/>
            </w:rPr>
          </w:rPrChange>
        </w:rPr>
        <w:t>60</w:t>
      </w:r>
      <w:r w:rsidRPr="00F371BF">
        <w:rPr>
          <w:noProof/>
          <w:szCs w:val="24"/>
          <w:lang w:val="de-DE"/>
          <w:rPrChange w:id="68" w:author="Ernst Koster" w:date="2019-09-24T10:24:00Z">
            <w:rPr>
              <w:noProof/>
              <w:szCs w:val="24"/>
            </w:rPr>
          </w:rPrChange>
        </w:rPr>
        <w:t>(6), 1169–1181. https://doi.org/10.1016/j.neuron.2008.10.051</w:t>
      </w:r>
    </w:p>
    <w:p w14:paraId="4A44820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F371BF">
        <w:rPr>
          <w:noProof/>
          <w:szCs w:val="24"/>
          <w:lang w:val="de-DE"/>
          <w:rPrChange w:id="69" w:author="Ernst Koster" w:date="2019-09-24T10:24:00Z">
            <w:rPr>
              <w:noProof/>
              <w:szCs w:val="24"/>
            </w:rPr>
          </w:rPrChange>
        </w:rPr>
        <w:t xml:space="preserve">Shenhav, A., Botvinick, M., &amp; Cohen, J. (2013). </w:t>
      </w:r>
      <w:r w:rsidRPr="0076374E">
        <w:rPr>
          <w:noProof/>
          <w:szCs w:val="24"/>
        </w:rPr>
        <w:t xml:space="preserve">The expected value of control: An integrative theory of anterior cingulate cortex function. </w:t>
      </w:r>
      <w:r w:rsidRPr="0076374E">
        <w:rPr>
          <w:i/>
          <w:iCs/>
          <w:noProof/>
          <w:szCs w:val="24"/>
        </w:rPr>
        <w:t>Neuron</w:t>
      </w:r>
      <w:r w:rsidRPr="0076374E">
        <w:rPr>
          <w:noProof/>
          <w:szCs w:val="24"/>
        </w:rPr>
        <w:t xml:space="preserve">, </w:t>
      </w:r>
      <w:r w:rsidRPr="0076374E">
        <w:rPr>
          <w:i/>
          <w:iCs/>
          <w:noProof/>
          <w:szCs w:val="24"/>
        </w:rPr>
        <w:t>79</w:t>
      </w:r>
      <w:r w:rsidRPr="0076374E">
        <w:rPr>
          <w:noProof/>
          <w:szCs w:val="24"/>
        </w:rPr>
        <w:t>(2), 217–240. https://doi.org/10.1016/j.neuron.2013.07.007</w:t>
      </w:r>
    </w:p>
    <w:p w14:paraId="413D594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Steinhauser, M., &amp; Andersen, S. K. (2019). Rapid adaptive adjustments of selective attention following errors revealed by the time course of steady-state visual evoked potentials. </w:t>
      </w:r>
      <w:r w:rsidRPr="0076374E">
        <w:rPr>
          <w:i/>
          <w:iCs/>
          <w:noProof/>
          <w:szCs w:val="24"/>
        </w:rPr>
        <w:t>NeuroImage</w:t>
      </w:r>
      <w:r w:rsidRPr="0076374E">
        <w:rPr>
          <w:noProof/>
          <w:szCs w:val="24"/>
        </w:rPr>
        <w:t xml:space="preserve">, </w:t>
      </w:r>
      <w:r w:rsidRPr="0076374E">
        <w:rPr>
          <w:i/>
          <w:iCs/>
          <w:noProof/>
          <w:szCs w:val="24"/>
        </w:rPr>
        <w:t>186</w:t>
      </w:r>
      <w:r w:rsidRPr="0076374E">
        <w:rPr>
          <w:noProof/>
          <w:szCs w:val="24"/>
        </w:rPr>
        <w:t>(July 2018), 83–92. https://doi.org/10.1016/j.neuroimage.2018.10.059</w:t>
      </w:r>
    </w:p>
    <w:p w14:paraId="6995DF1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76374E">
        <w:rPr>
          <w:i/>
          <w:iCs/>
          <w:noProof/>
          <w:szCs w:val="24"/>
        </w:rPr>
        <w:t>BioRxiv</w:t>
      </w:r>
      <w:r w:rsidRPr="0076374E">
        <w:rPr>
          <w:noProof/>
          <w:szCs w:val="24"/>
        </w:rPr>
        <w:t>, 622589. https://doi.org/10.1101/622589</w:t>
      </w:r>
    </w:p>
    <w:p w14:paraId="359D46D5" w14:textId="77777777" w:rsidR="0076374E" w:rsidRPr="00F371BF" w:rsidRDefault="0076374E" w:rsidP="0076374E">
      <w:pPr>
        <w:widowControl w:val="0"/>
        <w:autoSpaceDE w:val="0"/>
        <w:autoSpaceDN w:val="0"/>
        <w:adjustRightInd w:val="0"/>
        <w:spacing w:after="0" w:line="480" w:lineRule="auto"/>
        <w:ind w:left="480" w:hanging="480"/>
        <w:rPr>
          <w:noProof/>
          <w:szCs w:val="24"/>
          <w:lang w:val="de-DE"/>
          <w:rPrChange w:id="70" w:author="Ernst Koster" w:date="2019-09-24T10:24:00Z">
            <w:rPr>
              <w:noProof/>
              <w:szCs w:val="24"/>
            </w:rPr>
          </w:rPrChange>
        </w:rPr>
      </w:pPr>
      <w:r w:rsidRPr="0076374E">
        <w:rPr>
          <w:noProof/>
          <w:szCs w:val="24"/>
        </w:rPr>
        <w:t xml:space="preserve">Theeuwes, J. (2010). Top-down and bottom-up control of visual selection. </w:t>
      </w:r>
      <w:r w:rsidRPr="00F371BF">
        <w:rPr>
          <w:i/>
          <w:iCs/>
          <w:noProof/>
          <w:szCs w:val="24"/>
          <w:lang w:val="de-DE"/>
          <w:rPrChange w:id="71" w:author="Ernst Koster" w:date="2019-09-24T10:24:00Z">
            <w:rPr>
              <w:i/>
              <w:iCs/>
              <w:noProof/>
              <w:szCs w:val="24"/>
            </w:rPr>
          </w:rPrChange>
        </w:rPr>
        <w:t>Acta Psychologica</w:t>
      </w:r>
      <w:r w:rsidRPr="00F371BF">
        <w:rPr>
          <w:noProof/>
          <w:szCs w:val="24"/>
          <w:lang w:val="de-DE"/>
          <w:rPrChange w:id="72" w:author="Ernst Koster" w:date="2019-09-24T10:24:00Z">
            <w:rPr>
              <w:noProof/>
              <w:szCs w:val="24"/>
            </w:rPr>
          </w:rPrChange>
        </w:rPr>
        <w:t xml:space="preserve">, </w:t>
      </w:r>
      <w:r w:rsidRPr="00F371BF">
        <w:rPr>
          <w:i/>
          <w:iCs/>
          <w:noProof/>
          <w:szCs w:val="24"/>
          <w:lang w:val="de-DE"/>
          <w:rPrChange w:id="73" w:author="Ernst Koster" w:date="2019-09-24T10:24:00Z">
            <w:rPr>
              <w:i/>
              <w:iCs/>
              <w:noProof/>
              <w:szCs w:val="24"/>
            </w:rPr>
          </w:rPrChange>
        </w:rPr>
        <w:t>135</w:t>
      </w:r>
      <w:r w:rsidRPr="00F371BF">
        <w:rPr>
          <w:noProof/>
          <w:szCs w:val="24"/>
          <w:lang w:val="de-DE"/>
          <w:rPrChange w:id="74" w:author="Ernst Koster" w:date="2019-09-24T10:24:00Z">
            <w:rPr>
              <w:noProof/>
              <w:szCs w:val="24"/>
            </w:rPr>
          </w:rPrChange>
        </w:rPr>
        <w:t>(2), 77–99. https://doi.org/10.1016/j.actpsy.2010.02.006</w:t>
      </w:r>
    </w:p>
    <w:p w14:paraId="6DB3376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F371BF">
        <w:rPr>
          <w:noProof/>
          <w:szCs w:val="24"/>
          <w:lang w:val="de-DE"/>
          <w:rPrChange w:id="75" w:author="Ernst Koster" w:date="2019-09-24T10:24:00Z">
            <w:rPr>
              <w:noProof/>
              <w:szCs w:val="24"/>
            </w:rPr>
          </w:rPrChange>
        </w:rPr>
        <w:t xml:space="preserve">Van der Does, A. J. W. (2002). </w:t>
      </w:r>
      <w:r w:rsidRPr="00F371BF">
        <w:rPr>
          <w:i/>
          <w:iCs/>
          <w:noProof/>
          <w:szCs w:val="24"/>
          <w:lang w:val="nl-BE"/>
          <w:rPrChange w:id="76" w:author="Ernst Koster" w:date="2019-09-24T10:24:00Z">
            <w:rPr>
              <w:i/>
              <w:iCs/>
              <w:noProof/>
              <w:szCs w:val="24"/>
            </w:rPr>
          </w:rPrChange>
        </w:rPr>
        <w:t xml:space="preserve">Handleiding bij de Nederlandse versie van beck depression inventory—second edition (BDI-II-NL). </w:t>
      </w:r>
      <w:r w:rsidRPr="0076374E">
        <w:rPr>
          <w:i/>
          <w:iCs/>
          <w:noProof/>
          <w:szCs w:val="24"/>
        </w:rPr>
        <w:t>[The Dutch version of the Beck depression inventory].</w:t>
      </w:r>
      <w:r w:rsidRPr="0076374E">
        <w:rPr>
          <w:noProof/>
          <w:szCs w:val="24"/>
        </w:rPr>
        <w:t xml:space="preserve"> Amsterdam: Harcourt.</w:t>
      </w:r>
    </w:p>
    <w:p w14:paraId="0F61B5C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F371BF">
        <w:rPr>
          <w:noProof/>
          <w:szCs w:val="24"/>
          <w:lang w:val="it-IT"/>
          <w:rPrChange w:id="77" w:author="Ernst Koster" w:date="2019-09-24T10:24:00Z">
            <w:rPr>
              <w:noProof/>
              <w:szCs w:val="24"/>
            </w:rPr>
          </w:rPrChange>
        </w:rPr>
        <w:t xml:space="preserve">Verguts, T., Vassena, E., &amp; Silvetti, M. (2015). </w:t>
      </w:r>
      <w:r w:rsidRPr="0076374E">
        <w:rPr>
          <w:noProof/>
          <w:szCs w:val="24"/>
        </w:rPr>
        <w:t xml:space="preserve">Adaptive effort investment in cognitive and physical tasks: a neurocomputational model. </w:t>
      </w:r>
      <w:r w:rsidRPr="0076374E">
        <w:rPr>
          <w:i/>
          <w:iCs/>
          <w:noProof/>
          <w:szCs w:val="24"/>
        </w:rPr>
        <w:t>Frontiers in Behavioral Neuroscience</w:t>
      </w:r>
      <w:r w:rsidRPr="0076374E">
        <w:rPr>
          <w:noProof/>
          <w:szCs w:val="24"/>
        </w:rPr>
        <w:t xml:space="preserve">, </w:t>
      </w:r>
      <w:r w:rsidRPr="0076374E">
        <w:rPr>
          <w:i/>
          <w:iCs/>
          <w:noProof/>
          <w:szCs w:val="24"/>
        </w:rPr>
        <w:t>9</w:t>
      </w:r>
      <w:r w:rsidRPr="0076374E">
        <w:rPr>
          <w:noProof/>
          <w:szCs w:val="24"/>
        </w:rPr>
        <w:t>(March). https://doi.org/10.3389/fnbeh.2015.00057</w:t>
      </w:r>
    </w:p>
    <w:p w14:paraId="328745D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Watanabe, S. (2010). Asymptotic Equivalence of Bayes Cross Validation and Widely Applicable Information Criterion in Singular Learning Theory, </w:t>
      </w:r>
      <w:r w:rsidRPr="0076374E">
        <w:rPr>
          <w:i/>
          <w:iCs/>
          <w:noProof/>
          <w:szCs w:val="24"/>
        </w:rPr>
        <w:t>11</w:t>
      </w:r>
      <w:r w:rsidRPr="0076374E">
        <w:rPr>
          <w:noProof/>
          <w:szCs w:val="24"/>
        </w:rPr>
        <w:t>, 3571–3594. Retrieved from http://arxiv.org/abs/1004.2316</w:t>
      </w:r>
    </w:p>
    <w:p w14:paraId="0A9046C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lastRenderedPageBreak/>
        <w:t>Wickham, H. (2017). Tidyverse: Easily install and load ’tidyverse’ packages. R package version, 1(1).</w:t>
      </w:r>
    </w:p>
    <w:p w14:paraId="5BF897D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Wilke, C. O. (2016). cowplot: streamlined plot theme and plot annotations for ‘ggplot2.’ CRAN Repos.</w:t>
      </w:r>
    </w:p>
    <w:p w14:paraId="6AE6C30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Wisniewski, D., Reverberi, C., Momennejad, I., Kahnt, T., &amp; Haynes, J.-D. (2015). The Role of the Parietal Cortex in the Representation of Task-Reward Associations. </w:t>
      </w:r>
      <w:r w:rsidRPr="0076374E">
        <w:rPr>
          <w:i/>
          <w:iCs/>
          <w:noProof/>
          <w:szCs w:val="24"/>
        </w:rPr>
        <w:t>Journal of Neuroscience</w:t>
      </w:r>
      <w:r w:rsidRPr="0076374E">
        <w:rPr>
          <w:noProof/>
          <w:szCs w:val="24"/>
        </w:rPr>
        <w:t xml:space="preserve">, </w:t>
      </w:r>
      <w:r w:rsidRPr="0076374E">
        <w:rPr>
          <w:i/>
          <w:iCs/>
          <w:noProof/>
          <w:szCs w:val="24"/>
        </w:rPr>
        <w:t>35</w:t>
      </w:r>
      <w:r w:rsidRPr="0076374E">
        <w:rPr>
          <w:noProof/>
          <w:szCs w:val="24"/>
        </w:rPr>
        <w:t>(36), 12355–12365. https://doi.org/10.1523/jneurosci.4882-14.2015</w:t>
      </w:r>
    </w:p>
    <w:p w14:paraId="31D4401A" w14:textId="77777777" w:rsidR="0076374E" w:rsidRPr="0076374E" w:rsidRDefault="0076374E" w:rsidP="0076374E">
      <w:pPr>
        <w:widowControl w:val="0"/>
        <w:autoSpaceDE w:val="0"/>
        <w:autoSpaceDN w:val="0"/>
        <w:adjustRightInd w:val="0"/>
        <w:spacing w:after="0" w:line="480" w:lineRule="auto"/>
        <w:ind w:left="480" w:hanging="480"/>
        <w:rPr>
          <w:noProof/>
        </w:rPr>
      </w:pPr>
      <w:r w:rsidRPr="0076374E">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3E1EB4">
      <w:headerReference w:type="default" r:id="rId19"/>
      <w:headerReference w:type="first" r:id="rId20"/>
      <w:footerReference w:type="first" r:id="rId21"/>
      <w:pgSz w:w="12240" w:h="15840"/>
      <w:pgMar w:top="1417" w:right="1417" w:bottom="1417" w:left="1417" w:header="708" w:footer="708" w:gutter="0"/>
      <w:lnNumType w:countBy="1" w:restart="continuou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09AA2C" w14:textId="77777777" w:rsidR="00B4494B" w:rsidRDefault="00B4494B" w:rsidP="00AD5698">
      <w:pPr>
        <w:spacing w:after="0" w:line="240" w:lineRule="auto"/>
      </w:pPr>
      <w:r>
        <w:separator/>
      </w:r>
    </w:p>
  </w:endnote>
  <w:endnote w:type="continuationSeparator" w:id="0">
    <w:p w14:paraId="4885D512" w14:textId="77777777" w:rsidR="00B4494B" w:rsidRDefault="00B4494B" w:rsidP="00AD5698">
      <w:pPr>
        <w:spacing w:after="0" w:line="240" w:lineRule="auto"/>
      </w:pPr>
      <w:r>
        <w:continuationSeparator/>
      </w:r>
    </w:p>
  </w:endnote>
  <w:endnote w:type="continuationNotice" w:id="1">
    <w:p w14:paraId="671E0815" w14:textId="77777777" w:rsidR="00B4494B" w:rsidRDefault="00B449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8D6D9A" w:rsidRDefault="008D6D9A"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8D6D9A" w:rsidRDefault="008D6D9A"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932EE4" w14:textId="77777777" w:rsidR="00B4494B" w:rsidRDefault="00B4494B" w:rsidP="00AD5698">
      <w:pPr>
        <w:spacing w:after="0" w:line="240" w:lineRule="auto"/>
      </w:pPr>
      <w:r>
        <w:separator/>
      </w:r>
    </w:p>
  </w:footnote>
  <w:footnote w:type="continuationSeparator" w:id="0">
    <w:p w14:paraId="7FEE8220" w14:textId="77777777" w:rsidR="00B4494B" w:rsidRDefault="00B4494B" w:rsidP="00AD5698">
      <w:pPr>
        <w:spacing w:after="0" w:line="240" w:lineRule="auto"/>
      </w:pPr>
      <w:r>
        <w:continuationSeparator/>
      </w:r>
    </w:p>
  </w:footnote>
  <w:footnote w:type="continuationNotice" w:id="1">
    <w:p w14:paraId="19AA7749" w14:textId="77777777" w:rsidR="00B4494B" w:rsidRDefault="00B4494B">
      <w:pPr>
        <w:spacing w:after="0" w:line="240" w:lineRule="auto"/>
      </w:pPr>
    </w:p>
  </w:footnote>
  <w:footnote w:id="2">
    <w:p w14:paraId="3FDD8ADB" w14:textId="50176D7D" w:rsidR="008D6D9A" w:rsidRDefault="008D6D9A">
      <w:pPr>
        <w:pStyle w:val="FootnoteText"/>
      </w:pPr>
      <w:r>
        <w:rPr>
          <w:rStyle w:val="FootnoteReference"/>
        </w:rPr>
        <w:footnoteRef/>
      </w:r>
      <w:r>
        <w:t xml:space="preserv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11FBD2AF" w:rsidR="008D6D9A" w:rsidRPr="002F7D7E" w:rsidRDefault="008D6D9A">
    <w:pPr>
      <w:pStyle w:val="Header"/>
    </w:pPr>
    <w:r>
      <w:rPr>
        <w:szCs w:val="24"/>
      </w:rPr>
      <w:t>SELECTIVE</w:t>
    </w:r>
    <w:r w:rsidRPr="002F7D7E">
      <w:rPr>
        <w:szCs w:val="24"/>
      </w:rPr>
      <w:t xml:space="preserve"> ATTENTION AND REWARD</w:t>
    </w:r>
    <w:sdt>
      <w:sdtPr>
        <w:id w:val="-1319488693"/>
        <w:docPartObj>
          <w:docPartGallery w:val="Page Numbers (Top of Page)"/>
          <w:docPartUnique/>
        </w:docPartObj>
      </w:sdtPr>
      <w:sdtEndPr>
        <w:rPr>
          <w:noProof/>
        </w:rPr>
      </w:sdtEndPr>
      <w:sdtContent>
        <w:r w:rsidRPr="002F7D7E">
          <w:tab/>
        </w:r>
        <w:r>
          <w:tab/>
        </w:r>
        <w:r w:rsidRPr="002F7D7E">
          <w:rPr>
            <w:szCs w:val="24"/>
          </w:rPr>
          <w:fldChar w:fldCharType="begin"/>
        </w:r>
        <w:r w:rsidRPr="002F7D7E">
          <w:rPr>
            <w:szCs w:val="24"/>
          </w:rPr>
          <w:instrText xml:space="preserve"> PAGE   \* MERGEFORMAT </w:instrText>
        </w:r>
        <w:r w:rsidRPr="002F7D7E">
          <w:rPr>
            <w:szCs w:val="24"/>
          </w:rPr>
          <w:fldChar w:fldCharType="separate"/>
        </w:r>
        <w:r w:rsidR="00036AFE">
          <w:rPr>
            <w:noProof/>
            <w:szCs w:val="24"/>
          </w:rPr>
          <w:t>14</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6843EEB" w:rsidR="008D6D9A" w:rsidRDefault="008D6D9A" w:rsidP="0050297E">
    <w:pPr>
      <w:pStyle w:val="Header"/>
      <w:ind w:left="360"/>
    </w:pPr>
    <w:r>
      <w:rPr>
        <w:szCs w:val="24"/>
      </w:rPr>
      <w:t>Running head: SELECTIVE</w:t>
    </w:r>
    <w:r w:rsidRPr="002F7D7E">
      <w:rPr>
        <w:szCs w:val="24"/>
      </w:rPr>
      <w:t xml:space="preserve">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34910"/>
    <w:multiLevelType w:val="hybridMultilevel"/>
    <w:tmpl w:val="4D1EE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4D405C"/>
    <w:multiLevelType w:val="hybridMultilevel"/>
    <w:tmpl w:val="C1C074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A934D6"/>
    <w:multiLevelType w:val="hybridMultilevel"/>
    <w:tmpl w:val="B5B8C784"/>
    <w:lvl w:ilvl="0" w:tplc="9B9C48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nst Koster">
    <w15:presenceInfo w15:providerId="AD" w15:userId="S-1-5-21-4030456262-320625612-449655040-330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2DB"/>
    <w:rsid w:val="000205A6"/>
    <w:rsid w:val="000205D1"/>
    <w:rsid w:val="000208FF"/>
    <w:rsid w:val="00021677"/>
    <w:rsid w:val="00021945"/>
    <w:rsid w:val="00022DFF"/>
    <w:rsid w:val="00024072"/>
    <w:rsid w:val="00024653"/>
    <w:rsid w:val="00025256"/>
    <w:rsid w:val="000252E3"/>
    <w:rsid w:val="000278C3"/>
    <w:rsid w:val="000279E5"/>
    <w:rsid w:val="00031270"/>
    <w:rsid w:val="00031738"/>
    <w:rsid w:val="000317F2"/>
    <w:rsid w:val="000320CE"/>
    <w:rsid w:val="00032483"/>
    <w:rsid w:val="00033739"/>
    <w:rsid w:val="00033749"/>
    <w:rsid w:val="00034038"/>
    <w:rsid w:val="00035288"/>
    <w:rsid w:val="00036AFE"/>
    <w:rsid w:val="000370C9"/>
    <w:rsid w:val="000374A5"/>
    <w:rsid w:val="000405C7"/>
    <w:rsid w:val="00040E81"/>
    <w:rsid w:val="000421E9"/>
    <w:rsid w:val="00042B55"/>
    <w:rsid w:val="0004428E"/>
    <w:rsid w:val="00044D29"/>
    <w:rsid w:val="00044E78"/>
    <w:rsid w:val="00045572"/>
    <w:rsid w:val="00045E5F"/>
    <w:rsid w:val="00046163"/>
    <w:rsid w:val="00046E8F"/>
    <w:rsid w:val="000474D2"/>
    <w:rsid w:val="00047EBF"/>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5FE9"/>
    <w:rsid w:val="0006725A"/>
    <w:rsid w:val="0007095C"/>
    <w:rsid w:val="00071506"/>
    <w:rsid w:val="000722C1"/>
    <w:rsid w:val="00073005"/>
    <w:rsid w:val="00073251"/>
    <w:rsid w:val="0007452D"/>
    <w:rsid w:val="00075EC9"/>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925"/>
    <w:rsid w:val="00094ECE"/>
    <w:rsid w:val="000A1C00"/>
    <w:rsid w:val="000A220B"/>
    <w:rsid w:val="000A2810"/>
    <w:rsid w:val="000A292B"/>
    <w:rsid w:val="000A3787"/>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1F5"/>
    <w:rsid w:val="000B69EF"/>
    <w:rsid w:val="000B7FFA"/>
    <w:rsid w:val="000C16EC"/>
    <w:rsid w:val="000C1A99"/>
    <w:rsid w:val="000C2670"/>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1E09"/>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1EDB"/>
    <w:rsid w:val="000F2158"/>
    <w:rsid w:val="000F3011"/>
    <w:rsid w:val="000F3EA3"/>
    <w:rsid w:val="000F51CF"/>
    <w:rsid w:val="000F6067"/>
    <w:rsid w:val="000F7AE3"/>
    <w:rsid w:val="000F7E08"/>
    <w:rsid w:val="000F7E6C"/>
    <w:rsid w:val="001004E2"/>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5A26"/>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034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0EF4"/>
    <w:rsid w:val="00142629"/>
    <w:rsid w:val="001434D3"/>
    <w:rsid w:val="0014390F"/>
    <w:rsid w:val="0014465A"/>
    <w:rsid w:val="00144E52"/>
    <w:rsid w:val="00146284"/>
    <w:rsid w:val="00146705"/>
    <w:rsid w:val="00147487"/>
    <w:rsid w:val="0014780B"/>
    <w:rsid w:val="001512DB"/>
    <w:rsid w:val="00151DDA"/>
    <w:rsid w:val="00152D0A"/>
    <w:rsid w:val="00152F61"/>
    <w:rsid w:val="00153A15"/>
    <w:rsid w:val="00153D0E"/>
    <w:rsid w:val="00153D50"/>
    <w:rsid w:val="00153D62"/>
    <w:rsid w:val="00154CDC"/>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055"/>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28F"/>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11"/>
    <w:rsid w:val="0019433A"/>
    <w:rsid w:val="001946C3"/>
    <w:rsid w:val="00195AB6"/>
    <w:rsid w:val="001961B3"/>
    <w:rsid w:val="00196796"/>
    <w:rsid w:val="001976A7"/>
    <w:rsid w:val="001A0335"/>
    <w:rsid w:val="001A0B9C"/>
    <w:rsid w:val="001A0E25"/>
    <w:rsid w:val="001A1058"/>
    <w:rsid w:val="001A1241"/>
    <w:rsid w:val="001A1C66"/>
    <w:rsid w:val="001A1EA7"/>
    <w:rsid w:val="001A24B2"/>
    <w:rsid w:val="001A3642"/>
    <w:rsid w:val="001A3BAA"/>
    <w:rsid w:val="001A4142"/>
    <w:rsid w:val="001A4421"/>
    <w:rsid w:val="001A456C"/>
    <w:rsid w:val="001A6403"/>
    <w:rsid w:val="001A770F"/>
    <w:rsid w:val="001A7BD2"/>
    <w:rsid w:val="001B0F55"/>
    <w:rsid w:val="001B1AD1"/>
    <w:rsid w:val="001B286F"/>
    <w:rsid w:val="001B2CE1"/>
    <w:rsid w:val="001B2F73"/>
    <w:rsid w:val="001B37E8"/>
    <w:rsid w:val="001B4210"/>
    <w:rsid w:val="001B4D94"/>
    <w:rsid w:val="001B5099"/>
    <w:rsid w:val="001B5474"/>
    <w:rsid w:val="001B58DC"/>
    <w:rsid w:val="001B5936"/>
    <w:rsid w:val="001B5AC2"/>
    <w:rsid w:val="001B6218"/>
    <w:rsid w:val="001B63D7"/>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86B"/>
    <w:rsid w:val="001E492D"/>
    <w:rsid w:val="001E53B5"/>
    <w:rsid w:val="001E542D"/>
    <w:rsid w:val="001E637B"/>
    <w:rsid w:val="001E6683"/>
    <w:rsid w:val="001E67AD"/>
    <w:rsid w:val="001E6AC2"/>
    <w:rsid w:val="001E6F26"/>
    <w:rsid w:val="001E7455"/>
    <w:rsid w:val="001E7EAF"/>
    <w:rsid w:val="001F0FCF"/>
    <w:rsid w:val="001F1813"/>
    <w:rsid w:val="001F181A"/>
    <w:rsid w:val="001F1AF1"/>
    <w:rsid w:val="001F2B18"/>
    <w:rsid w:val="001F3473"/>
    <w:rsid w:val="001F35A2"/>
    <w:rsid w:val="001F3808"/>
    <w:rsid w:val="001F4AFC"/>
    <w:rsid w:val="001F4E7D"/>
    <w:rsid w:val="001F57E0"/>
    <w:rsid w:val="001F590A"/>
    <w:rsid w:val="001F6C38"/>
    <w:rsid w:val="001F7F0E"/>
    <w:rsid w:val="0020050A"/>
    <w:rsid w:val="002006AF"/>
    <w:rsid w:val="00202086"/>
    <w:rsid w:val="0020354F"/>
    <w:rsid w:val="00205C85"/>
    <w:rsid w:val="00205DA6"/>
    <w:rsid w:val="00206E80"/>
    <w:rsid w:val="00206EFB"/>
    <w:rsid w:val="0021016C"/>
    <w:rsid w:val="002112C7"/>
    <w:rsid w:val="0021140C"/>
    <w:rsid w:val="002116B1"/>
    <w:rsid w:val="00212B0D"/>
    <w:rsid w:val="00213459"/>
    <w:rsid w:val="00213EC9"/>
    <w:rsid w:val="00214260"/>
    <w:rsid w:val="002148BD"/>
    <w:rsid w:val="002152D1"/>
    <w:rsid w:val="002170E5"/>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0F0"/>
    <w:rsid w:val="002279C6"/>
    <w:rsid w:val="00227C75"/>
    <w:rsid w:val="00227FBE"/>
    <w:rsid w:val="0023054F"/>
    <w:rsid w:val="002308B4"/>
    <w:rsid w:val="00230F67"/>
    <w:rsid w:val="00231978"/>
    <w:rsid w:val="00233A83"/>
    <w:rsid w:val="00234A79"/>
    <w:rsid w:val="00234B2A"/>
    <w:rsid w:val="002353A8"/>
    <w:rsid w:val="002361A7"/>
    <w:rsid w:val="0023718A"/>
    <w:rsid w:val="0023737F"/>
    <w:rsid w:val="002374F2"/>
    <w:rsid w:val="002400B6"/>
    <w:rsid w:val="00240564"/>
    <w:rsid w:val="00240F39"/>
    <w:rsid w:val="0024124B"/>
    <w:rsid w:val="00242BE3"/>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66347"/>
    <w:rsid w:val="00271CF9"/>
    <w:rsid w:val="00272C4C"/>
    <w:rsid w:val="0027356B"/>
    <w:rsid w:val="00273815"/>
    <w:rsid w:val="002739E0"/>
    <w:rsid w:val="002741E1"/>
    <w:rsid w:val="002745F6"/>
    <w:rsid w:val="002749BC"/>
    <w:rsid w:val="002749F6"/>
    <w:rsid w:val="00275DF8"/>
    <w:rsid w:val="00275F9B"/>
    <w:rsid w:val="00277716"/>
    <w:rsid w:val="002779F1"/>
    <w:rsid w:val="0028079B"/>
    <w:rsid w:val="002809AF"/>
    <w:rsid w:val="002810FA"/>
    <w:rsid w:val="00282435"/>
    <w:rsid w:val="00282707"/>
    <w:rsid w:val="002840AB"/>
    <w:rsid w:val="002843A1"/>
    <w:rsid w:val="00285E47"/>
    <w:rsid w:val="002864CA"/>
    <w:rsid w:val="00286CE5"/>
    <w:rsid w:val="00290CF8"/>
    <w:rsid w:val="002917A9"/>
    <w:rsid w:val="002917E1"/>
    <w:rsid w:val="00291853"/>
    <w:rsid w:val="0029231D"/>
    <w:rsid w:val="00292F84"/>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2ECD"/>
    <w:rsid w:val="002A41D9"/>
    <w:rsid w:val="002A45C7"/>
    <w:rsid w:val="002A4CC1"/>
    <w:rsid w:val="002A4D00"/>
    <w:rsid w:val="002A5906"/>
    <w:rsid w:val="002A60D1"/>
    <w:rsid w:val="002A61E0"/>
    <w:rsid w:val="002A67C9"/>
    <w:rsid w:val="002A73E7"/>
    <w:rsid w:val="002A79A3"/>
    <w:rsid w:val="002B098E"/>
    <w:rsid w:val="002B0E44"/>
    <w:rsid w:val="002B1222"/>
    <w:rsid w:val="002B20F3"/>
    <w:rsid w:val="002B37C2"/>
    <w:rsid w:val="002B39B3"/>
    <w:rsid w:val="002B3B69"/>
    <w:rsid w:val="002B3D0D"/>
    <w:rsid w:val="002B43E4"/>
    <w:rsid w:val="002B4CE2"/>
    <w:rsid w:val="002B4EEF"/>
    <w:rsid w:val="002B5578"/>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8A4"/>
    <w:rsid w:val="002C2951"/>
    <w:rsid w:val="002C2BC1"/>
    <w:rsid w:val="002C348E"/>
    <w:rsid w:val="002C38E1"/>
    <w:rsid w:val="002C4A6E"/>
    <w:rsid w:val="002C6016"/>
    <w:rsid w:val="002C6AB1"/>
    <w:rsid w:val="002C6B2A"/>
    <w:rsid w:val="002D055B"/>
    <w:rsid w:val="002D133F"/>
    <w:rsid w:val="002D1345"/>
    <w:rsid w:val="002D175F"/>
    <w:rsid w:val="002D1838"/>
    <w:rsid w:val="002D1ADC"/>
    <w:rsid w:val="002D2011"/>
    <w:rsid w:val="002D3F09"/>
    <w:rsid w:val="002D550E"/>
    <w:rsid w:val="002D5696"/>
    <w:rsid w:val="002D66AB"/>
    <w:rsid w:val="002D6AA9"/>
    <w:rsid w:val="002E083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3B06"/>
    <w:rsid w:val="002F4FEB"/>
    <w:rsid w:val="002F5539"/>
    <w:rsid w:val="002F5597"/>
    <w:rsid w:val="002F586C"/>
    <w:rsid w:val="002F5F19"/>
    <w:rsid w:val="002F6002"/>
    <w:rsid w:val="002F7630"/>
    <w:rsid w:val="002F7B0C"/>
    <w:rsid w:val="002F7D7E"/>
    <w:rsid w:val="003001C1"/>
    <w:rsid w:val="00301109"/>
    <w:rsid w:val="00301B6A"/>
    <w:rsid w:val="003029C1"/>
    <w:rsid w:val="00302B74"/>
    <w:rsid w:val="00302B87"/>
    <w:rsid w:val="003035A6"/>
    <w:rsid w:val="003046D3"/>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2CB"/>
    <w:rsid w:val="003213D8"/>
    <w:rsid w:val="00321CA8"/>
    <w:rsid w:val="00321F61"/>
    <w:rsid w:val="0032224B"/>
    <w:rsid w:val="00323182"/>
    <w:rsid w:val="00323581"/>
    <w:rsid w:val="00323659"/>
    <w:rsid w:val="00323A3B"/>
    <w:rsid w:val="00323FBF"/>
    <w:rsid w:val="00324514"/>
    <w:rsid w:val="00324B25"/>
    <w:rsid w:val="00324CEE"/>
    <w:rsid w:val="00325A62"/>
    <w:rsid w:val="003261CB"/>
    <w:rsid w:val="003262D2"/>
    <w:rsid w:val="00326703"/>
    <w:rsid w:val="00326F1C"/>
    <w:rsid w:val="003273E4"/>
    <w:rsid w:val="003276B8"/>
    <w:rsid w:val="0032772E"/>
    <w:rsid w:val="0033196B"/>
    <w:rsid w:val="003319D7"/>
    <w:rsid w:val="00331B9F"/>
    <w:rsid w:val="00331EE4"/>
    <w:rsid w:val="0033206D"/>
    <w:rsid w:val="00332BE8"/>
    <w:rsid w:val="00333D4A"/>
    <w:rsid w:val="003343CE"/>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3E3"/>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601"/>
    <w:rsid w:val="00395E64"/>
    <w:rsid w:val="00396321"/>
    <w:rsid w:val="00396D2A"/>
    <w:rsid w:val="003A042E"/>
    <w:rsid w:val="003A0966"/>
    <w:rsid w:val="003A0B81"/>
    <w:rsid w:val="003A0C89"/>
    <w:rsid w:val="003A10E8"/>
    <w:rsid w:val="003A1B96"/>
    <w:rsid w:val="003A268B"/>
    <w:rsid w:val="003A2F84"/>
    <w:rsid w:val="003A317E"/>
    <w:rsid w:val="003A3217"/>
    <w:rsid w:val="003A3681"/>
    <w:rsid w:val="003A4034"/>
    <w:rsid w:val="003A49B0"/>
    <w:rsid w:val="003A4EF6"/>
    <w:rsid w:val="003A511E"/>
    <w:rsid w:val="003A52BF"/>
    <w:rsid w:val="003A5736"/>
    <w:rsid w:val="003A573C"/>
    <w:rsid w:val="003A614F"/>
    <w:rsid w:val="003A671D"/>
    <w:rsid w:val="003A67ED"/>
    <w:rsid w:val="003A6914"/>
    <w:rsid w:val="003A6E24"/>
    <w:rsid w:val="003A7163"/>
    <w:rsid w:val="003B0777"/>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06CF"/>
    <w:rsid w:val="003D0BFA"/>
    <w:rsid w:val="003D160C"/>
    <w:rsid w:val="003D21B8"/>
    <w:rsid w:val="003D22D9"/>
    <w:rsid w:val="003D2BD8"/>
    <w:rsid w:val="003D3662"/>
    <w:rsid w:val="003D3A93"/>
    <w:rsid w:val="003D3BF5"/>
    <w:rsid w:val="003D3EC2"/>
    <w:rsid w:val="003D4077"/>
    <w:rsid w:val="003D5015"/>
    <w:rsid w:val="003D5C58"/>
    <w:rsid w:val="003D6761"/>
    <w:rsid w:val="003E0825"/>
    <w:rsid w:val="003E09F0"/>
    <w:rsid w:val="003E1103"/>
    <w:rsid w:val="003E157C"/>
    <w:rsid w:val="003E1EB4"/>
    <w:rsid w:val="003E30CF"/>
    <w:rsid w:val="003E3D47"/>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59A9"/>
    <w:rsid w:val="004063ED"/>
    <w:rsid w:val="00406A00"/>
    <w:rsid w:val="00410220"/>
    <w:rsid w:val="0041074B"/>
    <w:rsid w:val="00410D50"/>
    <w:rsid w:val="00411041"/>
    <w:rsid w:val="0041159C"/>
    <w:rsid w:val="00412DE2"/>
    <w:rsid w:val="0041367D"/>
    <w:rsid w:val="00413DA4"/>
    <w:rsid w:val="004141EF"/>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6BF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246B"/>
    <w:rsid w:val="00443CF7"/>
    <w:rsid w:val="00444509"/>
    <w:rsid w:val="00445BD4"/>
    <w:rsid w:val="0044641E"/>
    <w:rsid w:val="004479F7"/>
    <w:rsid w:val="00450C0F"/>
    <w:rsid w:val="00450F6F"/>
    <w:rsid w:val="004511EE"/>
    <w:rsid w:val="00451739"/>
    <w:rsid w:val="00453414"/>
    <w:rsid w:val="00453ED3"/>
    <w:rsid w:val="00454702"/>
    <w:rsid w:val="004549AF"/>
    <w:rsid w:val="00454C61"/>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09CD"/>
    <w:rsid w:val="0047108B"/>
    <w:rsid w:val="0047115E"/>
    <w:rsid w:val="004722C7"/>
    <w:rsid w:val="0047282E"/>
    <w:rsid w:val="00473096"/>
    <w:rsid w:val="00476E4F"/>
    <w:rsid w:val="00476F36"/>
    <w:rsid w:val="00476F4A"/>
    <w:rsid w:val="004775BC"/>
    <w:rsid w:val="00477AFD"/>
    <w:rsid w:val="00477F4D"/>
    <w:rsid w:val="00480603"/>
    <w:rsid w:val="00480904"/>
    <w:rsid w:val="00480E74"/>
    <w:rsid w:val="00481E57"/>
    <w:rsid w:val="004822D0"/>
    <w:rsid w:val="0048296E"/>
    <w:rsid w:val="00483B22"/>
    <w:rsid w:val="0048466A"/>
    <w:rsid w:val="004847BA"/>
    <w:rsid w:val="004864F0"/>
    <w:rsid w:val="00486D34"/>
    <w:rsid w:val="00487328"/>
    <w:rsid w:val="004873A1"/>
    <w:rsid w:val="0048753F"/>
    <w:rsid w:val="00490598"/>
    <w:rsid w:val="00491D76"/>
    <w:rsid w:val="0049204F"/>
    <w:rsid w:val="0049205D"/>
    <w:rsid w:val="00492A4A"/>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1AE"/>
    <w:rsid w:val="004A375D"/>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4C5C"/>
    <w:rsid w:val="004B6177"/>
    <w:rsid w:val="004B63CB"/>
    <w:rsid w:val="004B6439"/>
    <w:rsid w:val="004B6B88"/>
    <w:rsid w:val="004B6FE1"/>
    <w:rsid w:val="004C0292"/>
    <w:rsid w:val="004C1D6D"/>
    <w:rsid w:val="004C2332"/>
    <w:rsid w:val="004C2BB1"/>
    <w:rsid w:val="004C2D9A"/>
    <w:rsid w:val="004C2EDF"/>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46FB"/>
    <w:rsid w:val="004F47E2"/>
    <w:rsid w:val="004F571C"/>
    <w:rsid w:val="004F57DA"/>
    <w:rsid w:val="004F5C25"/>
    <w:rsid w:val="004F6933"/>
    <w:rsid w:val="004F6ED4"/>
    <w:rsid w:val="004F6F4C"/>
    <w:rsid w:val="004F717C"/>
    <w:rsid w:val="004F7D43"/>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05F7"/>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5AF7"/>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AF"/>
    <w:rsid w:val="005509D4"/>
    <w:rsid w:val="0055266E"/>
    <w:rsid w:val="00553066"/>
    <w:rsid w:val="005530E3"/>
    <w:rsid w:val="005548A9"/>
    <w:rsid w:val="00555151"/>
    <w:rsid w:val="00555B1B"/>
    <w:rsid w:val="005561D5"/>
    <w:rsid w:val="00556CA7"/>
    <w:rsid w:val="00557230"/>
    <w:rsid w:val="00560057"/>
    <w:rsid w:val="005606CB"/>
    <w:rsid w:val="00561252"/>
    <w:rsid w:val="0056132B"/>
    <w:rsid w:val="005614C4"/>
    <w:rsid w:val="0056187B"/>
    <w:rsid w:val="00561A36"/>
    <w:rsid w:val="00561F46"/>
    <w:rsid w:val="005627CC"/>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2F8A"/>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136"/>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38DF"/>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4EC7"/>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4F11"/>
    <w:rsid w:val="00605391"/>
    <w:rsid w:val="00605897"/>
    <w:rsid w:val="006063D1"/>
    <w:rsid w:val="00606EEF"/>
    <w:rsid w:val="00607258"/>
    <w:rsid w:val="00607C26"/>
    <w:rsid w:val="00607E9B"/>
    <w:rsid w:val="00610295"/>
    <w:rsid w:val="00610AD0"/>
    <w:rsid w:val="00610E5E"/>
    <w:rsid w:val="00611D52"/>
    <w:rsid w:val="006120C4"/>
    <w:rsid w:val="006130FB"/>
    <w:rsid w:val="006133F7"/>
    <w:rsid w:val="00613851"/>
    <w:rsid w:val="00613D9B"/>
    <w:rsid w:val="00613EFE"/>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50C"/>
    <w:rsid w:val="006309E9"/>
    <w:rsid w:val="00631896"/>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052D"/>
    <w:rsid w:val="006510C2"/>
    <w:rsid w:val="00651165"/>
    <w:rsid w:val="006514CC"/>
    <w:rsid w:val="00651687"/>
    <w:rsid w:val="00652779"/>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3DF9"/>
    <w:rsid w:val="00664652"/>
    <w:rsid w:val="006649D9"/>
    <w:rsid w:val="00666A72"/>
    <w:rsid w:val="00670101"/>
    <w:rsid w:val="006702FE"/>
    <w:rsid w:val="006713AB"/>
    <w:rsid w:val="00671569"/>
    <w:rsid w:val="00672325"/>
    <w:rsid w:val="00672370"/>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57F"/>
    <w:rsid w:val="00677B04"/>
    <w:rsid w:val="00677E55"/>
    <w:rsid w:val="00680C7E"/>
    <w:rsid w:val="00680DDB"/>
    <w:rsid w:val="00681072"/>
    <w:rsid w:val="0068121A"/>
    <w:rsid w:val="00681A24"/>
    <w:rsid w:val="00681D72"/>
    <w:rsid w:val="00682181"/>
    <w:rsid w:val="00682DAC"/>
    <w:rsid w:val="00683829"/>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0F4"/>
    <w:rsid w:val="00700592"/>
    <w:rsid w:val="00700CEE"/>
    <w:rsid w:val="00700D33"/>
    <w:rsid w:val="0070154C"/>
    <w:rsid w:val="00702AB0"/>
    <w:rsid w:val="00702F44"/>
    <w:rsid w:val="00702FE1"/>
    <w:rsid w:val="007035FC"/>
    <w:rsid w:val="00703657"/>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C05"/>
    <w:rsid w:val="00722D0B"/>
    <w:rsid w:val="007239B4"/>
    <w:rsid w:val="00724550"/>
    <w:rsid w:val="0072510D"/>
    <w:rsid w:val="0072541B"/>
    <w:rsid w:val="00726859"/>
    <w:rsid w:val="00726ABD"/>
    <w:rsid w:val="00726DE5"/>
    <w:rsid w:val="007273FC"/>
    <w:rsid w:val="007275A7"/>
    <w:rsid w:val="007278CE"/>
    <w:rsid w:val="0073244A"/>
    <w:rsid w:val="00732772"/>
    <w:rsid w:val="007329B0"/>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7E"/>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700"/>
    <w:rsid w:val="00762A26"/>
    <w:rsid w:val="00762EB5"/>
    <w:rsid w:val="00763151"/>
    <w:rsid w:val="0076374E"/>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361"/>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6E2"/>
    <w:rsid w:val="00794A66"/>
    <w:rsid w:val="00794D95"/>
    <w:rsid w:val="007952A1"/>
    <w:rsid w:val="007955C1"/>
    <w:rsid w:val="007967FA"/>
    <w:rsid w:val="00796C11"/>
    <w:rsid w:val="00796DEC"/>
    <w:rsid w:val="00796EA3"/>
    <w:rsid w:val="00797033"/>
    <w:rsid w:val="007978AC"/>
    <w:rsid w:val="00797DA5"/>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24C"/>
    <w:rsid w:val="007B463E"/>
    <w:rsid w:val="007B4D6B"/>
    <w:rsid w:val="007B57E4"/>
    <w:rsid w:val="007B6298"/>
    <w:rsid w:val="007B6646"/>
    <w:rsid w:val="007B79CD"/>
    <w:rsid w:val="007C00BD"/>
    <w:rsid w:val="007C02B8"/>
    <w:rsid w:val="007C04DC"/>
    <w:rsid w:val="007C0656"/>
    <w:rsid w:val="007C099C"/>
    <w:rsid w:val="007C0DE4"/>
    <w:rsid w:val="007C18E7"/>
    <w:rsid w:val="007C2479"/>
    <w:rsid w:val="007C26FF"/>
    <w:rsid w:val="007C2F8F"/>
    <w:rsid w:val="007C38CC"/>
    <w:rsid w:val="007C3B94"/>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D6479"/>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55D4"/>
    <w:rsid w:val="007F5D31"/>
    <w:rsid w:val="007F65AA"/>
    <w:rsid w:val="007F6AA7"/>
    <w:rsid w:val="007F7081"/>
    <w:rsid w:val="007F74CD"/>
    <w:rsid w:val="007F7776"/>
    <w:rsid w:val="008008DD"/>
    <w:rsid w:val="00800C0A"/>
    <w:rsid w:val="0080102E"/>
    <w:rsid w:val="0080165C"/>
    <w:rsid w:val="00802118"/>
    <w:rsid w:val="00802575"/>
    <w:rsid w:val="008028F7"/>
    <w:rsid w:val="00802A84"/>
    <w:rsid w:val="00803045"/>
    <w:rsid w:val="00803542"/>
    <w:rsid w:val="008038B4"/>
    <w:rsid w:val="00803AA2"/>
    <w:rsid w:val="0080433A"/>
    <w:rsid w:val="008048C6"/>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431E"/>
    <w:rsid w:val="00825530"/>
    <w:rsid w:val="008258E2"/>
    <w:rsid w:val="00825ECE"/>
    <w:rsid w:val="0082617B"/>
    <w:rsid w:val="00826535"/>
    <w:rsid w:val="00826D7A"/>
    <w:rsid w:val="00827815"/>
    <w:rsid w:val="00830173"/>
    <w:rsid w:val="008304F1"/>
    <w:rsid w:val="00830B50"/>
    <w:rsid w:val="008312CF"/>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47A08"/>
    <w:rsid w:val="00850013"/>
    <w:rsid w:val="00850446"/>
    <w:rsid w:val="00850A1F"/>
    <w:rsid w:val="008516E9"/>
    <w:rsid w:val="00851CEF"/>
    <w:rsid w:val="00851D07"/>
    <w:rsid w:val="0085279D"/>
    <w:rsid w:val="008532B9"/>
    <w:rsid w:val="00855C3A"/>
    <w:rsid w:val="00855D2C"/>
    <w:rsid w:val="0085682D"/>
    <w:rsid w:val="00857516"/>
    <w:rsid w:val="0085780C"/>
    <w:rsid w:val="00857B9D"/>
    <w:rsid w:val="00860BCD"/>
    <w:rsid w:val="0086108A"/>
    <w:rsid w:val="00861A7F"/>
    <w:rsid w:val="00863294"/>
    <w:rsid w:val="008652B6"/>
    <w:rsid w:val="0086688A"/>
    <w:rsid w:val="00866E25"/>
    <w:rsid w:val="008675EE"/>
    <w:rsid w:val="00867878"/>
    <w:rsid w:val="008679C1"/>
    <w:rsid w:val="0087103D"/>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0E3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45F"/>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D9A"/>
    <w:rsid w:val="008D6F6F"/>
    <w:rsid w:val="008D7ACA"/>
    <w:rsid w:val="008D7BB9"/>
    <w:rsid w:val="008D7BCF"/>
    <w:rsid w:val="008D7D97"/>
    <w:rsid w:val="008E021D"/>
    <w:rsid w:val="008E10E5"/>
    <w:rsid w:val="008E129E"/>
    <w:rsid w:val="008E26EF"/>
    <w:rsid w:val="008E2963"/>
    <w:rsid w:val="008E2979"/>
    <w:rsid w:val="008E2BAB"/>
    <w:rsid w:val="008E2D11"/>
    <w:rsid w:val="008E3A82"/>
    <w:rsid w:val="008E3B55"/>
    <w:rsid w:val="008E5598"/>
    <w:rsid w:val="008E7728"/>
    <w:rsid w:val="008E781A"/>
    <w:rsid w:val="008F05A1"/>
    <w:rsid w:val="008F1C9C"/>
    <w:rsid w:val="008F2629"/>
    <w:rsid w:val="008F35AA"/>
    <w:rsid w:val="008F3B42"/>
    <w:rsid w:val="008F4360"/>
    <w:rsid w:val="008F47B5"/>
    <w:rsid w:val="008F5B4D"/>
    <w:rsid w:val="008F7666"/>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8BC"/>
    <w:rsid w:val="00910E87"/>
    <w:rsid w:val="0091266C"/>
    <w:rsid w:val="009130E1"/>
    <w:rsid w:val="00913862"/>
    <w:rsid w:val="00913967"/>
    <w:rsid w:val="009147A1"/>
    <w:rsid w:val="00914B69"/>
    <w:rsid w:val="00914C08"/>
    <w:rsid w:val="00915766"/>
    <w:rsid w:val="00915AF8"/>
    <w:rsid w:val="0091756E"/>
    <w:rsid w:val="00917742"/>
    <w:rsid w:val="00917D03"/>
    <w:rsid w:val="00917E2D"/>
    <w:rsid w:val="009214B6"/>
    <w:rsid w:val="009215B9"/>
    <w:rsid w:val="009215D2"/>
    <w:rsid w:val="00922A46"/>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271"/>
    <w:rsid w:val="00936E1C"/>
    <w:rsid w:val="00937329"/>
    <w:rsid w:val="009374FA"/>
    <w:rsid w:val="00937B7E"/>
    <w:rsid w:val="00937DEE"/>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49EF"/>
    <w:rsid w:val="00965200"/>
    <w:rsid w:val="009660BF"/>
    <w:rsid w:val="00967186"/>
    <w:rsid w:val="009672EE"/>
    <w:rsid w:val="00967E03"/>
    <w:rsid w:val="009700B3"/>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6657"/>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22B"/>
    <w:rsid w:val="009A24D2"/>
    <w:rsid w:val="009A2DC2"/>
    <w:rsid w:val="009A443D"/>
    <w:rsid w:val="009A5E38"/>
    <w:rsid w:val="009A5E5C"/>
    <w:rsid w:val="009A6F98"/>
    <w:rsid w:val="009A7905"/>
    <w:rsid w:val="009B094D"/>
    <w:rsid w:val="009B09C5"/>
    <w:rsid w:val="009B0A5D"/>
    <w:rsid w:val="009B0CCB"/>
    <w:rsid w:val="009B120B"/>
    <w:rsid w:val="009B145F"/>
    <w:rsid w:val="009B14C1"/>
    <w:rsid w:val="009B17A6"/>
    <w:rsid w:val="009B1F05"/>
    <w:rsid w:val="009B2947"/>
    <w:rsid w:val="009B301C"/>
    <w:rsid w:val="009B4493"/>
    <w:rsid w:val="009B49A9"/>
    <w:rsid w:val="009B4B36"/>
    <w:rsid w:val="009B4EDE"/>
    <w:rsid w:val="009B4EF7"/>
    <w:rsid w:val="009B5C92"/>
    <w:rsid w:val="009B5F34"/>
    <w:rsid w:val="009B640E"/>
    <w:rsid w:val="009B7F28"/>
    <w:rsid w:val="009C1769"/>
    <w:rsid w:val="009C1D26"/>
    <w:rsid w:val="009C2230"/>
    <w:rsid w:val="009C374F"/>
    <w:rsid w:val="009C3E89"/>
    <w:rsid w:val="009C3F1C"/>
    <w:rsid w:val="009C431F"/>
    <w:rsid w:val="009C48A9"/>
    <w:rsid w:val="009C4EE8"/>
    <w:rsid w:val="009C5E12"/>
    <w:rsid w:val="009C6654"/>
    <w:rsid w:val="009C6B54"/>
    <w:rsid w:val="009C6BDB"/>
    <w:rsid w:val="009D025D"/>
    <w:rsid w:val="009D0D9E"/>
    <w:rsid w:val="009D190A"/>
    <w:rsid w:val="009D1A8B"/>
    <w:rsid w:val="009D2102"/>
    <w:rsid w:val="009D2327"/>
    <w:rsid w:val="009D36CD"/>
    <w:rsid w:val="009D3AA6"/>
    <w:rsid w:val="009D3D50"/>
    <w:rsid w:val="009D3E3F"/>
    <w:rsid w:val="009D43F8"/>
    <w:rsid w:val="009D644F"/>
    <w:rsid w:val="009D7E3E"/>
    <w:rsid w:val="009D7E52"/>
    <w:rsid w:val="009D7ED0"/>
    <w:rsid w:val="009E0496"/>
    <w:rsid w:val="009E0580"/>
    <w:rsid w:val="009E0736"/>
    <w:rsid w:val="009E0846"/>
    <w:rsid w:val="009E0B63"/>
    <w:rsid w:val="009E178D"/>
    <w:rsid w:val="009E19DD"/>
    <w:rsid w:val="009E1DE8"/>
    <w:rsid w:val="009E54E5"/>
    <w:rsid w:val="009E5757"/>
    <w:rsid w:val="009E5E65"/>
    <w:rsid w:val="009E5EBD"/>
    <w:rsid w:val="009E5F8B"/>
    <w:rsid w:val="009E6FB5"/>
    <w:rsid w:val="009F0693"/>
    <w:rsid w:val="009F0D61"/>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0B3"/>
    <w:rsid w:val="00A262B5"/>
    <w:rsid w:val="00A2692B"/>
    <w:rsid w:val="00A26AA2"/>
    <w:rsid w:val="00A30A2F"/>
    <w:rsid w:val="00A30D90"/>
    <w:rsid w:val="00A314A6"/>
    <w:rsid w:val="00A31512"/>
    <w:rsid w:val="00A33A4D"/>
    <w:rsid w:val="00A3478C"/>
    <w:rsid w:val="00A34915"/>
    <w:rsid w:val="00A35216"/>
    <w:rsid w:val="00A3537F"/>
    <w:rsid w:val="00A35ABE"/>
    <w:rsid w:val="00A36725"/>
    <w:rsid w:val="00A36DE4"/>
    <w:rsid w:val="00A37165"/>
    <w:rsid w:val="00A37BC1"/>
    <w:rsid w:val="00A401F6"/>
    <w:rsid w:val="00A42630"/>
    <w:rsid w:val="00A4286D"/>
    <w:rsid w:val="00A44140"/>
    <w:rsid w:val="00A44306"/>
    <w:rsid w:val="00A44BB3"/>
    <w:rsid w:val="00A44D68"/>
    <w:rsid w:val="00A4543C"/>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37B"/>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281D"/>
    <w:rsid w:val="00A733BB"/>
    <w:rsid w:val="00A73461"/>
    <w:rsid w:val="00A74C39"/>
    <w:rsid w:val="00A74EFB"/>
    <w:rsid w:val="00A77B74"/>
    <w:rsid w:val="00A808E9"/>
    <w:rsid w:val="00A80922"/>
    <w:rsid w:val="00A81B34"/>
    <w:rsid w:val="00A81FA5"/>
    <w:rsid w:val="00A8233A"/>
    <w:rsid w:val="00A82927"/>
    <w:rsid w:val="00A82B54"/>
    <w:rsid w:val="00A82B7C"/>
    <w:rsid w:val="00A82E60"/>
    <w:rsid w:val="00A83029"/>
    <w:rsid w:val="00A8422C"/>
    <w:rsid w:val="00A846DD"/>
    <w:rsid w:val="00A8474A"/>
    <w:rsid w:val="00A866A6"/>
    <w:rsid w:val="00A87CCF"/>
    <w:rsid w:val="00A902AD"/>
    <w:rsid w:val="00A908B1"/>
    <w:rsid w:val="00A90A06"/>
    <w:rsid w:val="00A91667"/>
    <w:rsid w:val="00A916E8"/>
    <w:rsid w:val="00A91FCB"/>
    <w:rsid w:val="00A9219A"/>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A6D1F"/>
    <w:rsid w:val="00AB0233"/>
    <w:rsid w:val="00AB084A"/>
    <w:rsid w:val="00AB1146"/>
    <w:rsid w:val="00AB164C"/>
    <w:rsid w:val="00AB1D52"/>
    <w:rsid w:val="00AB235C"/>
    <w:rsid w:val="00AB2CE7"/>
    <w:rsid w:val="00AB3FFC"/>
    <w:rsid w:val="00AB4B02"/>
    <w:rsid w:val="00AB4F3E"/>
    <w:rsid w:val="00AB568A"/>
    <w:rsid w:val="00AB5907"/>
    <w:rsid w:val="00AB599F"/>
    <w:rsid w:val="00AB66B5"/>
    <w:rsid w:val="00AB69AC"/>
    <w:rsid w:val="00AB7969"/>
    <w:rsid w:val="00AB7F45"/>
    <w:rsid w:val="00AB7FA2"/>
    <w:rsid w:val="00AC026A"/>
    <w:rsid w:val="00AC12B7"/>
    <w:rsid w:val="00AC245C"/>
    <w:rsid w:val="00AC2B51"/>
    <w:rsid w:val="00AC456C"/>
    <w:rsid w:val="00AC5A13"/>
    <w:rsid w:val="00AC5E50"/>
    <w:rsid w:val="00AC77C7"/>
    <w:rsid w:val="00AC7EBD"/>
    <w:rsid w:val="00AD0557"/>
    <w:rsid w:val="00AD09C4"/>
    <w:rsid w:val="00AD0E10"/>
    <w:rsid w:val="00AD11F2"/>
    <w:rsid w:val="00AD2BF3"/>
    <w:rsid w:val="00AD3D4F"/>
    <w:rsid w:val="00AD42C5"/>
    <w:rsid w:val="00AD48D9"/>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061"/>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6065"/>
    <w:rsid w:val="00B161C9"/>
    <w:rsid w:val="00B16292"/>
    <w:rsid w:val="00B1722F"/>
    <w:rsid w:val="00B177D4"/>
    <w:rsid w:val="00B207E5"/>
    <w:rsid w:val="00B20C8F"/>
    <w:rsid w:val="00B2104F"/>
    <w:rsid w:val="00B21791"/>
    <w:rsid w:val="00B218F4"/>
    <w:rsid w:val="00B23096"/>
    <w:rsid w:val="00B24C73"/>
    <w:rsid w:val="00B252B7"/>
    <w:rsid w:val="00B2585D"/>
    <w:rsid w:val="00B26CB8"/>
    <w:rsid w:val="00B302C7"/>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546"/>
    <w:rsid w:val="00B40E1A"/>
    <w:rsid w:val="00B411B7"/>
    <w:rsid w:val="00B4212D"/>
    <w:rsid w:val="00B42378"/>
    <w:rsid w:val="00B42BE5"/>
    <w:rsid w:val="00B43674"/>
    <w:rsid w:val="00B4494B"/>
    <w:rsid w:val="00B44B7C"/>
    <w:rsid w:val="00B44C34"/>
    <w:rsid w:val="00B44C35"/>
    <w:rsid w:val="00B44EE3"/>
    <w:rsid w:val="00B46A1B"/>
    <w:rsid w:val="00B46B6C"/>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08F3"/>
    <w:rsid w:val="00B6117F"/>
    <w:rsid w:val="00B617FE"/>
    <w:rsid w:val="00B61FF7"/>
    <w:rsid w:val="00B62381"/>
    <w:rsid w:val="00B63768"/>
    <w:rsid w:val="00B63B4D"/>
    <w:rsid w:val="00B64725"/>
    <w:rsid w:val="00B6523F"/>
    <w:rsid w:val="00B65381"/>
    <w:rsid w:val="00B65A0E"/>
    <w:rsid w:val="00B65C73"/>
    <w:rsid w:val="00B6639E"/>
    <w:rsid w:val="00B666F3"/>
    <w:rsid w:val="00B668C1"/>
    <w:rsid w:val="00B67DA0"/>
    <w:rsid w:val="00B70234"/>
    <w:rsid w:val="00B70479"/>
    <w:rsid w:val="00B7072D"/>
    <w:rsid w:val="00B70F7E"/>
    <w:rsid w:val="00B7109B"/>
    <w:rsid w:val="00B71FD2"/>
    <w:rsid w:val="00B72322"/>
    <w:rsid w:val="00B72801"/>
    <w:rsid w:val="00B72AAA"/>
    <w:rsid w:val="00B74EDE"/>
    <w:rsid w:val="00B754E8"/>
    <w:rsid w:val="00B760B0"/>
    <w:rsid w:val="00B762D6"/>
    <w:rsid w:val="00B76B7D"/>
    <w:rsid w:val="00B77B92"/>
    <w:rsid w:val="00B81505"/>
    <w:rsid w:val="00B82C1E"/>
    <w:rsid w:val="00B8312C"/>
    <w:rsid w:val="00B833B6"/>
    <w:rsid w:val="00B83E74"/>
    <w:rsid w:val="00B83EC6"/>
    <w:rsid w:val="00B84D87"/>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23F7"/>
    <w:rsid w:val="00BA326A"/>
    <w:rsid w:val="00BA32E5"/>
    <w:rsid w:val="00BA3411"/>
    <w:rsid w:val="00BA3727"/>
    <w:rsid w:val="00BA4C0A"/>
    <w:rsid w:val="00BA5161"/>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B7F05"/>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5A74"/>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4C1C"/>
    <w:rsid w:val="00C25DA5"/>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4F9A"/>
    <w:rsid w:val="00C45789"/>
    <w:rsid w:val="00C4636E"/>
    <w:rsid w:val="00C46610"/>
    <w:rsid w:val="00C46808"/>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6061B"/>
    <w:rsid w:val="00C60871"/>
    <w:rsid w:val="00C611AE"/>
    <w:rsid w:val="00C61328"/>
    <w:rsid w:val="00C61A09"/>
    <w:rsid w:val="00C6479B"/>
    <w:rsid w:val="00C654A6"/>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39E"/>
    <w:rsid w:val="00C82B9F"/>
    <w:rsid w:val="00C82DD9"/>
    <w:rsid w:val="00C83C70"/>
    <w:rsid w:val="00C864A9"/>
    <w:rsid w:val="00C875DC"/>
    <w:rsid w:val="00C8783F"/>
    <w:rsid w:val="00C87C37"/>
    <w:rsid w:val="00C90E3C"/>
    <w:rsid w:val="00C9228E"/>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1AF8"/>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191D"/>
    <w:rsid w:val="00CD275E"/>
    <w:rsid w:val="00CD2D94"/>
    <w:rsid w:val="00CD3332"/>
    <w:rsid w:val="00CD3D93"/>
    <w:rsid w:val="00CD4E74"/>
    <w:rsid w:val="00CD55EC"/>
    <w:rsid w:val="00CD6293"/>
    <w:rsid w:val="00CD6325"/>
    <w:rsid w:val="00CD75CA"/>
    <w:rsid w:val="00CD7867"/>
    <w:rsid w:val="00CE14DA"/>
    <w:rsid w:val="00CE286D"/>
    <w:rsid w:val="00CE2AC6"/>
    <w:rsid w:val="00CE2CBE"/>
    <w:rsid w:val="00CE45DE"/>
    <w:rsid w:val="00CE494D"/>
    <w:rsid w:val="00CE4C59"/>
    <w:rsid w:val="00CE4FFB"/>
    <w:rsid w:val="00CE5155"/>
    <w:rsid w:val="00CE524F"/>
    <w:rsid w:val="00CE6454"/>
    <w:rsid w:val="00CE6B8F"/>
    <w:rsid w:val="00CE7396"/>
    <w:rsid w:val="00CE7814"/>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3E4"/>
    <w:rsid w:val="00D0687C"/>
    <w:rsid w:val="00D074A5"/>
    <w:rsid w:val="00D12C85"/>
    <w:rsid w:val="00D14292"/>
    <w:rsid w:val="00D1439D"/>
    <w:rsid w:val="00D14CE6"/>
    <w:rsid w:val="00D160E6"/>
    <w:rsid w:val="00D16111"/>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61E"/>
    <w:rsid w:val="00D51B17"/>
    <w:rsid w:val="00D5289A"/>
    <w:rsid w:val="00D53A4A"/>
    <w:rsid w:val="00D544FF"/>
    <w:rsid w:val="00D549BD"/>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7A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1023"/>
    <w:rsid w:val="00D926EC"/>
    <w:rsid w:val="00D930EE"/>
    <w:rsid w:val="00D94628"/>
    <w:rsid w:val="00D95200"/>
    <w:rsid w:val="00D95647"/>
    <w:rsid w:val="00D956AE"/>
    <w:rsid w:val="00D95B55"/>
    <w:rsid w:val="00D95D95"/>
    <w:rsid w:val="00D971C8"/>
    <w:rsid w:val="00D97613"/>
    <w:rsid w:val="00D97B83"/>
    <w:rsid w:val="00DA02BD"/>
    <w:rsid w:val="00DA10A6"/>
    <w:rsid w:val="00DA158E"/>
    <w:rsid w:val="00DA18F2"/>
    <w:rsid w:val="00DA238A"/>
    <w:rsid w:val="00DA2AFF"/>
    <w:rsid w:val="00DA36B4"/>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C6B"/>
    <w:rsid w:val="00DC1DF3"/>
    <w:rsid w:val="00DC2998"/>
    <w:rsid w:val="00DC301E"/>
    <w:rsid w:val="00DC3B16"/>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532"/>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052"/>
    <w:rsid w:val="00DE3582"/>
    <w:rsid w:val="00DE3C7B"/>
    <w:rsid w:val="00DE4336"/>
    <w:rsid w:val="00DE4379"/>
    <w:rsid w:val="00DE45E8"/>
    <w:rsid w:val="00DE5308"/>
    <w:rsid w:val="00DE56DA"/>
    <w:rsid w:val="00DE5B9D"/>
    <w:rsid w:val="00DE5BC3"/>
    <w:rsid w:val="00DE7446"/>
    <w:rsid w:val="00DE7BB3"/>
    <w:rsid w:val="00DE7DDB"/>
    <w:rsid w:val="00DE7F51"/>
    <w:rsid w:val="00DF0A3A"/>
    <w:rsid w:val="00DF1378"/>
    <w:rsid w:val="00DF1782"/>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A17"/>
    <w:rsid w:val="00E02FBC"/>
    <w:rsid w:val="00E037D6"/>
    <w:rsid w:val="00E05554"/>
    <w:rsid w:val="00E05766"/>
    <w:rsid w:val="00E05F2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1032"/>
    <w:rsid w:val="00E21DF7"/>
    <w:rsid w:val="00E22DAA"/>
    <w:rsid w:val="00E23355"/>
    <w:rsid w:val="00E24901"/>
    <w:rsid w:val="00E24F7F"/>
    <w:rsid w:val="00E25BC1"/>
    <w:rsid w:val="00E25E7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5671"/>
    <w:rsid w:val="00E45F82"/>
    <w:rsid w:val="00E463D3"/>
    <w:rsid w:val="00E46957"/>
    <w:rsid w:val="00E4709B"/>
    <w:rsid w:val="00E47826"/>
    <w:rsid w:val="00E47B77"/>
    <w:rsid w:val="00E502B8"/>
    <w:rsid w:val="00E506D3"/>
    <w:rsid w:val="00E50EC7"/>
    <w:rsid w:val="00E5205D"/>
    <w:rsid w:val="00E5209B"/>
    <w:rsid w:val="00E53996"/>
    <w:rsid w:val="00E55482"/>
    <w:rsid w:val="00E55867"/>
    <w:rsid w:val="00E5587F"/>
    <w:rsid w:val="00E55A61"/>
    <w:rsid w:val="00E55B1D"/>
    <w:rsid w:val="00E56B11"/>
    <w:rsid w:val="00E57988"/>
    <w:rsid w:val="00E57A04"/>
    <w:rsid w:val="00E57A91"/>
    <w:rsid w:val="00E60091"/>
    <w:rsid w:val="00E60584"/>
    <w:rsid w:val="00E61131"/>
    <w:rsid w:val="00E62BBE"/>
    <w:rsid w:val="00E62D8B"/>
    <w:rsid w:val="00E63D13"/>
    <w:rsid w:val="00E6483F"/>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5E9E"/>
    <w:rsid w:val="00EA6799"/>
    <w:rsid w:val="00EA769E"/>
    <w:rsid w:val="00EA7924"/>
    <w:rsid w:val="00EB170F"/>
    <w:rsid w:val="00EB186C"/>
    <w:rsid w:val="00EB28D8"/>
    <w:rsid w:val="00EB760C"/>
    <w:rsid w:val="00EC00BB"/>
    <w:rsid w:val="00EC01A6"/>
    <w:rsid w:val="00EC1A12"/>
    <w:rsid w:val="00EC2CC6"/>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1D1"/>
    <w:rsid w:val="00EE367E"/>
    <w:rsid w:val="00EE37BE"/>
    <w:rsid w:val="00EE3CDC"/>
    <w:rsid w:val="00EE47BF"/>
    <w:rsid w:val="00EE4C98"/>
    <w:rsid w:val="00EE5948"/>
    <w:rsid w:val="00EE5959"/>
    <w:rsid w:val="00EE5F56"/>
    <w:rsid w:val="00EE6492"/>
    <w:rsid w:val="00EE781F"/>
    <w:rsid w:val="00EF05A4"/>
    <w:rsid w:val="00EF0D46"/>
    <w:rsid w:val="00EF0F5E"/>
    <w:rsid w:val="00EF1257"/>
    <w:rsid w:val="00EF140D"/>
    <w:rsid w:val="00EF1739"/>
    <w:rsid w:val="00EF1791"/>
    <w:rsid w:val="00EF222F"/>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00"/>
    <w:rsid w:val="00F219CA"/>
    <w:rsid w:val="00F21B1B"/>
    <w:rsid w:val="00F229C2"/>
    <w:rsid w:val="00F22EB2"/>
    <w:rsid w:val="00F26D00"/>
    <w:rsid w:val="00F26DBB"/>
    <w:rsid w:val="00F27168"/>
    <w:rsid w:val="00F27863"/>
    <w:rsid w:val="00F27B13"/>
    <w:rsid w:val="00F31C07"/>
    <w:rsid w:val="00F31E40"/>
    <w:rsid w:val="00F321BF"/>
    <w:rsid w:val="00F33DCC"/>
    <w:rsid w:val="00F3553A"/>
    <w:rsid w:val="00F35FBF"/>
    <w:rsid w:val="00F3603D"/>
    <w:rsid w:val="00F36156"/>
    <w:rsid w:val="00F36223"/>
    <w:rsid w:val="00F36DE7"/>
    <w:rsid w:val="00F371BF"/>
    <w:rsid w:val="00F378F7"/>
    <w:rsid w:val="00F400E7"/>
    <w:rsid w:val="00F418CE"/>
    <w:rsid w:val="00F41EBD"/>
    <w:rsid w:val="00F42339"/>
    <w:rsid w:val="00F42EBE"/>
    <w:rsid w:val="00F44032"/>
    <w:rsid w:val="00F4458A"/>
    <w:rsid w:val="00F44775"/>
    <w:rsid w:val="00F44A0B"/>
    <w:rsid w:val="00F45013"/>
    <w:rsid w:val="00F4779F"/>
    <w:rsid w:val="00F47CC7"/>
    <w:rsid w:val="00F47FD3"/>
    <w:rsid w:val="00F50040"/>
    <w:rsid w:val="00F507DB"/>
    <w:rsid w:val="00F50A4B"/>
    <w:rsid w:val="00F50FF2"/>
    <w:rsid w:val="00F514A9"/>
    <w:rsid w:val="00F518C2"/>
    <w:rsid w:val="00F5226D"/>
    <w:rsid w:val="00F52AD2"/>
    <w:rsid w:val="00F53F0F"/>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1481"/>
    <w:rsid w:val="00F722BC"/>
    <w:rsid w:val="00F728DD"/>
    <w:rsid w:val="00F72CF3"/>
    <w:rsid w:val="00F73130"/>
    <w:rsid w:val="00F73A09"/>
    <w:rsid w:val="00F73BBF"/>
    <w:rsid w:val="00F73FAB"/>
    <w:rsid w:val="00F7400F"/>
    <w:rsid w:val="00F742BF"/>
    <w:rsid w:val="00F74566"/>
    <w:rsid w:val="00F7524A"/>
    <w:rsid w:val="00F75449"/>
    <w:rsid w:val="00F76966"/>
    <w:rsid w:val="00F772DC"/>
    <w:rsid w:val="00F77726"/>
    <w:rsid w:val="00F77B51"/>
    <w:rsid w:val="00F80EA7"/>
    <w:rsid w:val="00F81DDE"/>
    <w:rsid w:val="00F81F96"/>
    <w:rsid w:val="00F821A8"/>
    <w:rsid w:val="00F8349F"/>
    <w:rsid w:val="00F8481D"/>
    <w:rsid w:val="00F84CA2"/>
    <w:rsid w:val="00F85013"/>
    <w:rsid w:val="00F852CE"/>
    <w:rsid w:val="00F8535F"/>
    <w:rsid w:val="00F85CE0"/>
    <w:rsid w:val="00F86582"/>
    <w:rsid w:val="00F8784F"/>
    <w:rsid w:val="00F87EBF"/>
    <w:rsid w:val="00F9066F"/>
    <w:rsid w:val="00F90D23"/>
    <w:rsid w:val="00F910DD"/>
    <w:rsid w:val="00F91131"/>
    <w:rsid w:val="00F9181C"/>
    <w:rsid w:val="00F92658"/>
    <w:rsid w:val="00F926C7"/>
    <w:rsid w:val="00F93CEE"/>
    <w:rsid w:val="00F93E1B"/>
    <w:rsid w:val="00F945FB"/>
    <w:rsid w:val="00F94A0F"/>
    <w:rsid w:val="00F95DB9"/>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4DAE"/>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0BB7"/>
    <w:rsid w:val="00FF1479"/>
    <w:rsid w:val="00FF153B"/>
    <w:rsid w:val="00FF1D6E"/>
    <w:rsid w:val="00FF25C8"/>
    <w:rsid w:val="00FF3491"/>
    <w:rsid w:val="00FF3617"/>
    <w:rsid w:val="00FF42A7"/>
    <w:rsid w:val="00FF4565"/>
    <w:rsid w:val="00FF474F"/>
    <w:rsid w:val="00FF554D"/>
    <w:rsid w:val="00FF5564"/>
    <w:rsid w:val="00FF5E8B"/>
    <w:rsid w:val="00FF60EF"/>
    <w:rsid w:val="00FF672F"/>
    <w:rsid w:val="00FF6BAD"/>
    <w:rsid w:val="00FF6D4B"/>
    <w:rsid w:val="00FF793F"/>
    <w:rsid w:val="00FF7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 w:type="character" w:styleId="LineNumber">
    <w:name w:val="line number"/>
    <w:basedOn w:val="DefaultParagraphFont"/>
    <w:uiPriority w:val="99"/>
    <w:semiHidden/>
    <w:unhideWhenUsed/>
    <w:rsid w:val="00F321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22638644">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190998827">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27113008">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396631819">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58385737">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955603907">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12090960">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06989636">
      <w:bodyDiv w:val="1"/>
      <w:marLeft w:val="0"/>
      <w:marRight w:val="0"/>
      <w:marTop w:val="0"/>
      <w:marBottom w:val="0"/>
      <w:divBdr>
        <w:top w:val="none" w:sz="0" w:space="0" w:color="auto"/>
        <w:left w:val="none" w:sz="0" w:space="0" w:color="auto"/>
        <w:bottom w:val="none" w:sz="0" w:space="0" w:color="auto"/>
        <w:right w:val="none" w:sz="0" w:space="0" w:color="auto"/>
      </w:divBdr>
    </w:div>
    <w:div w:id="1220945908">
      <w:bodyDiv w:val="1"/>
      <w:marLeft w:val="0"/>
      <w:marRight w:val="0"/>
      <w:marTop w:val="0"/>
      <w:marBottom w:val="0"/>
      <w:divBdr>
        <w:top w:val="none" w:sz="0" w:space="0" w:color="auto"/>
        <w:left w:val="none" w:sz="0" w:space="0" w:color="auto"/>
        <w:bottom w:val="none" w:sz="0" w:space="0" w:color="auto"/>
        <w:right w:val="none" w:sz="0" w:space="0" w:color="auto"/>
      </w:divBdr>
    </w:div>
    <w:div w:id="1223566559">
      <w:bodyDiv w:val="1"/>
      <w:marLeft w:val="0"/>
      <w:marRight w:val="0"/>
      <w:marTop w:val="0"/>
      <w:marBottom w:val="0"/>
      <w:divBdr>
        <w:top w:val="none" w:sz="0" w:space="0" w:color="auto"/>
        <w:left w:val="none" w:sz="0" w:space="0" w:color="auto"/>
        <w:bottom w:val="none" w:sz="0" w:space="0" w:color="auto"/>
        <w:right w:val="none" w:sz="0" w:space="0" w:color="auto"/>
      </w:divBdr>
    </w:div>
    <w:div w:id="1228762965">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71029578">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12455877">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71118224">
      <w:bodyDiv w:val="1"/>
      <w:marLeft w:val="0"/>
      <w:marRight w:val="0"/>
      <w:marTop w:val="0"/>
      <w:marBottom w:val="0"/>
      <w:divBdr>
        <w:top w:val="none" w:sz="0" w:space="0" w:color="auto"/>
        <w:left w:val="none" w:sz="0" w:space="0" w:color="auto"/>
        <w:bottom w:val="none" w:sz="0" w:space="0" w:color="auto"/>
        <w:right w:val="none" w:sz="0" w:space="0" w:color="auto"/>
      </w:divBdr>
      <w:divsChild>
        <w:div w:id="561910593">
          <w:marLeft w:val="0"/>
          <w:marRight w:val="0"/>
          <w:marTop w:val="0"/>
          <w:marBottom w:val="0"/>
          <w:divBdr>
            <w:top w:val="none" w:sz="0" w:space="0" w:color="auto"/>
            <w:left w:val="none" w:sz="0" w:space="0" w:color="auto"/>
            <w:bottom w:val="none" w:sz="0" w:space="0" w:color="auto"/>
            <w:right w:val="none" w:sz="0" w:space="0" w:color="auto"/>
          </w:divBdr>
          <w:divsChild>
            <w:div w:id="7443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1998802361">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 w:id="207404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casrai.org/credit.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10FF3-A0B6-42AE-945B-1341080E2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47879</Words>
  <Characters>272911</Characters>
  <Application>Microsoft Office Word</Application>
  <DocSecurity>0</DocSecurity>
  <Lines>2274</Lines>
  <Paragraphs>640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320150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2</cp:revision>
  <cp:lastPrinted>2019-07-31T08:27:00Z</cp:lastPrinted>
  <dcterms:created xsi:type="dcterms:W3CDTF">2019-09-24T13:10:00Z</dcterms:created>
  <dcterms:modified xsi:type="dcterms:W3CDTF">2019-09-24T13:10:00Z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