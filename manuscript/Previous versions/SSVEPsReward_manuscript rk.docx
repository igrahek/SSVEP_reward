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814D22F"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 xml:space="preserve">Recent research has </w:t>
      </w:r>
      <w:commentRangeStart w:id="1"/>
      <w:r w:rsidR="00032483">
        <w:t xml:space="preserve">pointed </w:t>
      </w:r>
      <w:commentRangeEnd w:id="1"/>
      <w:r w:rsidR="001D08B6">
        <w:rPr>
          <w:rStyle w:val="CommentReference"/>
        </w:rPr>
        <w:commentReference w:id="1"/>
      </w:r>
      <w:r w:rsidR="00032483">
        <w:t>that motivation has an important influence on selective attention</w:t>
      </w:r>
      <w:r w:rsidR="009E54E5">
        <w:t xml:space="preserve"> as well</w:t>
      </w:r>
      <w:r w:rsidR="00032483">
        <w:t xml:space="preserve">.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2D728F9D" w:rsidR="00C71C28" w:rsidRDefault="006D1AE4" w:rsidP="00C71C28">
      <w:pPr>
        <w:spacing w:line="480" w:lineRule="auto"/>
        <w:ind w:firstLine="720"/>
        <w:jc w:val="both"/>
      </w:pPr>
      <w:r>
        <w:t xml:space="preserve">Goal-directed attention, as well as other cognitive control processes, </w:t>
      </w:r>
      <w:commentRangeStart w:id="2"/>
      <w:r w:rsidR="00032483">
        <w:t>is</w:t>
      </w:r>
      <w:commentRangeEnd w:id="2"/>
      <w:r w:rsidR="001D08B6">
        <w:rPr>
          <w:rStyle w:val="CommentReference"/>
        </w:rPr>
        <w:commentReference w:id="2"/>
      </w:r>
      <w:r w:rsidR="00C71C28">
        <w:t xml:space="preserve"> </w:t>
      </w:r>
      <w:r w:rsidR="004143A7">
        <w:t>enhanced</w:t>
      </w:r>
      <w:r w:rsidR="009E54E5">
        <w:t xml:space="preserve"> </w:t>
      </w:r>
      <w:r w:rsidR="00C71C28">
        <w:t>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w:t>
      </w:r>
      <w:del w:id="3" w:author="ruth" w:date="2019-08-12T13:21:00Z">
        <w:r w:rsidDel="001D08B6">
          <w:delText xml:space="preserve">the </w:delText>
        </w:r>
      </w:del>
      <w:r>
        <w:t>upcoming</w:t>
      </w:r>
      <w:ins w:id="4" w:author="ruth" w:date="2019-08-12T13:21:00Z">
        <w:r w:rsidR="001D08B6">
          <w:t xml:space="preserve"> target</w:t>
        </w:r>
      </w:ins>
      <w:del w:id="5" w:author="ruth" w:date="2019-08-12T13:21:00Z">
        <w:r w:rsidDel="001D08B6">
          <w:delText xml:space="preserve"> </w:delText>
        </w:r>
      </w:del>
      <w:ins w:id="6" w:author="ruth" w:date="2019-08-12T13:21:00Z">
        <w:r w:rsidR="001D08B6">
          <w:t xml:space="preserve"> </w:t>
        </w:r>
      </w:ins>
      <w:r>
        <w:t>stimul</w:t>
      </w:r>
      <w:del w:id="7" w:author="ruth" w:date="2019-08-12T13:21:00Z">
        <w:r w:rsidDel="001D08B6">
          <w:delText>us</w:delText>
        </w:r>
      </w:del>
      <w:ins w:id="8" w:author="ruth" w:date="2019-08-12T13:21:00Z">
        <w:r w:rsidR="001D08B6">
          <w:t>i</w:t>
        </w:r>
      </w:ins>
      <w:r>
        <w:t xml:space="preserve"> are driven by enhanced activity </w:t>
      </w:r>
      <w:r w:rsidR="0079229A">
        <w:t xml:space="preserve">in frontoparietal regions </w:t>
      </w:r>
      <w:r w:rsidR="009E54E5">
        <w:t>involved in</w:t>
      </w:r>
      <w:r w:rsidR="0079229A">
        <w:t xml:space="preserve"> attentional control</w:t>
      </w:r>
      <w:r w:rsidR="009E54E5">
        <w:t xml:space="preserve"> </w:t>
      </w:r>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r w:rsidR="0013477A">
        <w:t>, and</w:t>
      </w:r>
      <w:r w:rsidR="00FB321A">
        <w:t xml:space="preserve"> by</w:t>
      </w:r>
      <w:r w:rsidR="0013477A">
        <w:t xml:space="preserve"> enhanced task-set representations in these </w:t>
      </w:r>
      <w:r w:rsidR="00DC6F05">
        <w:t>regions</w:t>
      </w:r>
      <w:r w:rsidR="0013477A">
        <w:t xml:space="preserve">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w:t>
      </w:r>
      <w:commentRangeStart w:id="9"/>
      <w:r w:rsidR="009E54E5">
        <w:t>attention</w:t>
      </w:r>
      <w:commentRangeEnd w:id="9"/>
      <w:r w:rsidR="001D08B6">
        <w:rPr>
          <w:rStyle w:val="CommentReference"/>
        </w:rPr>
        <w:commentReference w:id="9"/>
      </w:r>
      <w:r w:rsidR="009E54E5">
        <w:t xml:space="preserve"> control via modulations in </w:t>
      </w:r>
      <w:r w:rsidR="00C175C9">
        <w:t xml:space="preserve">the frontoparietal </w:t>
      </w:r>
      <w:r w:rsidR="009E54E5">
        <w:t>network</w:t>
      </w:r>
      <w:r w:rsidR="00C175C9">
        <w:t xml:space="preserve">, it remains </w:t>
      </w:r>
      <w:r w:rsidR="00DE253E">
        <w:t xml:space="preserve">largely </w:t>
      </w:r>
      <w:r w:rsidR="00C175C9">
        <w:t>unclear</w:t>
      </w:r>
      <w:r w:rsidR="00DE253E">
        <w:t xml:space="preserve"> </w:t>
      </w:r>
      <w:r w:rsidR="00C175C9">
        <w:t>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352D342C" w:rsidR="00C43549" w:rsidRDefault="00970F63" w:rsidP="00970F63">
      <w:pPr>
        <w:spacing w:line="480" w:lineRule="auto"/>
        <w:ind w:firstLine="720"/>
        <w:jc w:val="both"/>
      </w:pPr>
      <w:r>
        <w:lastRenderedPageBreak/>
        <w:t xml:space="preserve">At the level of processing </w:t>
      </w:r>
      <w:del w:id="10" w:author="ruth" w:date="2019-08-12T13:22:00Z">
        <w:r w:rsidDel="00AC4987">
          <w:delText xml:space="preserve">of </w:delText>
        </w:r>
      </w:del>
      <w:r>
        <w:t xml:space="preserve">stimuli of different </w:t>
      </w:r>
      <w:ins w:id="11" w:author="ruth" w:date="2019-08-12T13:22:00Z">
        <w:r w:rsidR="00AC4987">
          <w:t xml:space="preserve">incentive </w:t>
        </w:r>
      </w:ins>
      <w:r>
        <w:t>value</w:t>
      </w:r>
      <w:del w:id="12" w:author="ruth" w:date="2019-08-12T13:22:00Z">
        <w:r w:rsidDel="00AC4987">
          <w:delText>s</w:delText>
        </w:r>
      </w:del>
      <w:r>
        <w:t xml:space="preserve">, behavioral studies have explored how goals and reward history compete for the control of attention </w:t>
      </w:r>
      <w:r w:rsidR="00C43549">
        <w:fldChar w:fldCharType="begin" w:fldLock="1"/>
      </w:r>
      <w:r w:rsidR="00C4354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C43549">
        <w:fldChar w:fldCharType="separate"/>
      </w:r>
      <w:r w:rsidR="00C43549">
        <w:rPr>
          <w:noProof/>
        </w:rPr>
        <w:t>(</w:t>
      </w:r>
      <w:r w:rsidR="00C43549" w:rsidRPr="00C43549">
        <w:rPr>
          <w:noProof/>
        </w:rPr>
        <w:t xml:space="preserve">Anderson, </w:t>
      </w:r>
      <w:r w:rsidR="00C43549">
        <w:rPr>
          <w:noProof/>
        </w:rPr>
        <w:t xml:space="preserve">2016; Chelazzi et al., 2013; </w:t>
      </w:r>
      <w:r w:rsidR="00C43549" w:rsidRPr="00C43549">
        <w:rPr>
          <w:noProof/>
        </w:rPr>
        <w:t>Failing &amp; Theeuwes, 2017)</w:t>
      </w:r>
      <w:r w:rsidR="00C43549">
        <w:fldChar w:fldCharType="end"/>
      </w:r>
      <w:r w:rsidR="00C43549">
        <w:rPr>
          <w:noProof/>
        </w:rPr>
        <w:t xml:space="preserve">. More specifically, neutral stimuli previously associated with reward appear to capture attention automatically </w:t>
      </w:r>
      <w:ins w:id="13" w:author="ruth" w:date="2019-08-12T13:23:00Z">
        <w:r w:rsidR="00AC4987">
          <w:rPr>
            <w:noProof/>
          </w:rPr>
          <w:t>in subsequent trials or tasks</w:t>
        </w:r>
      </w:ins>
      <w:del w:id="14" w:author="ruth" w:date="2019-08-12T13:23:00Z">
        <w:r w:rsidR="00C43549" w:rsidDel="00AC4987">
          <w:rPr>
            <w:noProof/>
          </w:rPr>
          <w:delText>subsequently</w:delText>
        </w:r>
      </w:del>
      <w:r w:rsidR="00C43549">
        <w:rPr>
          <w:noProof/>
        </w:rPr>
        <w:t xml:space="preserve">, and strongly interfere with concurent goal-related attention processes, including those involved in visual search </w:t>
      </w:r>
      <w:r w:rsidR="00C43549">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C43549">
        <w:rPr>
          <w:noProof/>
        </w:rPr>
        <w:fldChar w:fldCharType="separate"/>
      </w:r>
      <w:r w:rsidR="00C43549">
        <w:rPr>
          <w:noProof/>
        </w:rPr>
        <w:t>(</w:t>
      </w:r>
      <w:r w:rsidR="00C43549" w:rsidRPr="00C43549">
        <w:rPr>
          <w:noProof/>
        </w:rPr>
        <w:t>Anderson, Laurent, &amp; Yantis, 2011; Della</w:t>
      </w:r>
      <w:r w:rsidR="00C43549">
        <w:rPr>
          <w:noProof/>
        </w:rPr>
        <w:t xml:space="preserve"> Libera &amp; Chelazzi, 2009; </w:t>
      </w:r>
      <w:r w:rsidR="00C43549" w:rsidRPr="00C43549">
        <w:rPr>
          <w:noProof/>
        </w:rPr>
        <w:t>Failing &amp; Theeuwes, 2014)</w:t>
      </w:r>
      <w:r w:rsidR="00C43549">
        <w:rPr>
          <w:noProof/>
        </w:rPr>
        <w:fldChar w:fldCharType="end"/>
      </w:r>
      <w:r w:rsidR="00CE6454">
        <w:t xml:space="preserve">. </w:t>
      </w:r>
      <w:r w:rsidR="006A3198">
        <w:t xml:space="preserve">At the </w:t>
      </w:r>
      <w:r w:rsidR="00CE6454">
        <w:t>neural</w:t>
      </w:r>
      <w:r w:rsidR="006A3198">
        <w:t xml:space="preserve"> level, value</w:t>
      </w:r>
      <w:ins w:id="15" w:author="ruth" w:date="2019-08-12T13:24:00Z">
        <w:r w:rsidR="00AC4987">
          <w:t>-</w:t>
        </w:r>
      </w:ins>
      <w:del w:id="16" w:author="ruth" w:date="2019-08-12T13:24:00Z">
        <w:r w:rsidR="006A3198" w:rsidDel="00AC4987">
          <w:delText xml:space="preserve"> </w:delText>
        </w:r>
      </w:del>
      <w:r w:rsidR="006A3198">
        <w:t>based attention</w:t>
      </w:r>
      <w:ins w:id="17" w:author="ruth" w:date="2019-08-13T10:22:00Z">
        <w:r w:rsidR="001666D1">
          <w:t>al</w:t>
        </w:r>
      </w:ins>
      <w:r w:rsidR="006A3198">
        <w:t xml:space="preserve">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C43549">
        <w:t>Importantly, in these earlier studies, the focus was on attentional capture by reward when it was used as distractor, and could be either high o</w:t>
      </w:r>
      <w:r w:rsidR="004160AD">
        <w:t>r</w:t>
      </w:r>
      <w:r w:rsidR="00C43549">
        <w:t xml:space="preserve"> low value. However, it remains unclear how competition for </w:t>
      </w:r>
      <w:commentRangeStart w:id="18"/>
      <w:r w:rsidR="00C43549">
        <w:t xml:space="preserve">attention </w:t>
      </w:r>
      <w:commentRangeEnd w:id="18"/>
      <w:r w:rsidR="00EE5984">
        <w:rPr>
          <w:rStyle w:val="CommentReference"/>
        </w:rPr>
        <w:commentReference w:id="18"/>
      </w:r>
      <w:r w:rsidR="00C43549">
        <w:t xml:space="preserve">selection is resolved when high and low value reward stimuli directly compete with each other, and </w:t>
      </w:r>
      <w:commentRangeStart w:id="19"/>
      <w:r w:rsidR="00C43549">
        <w:t>if</w:t>
      </w:r>
      <w:commentRangeEnd w:id="19"/>
      <w:r w:rsidR="00D82EB2">
        <w:rPr>
          <w:rStyle w:val="CommentReference"/>
        </w:rPr>
        <w:commentReference w:id="19"/>
      </w:r>
      <w:r w:rsidR="00C43549">
        <w:t xml:space="preserve"> sensory processing in the visual cortex could reflect </w:t>
      </w:r>
      <w:commentRangeStart w:id="20"/>
      <w:r w:rsidR="00C43549">
        <w:t xml:space="preserve">this competition.        </w:t>
      </w:r>
      <w:commentRangeEnd w:id="20"/>
      <w:r w:rsidR="003C0D08">
        <w:rPr>
          <w:rStyle w:val="CommentReference"/>
        </w:rPr>
        <w:commentReference w:id="20"/>
      </w:r>
    </w:p>
    <w:p w14:paraId="156847C0" w14:textId="2EE1642B" w:rsidR="00E203D5"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Roelfsema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visual cortex indu</w:t>
      </w:r>
      <w:r w:rsidR="0040325A">
        <w:t>ced by the join</w:t>
      </w:r>
      <w:r w:rsidR="00D31004">
        <w:t>ed</w:t>
      </w:r>
      <w:r w:rsidR="0040325A">
        <w:t xml:space="preserve"> effect of top-down attention</w:t>
      </w:r>
      <w:r w:rsidR="00441BA8">
        <w:t>al control</w:t>
      </w:r>
      <w:r w:rsidR="0040325A">
        <w:t xml:space="preserve"> and </w:t>
      </w:r>
      <w:r>
        <w:t>dopamine.</w:t>
      </w:r>
      <w:r w:rsidR="00ED3546">
        <w:t xml:space="preserve"> </w:t>
      </w:r>
      <w:r w:rsidR="00574D4C">
        <w:t>T</w:t>
      </w:r>
      <w:r w:rsidR="00ED3546">
        <w:t>o date</w:t>
      </w:r>
      <w:r w:rsidR="00574D4C">
        <w:t xml:space="preserve">, </w:t>
      </w:r>
      <w:commentRangeStart w:id="21"/>
      <w:r w:rsidR="00574D4C">
        <w:t>only one fMRI study</w:t>
      </w:r>
      <w:r w:rsidR="00AB5907">
        <w:t xml:space="preserve"> </w:t>
      </w:r>
      <w:commentRangeEnd w:id="21"/>
      <w:r w:rsidR="00D82EB2">
        <w:rPr>
          <w:rStyle w:val="CommentReference"/>
        </w:rPr>
        <w:commentReference w:id="21"/>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evidence for </w:t>
      </w:r>
      <w:r w:rsidR="00970F63">
        <w:t xml:space="preserve">the simultaneous </w:t>
      </w:r>
      <w:r w:rsidR="00970F63">
        <w:lastRenderedPageBreak/>
        <w:t>enhancement</w:t>
      </w:r>
      <w:r w:rsidR="00ED3546">
        <w:t xml:space="preserve"> </w:t>
      </w:r>
      <w:commentRangeStart w:id="22"/>
      <w:r w:rsidR="00970F63">
        <w:t>in</w:t>
      </w:r>
      <w:r w:rsidR="00ED3546">
        <w:t xml:space="preserve"> representation of </w:t>
      </w:r>
      <w:commentRangeEnd w:id="22"/>
      <w:r w:rsidR="00D82EB2">
        <w:rPr>
          <w:rStyle w:val="CommentReference"/>
        </w:rPr>
        <w:commentReference w:id="22"/>
      </w:r>
      <w:r w:rsidR="00ED3546">
        <w:t xml:space="preserve">reward-related stimuli </w:t>
      </w:r>
      <w:r w:rsidR="00970F63">
        <w:t>and</w:t>
      </w:r>
      <w:r w:rsidR="00AB5907">
        <w:t xml:space="preserve"> </w:t>
      </w:r>
      <w:r w:rsidR="00ED3546">
        <w:t xml:space="preserve">suppression </w:t>
      </w:r>
      <w:r w:rsidR="00AB5907">
        <w:t xml:space="preserve">of </w:t>
      </w:r>
      <w:r w:rsidR="00ED3546">
        <w:t>stimuli</w:t>
      </w:r>
      <w:r w:rsidR="00AB5907">
        <w:t xml:space="preserve"> devoid of a specific motivational value</w:t>
      </w:r>
      <w:r w:rsidR="00ED3546">
        <w:t xml:space="preserve">. </w:t>
      </w:r>
      <w:r w:rsidR="00AB5907">
        <w:t xml:space="preserve">More specifically, using a multivoxel pattern analysis and decoding technique, these authors found a gain in </w:t>
      </w:r>
      <w:r w:rsidR="00441BA8">
        <w:t>object-selective visual cortex</w:t>
      </w:r>
      <w:r w:rsidR="00AB5907">
        <w:t xml:space="preserve"> for stimuli paired with reward</w:t>
      </w:r>
      <w:r w:rsidR="00D31004">
        <w:t>s</w:t>
      </w:r>
      <w:r w:rsidR="00441BA8">
        <w:t xml:space="preserve">, while </w:t>
      </w:r>
      <w:r w:rsidR="00AB5907">
        <w:t>those not associated with this incentive were suppressed</w:t>
      </w:r>
      <w:r w:rsidR="00441BA8">
        <w:t xml:space="preserve">. </w:t>
      </w:r>
      <w:r w:rsidR="009305E8">
        <w:t xml:space="preserve">Although these imaging results are undoubtedly important, they do not inform about the </w:t>
      </w:r>
      <w:r w:rsidR="004160AD">
        <w:t xml:space="preserve">neurophysiological </w:t>
      </w:r>
      <w:r w:rsidR="009305E8">
        <w:t xml:space="preserve">time-course of this modulatory effect created by reward on </w:t>
      </w:r>
      <w:commentRangeStart w:id="23"/>
      <w:r w:rsidR="009305E8">
        <w:t xml:space="preserve">attention </w:t>
      </w:r>
      <w:commentRangeEnd w:id="23"/>
      <w:r w:rsidR="00EE5984">
        <w:rPr>
          <w:rStyle w:val="CommentReference"/>
        </w:rPr>
        <w:commentReference w:id="23"/>
      </w:r>
      <w:r w:rsidR="009305E8">
        <w:t>selection in the visual cortex. Moreover</w:t>
      </w:r>
      <w:ins w:id="24" w:author="ruth" w:date="2019-08-12T13:27:00Z">
        <w:r w:rsidR="00D82EB2">
          <w:t>,</w:t>
        </w:r>
      </w:ins>
      <w:r w:rsidR="009305E8">
        <w:t xml:space="preserve"> </w:t>
      </w:r>
      <w:del w:id="25" w:author="ruth" w:date="2019-08-12T13:27:00Z">
        <w:r w:rsidR="009305E8" w:rsidDel="00D82EB2">
          <w:delText xml:space="preserve">because </w:delText>
        </w:r>
      </w:del>
      <w:ins w:id="26" w:author="ruth" w:date="2019-08-12T13:27:00Z">
        <w:r w:rsidR="00D82EB2">
          <w:t xml:space="preserve">since </w:t>
        </w:r>
      </w:ins>
      <w:r w:rsidR="009305E8">
        <w:t xml:space="preserve">these authors focused on category-specific effects, </w:t>
      </w:r>
      <w:commentRangeStart w:id="27"/>
      <w:r w:rsidR="009305E8">
        <w:t>the question remains whether a similar effect can be observed for lower level visual features such as color</w:t>
      </w:r>
      <w:commentRangeEnd w:id="27"/>
      <w:r w:rsidR="00CE07D1">
        <w:rPr>
          <w:rStyle w:val="CommentReference"/>
        </w:rPr>
        <w:commentReference w:id="27"/>
      </w:r>
      <w:r w:rsidR="009305E8">
        <w:t>. To fill this gap</w:t>
      </w:r>
      <w:r w:rsidR="004160AD">
        <w:t>,</w:t>
      </w:r>
      <w:r w:rsidR="009305E8">
        <w:t xml:space="preserve"> here we harnessed the high temporal resolution of EEG and the steady-state visual evoked potentials (SSVEPs) with the aim to unravel the mechanism through which reward biases competition for </w:t>
      </w:r>
      <w:commentRangeStart w:id="28"/>
      <w:r w:rsidR="009305E8">
        <w:t xml:space="preserve">attention </w:t>
      </w:r>
      <w:commentRangeEnd w:id="28"/>
      <w:r w:rsidR="00EE5984">
        <w:rPr>
          <w:rStyle w:val="CommentReference"/>
        </w:rPr>
        <w:commentReference w:id="28"/>
      </w:r>
      <w:r w:rsidR="009305E8">
        <w:t xml:space="preserve">selection in the visual cortex.           </w:t>
      </w:r>
    </w:p>
    <w:p w14:paraId="2CD0757E" w14:textId="4CE35A7B" w:rsidR="00B37B7D" w:rsidRDefault="00A53081" w:rsidP="00B37B7D">
      <w:pPr>
        <w:spacing w:line="480" w:lineRule="auto"/>
        <w:ind w:firstLine="720"/>
        <w:jc w:val="both"/>
      </w:pPr>
      <w:r>
        <w:t xml:space="preserve">To this end, participants performed a coherent motion detection task based on color information. On each trial, </w:t>
      </w:r>
      <w:del w:id="29" w:author="ruth" w:date="2019-08-12T15:02:00Z">
        <w:r w:rsidDel="005D6966">
          <w:delText xml:space="preserve">a </w:delText>
        </w:r>
      </w:del>
      <w:del w:id="30" w:author="ruth" w:date="2019-08-12T15:03:00Z">
        <w:r w:rsidDel="005D6966">
          <w:delText>blue and red</w:delText>
        </w:r>
      </w:del>
      <w:ins w:id="31" w:author="ruth" w:date="2019-08-12T15:03:00Z">
        <w:r w:rsidR="005D6966">
          <w:t>two</w:t>
        </w:r>
      </w:ins>
      <w:r>
        <w:t xml:space="preserve"> random dot kinematograms (RDK)</w:t>
      </w:r>
      <w:ins w:id="32" w:author="ruth" w:date="2019-08-12T15:04:00Z">
        <w:r w:rsidR="005D6966">
          <w:t>, one drawn in blue and one in red,</w:t>
        </w:r>
      </w:ins>
      <w:ins w:id="33" w:author="ruth" w:date="2019-08-12T15:05:00Z">
        <w:r w:rsidR="005D6966">
          <w:t xml:space="preserve"> </w:t>
        </w:r>
      </w:ins>
      <w:del w:id="34" w:author="ruth" w:date="2019-08-12T15:04:00Z">
        <w:r w:rsidDel="005D6966">
          <w:delText xml:space="preserve"> </w:delText>
        </w:r>
      </w:del>
      <w:r>
        <w:t>were presented concurrently</w:t>
      </w:r>
      <w:r w:rsidR="00351459">
        <w:t xml:space="preserve"> at two different frequencies</w:t>
      </w:r>
      <w:r>
        <w:t xml:space="preserve">, and participants were cued </w:t>
      </w:r>
      <w:r w:rsidR="00351459">
        <w:t xml:space="preserve">on a trial by trial basis </w:t>
      </w:r>
      <w:r>
        <w:t xml:space="preserve">to attend to one of them. </w:t>
      </w:r>
      <w:r w:rsidR="00163092">
        <w:t xml:space="preserve">Thus </w:t>
      </w:r>
      <w:r w:rsidR="004160AD">
        <w:t>these two</w:t>
      </w:r>
      <w:r w:rsidR="00163092">
        <w:t xml:space="preserve"> RDKs </w:t>
      </w:r>
      <w:r w:rsidR="004160AD">
        <w:t>served</w:t>
      </w:r>
      <w:r w:rsidR="00163092">
        <w:t xml:space="preserve"> as target (attended) </w:t>
      </w:r>
      <w:r w:rsidR="004160AD">
        <w:t>and</w:t>
      </w:r>
      <w:r w:rsidR="00163092">
        <w:t xml:space="preserve"> distractor (unattended)</w:t>
      </w:r>
      <w:r w:rsidR="004160AD">
        <w:t>, respectively</w:t>
      </w:r>
      <w:r w:rsidR="00163092">
        <w:t xml:space="preserve">. </w:t>
      </w:r>
      <w:r>
        <w:t>Critically, after a baseline period used as control condition, these two colors were systematically associated with a low or high reward value (training phase)</w:t>
      </w:r>
      <w:ins w:id="35" w:author="ruth" w:date="2019-08-12T15:09:00Z">
        <w:r w:rsidR="005F4821">
          <w:t>. T</w:t>
        </w:r>
      </w:ins>
      <w:ins w:id="36" w:author="ruth" w:date="2019-08-12T15:10:00Z">
        <w:r w:rsidR="005F4821">
          <w:t xml:space="preserve">his was </w:t>
        </w:r>
      </w:ins>
      <w:ins w:id="37" w:author="ruth" w:date="2019-08-12T15:12:00Z">
        <w:r w:rsidR="005F4821">
          <w:t xml:space="preserve">again </w:t>
        </w:r>
      </w:ins>
      <w:ins w:id="38" w:author="ruth" w:date="2019-08-12T15:10:00Z">
        <w:r w:rsidR="005F4821">
          <w:t xml:space="preserve">followed by </w:t>
        </w:r>
      </w:ins>
      <w:ins w:id="39" w:author="ruth" w:date="2019-08-12T15:11:00Z">
        <w:r w:rsidR="005F4821">
          <w:t>the same task</w:t>
        </w:r>
      </w:ins>
      <w:ins w:id="40" w:author="ruth" w:date="2019-08-12T15:12:00Z">
        <w:r w:rsidR="005F4821">
          <w:t xml:space="preserve"> which, however, </w:t>
        </w:r>
      </w:ins>
      <w:ins w:id="41" w:author="ruth" w:date="2019-08-12T15:10:00Z">
        <w:r w:rsidR="005F4821">
          <w:t xml:space="preserve">did no longer feature any explicit color-reward associations </w:t>
        </w:r>
      </w:ins>
      <w:del w:id="42" w:author="ruth" w:date="2019-08-12T15:09:00Z">
        <w:r w:rsidDel="005F4821">
          <w:delText>,</w:delText>
        </w:r>
      </w:del>
      <w:del w:id="43" w:author="ruth" w:date="2019-08-12T15:10:00Z">
        <w:r w:rsidDel="005F4821">
          <w:delText xml:space="preserve"> before that was no longer the case </w:delText>
        </w:r>
      </w:del>
      <w:r>
        <w:t xml:space="preserve">(test phase). </w:t>
      </w:r>
      <w:commentRangeStart w:id="44"/>
      <w:r>
        <w:t xml:space="preserve">Hence, we used a factorial design in which we could assess how the competition between high and low reward value is </w:t>
      </w:r>
      <w:r w:rsidR="004160AD">
        <w:t>re</w:t>
      </w:r>
      <w:r>
        <w:t xml:space="preserve">solved by attention in the visual cortex. </w:t>
      </w:r>
      <w:r w:rsidR="00351459">
        <w:t xml:space="preserve"> </w:t>
      </w:r>
      <w:commentRangeEnd w:id="44"/>
      <w:r w:rsidR="005F4821">
        <w:rPr>
          <w:rStyle w:val="CommentReference"/>
        </w:rPr>
        <w:commentReference w:id="44"/>
      </w:r>
      <w:r w:rsidR="00441BA8">
        <w:t>SSVEPs</w:t>
      </w:r>
      <w:r w:rsidR="004160AD">
        <w:t xml:space="preserve"> offer the unique advantage</w:t>
      </w:r>
      <w:r w:rsidR="00441BA8">
        <w:t xml:space="preserve"> </w:t>
      </w:r>
      <w:r w:rsidR="00C56434">
        <w:t>to infer</w:t>
      </w:r>
      <w:r w:rsidR="00351459">
        <w:t xml:space="preserve"> how competition between </w:t>
      </w:r>
      <w:r w:rsidR="00E830D3">
        <w:t xml:space="preserve">high or low </w:t>
      </w:r>
      <w:r w:rsidR="00351459">
        <w:t xml:space="preserve">reward </w:t>
      </w:r>
      <w:r w:rsidR="00E830D3">
        <w:t>value</w:t>
      </w:r>
      <w:r w:rsidR="00351459">
        <w:t xml:space="preserve"> stimuli takes place</w:t>
      </w:r>
      <w:r w:rsidR="00E830D3">
        <w:t xml:space="preserve"> </w:t>
      </w:r>
      <w:r w:rsidR="00441BA8">
        <w:t xml:space="preserve">in </w:t>
      </w:r>
      <w:r w:rsidR="000E604B">
        <w:t>the</w:t>
      </w:r>
      <w:r w:rsidR="00441BA8">
        <w:t xml:space="preserve"> visual cortex</w:t>
      </w:r>
      <w:r w:rsidR="00351459">
        <w:t xml:space="preserve"> as a function of attention because the specific </w:t>
      </w:r>
      <w:r w:rsidR="00441BA8">
        <w:t xml:space="preserve">oscillatory response of </w:t>
      </w:r>
      <w:r w:rsidR="00351459">
        <w:t xml:space="preserve">each RDK can be </w:t>
      </w:r>
      <w:r w:rsidR="00A06093">
        <w:t>extracted</w:t>
      </w:r>
      <w:r w:rsidR="00C56434">
        <w:t xml:space="preserve"> (frequency </w:t>
      </w:r>
      <w:r w:rsidR="00C56434">
        <w:lastRenderedPageBreak/>
        <w:t>tagging)</w:t>
      </w:r>
      <w:r w:rsidR="00A06093">
        <w:t>, and the two resulting signals can be compared to each other</w:t>
      </w:r>
      <w:r w:rsidR="00351459">
        <w:t xml:space="preserve"> </w:t>
      </w:r>
      <w:r w:rsidR="00441BA8">
        <w:t xml:space="preserve"> </w:t>
      </w:r>
      <w:r w:rsidR="00441BA8">
        <w:fldChar w:fldCharType="begin" w:fldLock="1"/>
      </w:r>
      <w:r w:rsidR="00441BA8">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rsidR="00441BA8">
        <w:fldChar w:fldCharType="separate"/>
      </w:r>
      <w:r w:rsidR="00441BA8" w:rsidRPr="009552B1">
        <w:rPr>
          <w:noProof/>
        </w:rPr>
        <w:t>(Norcia, Appelbaum, Ales, Cottereau, &amp; Rossion, 2015)</w:t>
      </w:r>
      <w:r w:rsidR="00441BA8">
        <w:fldChar w:fldCharType="end"/>
      </w:r>
      <w:r w:rsidR="00441BA8">
        <w:t>.</w:t>
      </w:r>
      <w:r w:rsidR="00C56434">
        <w:t xml:space="preserve"> Attended stimuli are associated with a larger SSVEP response than unattended ones </w:t>
      </w:r>
      <w:r w:rsidR="007872FC">
        <w:fldChar w:fldCharType="begin" w:fldLock="1"/>
      </w:r>
      <w:r w:rsidR="00850446">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7872FC">
        <w:fldChar w:fldCharType="separate"/>
      </w:r>
      <w:r w:rsidR="007872FC" w:rsidRPr="007872FC">
        <w:rPr>
          <w:noProof/>
        </w:rPr>
        <w:t>(Muller et al., 2006)</w:t>
      </w:r>
      <w:r w:rsidR="007872FC">
        <w:fldChar w:fldCharType="end"/>
      </w:r>
      <w:r w:rsidR="00C56434">
        <w:t>.</w:t>
      </w:r>
      <w:r w:rsidR="00A06093">
        <w:t xml:space="preserve"> Hence, </w:t>
      </w:r>
      <w:r w:rsidR="00351459">
        <w:t xml:space="preserve">SSVEPs </w:t>
      </w:r>
      <w:r w:rsidR="00441BA8">
        <w:t xml:space="preserve"> provide a continuous measure of feature-based attention </w:t>
      </w:r>
      <w:r w:rsidR="00C56434">
        <w:t>when</w:t>
      </w:r>
      <w:r w:rsidR="00441BA8">
        <w:t xml:space="preserve"> multiple stimuli </w:t>
      </w:r>
      <w:r w:rsidR="00C56434">
        <w:t xml:space="preserve">are presented </w:t>
      </w:r>
      <w:r w:rsidR="00441BA8">
        <w:t>simultaneously</w:t>
      </w:r>
      <w:r w:rsidR="00C56434">
        <w:t xml:space="preserve"> and they compete with each other for selection </w:t>
      </w:r>
      <w:r w:rsidR="00441BA8">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441BA8">
        <w:fldChar w:fldCharType="separate"/>
      </w:r>
      <w:r w:rsidR="00601F4E">
        <w:rPr>
          <w:noProof/>
        </w:rPr>
        <w:t>(</w:t>
      </w:r>
      <w:r w:rsidR="000B7FFA" w:rsidRPr="000B7FFA">
        <w:rPr>
          <w:noProof/>
        </w:rPr>
        <w:t>Andersen &amp; Müller, 2010)</w:t>
      </w:r>
      <w:r w:rsidR="00441BA8">
        <w:fldChar w:fldCharType="end"/>
      </w:r>
      <w:r w:rsidR="00441BA8">
        <w:t xml:space="preserve">. </w:t>
      </w:r>
    </w:p>
    <w:p w14:paraId="47290BE0" w14:textId="13865102" w:rsidR="008F7666" w:rsidRDefault="00C56434" w:rsidP="00B37B7D">
      <w:pPr>
        <w:spacing w:line="480" w:lineRule="auto"/>
        <w:ind w:firstLine="720"/>
        <w:jc w:val="both"/>
      </w:pPr>
      <w:r>
        <w:t>In light of</w:t>
      </w:r>
      <w:r w:rsidR="00163092">
        <w:t xml:space="preserve"> the literature reviewed above</w:t>
      </w:r>
      <w:r>
        <w:t>, we formulated several hypotheses</w:t>
      </w:r>
      <w:r w:rsidR="00163092">
        <w:t>.</w:t>
      </w:r>
      <w:r w:rsidR="008F7666">
        <w:t xml:space="preserve"> First, we predicted that the processing of the target color will be enhanced (larger SSVEP amplitude) compared to the distractor color throughout all phases of the experiment. Further, we predicted that the SSVEP amplitudes will be modulated by value in the training phase. Specifically, we hypothesized that the processing of the high value stimulus will be facilitated (larger SSVEP amplitude) both when it acts as a target, and when it acts as a distractor. We also predicted that the processing of the low value stimulus will be suppressed (lower SSVEP amplitude) compared to baseline.</w:t>
      </w:r>
      <w:r w:rsidR="002D66AB">
        <w:t xml:space="preserve"> This effect will also be observable in the behavior </w:t>
      </w:r>
      <w:del w:id="45" w:author="ruth" w:date="2019-08-12T13:54:00Z">
        <w:r w:rsidR="002D66AB" w:rsidDel="002D53D8">
          <w:delText xml:space="preserve">thorough </w:delText>
        </w:r>
      </w:del>
      <w:r w:rsidR="002D66AB">
        <w:t>as task-performance improvements in the training phase, which will be more pronounced when the high value color is attended.</w:t>
      </w:r>
      <w:r w:rsidR="008F7666">
        <w:t xml:space="preserve"> Finally, we hypothesized that these effects of value</w:t>
      </w:r>
      <w:r w:rsidR="002D66AB">
        <w:t>, on both the SSVEP amplitudes and behavior,</w:t>
      </w:r>
      <w:r w:rsidR="008F7666">
        <w:t xml:space="preserve"> will have a long lasting effect and </w:t>
      </w:r>
      <w:ins w:id="46" w:author="ruth" w:date="2019-08-12T13:54:00Z">
        <w:r w:rsidR="002D53D8">
          <w:t xml:space="preserve">will </w:t>
        </w:r>
      </w:ins>
      <w:r w:rsidR="008F7666">
        <w:t>thus be observable in the test pha</w:t>
      </w:r>
      <w:r w:rsidR="002D66AB">
        <w:t>se when</w:t>
      </w:r>
      <w:r w:rsidR="008F7666">
        <w:t xml:space="preserve"> rewards </w:t>
      </w:r>
      <w:del w:id="47" w:author="ruth" w:date="2019-08-12T13:55:00Z">
        <w:r w:rsidR="002D66AB" w:rsidDel="002D53D8">
          <w:delText xml:space="preserve">will </w:delText>
        </w:r>
      </w:del>
      <w:ins w:id="48" w:author="ruth" w:date="2019-08-12T13:55:00Z">
        <w:r w:rsidR="002D53D8">
          <w:t xml:space="preserve">are </w:t>
        </w:r>
      </w:ins>
      <w:r w:rsidR="002D66AB">
        <w:t xml:space="preserve">no longer </w:t>
      </w:r>
      <w:del w:id="49" w:author="ruth" w:date="2019-08-12T13:55:00Z">
        <w:r w:rsidR="002D66AB" w:rsidDel="002D53D8">
          <w:delText xml:space="preserve">be </w:delText>
        </w:r>
      </w:del>
      <w:r w:rsidR="002D66AB">
        <w:t xml:space="preserve">available. </w:t>
      </w:r>
      <w:r w:rsidR="008F7666">
        <w:t xml:space="preserve">  </w:t>
      </w:r>
    </w:p>
    <w:p w14:paraId="1046E374" w14:textId="77777777" w:rsidR="008F7666" w:rsidRDefault="008F7666" w:rsidP="00CA0030">
      <w:pPr>
        <w:pStyle w:val="Heading1"/>
        <w:spacing w:before="0" w:after="240"/>
      </w:pPr>
    </w:p>
    <w:p w14:paraId="78FCD169" w14:textId="741CCF3A"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65E68FCB"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xml:space="preserve">; </w:t>
      </w:r>
      <w:r w:rsidR="00E23355" w:rsidRPr="00050303">
        <w:lastRenderedPageBreak/>
        <w:t>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14C5C09E"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 xml:space="preserve">at </w:t>
      </w:r>
      <w:del w:id="50" w:author="ruth" w:date="2019-08-12T15:15:00Z">
        <w:r w:rsidR="00595B7D" w:rsidRPr="000E6795" w:rsidDel="000E4DEB">
          <w:delText xml:space="preserve">a </w:delText>
        </w:r>
      </w:del>
      <w:r w:rsidR="00595B7D" w:rsidRPr="000E6795">
        <w:t>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4A31AE">
        <w:t>target</w:t>
      </w:r>
      <w:r w:rsidR="00D46DE5">
        <w:t xml:space="preserve"> RDK </w:t>
      </w:r>
      <w:r w:rsidR="00595B7D">
        <w:t xml:space="preserve">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238E4205" w:rsidR="002749F6" w:rsidRDefault="008D6BE0" w:rsidP="00C079EA">
      <w:pPr>
        <w:spacing w:after="0" w:line="480" w:lineRule="auto"/>
        <w:ind w:firstLine="284"/>
        <w:jc w:val="both"/>
      </w:pPr>
      <w:r>
        <w:t>The experiment started with 4 practice blocks of 60 trials</w:t>
      </w:r>
      <w:ins w:id="51" w:author="ruth" w:date="2019-08-13T10:06:00Z">
        <w:r w:rsidR="006F22B4">
          <w:t xml:space="preserve"> in</w:t>
        </w:r>
        <w:commentRangeStart w:id="52"/>
        <w:r w:rsidR="006F22B4">
          <w:t xml:space="preserve"> total</w:t>
        </w:r>
        <w:commentRangeEnd w:id="52"/>
        <w:r w:rsidR="006F22B4">
          <w:rPr>
            <w:rStyle w:val="CommentReference"/>
          </w:rPr>
          <w:commentReference w:id="52"/>
        </w:r>
      </w:ins>
      <w:r>
        <w:t>. After each block</w:t>
      </w:r>
      <w:r w:rsidR="00704050">
        <w:t>,</w:t>
      </w:r>
      <w:r>
        <w:t xml:space="preserve"> participants received feedback on their performance. After finishing the practice phase</w:t>
      </w:r>
      <w:r w:rsidR="00704050">
        <w:t>,</w:t>
      </w:r>
      <w:r>
        <w:t xml:space="preserve"> participants completed </w:t>
      </w:r>
      <w:ins w:id="53" w:author="ruth" w:date="2019-08-13T10:08:00Z">
        <w:r w:rsidR="006F22B4">
          <w:lastRenderedPageBreak/>
          <w:t xml:space="preserve">a total of </w:t>
        </w:r>
      </w:ins>
      <w:r>
        <w:t xml:space="preserve">12 blocks </w:t>
      </w:r>
      <w:ins w:id="54" w:author="ruth" w:date="2019-08-13T10:08:00Z">
        <w:r w:rsidR="006F22B4">
          <w:t>(</w:t>
        </w:r>
      </w:ins>
      <w:del w:id="55" w:author="ruth" w:date="2019-08-13T10:08:00Z">
        <w:r w:rsidR="00F36DE7" w:rsidDel="006F22B4">
          <w:delText xml:space="preserve">of 50 </w:delText>
        </w:r>
      </w:del>
      <w:r w:rsidR="00F36DE7">
        <w:t xml:space="preserve">trials </w:t>
      </w:r>
      <w:commentRangeStart w:id="56"/>
      <w:ins w:id="57" w:author="ruth" w:date="2019-08-13T10:06:00Z">
        <w:r w:rsidR="006F22B4">
          <w:t>each</w:t>
        </w:r>
      </w:ins>
      <w:commentRangeEnd w:id="56"/>
      <w:ins w:id="58" w:author="ruth" w:date="2019-08-13T10:07:00Z">
        <w:r w:rsidR="006F22B4">
          <w:rPr>
            <w:rStyle w:val="CommentReference"/>
          </w:rPr>
          <w:commentReference w:id="56"/>
        </w:r>
      </w:ins>
      <w:ins w:id="59" w:author="ruth" w:date="2019-08-13T10:08:00Z">
        <w:r w:rsidR="006F22B4">
          <w:t>)</w:t>
        </w:r>
      </w:ins>
      <w:ins w:id="60" w:author="ruth" w:date="2019-08-13T10:07:00Z">
        <w:r w:rsidR="006F22B4">
          <w:t>,</w:t>
        </w:r>
      </w:ins>
      <w:ins w:id="61" w:author="ruth" w:date="2019-08-13T10:06:00Z">
        <w:r w:rsidR="006F22B4">
          <w:t xml:space="preserve"> </w:t>
        </w:r>
      </w:ins>
      <w:ins w:id="62" w:author="ruth" w:date="2019-08-13T10:07:00Z">
        <w:r w:rsidR="006F22B4">
          <w:t xml:space="preserve">which were </w:t>
        </w:r>
      </w:ins>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w:t>
      </w:r>
      <w:ins w:id="63" w:author="ruth" w:date="2019-08-13T10:09:00Z">
        <w:r w:rsidR="00A60775">
          <w:t>while</w:t>
        </w:r>
      </w:ins>
      <w:del w:id="64" w:author="ruth" w:date="2019-08-13T10:09:00Z">
        <w:r w:rsidR="001057D1" w:rsidDel="00A60775">
          <w:delText>and</w:delText>
        </w:r>
      </w:del>
      <w:r w:rsidR="001057D1">
        <w:t xml:space="preserve"> 60 trials contained</w:t>
      </w:r>
      <w:r w:rsidR="007A48DF">
        <w:t xml:space="preserve"> </w:t>
      </w:r>
      <w:r w:rsidR="001057D1">
        <w:t>one, two, or three dot motions (</w:t>
      </w:r>
      <w:commentRangeStart w:id="65"/>
      <w:r w:rsidR="001057D1">
        <w:t>120 motions in total</w:t>
      </w:r>
      <w:commentRangeEnd w:id="65"/>
      <w:r w:rsidR="004A2328">
        <w:rPr>
          <w:rStyle w:val="CommentReference"/>
        </w:rPr>
        <w:commentReference w:id="65"/>
      </w:r>
      <w:r w:rsidR="001057D1">
        <w:t xml:space="preserve">). </w:t>
      </w:r>
      <w:r w:rsidR="00990174">
        <w:t xml:space="preserve">During baseline, participants </w:t>
      </w:r>
      <w:r w:rsidR="00D46DE5">
        <w:t>did the coherent motion</w:t>
      </w:r>
      <w:r w:rsidR="00990174">
        <w:t xml:space="preserve"> </w:t>
      </w:r>
      <w:r w:rsidR="00D46DE5">
        <w:t xml:space="preserve">detection </w:t>
      </w:r>
      <w:r w:rsidR="00990174">
        <w:t>task</w:t>
      </w:r>
      <w:r w:rsidR="00D46DE5">
        <w:t xml:space="preserve">, as described </w:t>
      </w:r>
      <w:del w:id="66" w:author="Ruth Krebs" w:date="2019-08-13T14:43:00Z">
        <w:r w:rsidR="00D46DE5" w:rsidDel="001C7137">
          <w:delText xml:space="preserve">here </w:delText>
        </w:r>
      </w:del>
      <w:r w:rsidR="00D46DE5">
        <w:t>above</w:t>
      </w:r>
      <w:r w:rsidR="00990174">
        <w:t xml:space="preserve">. In the </w:t>
      </w:r>
      <w:r w:rsidR="00C153CF">
        <w:t>training</w:t>
      </w:r>
      <w:r w:rsidR="00990174" w:rsidDel="00BA1868">
        <w:t xml:space="preserve"> </w:t>
      </w:r>
      <w:r w:rsidR="00990174">
        <w:t xml:space="preserve">phase, the task was identical but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ins w:id="67" w:author="ruth" w:date="2019-08-13T10:11:00Z">
        <w:r w:rsidR="004A2328">
          <w:t xml:space="preserve">motion </w:t>
        </w:r>
      </w:ins>
      <w:r w:rsidR="00A37165">
        <w:t>detection</w:t>
      </w:r>
      <w:r w:rsidR="00FF4565">
        <w:t xml:space="preserve">. </w:t>
      </w:r>
      <w:r w:rsidR="00990174">
        <w:t xml:space="preserve">The mapping between color and </w:t>
      </w:r>
      <w:ins w:id="68" w:author="ruth" w:date="2019-08-13T10:11:00Z">
        <w:r w:rsidR="004A2328">
          <w:t xml:space="preserve">reward </w:t>
        </w:r>
      </w:ins>
      <w:r w:rsidR="004A31AE">
        <w:t>value</w:t>
      </w:r>
      <w:r w:rsidR="00990174">
        <w:t xml:space="preserve">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w:t>
      </w:r>
      <w:commentRangeStart w:id="69"/>
      <w:r w:rsidR="00FF4565">
        <w:t xml:space="preserve">correct tone </w:t>
      </w:r>
      <w:commentRangeEnd w:id="69"/>
      <w:r w:rsidR="004A2328">
        <w:rPr>
          <w:rStyle w:val="CommentReference"/>
        </w:rPr>
        <w:commentReference w:id="69"/>
      </w:r>
      <w:r w:rsidR="00FF4565">
        <w:t xml:space="preserve">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w:t>
      </w:r>
      <w:ins w:id="70" w:author="ruth" w:date="2019-08-13T10:14:00Z">
        <w:r w:rsidR="004A2328">
          <w:t>received</w:t>
        </w:r>
      </w:ins>
      <w:del w:id="71" w:author="ruth" w:date="2019-08-13T10:14:00Z">
        <w:r w:rsidR="002749F6" w:rsidDel="004A2328">
          <w:delText>got</w:delText>
        </w:r>
      </w:del>
      <w:r w:rsidR="002749F6">
        <w:t xml:space="preserve"> feedback </w:t>
      </w:r>
      <w:ins w:id="72" w:author="ruth" w:date="2019-08-13T10:14:00Z">
        <w:r w:rsidR="004A2328">
          <w:t>regarding</w:t>
        </w:r>
      </w:ins>
      <w:del w:id="73" w:author="ruth" w:date="2019-08-13T10:14:00Z">
        <w:r w:rsidR="002749F6" w:rsidDel="004A2328">
          <w:delText>on</w:delText>
        </w:r>
      </w:del>
      <w:r w:rsidR="002749F6">
        <w:t xml:space="preserve"> both their performance and the amount of </w:t>
      </w:r>
      <w:del w:id="74" w:author="ruth" w:date="2019-08-13T10:14:00Z">
        <w:r w:rsidR="002749F6" w:rsidDel="004A2328">
          <w:delText>extra money</w:delText>
        </w:r>
      </w:del>
      <w:ins w:id="75" w:author="ruth" w:date="2019-08-13T10:14:00Z">
        <w:r w:rsidR="004A2328">
          <w:t>reward</w:t>
        </w:r>
      </w:ins>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del w:id="76" w:author="ruth" w:date="2019-08-13T10:14:00Z">
        <w:r w:rsidR="002749F6" w:rsidDel="004A2328">
          <w:delText xml:space="preserve">whole </w:delText>
        </w:r>
      </w:del>
      <w:ins w:id="77" w:author="ruth" w:date="2019-08-13T10:14:00Z">
        <w:r w:rsidR="004A2328">
          <w:t xml:space="preserve">entire </w:t>
        </w:r>
      </w:ins>
      <w:r w:rsidR="002749F6">
        <w:t xml:space="preserve">task lasted for </w:t>
      </w:r>
      <w:r w:rsidR="002749F6" w:rsidRPr="00FC3F13">
        <w:t>approximately 50 minutes</w:t>
      </w:r>
      <w:r w:rsidR="002749F6">
        <w:t xml:space="preserve">, </w:t>
      </w:r>
      <w:r w:rsidR="00EA6799">
        <w:t>including</w:t>
      </w:r>
      <w:r w:rsidR="002749F6">
        <w:t xml:space="preserve"> </w:t>
      </w:r>
      <w:commentRangeStart w:id="78"/>
      <w:r w:rsidR="002749F6">
        <w:t xml:space="preserve">a </w:t>
      </w:r>
      <w:r w:rsidR="00EA6799">
        <w:t>short</w:t>
      </w:r>
      <w:r w:rsidR="002749F6">
        <w:t xml:space="preserve"> break </w:t>
      </w:r>
      <w:commentRangeEnd w:id="78"/>
      <w:r w:rsidR="004A2328">
        <w:rPr>
          <w:rStyle w:val="CommentReference"/>
        </w:rPr>
        <w:commentReference w:id="78"/>
      </w:r>
      <w:r w:rsidR="002749F6">
        <w:t xml:space="preserve">in between blocks. After completing the task, participants filled in two questionnaires aimed at assessing </w:t>
      </w:r>
      <w:del w:id="79" w:author="ruth" w:date="2019-08-13T10:15:00Z">
        <w:r w:rsidR="002749F6" w:rsidDel="00B57A4A">
          <w:delText xml:space="preserve">their </w:delText>
        </w:r>
      </w:del>
      <w:r w:rsidR="002749F6">
        <w:t xml:space="preserve">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w:lastRenderedPageBreak/>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765550"/>
                <wp:effectExtent l="0" t="0" r="8890" b="6350"/>
                <wp:wrapTopAndBottom/>
                <wp:docPr id="24" name="Group 24"/>
                <wp:cNvGraphicFramePr/>
                <a:graphic xmlns:a="http://schemas.openxmlformats.org/drawingml/2006/main">
                  <a:graphicData uri="http://schemas.microsoft.com/office/word/2010/wordprocessingGroup">
                    <wpg:wgp>
                      <wpg:cNvGrpSpPr/>
                      <wpg:grpSpPr>
                        <a:xfrm>
                          <a:off x="0" y="0"/>
                          <a:ext cx="5972810" cy="3765550"/>
                          <a:chOff x="0" y="0"/>
                          <a:chExt cx="5972810" cy="3765550"/>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612900"/>
                          </a:xfrm>
                          <a:prstGeom prst="rect">
                            <a:avLst/>
                          </a:prstGeom>
                          <a:solidFill>
                            <a:prstClr val="white"/>
                          </a:solidFill>
                          <a:ln>
                            <a:noFill/>
                          </a:ln>
                        </wps:spPr>
                        <wps:txbx>
                          <w:txbxContent>
                            <w:p w14:paraId="1AB2E586" w14:textId="64825955" w:rsidR="004A2328" w:rsidRPr="005D695E" w:rsidRDefault="004A2328"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they had to press the response button. In that case they would hear the auditory feedback signaling the correct detection of the motions.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296.5pt;z-index:251676672" coordsize="59728,37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&#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5+9K7OAAAAAJAQAADwAAAGRycy9k&#10;b3ducmV2LnhtbEyPQUvDQBSE74L/YXmCN7vZJq0asymlqKdSsBXE22vymoRm34bsNkn/vetJj8MM&#10;M99kq8m0YqDeNZY1qFkEgriwZcOVhs/D28MTCOeRS2wtk4YrOVjltzcZpqUd+YOGva9EKGGXooba&#10;+y6V0hU1GXQz2xEH72R7gz7IvpJlj2MoN62cR9FSGmw4LNTY0aam4ry/GA3vI47rWL0O2/Npc/0+&#10;LHZfW0Va399N6xcQnib/F4Zf/IAOeWA62guXTrRBJyokNcQqBhH850XyCOKoYTlPYp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DMkV7qQDAACdCAAADgAAAAAAAAAAAAAA&#10;AAA6AgAAZHJzL2Uyb0RvYy54bWxQSwECLQAUAAYACAAAACEAqiYOvrwAAAAhAQAAGQAAAAAAAAAA&#10;AAAAAAAKBgAAZHJzL19yZWxzL2Uyb0RvYy54bWwucmVsc1BLAQItABQABgAIAAAAIQDn70rs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6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4825955" w:rsidR="004A2328" w:rsidRPr="005D695E" w:rsidRDefault="004A2328"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they had to press the response button. In that case they would hear the auditory feedback signaling the correct detection of the motions.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w:t>
      </w:r>
      <w:r w:rsidRPr="002006AF">
        <w:rPr>
          <w:szCs w:val="24"/>
        </w:rPr>
        <w:lastRenderedPageBreak/>
        <w:t xml:space="preserve">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w:t>
      </w:r>
      <w:r w:rsidRPr="00D92BFE">
        <w:rPr>
          <w:rFonts w:eastAsia="Times New Roman"/>
          <w:szCs w:val="24"/>
        </w:rPr>
        <w:lastRenderedPageBreak/>
        <w:t xml:space="preserve">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450DDCD4"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value</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lastRenderedPageBreak/>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66D40976" w:rsidR="00476F36" w:rsidRDefault="00476F36" w:rsidP="00476F36">
      <w:pPr>
        <w:spacing w:line="480" w:lineRule="auto"/>
        <w:ind w:firstLine="284"/>
        <w:jc w:val="both"/>
      </w:pPr>
      <w:r>
        <w:t>We fitted three models to predict sensitivity (d`)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w:t>
      </w:r>
      <w:r>
        <w:lastRenderedPageBreak/>
        <w:t xml:space="preserve">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value, we fitted the </w:t>
      </w:r>
      <w:r w:rsidRPr="000C2FCF">
        <w:rPr>
          <w:i/>
        </w:rPr>
        <w:t xml:space="preserve">Reward phase * </w:t>
      </w:r>
      <w:r>
        <w:rPr>
          <w:i/>
        </w:rPr>
        <w:t>Value</w:t>
      </w:r>
      <w:r w:rsidRPr="000C2FCF">
        <w:t xml:space="preserve"> 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xml:space="preserve">. Note that there are two additional models that, although possible to fit, are not plausible in the context of our experiment. Specifically, the model </w:t>
      </w:r>
      <w:del w:id="80" w:author="ruth" w:date="2019-08-13T10:16:00Z">
        <w:r w:rsidDel="001666D1">
          <w:delText xml:space="preserve">with </w:delText>
        </w:r>
      </w:del>
      <w:ins w:id="81" w:author="ruth" w:date="2019-08-13T10:16:00Z">
        <w:r w:rsidR="001666D1">
          <w:t xml:space="preserve">including </w:t>
        </w:r>
      </w:ins>
      <w:r>
        <w:t>only the effect of value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33CD350B"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 xml:space="preserve">Null </w:t>
      </w:r>
      <w:r w:rsidRPr="004D7EBB">
        <w:rPr>
          <w:i/>
        </w:rPr>
        <w:lastRenderedPageBreak/>
        <w:t>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Pr>
          <w:i/>
        </w:rPr>
        <w:t>Value</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value and phase, their interaction, and the independent effect of attention. The last model was the </w:t>
      </w:r>
      <w:r>
        <w:rPr>
          <w:i/>
        </w:rPr>
        <w:t>Value</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3). In addition, the models with slopes included a Gaussian distribution as the prior for the slopes (centered at 0 with a standard deviation of 3). These weakly informative priors were chosen based on the previous study with the same task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Pr>
          <w:noProof/>
        </w:rPr>
        <w:t>(</w:t>
      </w:r>
      <w:r w:rsidRPr="00D20B67">
        <w:rPr>
          <w:noProof/>
        </w:rPr>
        <w:t>Andersen &amp; Müller, 2010)</w:t>
      </w:r>
      <w:r>
        <w:fldChar w:fldCharType="end"/>
      </w:r>
      <w:r>
        <w:t>. As was the case for the behavioral data, several models were not fitted because they were not plausible in the context of our experiment (e.g., the models that include both reward phase and probability, but not their interaction).</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p>
    <w:p w14:paraId="2E9CB975" w14:textId="77777777" w:rsidR="00781FC8" w:rsidRPr="00781FC8" w:rsidRDefault="00781FC8" w:rsidP="00781FC8"/>
    <w:p w14:paraId="3C6DA101" w14:textId="141B210F"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4A31AE">
        <w:rPr>
          <w:i/>
        </w:rPr>
        <w:t>Value</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476F36">
        <w:t>value</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r w:rsidR="003B33DC">
        <w:t xml:space="preserve">high </w:t>
      </w:r>
      <w:r w:rsidR="00476F36">
        <w:t>value</w:t>
      </w:r>
      <w:r w:rsidR="003B33DC">
        <w:t xml:space="preserve"> </w:t>
      </w:r>
      <w:r w:rsidR="00476F36">
        <w:t xml:space="preserve">color </w:t>
      </w:r>
      <w:r w:rsidR="003B33DC">
        <w:t>(</w:t>
      </w:r>
      <w:r w:rsidR="003B33DC">
        <w:rPr>
          <w:i/>
        </w:rPr>
        <w:t xml:space="preserve">M = </w:t>
      </w:r>
      <w:r w:rsidR="005779C0">
        <w:t>0.04</w:t>
      </w:r>
      <w:r w:rsidR="003B33DC">
        <w:t>; 95% HDI [</w:t>
      </w:r>
      <w:r w:rsidR="005779C0">
        <w:t>-</w:t>
      </w:r>
      <w:r w:rsidR="005779C0">
        <w:lastRenderedPageBreak/>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4A31AE">
        <w:t>value</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2234A5">
        <w:t xml:space="preserve">value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w:t>
      </w:r>
      <w:r w:rsidR="00EC01A6">
        <w:t xml:space="preserve">relative to the high </w:t>
      </w:r>
      <w:r w:rsidR="002234A5">
        <w:t>value</w:t>
      </w:r>
      <w:r w:rsidR="00575829">
        <w:t xml:space="preserve">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3CB1F6D9" w:rsidR="00F21309" w:rsidRDefault="00705D83" w:rsidP="004A31AE">
            <w:r>
              <w:t>Reward phase *</w:t>
            </w:r>
            <w:r w:rsidR="00FE683F">
              <w:t xml:space="preserve"> </w:t>
            </w:r>
            <w:r w:rsidR="004A31AE">
              <w:t>Value</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AF3AC76" w:rsidR="00876BCA" w:rsidRDefault="00705D83" w:rsidP="004A31AE">
            <w:r>
              <w:t>Reward phase *</w:t>
            </w:r>
            <w:r w:rsidR="00FE683F">
              <w:t xml:space="preserve"> </w:t>
            </w:r>
            <w:r w:rsidR="004A31AE">
              <w:t>Value</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9"/>
        <w:gridCol w:w="2159"/>
        <w:gridCol w:w="2355"/>
        <w:gridCol w:w="3096"/>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69005CB0" w:rsidR="007F6AA7" w:rsidRDefault="004A31AE" w:rsidP="00C11E13">
            <w:r>
              <w:t>Value</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lastRenderedPageBreak/>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68F729AF" w:rsidR="004A2328" w:rsidRDefault="004A2328"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value on trials in which it acts as target or distractor. </w:t>
                              </w:r>
                              <w:r>
                                <w:rPr>
                                  <w:b/>
                                  <w:sz w:val="20"/>
                                </w:rPr>
                                <w:t>D)</w:t>
                              </w:r>
                              <w:r>
                                <w:rPr>
                                  <w:sz w:val="20"/>
                                </w:rPr>
                                <w:t xml:space="preserve"> SSVEP amplitudes for the color linked to low value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68F729AF" w:rsidR="004A2328" w:rsidRDefault="004A2328"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Reaction times (</w:t>
                        </w:r>
                        <w:proofErr w:type="spellStart"/>
                        <w:r>
                          <w:rPr>
                            <w:sz w:val="20"/>
                          </w:rPr>
                          <w:t>ms</w:t>
                        </w:r>
                        <w:proofErr w:type="spellEnd"/>
                        <w:r>
                          <w:rPr>
                            <w:sz w:val="20"/>
                          </w:rPr>
                          <w:t xml:space="preserve">) </w:t>
                        </w:r>
                        <w:r>
                          <w:rPr>
                            <w:b/>
                            <w:sz w:val="20"/>
                          </w:rPr>
                          <w:t>C)</w:t>
                        </w:r>
                        <w:r>
                          <w:rPr>
                            <w:sz w:val="20"/>
                          </w:rPr>
                          <w:t xml:space="preserve"> SSVEP amplitudes (arbitrary units) in response to the color related to high value on trials in which it acts as target or distractor. </w:t>
                        </w:r>
                        <w:r>
                          <w:rPr>
                            <w:b/>
                            <w:sz w:val="20"/>
                          </w:rPr>
                          <w:t>D)</w:t>
                        </w:r>
                        <w:r>
                          <w:rPr>
                            <w:sz w:val="20"/>
                          </w:rPr>
                          <w:t xml:space="preserve"> SSVEP amplitudes for the color linked to low value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lastRenderedPageBreak/>
        <w:t>Reaction times</w:t>
      </w:r>
    </w:p>
    <w:p w14:paraId="7AAAB782" w14:textId="77777777" w:rsidR="00781FC8" w:rsidRPr="00781FC8" w:rsidRDefault="00781FC8" w:rsidP="00781FC8"/>
    <w:p w14:paraId="6A363A93" w14:textId="03FC2051"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4A31AE">
        <w:rPr>
          <w:i/>
        </w:rPr>
        <w:t>Value</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DC6F05">
        <w:t>value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value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for the high value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for the low value</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for high than low value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4A2328" w:rsidRDefault="004A2328"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4A2328" w:rsidRDefault="004A2328"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150976CE" w:rsidR="00E1045E" w:rsidRDefault="004269CE" w:rsidP="00A02266">
      <w:pPr>
        <w:spacing w:line="480" w:lineRule="auto"/>
        <w:ind w:firstLine="284"/>
        <w:jc w:val="both"/>
      </w:pPr>
      <w:r>
        <w:t xml:space="preserve">The </w:t>
      </w:r>
      <w:r w:rsidR="004A31AE">
        <w:rPr>
          <w:i/>
        </w:rPr>
        <w:t>Value</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4A31AE">
        <w:rPr>
          <w:i/>
        </w:rPr>
        <w:t>Value</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lastRenderedPageBreak/>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4DA2F605" w:rsidR="002C1EF1" w:rsidRDefault="004A31AE" w:rsidP="002C1EF1">
            <w:r>
              <w:t>Value</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223E28F1" w:rsidR="002C1EF1" w:rsidRDefault="002C1EF1" w:rsidP="004A31AE">
            <w:r>
              <w:t xml:space="preserve">Reward phase * </w:t>
            </w:r>
            <w:r w:rsidR="004A31AE">
              <w:t>Value</w:t>
            </w:r>
            <w:r>
              <w:t xml:space="preserve">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lastRenderedPageBreak/>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7777777" w:rsidR="00C202A7" w:rsidRPr="007F6AA7" w:rsidRDefault="00C202A7" w:rsidP="00C202A7">
            <w:r>
              <w:t>Value</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77777777" w:rsidR="00C202A7" w:rsidRDefault="00C202A7" w:rsidP="00C202A7">
            <w:r>
              <w:t>Target</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7777777" w:rsidR="00C202A7" w:rsidRDefault="00C202A7" w:rsidP="00C202A7">
            <w:r>
              <w:t>Target</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77777777" w:rsidR="00C202A7" w:rsidRDefault="00C202A7" w:rsidP="00C202A7">
            <w:r>
              <w:t>Target</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77777777" w:rsidR="00C202A7" w:rsidRDefault="00C202A7" w:rsidP="00C202A7">
            <w:r>
              <w:t>Target</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77777777" w:rsidR="00C202A7" w:rsidRDefault="00C202A7" w:rsidP="00C202A7">
            <w:r>
              <w:t>Target</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77777777" w:rsidR="00C202A7" w:rsidRDefault="00C202A7" w:rsidP="00C202A7">
            <w:r>
              <w:t>Target</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77777777" w:rsidR="00C202A7" w:rsidRDefault="00C202A7" w:rsidP="00C202A7">
            <w:r w:rsidRPr="003D6048">
              <w:t>0.9</w:t>
            </w:r>
            <w:r>
              <w:t>0</w:t>
            </w:r>
            <w:r w:rsidRPr="003D6048">
              <w:t xml:space="preserve"> [0.84</w:t>
            </w:r>
            <w:r>
              <w:t>,</w:t>
            </w:r>
            <w:r w:rsidRPr="003D6048">
              <w:t xml:space="preserve"> 0.96]</w:t>
            </w:r>
          </w:p>
        </w:tc>
      </w:tr>
      <w:tr w:rsidR="00C202A7" w14:paraId="160DFC5C" w14:textId="77777777" w:rsidTr="00C202A7">
        <w:trPr>
          <w:trHeight w:val="417"/>
        </w:trPr>
        <w:tc>
          <w:tcPr>
            <w:tcW w:w="2132" w:type="dxa"/>
            <w:vAlign w:val="center"/>
          </w:tcPr>
          <w:p w14:paraId="2DA10150" w14:textId="77777777" w:rsidR="00C202A7" w:rsidRDefault="00C202A7" w:rsidP="00C202A7">
            <w:r>
              <w:t>Distractor</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77777777" w:rsidR="00C202A7" w:rsidRDefault="00C202A7" w:rsidP="00C202A7">
            <w:r>
              <w:t>Distractor</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7777777" w:rsidR="00C202A7" w:rsidRDefault="00C202A7" w:rsidP="00C202A7">
            <w:r>
              <w:t>Distractor</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77777777" w:rsidR="00C202A7" w:rsidRDefault="00C202A7" w:rsidP="00C202A7">
            <w:r>
              <w:t>Distractor</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77777777" w:rsidR="00C202A7" w:rsidRDefault="00C202A7" w:rsidP="00C202A7">
            <w:r>
              <w:t>Distractor</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77777777" w:rsidR="00C202A7" w:rsidRDefault="00C202A7" w:rsidP="00C202A7">
            <w:r>
              <w:t>Distractor</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789C07D3" w:rsidR="001B5474" w:rsidRDefault="001B5474" w:rsidP="00750818">
      <w:pPr>
        <w:spacing w:line="480" w:lineRule="auto"/>
        <w:ind w:firstLine="284"/>
        <w:jc w:val="both"/>
      </w:pPr>
      <w:r>
        <w:t xml:space="preserve">The winning model also included the interaction between reward phase and </w:t>
      </w:r>
      <w:r w:rsidR="004A31AE">
        <w:t>value</w:t>
      </w:r>
      <w:r>
        <w:t xml:space="preserve">, but this interaction remained the same for both targets and distractors. The SSVEP amplitudes were higher in the training phase than in the baseline for the high </w:t>
      </w:r>
      <w:r w:rsidR="006C4F1A">
        <w:t>value color</w:t>
      </w:r>
      <w:r>
        <w:t xml:space="preserve"> (</w:t>
      </w:r>
      <w:r w:rsidR="00BC5BE1">
        <w:rPr>
          <w:i/>
        </w:rPr>
        <w:t xml:space="preserve">M = </w:t>
      </w:r>
      <w:r w:rsidR="00BC5BE1">
        <w:t>0.04; 95% HDI [-0.01, 0.09</w:t>
      </w:r>
      <w:r>
        <w:t xml:space="preserve">]; ER = 15.13), both when it acted as a target and as a distractor. However, </w:t>
      </w:r>
      <w:r w:rsidR="00B70234">
        <w:t xml:space="preserve">there was no evidence of difference for the change in the SSVEP amplitudes from baseline to training for the low </w:t>
      </w:r>
      <w:r w:rsidR="006C4F1A">
        <w:t>value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6C4F1A">
        <w:t>value color</w:t>
      </w:r>
      <w:r w:rsidR="00F9066F">
        <w:t xml:space="preserve"> were reduced (</w:t>
      </w:r>
      <w:r w:rsidR="00F9066F">
        <w:rPr>
          <w:i/>
        </w:rPr>
        <w:t>M = -</w:t>
      </w:r>
      <w:r w:rsidR="00492EA8">
        <w:t>0.03</w:t>
      </w:r>
      <w:r w:rsidR="00F9066F">
        <w:t xml:space="preserve">; 95% HDI [-0.06, 0.04]; ER = 15.66), while the amplitudes of the low </w:t>
      </w:r>
      <w:r w:rsidR="006C4F1A">
        <w:t>value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To summarize, the amount of attention allocated toward the high </w:t>
      </w:r>
      <w:r w:rsidR="006C4F1A">
        <w:t>value color</w:t>
      </w:r>
      <w:r w:rsidR="00F9066F">
        <w:t xml:space="preserve"> increased in </w:t>
      </w:r>
      <w:r w:rsidR="00F9066F">
        <w:lastRenderedPageBreak/>
        <w:t>the phase in which participants could earn monetary rewards</w:t>
      </w:r>
      <w:r w:rsidR="00BC5BE1">
        <w:t xml:space="preserve">, irrespective of whether that color acted as a target or a distractor. Further, the amount of attention allocated toward the high value color </w:t>
      </w:r>
      <w:r w:rsidR="00F9066F">
        <w:t xml:space="preserve">went back to the baseline level </w:t>
      </w:r>
      <w:r w:rsidR="00BC5BE1">
        <w:t>when</w:t>
      </w:r>
      <w:r w:rsidR="00F9066F">
        <w:t xml:space="preserve"> no more rewards could be earned. </w:t>
      </w:r>
      <w:r w:rsidR="00BC5BE1">
        <w:t>Finally</w:t>
      </w:r>
      <w:r w:rsidR="00F9066F">
        <w:t xml:space="preserve">, the amount of attention allocated toward the low </w:t>
      </w:r>
      <w:r w:rsidR="006C4F1A">
        <w:t>value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54D29C94"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r w:rsidR="002234A5">
        <w:t>coherent motion detection task</w:t>
      </w:r>
      <w:r w:rsidR="00004DEF">
        <w:t>. Further, dots linked to high</w:t>
      </w:r>
      <w:r w:rsidR="006766E6">
        <w:t>er</w:t>
      </w:r>
      <w:r w:rsidR="00004DEF">
        <w:t xml:space="preserve"> </w:t>
      </w:r>
      <w:r w:rsidR="004A31AE">
        <w:t>value</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w:t>
      </w:r>
      <w:r w:rsidR="006C4F1A">
        <w:t>value color</w:t>
      </w:r>
      <w:r w:rsidR="00004DEF">
        <w:t xml:space="preserve"> was </w:t>
      </w:r>
      <w:r w:rsidR="006766E6">
        <w:t>a</w:t>
      </w:r>
      <w:r w:rsidR="00004DEF">
        <w:t xml:space="preserve"> target and </w:t>
      </w:r>
      <w:r w:rsidR="006766E6">
        <w:t>a</w:t>
      </w:r>
      <w:r w:rsidR="00004DEF">
        <w:t xml:space="preserve"> distractor. When rewards were no longer ava</w:t>
      </w:r>
      <w:r w:rsidR="0022375B">
        <w:t>ilable</w:t>
      </w:r>
      <w:r w:rsidR="005205F7">
        <w:t>,</w:t>
      </w:r>
      <w:r w:rsidR="0022375B">
        <w:t xml:space="preserve"> the amount of attention</w:t>
      </w:r>
      <w:r w:rsidR="006766E6">
        <w:t xml:space="preserve"> </w:t>
      </w:r>
      <w:del w:id="82" w:author="ruth" w:date="2019-08-13T10:19:00Z">
        <w:r w:rsidR="006766E6" w:rsidDel="001666D1">
          <w:delText>went back</w:delText>
        </w:r>
      </w:del>
      <w:ins w:id="83" w:author="ruth" w:date="2019-08-13T10:19:00Z">
        <w:r w:rsidR="001666D1">
          <w:t>returned</w:t>
        </w:r>
      </w:ins>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s of high value targets</w:t>
      </w:r>
      <w:r w:rsidR="00004DEF">
        <w:t xml:space="preserve">. These findings have several important implications for understanding the relationship between </w:t>
      </w:r>
      <w:r w:rsidR="000B5DF3">
        <w:t>motivation</w:t>
      </w:r>
      <w:r w:rsidR="00004DEF">
        <w:t xml:space="preserve"> and goal-directed attention. </w:t>
      </w:r>
    </w:p>
    <w:p w14:paraId="25DDDD9D" w14:textId="3F15652A"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r w:rsidR="005205F7">
        <w:t xml:space="preserve">Our </w:t>
      </w:r>
      <w:r w:rsidR="0087663C">
        <w:t>results are also</w:t>
      </w:r>
      <w:r w:rsidR="003E1103">
        <w:t xml:space="preserve"> compatible with </w:t>
      </w:r>
      <w:del w:id="84" w:author="ruth" w:date="2019-08-13T10:20:00Z">
        <w:r w:rsidR="003E1103" w:rsidDel="001666D1">
          <w:delText xml:space="preserve">a </w:delText>
        </w:r>
      </w:del>
      <w:r w:rsidR="003E1103">
        <w:t>value</w:t>
      </w:r>
      <w:ins w:id="85" w:author="ruth" w:date="2019-08-12T13:25:00Z">
        <w:r w:rsidR="00AC4987">
          <w:t>-</w:t>
        </w:r>
      </w:ins>
      <w:del w:id="86" w:author="ruth" w:date="2019-08-12T13:25:00Z">
        <w:r w:rsidR="003E1103" w:rsidDel="00AC4987">
          <w:delText xml:space="preserve"> </w:delText>
        </w:r>
      </w:del>
      <w:r w:rsidR="003E1103">
        <w:t>based attention</w:t>
      </w:r>
      <w:ins w:id="87" w:author="ruth" w:date="2019-08-13T10:20:00Z">
        <w:r w:rsidR="001666D1">
          <w:t>al</w:t>
        </w:r>
      </w:ins>
      <w:r w:rsidR="003E1103">
        <w:t xml:space="preserve"> capture, which </w:t>
      </w:r>
      <w:ins w:id="88" w:author="ruth" w:date="2019-08-13T10:20:00Z">
        <w:r w:rsidR="001666D1">
          <w:t>h</w:t>
        </w:r>
      </w:ins>
      <w:del w:id="89" w:author="ruth" w:date="2019-08-13T10:20:00Z">
        <w:r w:rsidR="003E1103" w:rsidDel="001666D1">
          <w:delText>w</w:delText>
        </w:r>
      </w:del>
      <w:r w:rsidR="003E1103">
        <w:t xml:space="preserve">as usually </w:t>
      </w:r>
      <w:ins w:id="90" w:author="ruth" w:date="2019-08-13T10:20:00Z">
        <w:r w:rsidR="001666D1">
          <w:t>been observed as</w:t>
        </w:r>
      </w:ins>
      <w:del w:id="91" w:author="ruth" w:date="2019-08-13T10:20:00Z">
        <w:r w:rsidR="003E1103" w:rsidDel="001666D1">
          <w:delText>demonstrated</w:delText>
        </w:r>
      </w:del>
      <w:del w:id="92" w:author="ruth" w:date="2019-08-12T13:24:00Z">
        <w:r w:rsidR="003E1103" w:rsidDel="00AC4987">
          <w:delText xml:space="preserve"> </w:delText>
        </w:r>
      </w:del>
      <w:del w:id="93" w:author="ruth" w:date="2019-08-13T10:20:00Z">
        <w:r w:rsidR="0087663C" w:rsidDel="001666D1">
          <w:delText xml:space="preserve"> </w:delText>
        </w:r>
        <w:r w:rsidR="003E1103" w:rsidDel="001666D1">
          <w:delText>by</w:delText>
        </w:r>
      </w:del>
      <w:del w:id="94" w:author="ruth" w:date="2019-08-13T10:21:00Z">
        <w:r w:rsidR="003E1103" w:rsidDel="001666D1">
          <w:delText xml:space="preserve"> the</w:delText>
        </w:r>
      </w:del>
      <w:ins w:id="95" w:author="ruth" w:date="2019-08-13T10:21:00Z">
        <w:r w:rsidR="001666D1">
          <w:t xml:space="preserve"> a</w:t>
        </w:r>
      </w:ins>
      <w:r w:rsidR="003E1103">
        <w:t xml:space="preserve"> pervasive and lingering effect of previously learned </w:t>
      </w:r>
      <w:r>
        <w:t>reward associations on attention</w:t>
      </w:r>
      <w:r w:rsidR="003E1103">
        <w:t xml:space="preserve"> allocation, even though these associations </w:t>
      </w:r>
      <w:del w:id="96" w:author="ruth" w:date="2019-08-13T10:21:00Z">
        <w:r w:rsidR="003E1103" w:rsidDel="001666D1">
          <w:delText xml:space="preserve">are </w:delText>
        </w:r>
      </w:del>
      <w:ins w:id="97" w:author="ruth" w:date="2019-08-13T10:21:00Z">
        <w:r w:rsidR="001666D1">
          <w:t xml:space="preserve">were </w:t>
        </w:r>
      </w:ins>
      <w:r w:rsidR="003E1103">
        <w:t>no longer task relevant (Anderson, 2016)</w:t>
      </w:r>
      <w:r>
        <w:t xml:space="preserve">. </w:t>
      </w:r>
      <w:r w:rsidR="003E1103">
        <w:t>More specifically, s</w:t>
      </w:r>
      <w:r w:rsidR="0087663C">
        <w:t>uch</w:t>
      </w:r>
      <w:r>
        <w:t xml:space="preserve"> studies typically f</w:t>
      </w:r>
      <w:r w:rsidR="005205F7">
        <w:t>ou</w:t>
      </w:r>
      <w:r>
        <w:t xml:space="preserve">nd that stimuli previously related to high rewards </w:t>
      </w:r>
      <w:r>
        <w:lastRenderedPageBreak/>
        <w:t xml:space="preserve">involuntarily capture attention, which is 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w:t>
      </w:r>
      <w:r w:rsidR="003E1103">
        <w:t>d</w:t>
      </w:r>
      <w:r>
        <w:t xml:space="preserve"> two different tasks </w:t>
      </w:r>
      <w:r w:rsidR="003E1103">
        <w:t>for</w:t>
      </w:r>
      <w:r>
        <w:t xml:space="preserve"> the training and the test phase</w:t>
      </w:r>
      <w:r w:rsidR="003E1103">
        <w:t>s</w:t>
      </w:r>
      <w:r>
        <w:t xml:space="preserve">, here we show </w:t>
      </w:r>
      <w:r w:rsidR="003E1103">
        <w:t>that a similar value</w:t>
      </w:r>
      <w:ins w:id="98" w:author="ruth" w:date="2019-08-12T13:25:00Z">
        <w:r w:rsidR="00AC4987">
          <w:t>-</w:t>
        </w:r>
      </w:ins>
      <w:del w:id="99" w:author="ruth" w:date="2019-08-12T13:25:00Z">
        <w:r w:rsidR="003E1103" w:rsidDel="00AC4987">
          <w:delText xml:space="preserve"> </w:delText>
        </w:r>
      </w:del>
      <w:r w:rsidR="003E1103">
        <w:t>based attention</w:t>
      </w:r>
      <w:ins w:id="100" w:author="ruth" w:date="2019-08-13T10:22:00Z">
        <w:r w:rsidR="001666D1">
          <w:t>al</w:t>
        </w:r>
      </w:ins>
      <w:r w:rsidR="003E1103">
        <w:t xml:space="preserve"> capture effect can be found when task demands remain unchanged across all phases</w:t>
      </w:r>
      <w:r>
        <w:t xml:space="preserve">. </w:t>
      </w:r>
      <w:r w:rsidR="003E1103">
        <w:t>P</w:t>
      </w:r>
      <w:r>
        <w:t xml:space="preserve">articipants were faster to detect </w:t>
      </w:r>
      <w:r w:rsidR="003E1103">
        <w:t>coherent motion</w:t>
      </w:r>
      <w:r>
        <w:t xml:space="preserve"> when </w:t>
      </w:r>
      <w:r w:rsidR="003E1103">
        <w:t>it was embedded in a</w:t>
      </w:r>
      <w:r>
        <w:t xml:space="preserve"> high </w:t>
      </w:r>
      <w:r w:rsidR="009B14C1">
        <w:t>compared to</w:t>
      </w:r>
      <w:r w:rsidR="003B1D72">
        <w:t xml:space="preserve"> low </w:t>
      </w:r>
      <w:r>
        <w:t>reward</w:t>
      </w:r>
      <w:r w:rsidR="003E1103">
        <w:t xml:space="preserve"> RDK</w:t>
      </w:r>
      <w:r>
        <w:t xml:space="preserve">. This difference was </w:t>
      </w:r>
      <w:r w:rsidR="003B1D72">
        <w:t xml:space="preserve">clearly </w:t>
      </w:r>
      <w:r>
        <w:t xml:space="preserve">present in the </w:t>
      </w:r>
      <w:r w:rsidR="003B1D72">
        <w:t xml:space="preserve">training </w:t>
      </w:r>
      <w:r>
        <w:t>phase</w:t>
      </w:r>
      <w:r w:rsidR="003B1D72">
        <w:t>, but also in the subsequent test phase where behavior was no longer rewarded</w:t>
      </w:r>
      <w:r>
        <w:t xml:space="preserve">. </w:t>
      </w:r>
      <w:r w:rsidR="00834044">
        <w:t xml:space="preserve">This </w:t>
      </w:r>
      <w:r w:rsidR="003B1D72">
        <w:t xml:space="preserve">observation is compatible with the assumption that </w:t>
      </w:r>
      <w:r w:rsidR="00834044">
        <w:t xml:space="preserve">reward history </w:t>
      </w:r>
      <w:r w:rsidR="003B1D72">
        <w:t xml:space="preserve">can exert long lasting effects </w:t>
      </w:r>
      <w:r w:rsidR="00834044">
        <w:t>on</w:t>
      </w:r>
      <w:r w:rsidR="003B1D72">
        <w:t xml:space="preserve"> the guidance of</w:t>
      </w:r>
      <w:r w:rsidR="00834044">
        <w:t xml:space="preserve"> selective attention, even </w:t>
      </w:r>
      <w:r w:rsidR="003C3BEF">
        <w:t xml:space="preserve">if </w:t>
      </w:r>
      <w:r w:rsidR="00834044">
        <w:t xml:space="preserve">this effect is </w:t>
      </w:r>
      <w:r w:rsidR="003C3BEF">
        <w:t xml:space="preserve">actually unrelated to </w:t>
      </w:r>
      <w:r w:rsidR="00C76847">
        <w:t>the current goals</w:t>
      </w:r>
      <w:r w:rsidR="003C3BEF">
        <w:t xml:space="preserve"> </w:t>
      </w:r>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5144B6F1" w:rsidR="00C75440" w:rsidRDefault="00834044" w:rsidP="00C75440">
      <w:pPr>
        <w:spacing w:line="480" w:lineRule="auto"/>
        <w:ind w:firstLine="720"/>
        <w:jc w:val="both"/>
      </w:pPr>
      <w:r>
        <w:t>At the neural level, w</w:t>
      </w:r>
      <w:r w:rsidR="00C75440">
        <w:t xml:space="preserve">e </w:t>
      </w:r>
      <w:r w:rsidR="003C3BEF">
        <w:t xml:space="preserve">found that </w:t>
      </w:r>
      <w:r w:rsidR="00C75440">
        <w:t xml:space="preserve">the SSVEP </w:t>
      </w:r>
      <w:r w:rsidR="003C3BEF">
        <w:t xml:space="preserve">response provided a valid measure of feature-based attention as its </w:t>
      </w:r>
      <w:r w:rsidR="00C75440">
        <w:t>amplitude</w:t>
      </w:r>
      <w:r w:rsidR="003C3BEF">
        <w:t xml:space="preserve"> was clearly larger for attended (target) compared to unattended (distractor) RDKs, thereby </w:t>
      </w:r>
      <w:r w:rsidR="003D06CF">
        <w:t xml:space="preserve">confirming our prediction and </w:t>
      </w:r>
      <w:r w:rsidR="003C3BEF">
        <w:t xml:space="preserve">replicating previous findings </w:t>
      </w:r>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w:t>
      </w:r>
      <w:r w:rsidR="003C3BEF">
        <w:t xml:space="preserve">This gain control effect was not only confined to the baseline phase (before value was introduced), but clearly visible in all </w:t>
      </w:r>
      <w:r w:rsidR="00C75440">
        <w:t>th</w:t>
      </w:r>
      <w:r w:rsidR="003C3BEF">
        <w:t>re</w:t>
      </w:r>
      <w:r w:rsidR="00C75440">
        <w:t xml:space="preserve">e phases </w:t>
      </w:r>
      <w:r w:rsidR="00850446">
        <w:t>of</w:t>
      </w:r>
      <w:r w:rsidR="00C75440">
        <w:t xml:space="preserve"> the experiment</w:t>
      </w:r>
      <w:r w:rsidR="003C3BEF">
        <w:t>, including training and test</w:t>
      </w:r>
      <w:r w:rsidR="00C75440">
        <w:t xml:space="preserve">. </w:t>
      </w:r>
      <w:r w:rsidR="00850446">
        <w:t>Crucially</w:t>
      </w:r>
      <w:r w:rsidR="003C3BEF">
        <w:t>, t</w:t>
      </w:r>
      <w:r w:rsidR="00C75440">
        <w:t xml:space="preserve">his </w:t>
      </w:r>
      <w:r w:rsidR="00077F5A">
        <w:t>robust</w:t>
      </w:r>
      <w:r w:rsidR="00C75440">
        <w:t xml:space="preserve"> </w:t>
      </w:r>
      <w:r w:rsidR="003C3BEF">
        <w:t xml:space="preserve">attention </w:t>
      </w:r>
      <w:r w:rsidR="00C75440">
        <w:t xml:space="preserve">effect was modulated by </w:t>
      </w:r>
      <w:r w:rsidR="003C3BEF">
        <w:t>value</w:t>
      </w:r>
      <w:r w:rsidR="00C75440">
        <w:t xml:space="preserve">. </w:t>
      </w:r>
      <w:r w:rsidR="00850446">
        <w:t>M</w:t>
      </w:r>
      <w:r w:rsidR="00C75440">
        <w:t>odel comparison</w:t>
      </w:r>
      <w:r w:rsidR="003C3BEF">
        <w:t xml:space="preserve"> showed </w:t>
      </w:r>
      <w:r w:rsidR="00C75440">
        <w:t xml:space="preserve">that the models which </w:t>
      </w:r>
      <w:r w:rsidR="003C3BEF">
        <w:t xml:space="preserve">took </w:t>
      </w:r>
      <w:r w:rsidR="00C75440">
        <w:t xml:space="preserve">into account </w:t>
      </w:r>
      <w:r w:rsidR="003C3BEF">
        <w:t>value</w:t>
      </w:r>
      <w:r w:rsidR="00C75440">
        <w:t xml:space="preserve"> account</w:t>
      </w:r>
      <w:r w:rsidR="003C3BEF">
        <w:t>ed</w:t>
      </w:r>
      <w:r w:rsidR="00C75440">
        <w:t xml:space="preserve"> </w:t>
      </w:r>
      <w:r w:rsidR="0061755A">
        <w:t xml:space="preserve">for </w:t>
      </w:r>
      <w:r w:rsidR="00C75440">
        <w:t xml:space="preserve">the </w:t>
      </w:r>
      <w:r w:rsidR="003C3BEF">
        <w:t xml:space="preserve">SSVEP </w:t>
      </w:r>
      <w:r w:rsidR="00C75440">
        <w:t xml:space="preserve">data </w:t>
      </w:r>
      <w:r w:rsidR="00C76847">
        <w:t>much better than the model which</w:t>
      </w:r>
      <w:r w:rsidR="00C75440">
        <w:t xml:space="preserve"> include</w:t>
      </w:r>
      <w:r w:rsidR="003C3BEF">
        <w:t>d</w:t>
      </w:r>
      <w:r w:rsidR="00C75440">
        <w:t xml:space="preserve"> only the effect of </w:t>
      </w:r>
      <w:r w:rsidR="00D926EC">
        <w:t>goal-directed</w:t>
      </w:r>
      <w:r w:rsidR="00C75440">
        <w:t xml:space="preserve"> attention. This result</w:t>
      </w:r>
      <w:r w:rsidR="00A474A9">
        <w:t xml:space="preserve"> </w:t>
      </w:r>
      <w:r w:rsidR="00F94A0F">
        <w:t>accords</w:t>
      </w:r>
      <w:r w:rsidR="00850446">
        <w:t xml:space="preserve"> with</w:t>
      </w:r>
      <w:r w:rsidR="00F94A0F">
        <w:t xml:space="preserve"> and extends </w:t>
      </w:r>
      <w:r w:rsidR="00A474A9">
        <w:t xml:space="preserve">previous </w:t>
      </w:r>
      <w:r w:rsidR="00F94A0F">
        <w:t xml:space="preserve">fMRI </w:t>
      </w:r>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r w:rsidR="00F94A0F">
        <w:t xml:space="preserve"> results</w:t>
      </w:r>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r w:rsidR="00F94A0F">
        <w:t>,</w:t>
      </w:r>
      <w:r>
        <w:t xml:space="preserve"> which </w:t>
      </w:r>
      <w:r w:rsidR="00F94A0F">
        <w:t>showed</w:t>
      </w:r>
      <w:r>
        <w:t xml:space="preserve"> that </w:t>
      </w:r>
      <w:r w:rsidR="00C76847">
        <w:t xml:space="preserve">rewards </w:t>
      </w:r>
      <w:r w:rsidR="00F94A0F">
        <w:t xml:space="preserve">can </w:t>
      </w:r>
      <w:r w:rsidR="0061755A">
        <w:t>enhance</w:t>
      </w:r>
      <w:r>
        <w:t xml:space="preserve"> attentional control</w:t>
      </w:r>
      <w:r w:rsidR="00850446">
        <w:t xml:space="preserve">. </w:t>
      </w:r>
      <w:r w:rsidR="00F94A0F">
        <w:t>More generally, o</w:t>
      </w:r>
      <w:r>
        <w:t>ur</w:t>
      </w:r>
      <w:r w:rsidR="00A474A9">
        <w:t xml:space="preserve"> findings </w:t>
      </w:r>
      <w:commentRangeStart w:id="101"/>
      <w:del w:id="102" w:author="ruth" w:date="2019-08-13T10:24:00Z">
        <w:r w:rsidR="00F94A0F" w:rsidDel="001666D1">
          <w:delText xml:space="preserve">accord </w:delText>
        </w:r>
      </w:del>
      <w:commentRangeEnd w:id="101"/>
      <w:r w:rsidR="001666D1">
        <w:rPr>
          <w:rStyle w:val="CommentReference"/>
        </w:rPr>
        <w:commentReference w:id="101"/>
      </w:r>
      <w:ins w:id="103" w:author="ruth" w:date="2019-08-13T10:24:00Z">
        <w:r w:rsidR="001666D1">
          <w:t xml:space="preserve">are consistent </w:t>
        </w:r>
      </w:ins>
      <w:r w:rsidR="00F94A0F">
        <w:t>with several</w:t>
      </w:r>
      <w:r w:rsidR="00A474A9">
        <w:t xml:space="preserve"> theoretical models </w:t>
      </w:r>
      <w:r w:rsidR="00F94A0F">
        <w:t xml:space="preserve">according to which </w:t>
      </w:r>
      <w:r w:rsidR="00A474A9">
        <w:t xml:space="preserve">motivation </w:t>
      </w:r>
      <w:r w:rsidR="00F94A0F">
        <w:t xml:space="preserve">plays </w:t>
      </w:r>
      <w:r>
        <w:t xml:space="preserve">a </w:t>
      </w:r>
      <w:r w:rsidR="00A474A9">
        <w:t xml:space="preserve">crucial </w:t>
      </w:r>
      <w:r w:rsidR="00F94A0F">
        <w:t>role</w:t>
      </w:r>
      <w:r w:rsidR="00850446">
        <w:t xml:space="preserve"> in attention </w:t>
      </w:r>
      <w:r w:rsidR="00850446">
        <w:fldChar w:fldCharType="begin" w:fldLock="1"/>
      </w:r>
      <w:r w:rsidR="0085044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10.1080/13506285.2014.974729","ISBN":"0000000000000","ISSN":"0036-8075","PMID":"25792328","author":[{"dropping-particle":"","family":"Pessoa","given":"Luiz","non-dropping-particle":"","parse-names":false,"suffix":""}],"container-title":"Visual Cognition","id":"ITEM-2","issue":"1-2","issued":{"date-parts":[["2015"]]},"page":"272-290","title":"Multiple influences of reward on perception and attention","type":"article-journal","volume":"23"},"uris":["http://www.mendeley.com/documents/?uuid=f187d3d7-7d05-43c5-b97c-c7222b06f027"]}],"mendeley":{"formattedCitation":"(Awh et al., 2012; Pessoa, 2015)","plainTextFormattedCitation":"(Awh et al., 2012; Pessoa, 2015)"},"properties":{"noteIndex":0},"schema":"https://github.com/citation-style-language/schema/raw/master/csl-citation.json"}</w:instrText>
      </w:r>
      <w:r w:rsidR="00850446">
        <w:fldChar w:fldCharType="separate"/>
      </w:r>
      <w:r w:rsidR="00850446" w:rsidRPr="00850446">
        <w:rPr>
          <w:noProof/>
        </w:rPr>
        <w:t xml:space="preserve">(Awh et al., 2012; </w:t>
      </w:r>
      <w:r w:rsidR="00850446" w:rsidRPr="00850446">
        <w:rPr>
          <w:noProof/>
        </w:rPr>
        <w:lastRenderedPageBreak/>
        <w:t>Pessoa, 2015)</w:t>
      </w:r>
      <w:r w:rsidR="00850446">
        <w:fldChar w:fldCharType="end"/>
      </w:r>
      <w:r w:rsidR="00850446">
        <w:t xml:space="preserve"> and, more broadly, cognitive control</w:t>
      </w:r>
      <w:r w:rsidR="00C75440">
        <w:t xml:space="preserve"> </w:t>
      </w:r>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r w:rsidR="00C75440">
        <w:t xml:space="preserve">. </w:t>
      </w:r>
    </w:p>
    <w:p w14:paraId="19CF0CD8" w14:textId="7179DA3F" w:rsidR="002C06AF" w:rsidRDefault="00CF1E39" w:rsidP="00A80922">
      <w:pPr>
        <w:spacing w:line="480" w:lineRule="auto"/>
        <w:jc w:val="both"/>
      </w:pPr>
      <w:r>
        <w:tab/>
      </w:r>
      <w:r w:rsidR="005E7991">
        <w:t xml:space="preserve">Crucially, our </w:t>
      </w:r>
      <w:r w:rsidR="00F94A0F">
        <w:t xml:space="preserve">results shed new light on </w:t>
      </w:r>
      <w:r w:rsidR="005E7991">
        <w:t xml:space="preserve">the mechanism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attention </w:t>
      </w:r>
      <w:r w:rsidR="007E6138">
        <w:t>prior to stimulus processing (preparatory phase)</w:t>
      </w:r>
      <w:r w:rsidR="00834044">
        <w:t xml:space="preserve">, </w:t>
      </w:r>
      <w:r w:rsidR="007E6138">
        <w:t>here we could examine genuine stimulus-related neural processing by means of SSVEPs, and changing as a function of value and attention concurrently</w:t>
      </w:r>
      <w:r w:rsidR="00834044">
        <w:t xml:space="preserve">. </w:t>
      </w:r>
      <w:r w:rsidR="00234A79">
        <w:t>Confirming what we have hypothesized, o</w:t>
      </w:r>
      <w:r w:rsidR="006766E6">
        <w:t xml:space="preserve">ur </w:t>
      </w:r>
      <w:r w:rsidR="00850446">
        <w:t xml:space="preserve">SSVEP </w:t>
      </w:r>
      <w:r w:rsidR="006766E6">
        <w:t xml:space="preserve">results indicate that the </w:t>
      </w:r>
      <w:r w:rsidR="00234A79">
        <w:t>introduction of rewards influences g</w:t>
      </w:r>
      <w:r w:rsidR="006766E6">
        <w:t xml:space="preserve">oal-directed attention </w:t>
      </w:r>
      <w:r w:rsidR="00234A79">
        <w:t xml:space="preserve">through </w:t>
      </w:r>
      <w:r w:rsidR="005E7991">
        <w:t>facilitated processing of s</w:t>
      </w:r>
      <w:r w:rsidR="00794D95">
        <w:t>t</w:t>
      </w:r>
      <w:r w:rsidR="005E7991">
        <w:t xml:space="preserve">imuli linked to high reward </w:t>
      </w:r>
      <w:r w:rsidR="007E6138">
        <w:t>value</w:t>
      </w:r>
      <w:r w:rsidR="002F5F19">
        <w:t>. 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leads to the increase in the processing of reward-related targets in the visual cortex which we observe</w:t>
      </w:r>
      <w:ins w:id="104" w:author="ruth" w:date="2019-08-13T10:25:00Z">
        <w:r w:rsidR="001666D1">
          <w:t xml:space="preserve"> here</w:t>
        </w:r>
      </w:ins>
      <w:r w:rsidR="003E7E0F">
        <w:t xml:space="preserve">. Our finding is </w:t>
      </w:r>
      <w:ins w:id="105" w:author="ruth" w:date="2019-08-13T10:25:00Z">
        <w:r w:rsidR="009A129A">
          <w:t xml:space="preserve">also </w:t>
        </w:r>
      </w:ins>
      <w:r w:rsidR="003E7E0F">
        <w:t xml:space="preserve">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6C4F1A">
        <w:t>color</w:t>
      </w:r>
      <w:r w:rsidR="003E7E0F">
        <w:t xml:space="preserve"> </w:t>
      </w:r>
      <w:r w:rsidR="00A80922">
        <w:t>was</w:t>
      </w:r>
      <w:r w:rsidR="003E7E0F">
        <w:t xml:space="preserve"> present </w:t>
      </w:r>
      <w:del w:id="106" w:author="ruth" w:date="2019-08-13T10:26:00Z">
        <w:r w:rsidR="003E7E0F" w:rsidDel="009A129A">
          <w:delText xml:space="preserve">both </w:delText>
        </w:r>
      </w:del>
      <w:r w:rsidR="003E7E0F">
        <w:t>when th</w:t>
      </w:r>
      <w:ins w:id="107" w:author="ruth" w:date="2019-08-13T10:25:00Z">
        <w:r w:rsidR="009A129A">
          <w:t>is</w:t>
        </w:r>
      </w:ins>
      <w:del w:id="108" w:author="ruth" w:date="2019-08-13T10:25:00Z">
        <w:r w:rsidR="003E7E0F" w:rsidDel="009A129A">
          <w:delText>at</w:delText>
        </w:r>
      </w:del>
      <w:r w:rsidR="003E7E0F">
        <w:t xml:space="preserve"> </w:t>
      </w:r>
      <w:r w:rsidR="006C4F1A">
        <w:t>color</w:t>
      </w:r>
      <w:r w:rsidR="003E7E0F">
        <w:t xml:space="preserve"> </w:t>
      </w:r>
      <w:r w:rsidR="006C4F1A">
        <w:t>was</w:t>
      </w:r>
      <w:r w:rsidR="003E7E0F">
        <w:t xml:space="preserve"> </w:t>
      </w:r>
      <w:ins w:id="109" w:author="ruth" w:date="2019-08-13T10:26:00Z">
        <w:r w:rsidR="009A129A">
          <w:t>the</w:t>
        </w:r>
      </w:ins>
      <w:del w:id="110" w:author="ruth" w:date="2019-08-13T10:26:00Z">
        <w:r w:rsidR="003E7E0F" w:rsidDel="009A129A">
          <w:delText>a</w:delText>
        </w:r>
      </w:del>
      <w:r w:rsidR="003E7E0F">
        <w:t xml:space="preserve"> target</w:t>
      </w:r>
      <w:ins w:id="111" w:author="ruth" w:date="2019-08-13T10:27:00Z">
        <w:r w:rsidR="009A129A">
          <w:t>, but also when it</w:t>
        </w:r>
      </w:ins>
      <w:ins w:id="112" w:author="ruth" w:date="2019-08-13T10:28:00Z">
        <w:r w:rsidR="009A129A">
          <w:t xml:space="preserve"> was</w:t>
        </w:r>
      </w:ins>
      <w:del w:id="113" w:author="ruth" w:date="2019-08-13T10:28:00Z">
        <w:r w:rsidR="003E7E0F" w:rsidDel="009A129A">
          <w:delText xml:space="preserve"> a</w:delText>
        </w:r>
      </w:del>
      <w:ins w:id="114" w:author="ruth" w:date="2019-08-13T10:26:00Z">
        <w:r w:rsidR="009A129A">
          <w:t xml:space="preserve"> the</w:t>
        </w:r>
      </w:ins>
      <w:del w:id="115" w:author="ruth" w:date="2019-08-13T10:26:00Z">
        <w:r w:rsidR="003E7E0F" w:rsidDel="009A129A">
          <w:delText>nd a</w:delText>
        </w:r>
      </w:del>
      <w:r w:rsidR="003E7E0F">
        <w:t xml:space="preserve"> distractor. </w:t>
      </w:r>
      <w:ins w:id="116" w:author="ruth" w:date="2019-08-13T10:27:00Z">
        <w:r w:rsidR="009A129A">
          <w:t>Hence, w</w:t>
        </w:r>
      </w:ins>
      <w:del w:id="117" w:author="ruth" w:date="2019-08-13T10:27:00Z">
        <w:r w:rsidR="003E7E0F" w:rsidDel="009A129A">
          <w:delText>W</w:delText>
        </w:r>
      </w:del>
      <w:r w:rsidR="003E7E0F">
        <w:t xml:space="preserve">hen the high </w:t>
      </w:r>
      <w:r w:rsidR="006C4F1A">
        <w:t>value color</w:t>
      </w:r>
      <w:r w:rsidR="003E7E0F">
        <w:t xml:space="preserve"> </w:t>
      </w:r>
      <w:r w:rsidR="00A80922">
        <w:t>was</w:t>
      </w:r>
      <w:r w:rsidR="003E7E0F">
        <w:t xml:space="preserve"> </w:t>
      </w:r>
      <w:ins w:id="118" w:author="ruth" w:date="2019-08-13T10:28:00Z">
        <w:r w:rsidR="009A129A">
          <w:t>the</w:t>
        </w:r>
      </w:ins>
      <w:del w:id="119" w:author="ruth" w:date="2019-08-13T10:28:00Z">
        <w:r w:rsidR="003E7E0F" w:rsidDel="009A129A">
          <w:delText>a</w:delText>
        </w:r>
      </w:del>
      <w:r w:rsidR="003E7E0F">
        <w:t xml:space="preserve"> distractor, the facilitated processing of the </w:t>
      </w:r>
      <w:r w:rsidR="006C4F1A">
        <w:t>color</w:t>
      </w:r>
      <w:r w:rsidR="003E7E0F">
        <w:t xml:space="preserve"> </w:t>
      </w:r>
      <w:r w:rsidR="00A80922">
        <w:t>was</w:t>
      </w:r>
      <w:r w:rsidR="003E7E0F">
        <w:t xml:space="preserve"> in collision with the goal to attend to the other </w:t>
      </w:r>
      <w:ins w:id="120" w:author="ruth" w:date="2019-08-13T10:28:00Z">
        <w:r w:rsidR="009A129A">
          <w:t xml:space="preserve">(low value) </w:t>
        </w:r>
      </w:ins>
      <w:r w:rsidR="006C4F1A">
        <w:t>color</w:t>
      </w:r>
      <w:r w:rsidR="003E7E0F">
        <w:t xml:space="preserve">. </w:t>
      </w:r>
      <w:r w:rsidR="002C06AF">
        <w:t xml:space="preserve">This finding is in line with the </w:t>
      </w:r>
      <w:commentRangeStart w:id="121"/>
      <w:r w:rsidR="002C06AF">
        <w:t xml:space="preserve">theories proposing that reward associations can counteract top-down attentional control </w:t>
      </w:r>
      <w:commentRangeEnd w:id="121"/>
      <w:r w:rsidR="009A129A">
        <w:rPr>
          <w:rStyle w:val="CommentReference"/>
        </w:rPr>
        <w:commentReference w:id="121"/>
      </w:r>
      <w:r w:rsidR="002C06AF">
        <w:t>(Chelazzi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w:t>
      </w:r>
      <w:r w:rsidR="00B105F5">
        <w:t>motion</w:t>
      </w:r>
      <w:r w:rsidR="002E6D56">
        <w:t xml:space="preserve"> of the targets on these trials compared to the trials </w:t>
      </w:r>
      <w:r w:rsidR="006C4F1A">
        <w:t>with targets of high value</w:t>
      </w:r>
      <w:r w:rsidR="002E6D56">
        <w:t xml:space="preserve">. </w:t>
      </w:r>
    </w:p>
    <w:p w14:paraId="6160E81F" w14:textId="7E26D3B6" w:rsidR="00453ED3" w:rsidRDefault="002C06AF" w:rsidP="00453ED3">
      <w:pPr>
        <w:spacing w:line="480" w:lineRule="auto"/>
        <w:jc w:val="both"/>
      </w:pPr>
      <w:r>
        <w:lastRenderedPageBreak/>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(Hickey &amp; Peelen, 2015</w:t>
      </w:r>
      <w:r w:rsidR="00A80922" w:rsidRPr="00A80922">
        <w:rPr>
          <w:noProof/>
        </w:rPr>
        <w:t>; Padmala &amp; Pessoa, 2011)</w:t>
      </w:r>
      <w:r w:rsidR="00460BC9">
        <w:fldChar w:fldCharType="end"/>
      </w:r>
      <w:r w:rsidR="00460BC9">
        <w:t xml:space="preserve">. </w:t>
      </w:r>
      <w:r w:rsidR="003B2DF8">
        <w:t xml:space="preserve">Suppression of the features linked to low or no rewards has also been proposed as one of the potential mechanisms through which incentives impact attention (Chelazzi et al., 2013; Anderson, 2016; Failing &amp; Theeuwes, 2018). </w:t>
      </w:r>
      <w:r w:rsidR="00234A79">
        <w:t>Contrary to what we have predicted, i</w:t>
      </w:r>
      <w:r w:rsidR="003B2DF8">
        <w:t>n this study w</w:t>
      </w:r>
      <w:r>
        <w:t>e have not found evidence for th</w:t>
      </w:r>
      <w:r w:rsidR="003B2DF8">
        <w:t xml:space="preserve">is </w:t>
      </w:r>
      <w:r w:rsidR="000B7FFA">
        <w:t>proposal</w:t>
      </w:r>
      <w:r w:rsidR="003B2DF8">
        <w:t xml:space="preserve">. Suppression was </w:t>
      </w:r>
      <w:del w:id="122" w:author="ruth" w:date="2019-08-13T10:32:00Z">
        <w:r w:rsidR="003B2DF8" w:rsidDel="00473DB7">
          <w:delText>not present</w:delText>
        </w:r>
      </w:del>
      <w:r w:rsidR="003B2DF8">
        <w:t xml:space="preserve"> </w:t>
      </w:r>
      <w:r w:rsidR="00794D95">
        <w:t>neither</w:t>
      </w:r>
      <w:ins w:id="123" w:author="ruth" w:date="2019-08-13T10:33:00Z">
        <w:r w:rsidR="00473DB7">
          <w:t xml:space="preserve"> observed</w:t>
        </w:r>
      </w:ins>
      <w:r w:rsidR="00794D95">
        <w:t xml:space="preserve"> when</w:t>
      </w:r>
      <w:r w:rsidR="003B2DF8">
        <w:t xml:space="preserve"> the low </w:t>
      </w:r>
      <w:r w:rsidR="006C4F1A">
        <w:t>value color was the target, nor when it was the distractor</w:t>
      </w:r>
      <w:r w:rsidR="00794D95">
        <w:t>. T</w:t>
      </w:r>
      <w:r>
        <w:t xml:space="preserve">he amount of attention allocated toward this feature remained unchanged throughout the experiment. </w:t>
      </w:r>
      <w:r w:rsidR="00453ED3">
        <w:t xml:space="preserve">There are two features of our experiment which could explain this finding. First, in our experiment both </w:t>
      </w:r>
      <w:r w:rsidR="006C4F1A">
        <w:t>colors</w:t>
      </w:r>
      <w:r w:rsidR="00453ED3">
        <w:t xml:space="preserve"> were related to rewards, but they differed in </w:t>
      </w:r>
      <w:r w:rsidR="004A31AE">
        <w:t>reward value</w:t>
      </w:r>
      <w:r w:rsidR="00453ED3">
        <w:t xml:space="preserve">. For example, the study which showed evidence for the suppression of the non-rewarded feature did so in the context in which suppression occurred for the representations of objects which were never rewarded (Hickey &amp; Peelen, 2015). In our paradigm it could be </w:t>
      </w:r>
      <w:commentRangeStart w:id="124"/>
      <w:r w:rsidR="00453ED3">
        <w:t xml:space="preserve">adaptive </w:t>
      </w:r>
      <w:commentRangeEnd w:id="124"/>
      <w:r w:rsidR="00473DB7">
        <w:rPr>
          <w:rStyle w:val="CommentReference"/>
        </w:rPr>
        <w:commentReference w:id="124"/>
      </w:r>
      <w:r w:rsidR="00453ED3">
        <w:t xml:space="preserve">for participants not to suppress the </w:t>
      </w:r>
      <w:r w:rsidR="006C4F1A">
        <w:t>low value color</w:t>
      </w:r>
      <w:r w:rsidR="00453ED3">
        <w:t xml:space="preserve"> because correct responses to the </w:t>
      </w:r>
      <w:r w:rsidR="00B105F5">
        <w:t>motions</w:t>
      </w:r>
      <w:r w:rsidR="00453ED3">
        <w:t xml:space="preserve"> of this </w:t>
      </w:r>
      <w:r w:rsidR="006C4F1A">
        <w:t>color</w:t>
      </w:r>
      <w:r w:rsidR="00453ED3">
        <w:t xml:space="preserve"> would still earn them a reward on 20% of trials. Second, while the attended </w:t>
      </w:r>
      <w:r w:rsidR="006C4F1A">
        <w:t>color</w:t>
      </w:r>
      <w:r w:rsidR="00453ED3">
        <w:t xml:space="preserve"> changed trial-by-trial in our experiment, the experiment of Hickey and Peelen consisted out of small blocks of 16 trials in which the attended </w:t>
      </w:r>
      <w:r w:rsidR="006C4F1A">
        <w:t>object</w:t>
      </w:r>
      <w:r w:rsidR="00453ED3">
        <w:t xml:space="preserv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w:t>
      </w:r>
      <w:del w:id="125" w:author="ruth" w:date="2019-08-13T10:36:00Z">
        <w:r w:rsidR="00453ED3" w:rsidDel="00405108">
          <w:delText xml:space="preserve">Both of these explanations </w:delText>
        </w:r>
        <w:commentRangeStart w:id="126"/>
        <w:r w:rsidR="00453ED3" w:rsidDel="00405108">
          <w:delText>could be tested within</w:delText>
        </w:r>
      </w:del>
      <w:ins w:id="127" w:author="ruth" w:date="2019-08-13T10:36:00Z">
        <w:r w:rsidR="00405108">
          <w:t xml:space="preserve">With the </w:t>
        </w:r>
        <w:r w:rsidR="00405108">
          <w:lastRenderedPageBreak/>
          <w:t>present</w:t>
        </w:r>
      </w:ins>
      <w:del w:id="128" w:author="ruth" w:date="2019-08-13T10:36:00Z">
        <w:r w:rsidR="00453ED3" w:rsidDel="00405108">
          <w:delText xml:space="preserve"> our</w:delText>
        </w:r>
      </w:del>
      <w:r w:rsidR="00453ED3">
        <w:t xml:space="preserve"> experimental paradigm</w:t>
      </w:r>
      <w:ins w:id="129" w:author="ruth" w:date="2019-08-13T10:36:00Z">
        <w:r w:rsidR="00405108">
          <w:t>, these explanations cannot be disentangled</w:t>
        </w:r>
      </w:ins>
      <w:r w:rsidR="00453ED3">
        <w:t>.</w:t>
      </w:r>
      <w:commentRangeEnd w:id="126"/>
      <w:r w:rsidR="00473DB7">
        <w:rPr>
          <w:rStyle w:val="CommentReference"/>
        </w:rPr>
        <w:commentReference w:id="126"/>
      </w:r>
      <w:r w:rsidR="00453ED3">
        <w:t xml:space="preserve">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330CA098" w:rsidR="00436F16" w:rsidRPr="00436F16" w:rsidRDefault="006636DE" w:rsidP="00E4130A">
      <w:pPr>
        <w:spacing w:line="480" w:lineRule="auto"/>
        <w:jc w:val="both"/>
      </w:pPr>
      <w:r>
        <w:tab/>
        <w:t>In the test phase</w:t>
      </w:r>
      <w:ins w:id="130" w:author="ruth" w:date="2019-08-13T10:36:00Z">
        <w:r w:rsidR="00405108">
          <w:t>,</w:t>
        </w:r>
      </w:ins>
      <w:r>
        <w:t xml:space="preserve"> </w:t>
      </w:r>
      <w:ins w:id="131" w:author="ruth" w:date="2019-08-13T10:37:00Z">
        <w:r w:rsidR="00405108">
          <w:t xml:space="preserve">the </w:t>
        </w:r>
      </w:ins>
      <w:commentRangeStart w:id="132"/>
      <w:r>
        <w:t>behavior</w:t>
      </w:r>
      <w:ins w:id="133" w:author="ruth" w:date="2019-08-13T10:37:00Z">
        <w:r w:rsidR="00405108">
          <w:t xml:space="preserve">al data mirrored </w:t>
        </w:r>
      </w:ins>
      <w:del w:id="134" w:author="ruth" w:date="2019-08-13T10:37:00Z">
        <w:r w:rsidDel="00405108">
          <w:delText xml:space="preserve"> </w:delText>
        </w:r>
      </w:del>
      <w:r>
        <w:t xml:space="preserve">displayed </w:t>
      </w:r>
      <w:commentRangeEnd w:id="132"/>
      <w:r w:rsidR="00405108">
        <w:rPr>
          <w:rStyle w:val="CommentReference"/>
        </w:rPr>
        <w:commentReference w:id="132"/>
      </w:r>
      <w:r>
        <w:t xml:space="preserve">the </w:t>
      </w:r>
      <w:del w:id="135" w:author="ruth" w:date="2019-08-13T10:38:00Z">
        <w:r w:rsidR="00ED76F0" w:rsidDel="00405108">
          <w:delText>similar</w:delText>
        </w:r>
        <w:r w:rsidDel="00405108">
          <w:delText xml:space="preserve"> </w:delText>
        </w:r>
      </w:del>
      <w:r>
        <w:t>pattern</w:t>
      </w:r>
      <w:del w:id="136" w:author="ruth" w:date="2019-08-13T10:38:00Z">
        <w:r w:rsidDel="00405108">
          <w:delText>s as</w:delText>
        </w:r>
      </w:del>
      <w:r>
        <w:t xml:space="preserve"> in the training phase. Individuals were faster to detect </w:t>
      </w:r>
      <w:r w:rsidR="00B105F5">
        <w:t>motions</w:t>
      </w:r>
      <w:r>
        <w:t xml:space="preserve"> of </w:t>
      </w:r>
      <w:del w:id="137" w:author="ruth" w:date="2019-08-13T10:38:00Z">
        <w:r w:rsidDel="00405108">
          <w:delText xml:space="preserve">the </w:delText>
        </w:r>
      </w:del>
      <w:r>
        <w:t>dots</w:t>
      </w:r>
      <w:ins w:id="138" w:author="ruth" w:date="2019-08-13T10:38:00Z">
        <w:r w:rsidR="00405108">
          <w:t xml:space="preserve"> featuring the high value </w:t>
        </w:r>
      </w:ins>
      <w:del w:id="139" w:author="ruth" w:date="2019-08-13T10:38:00Z">
        <w:r w:rsidDel="00405108">
          <w:delText xml:space="preserve"> in </w:delText>
        </w:r>
      </w:del>
      <w:r>
        <w:t>color</w:t>
      </w:r>
      <w:del w:id="140" w:author="ruth" w:date="2019-08-13T10:38:00Z">
        <w:r w:rsidDel="00405108">
          <w:delText xml:space="preserve"> related to high </w:delText>
        </w:r>
        <w:r w:rsidR="004A31AE" w:rsidDel="00405108">
          <w:delText>value</w:delText>
        </w:r>
      </w:del>
      <w:r>
        <w:t xml:space="preserve">. </w:t>
      </w:r>
      <w:r w:rsidR="001324C5">
        <w:t xml:space="preserve">This finding follows </w:t>
      </w:r>
      <w:r w:rsidR="00234A79">
        <w:t xml:space="preserve">our predictions and </w:t>
      </w:r>
      <w:del w:id="141" w:author="ruth" w:date="2019-08-13T10:42:00Z">
        <w:r w:rsidR="001324C5" w:rsidDel="00405108">
          <w:delText xml:space="preserve">the </w:delText>
        </w:r>
      </w:del>
      <w:r w:rsidR="001324C5">
        <w:t xml:space="preserve">reward-history effects reported in several </w:t>
      </w:r>
      <w:ins w:id="142" w:author="ruth" w:date="2019-08-13T10:39:00Z">
        <w:r w:rsidR="00405108">
          <w:t>previous studies</w:t>
        </w:r>
      </w:ins>
      <w:del w:id="143" w:author="ruth" w:date="2019-08-13T10:39:00Z">
        <w:r w:rsidR="001324C5" w:rsidDel="00405108">
          <w:delText>paradigms</w:delText>
        </w:r>
      </w:del>
      <w:r w:rsidR="001324C5">
        <w:t xml:space="preserve">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w:t>
      </w:r>
      <w:r w:rsidR="00D549BD">
        <w:t xml:space="preserve">SSVEP </w:t>
      </w:r>
      <w:r w:rsidR="009B145F">
        <w:t xml:space="preserve">results show that </w:t>
      </w:r>
      <w:r>
        <w:t xml:space="preserve">the amount of attention allocated toward the high </w:t>
      </w:r>
      <w:r w:rsidR="00436F16">
        <w:t>value</w:t>
      </w:r>
      <w:r>
        <w:t xml:space="preserve"> </w:t>
      </w:r>
      <w:r w:rsidR="006C4F1A">
        <w:t>color</w:t>
      </w:r>
      <w:r>
        <w:t xml:space="preserve"> was the same</w:t>
      </w:r>
      <w:r w:rsidR="00436F16">
        <w:t xml:space="preserve"> in the test </w:t>
      </w:r>
      <w:ins w:id="144" w:author="ruth" w:date="2019-08-13T10:40:00Z">
        <w:r w:rsidR="00405108">
          <w:t xml:space="preserve">and baseline </w:t>
        </w:r>
      </w:ins>
      <w:r w:rsidR="00436F16">
        <w:t>phase</w:t>
      </w:r>
      <w:del w:id="145" w:author="ruth" w:date="2019-08-13T10:40:00Z">
        <w:r w:rsidDel="00405108">
          <w:delText xml:space="preserve"> as in the baseline</w:delText>
        </w:r>
      </w:del>
      <w:r>
        <w:t>.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is that our measure captures the more sustained aspect of attention, while the effects of reward</w:t>
      </w:r>
      <w:ins w:id="146" w:author="ruth" w:date="2019-08-13T10:40:00Z">
        <w:r w:rsidR="00405108">
          <w:t xml:space="preserve"> </w:t>
        </w:r>
      </w:ins>
      <w:del w:id="147" w:author="ruth" w:date="2019-08-13T10:40:00Z">
        <w:r w:rsidR="00436F16" w:rsidDel="00405108">
          <w:delText>-</w:delText>
        </w:r>
      </w:del>
      <w:r w:rsidR="00436F16">
        <w:t xml:space="preserve">history on </w:t>
      </w:r>
      <w:del w:id="148" w:author="ruth" w:date="2019-08-13T10:40:00Z">
        <w:r w:rsidR="00436F16" w:rsidDel="00405108">
          <w:delText xml:space="preserve">the </w:delText>
        </w:r>
      </w:del>
      <w:r w:rsidR="00436F16">
        <w:t xml:space="preserve">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w:t>
      </w:r>
      <w:del w:id="149" w:author="ruth" w:date="2019-08-13T10:40:00Z">
        <w:r w:rsidR="00436F16" w:rsidDel="00405108">
          <w:delText xml:space="preserve">the </w:delText>
        </w:r>
      </w:del>
      <w:r w:rsidR="00436F16">
        <w:t xml:space="preserve">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w:t>
      </w:r>
      <w:commentRangeStart w:id="150"/>
      <w:r w:rsidR="00436F16">
        <w:t>stimulus-response mappings</w:t>
      </w:r>
      <w:commentRangeEnd w:id="150"/>
      <w:r w:rsidR="00405108">
        <w:rPr>
          <w:rStyle w:val="CommentReference"/>
        </w:rPr>
        <w:commentReference w:id="150"/>
      </w:r>
      <w:r w:rsidR="00436F16">
        <w:t xml:space="preserve">. Finally, it is important to note that our study was not primarily designed to assess </w:t>
      </w:r>
      <w:del w:id="151" w:author="ruth" w:date="2019-08-13T10:41:00Z">
        <w:r w:rsidR="00436F16" w:rsidDel="00405108">
          <w:delText xml:space="preserve">the </w:delText>
        </w:r>
      </w:del>
      <w:r w:rsidR="00436F16">
        <w:t xml:space="preserve">reward-history effects. Although the number of trials in the training phase is approximately </w:t>
      </w:r>
      <w:del w:id="152" w:author="ruth" w:date="2019-08-13T10:42:00Z">
        <w:r w:rsidR="00436F16" w:rsidDel="00405108">
          <w:delText xml:space="preserve">is </w:delText>
        </w:r>
      </w:del>
      <w:r w:rsidR="00436F16">
        <w:t>similar to those in studies demonstrating reward</w:t>
      </w:r>
      <w:ins w:id="153" w:author="ruth" w:date="2019-08-13T10:43:00Z">
        <w:r w:rsidR="00405108">
          <w:t>-</w:t>
        </w:r>
      </w:ins>
      <w:del w:id="154" w:author="ruth" w:date="2019-08-13T10:43:00Z">
        <w:r w:rsidR="00436F16" w:rsidDel="00405108">
          <w:delText xml:space="preserve"> </w:delText>
        </w:r>
      </w:del>
      <w:r w:rsidR="00436F16">
        <w:t xml:space="preserve">history effects, we used the same task in the training and test phase, which is not common for such studies. </w:t>
      </w:r>
      <w:r w:rsidR="009B5F34">
        <w:t xml:space="preserve">In addition, our paradigm involves a cue on every trial inducing a </w:t>
      </w:r>
      <w:r w:rsidR="009B5F34">
        <w:lastRenderedPageBreak/>
        <w:t>direct goal which is not the case with most of the studies assessing the influence of reward</w:t>
      </w:r>
      <w:ins w:id="155" w:author="ruth" w:date="2019-08-13T10:42:00Z">
        <w:r w:rsidR="00405108">
          <w:t xml:space="preserve"> </w:t>
        </w:r>
      </w:ins>
      <w:del w:id="156" w:author="ruth" w:date="2019-08-13T10:42:00Z">
        <w:r w:rsidR="009B5F34" w:rsidDel="00405108">
          <w:delText>-</w:delText>
        </w:r>
      </w:del>
      <w:r w:rsidR="009B5F34">
        <w:t xml:space="preserve">history on attention. </w:t>
      </w:r>
      <w:r w:rsidR="00436F16">
        <w:t xml:space="preserve">Further research using SSVEPs in tasks designed to explicitly address </w:t>
      </w:r>
      <w:del w:id="157" w:author="ruth" w:date="2019-08-13T10:42:00Z">
        <w:r w:rsidR="00436F16" w:rsidDel="00405108">
          <w:delText xml:space="preserve">the </w:delText>
        </w:r>
      </w:del>
      <w:r w:rsidR="00436F16">
        <w:t xml:space="preserve">reward-history effects could help disentangle between the possible explanations of our findings.  </w:t>
      </w:r>
    </w:p>
    <w:p w14:paraId="63C3831E" w14:textId="3F966108" w:rsidR="00136E70" w:rsidRDefault="00E922F9" w:rsidP="00B87274">
      <w:pPr>
        <w:spacing w:line="480" w:lineRule="auto"/>
        <w:ind w:firstLine="720"/>
        <w:jc w:val="both"/>
      </w:pPr>
      <w:r>
        <w:t>In this</w:t>
      </w:r>
      <w:r w:rsidR="00B87274">
        <w:t xml:space="preserve"> </w:t>
      </w:r>
      <w:del w:id="158" w:author="ruth" w:date="2019-08-13T10:44:00Z">
        <w:r w:rsidR="00B87274" w:rsidDel="00405108">
          <w:delText xml:space="preserve">electrophysiological </w:delText>
        </w:r>
      </w:del>
      <w:ins w:id="159" w:author="ruth" w:date="2019-08-13T10:44:00Z">
        <w:r w:rsidR="00405108">
          <w:t xml:space="preserve">EEG </w:t>
        </w:r>
      </w:ins>
      <w:r w:rsidR="00B87274">
        <w:t xml:space="preserve">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w:t>
      </w:r>
      <w:commentRangeStart w:id="160"/>
      <w:r w:rsidR="00136E70">
        <w:t>. Further, we demonstrate that the</w:t>
      </w:r>
      <w:r w:rsidR="00ED76F0">
        <w:t xml:space="preserve">re is a facilitated processing of the </w:t>
      </w:r>
      <w:r w:rsidR="006C4F1A">
        <w:t>high-value color</w:t>
      </w:r>
      <w:r w:rsidR="00ED76F0">
        <w:t>,</w:t>
      </w:r>
      <w:r w:rsidR="00136E70">
        <w:t xml:space="preserve"> both when it acts as a target and a distractor</w:t>
      </w:r>
      <w:commentRangeEnd w:id="160"/>
      <w:r w:rsidR="00405108">
        <w:rPr>
          <w:rStyle w:val="CommentReference"/>
        </w:rPr>
        <w:commentReference w:id="160"/>
      </w:r>
      <w:r w:rsidR="00136E70">
        <w:t xml:space="preserve">. </w:t>
      </w:r>
      <w:r w:rsidR="00B87274">
        <w:t>Finally</w:t>
      </w:r>
      <w:r w:rsidR="00136E70">
        <w:t xml:space="preserve">, this </w:t>
      </w:r>
      <w:commentRangeStart w:id="161"/>
      <w:r w:rsidR="00136E70">
        <w:t xml:space="preserve">biased competition </w:t>
      </w:r>
      <w:commentRangeEnd w:id="161"/>
      <w:r w:rsidR="00AB1303">
        <w:rPr>
          <w:rStyle w:val="CommentReference"/>
        </w:rPr>
        <w:commentReference w:id="161"/>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w:t>
      </w:r>
      <w:del w:id="162" w:author="ruth" w:date="2019-08-13T10:48:00Z">
        <w:r w:rsidR="00CB7E8A" w:rsidDel="00A5269F">
          <w:delText xml:space="preserve">the </w:delText>
        </w:r>
      </w:del>
      <w:r w:rsidR="00CB7E8A">
        <w:t xml:space="preserve">existing theoretical models which relate attention and motivation. </w:t>
      </w:r>
      <w:r w:rsidR="00672825">
        <w:t xml:space="preserve">Crucially, this </w:t>
      </w:r>
      <w:del w:id="163" w:author="ruth" w:date="2019-08-13T11:28:00Z">
        <w:r w:rsidR="00672825" w:rsidDel="008D2DC3">
          <w:delText xml:space="preserve">technique </w:delText>
        </w:r>
      </w:del>
      <w:ins w:id="164" w:author="ruth" w:date="2019-08-13T11:28:00Z">
        <w:r w:rsidR="008D2DC3">
          <w:t xml:space="preserve">approach </w:t>
        </w:r>
      </w:ins>
      <w:r w:rsidR="00672825">
        <w:t xml:space="preserve">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lastRenderedPageBreak/>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lastRenderedPageBreak/>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lastRenderedPageBreak/>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0108F1C9" w:rsidR="004A2328" w:rsidRPr="0013660A" w:rsidRDefault="004A2328"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value. </w:t>
                              </w:r>
                              <w:r>
                                <w:rPr>
                                  <w:b/>
                                  <w:sz w:val="20"/>
                                </w:rPr>
                                <w:t xml:space="preserve">B) </w:t>
                              </w:r>
                              <w:r>
                                <w:rPr>
                                  <w:sz w:val="20"/>
                                </w:rPr>
                                <w:t xml:space="preserve">Reaction times (ms) in the six phases when the target is related to high or low value.  </w:t>
                              </w:r>
                            </w:p>
                            <w:p w14:paraId="0668E3D6" w14:textId="77777777" w:rsidR="004A2328" w:rsidRDefault="004A2328"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0108F1C9" w:rsidR="004A2328" w:rsidRPr="0013660A" w:rsidRDefault="004A2328"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value. </w:t>
                        </w:r>
                        <w:r>
                          <w:rPr>
                            <w:b/>
                            <w:sz w:val="20"/>
                          </w:rPr>
                          <w:t xml:space="preserve">B) </w:t>
                        </w:r>
                        <w:r>
                          <w:rPr>
                            <w:sz w:val="20"/>
                          </w:rPr>
                          <w:t>Reaction times (</w:t>
                        </w:r>
                        <w:proofErr w:type="spellStart"/>
                        <w:r>
                          <w:rPr>
                            <w:sz w:val="20"/>
                          </w:rPr>
                          <w:t>ms</w:t>
                        </w:r>
                        <w:proofErr w:type="spellEnd"/>
                        <w:r>
                          <w:rPr>
                            <w:sz w:val="20"/>
                          </w:rPr>
                          <w:t xml:space="preserve">) in the six phases when the target is related to high or low value.  </w:t>
                        </w:r>
                      </w:p>
                      <w:p w14:paraId="0668E3D6" w14:textId="77777777" w:rsidR="004A2328" w:rsidRDefault="004A2328"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65"/>
      <w:r w:rsidR="007E09BA">
        <w:t>psych</w:t>
      </w:r>
      <w:commentRangeEnd w:id="165"/>
      <w:r w:rsidR="007E09BA">
        <w:rPr>
          <w:rStyle w:val="CommentReference"/>
        </w:rPr>
        <w:commentReference w:id="165"/>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66"/>
      <w:r w:rsidR="007E09BA">
        <w:t>here</w:t>
      </w:r>
      <w:commentRangeEnd w:id="166"/>
      <w:r w:rsidR="007E09BA">
        <w:rPr>
          <w:rStyle w:val="CommentReference"/>
        </w:rPr>
        <w:commentReference w:id="166"/>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167"/>
      <w:r w:rsidR="009508C9">
        <w:rPr>
          <w:highlight w:val="yellow"/>
        </w:rPr>
        <w:t xml:space="preserve">Gilles </w:t>
      </w:r>
      <w:commentRangeEnd w:id="167"/>
      <w:r w:rsidR="0047115E">
        <w:rPr>
          <w:rStyle w:val="CommentReference"/>
        </w:rPr>
        <w:commentReference w:id="167"/>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 xml:space="preserve">(Allen, Scott, Brand, Hlava, &amp; </w:t>
      </w:r>
      <w:r w:rsidR="007872FC" w:rsidRPr="007872FC">
        <w:rPr>
          <w:rFonts w:eastAsia="Times New Roman"/>
          <w:noProof/>
          <w:szCs w:val="24"/>
        </w:rPr>
        <w:lastRenderedPageBreak/>
        <w:t>Altman, 2014)</w:t>
      </w:r>
      <w:r>
        <w:rPr>
          <w:rFonts w:eastAsia="Times New Roman"/>
          <w:szCs w:val="24"/>
        </w:rPr>
        <w:fldChar w:fldCharType="end"/>
      </w:r>
      <w:r>
        <w:rPr>
          <w:rFonts w:eastAsia="Times New Roman"/>
          <w:szCs w:val="24"/>
        </w:rPr>
        <w:t xml:space="preserve">. For 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168"/>
      <w:r w:rsidRPr="008F5A26">
        <w:rPr>
          <w:rFonts w:eastAsia="Times New Roman"/>
          <w:szCs w:val="24"/>
        </w:rPr>
        <w:t>manuscript</w:t>
      </w:r>
      <w:commentRangeEnd w:id="168"/>
      <w:r w:rsidR="001D78FC">
        <w:rPr>
          <w:rStyle w:val="CommentReference"/>
        </w:rPr>
        <w:commentReference w:id="168"/>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6D1A6B2B" w14:textId="34AC9C7C" w:rsidR="00850446" w:rsidRPr="00850446" w:rsidRDefault="009214B6" w:rsidP="00850446">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850446" w:rsidRPr="00850446">
        <w:rPr>
          <w:noProof/>
          <w:szCs w:val="24"/>
        </w:rPr>
        <w:t xml:space="preserve">Allen, L., Scott, J., Brand, A., Hlava, M., &amp; Altman, M. (2014). Publishing: Credit where credit is due. </w:t>
      </w:r>
      <w:r w:rsidR="00850446" w:rsidRPr="00850446">
        <w:rPr>
          <w:i/>
          <w:iCs/>
          <w:noProof/>
          <w:szCs w:val="24"/>
        </w:rPr>
        <w:t>Nature</w:t>
      </w:r>
      <w:r w:rsidR="00850446" w:rsidRPr="00850446">
        <w:rPr>
          <w:noProof/>
          <w:szCs w:val="24"/>
        </w:rPr>
        <w:t xml:space="preserve">, </w:t>
      </w:r>
      <w:r w:rsidR="00850446" w:rsidRPr="00850446">
        <w:rPr>
          <w:i/>
          <w:iCs/>
          <w:noProof/>
          <w:szCs w:val="24"/>
        </w:rPr>
        <w:t>508</w:t>
      </w:r>
      <w:r w:rsidR="00850446" w:rsidRPr="00850446">
        <w:rPr>
          <w:noProof/>
          <w:szCs w:val="24"/>
        </w:rPr>
        <w:t>(7496), 312–313. https://doi.org/10.1038/508312a</w:t>
      </w:r>
    </w:p>
    <w:p w14:paraId="298E338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Müller, M. M., &amp; Hillyard, S. A. (2012). Tracking the allocation of attention in visual scenes with steady-state evoked potentials. In </w:t>
      </w:r>
      <w:r w:rsidRPr="00850446">
        <w:rPr>
          <w:i/>
          <w:iCs/>
          <w:noProof/>
          <w:szCs w:val="24"/>
        </w:rPr>
        <w:t>Cognitive neuroscience of attention</w:t>
      </w:r>
      <w:r w:rsidRPr="00850446">
        <w:rPr>
          <w:noProof/>
          <w:szCs w:val="24"/>
        </w:rPr>
        <w:t xml:space="preserve"> (pp. 197–216).</w:t>
      </w:r>
    </w:p>
    <w:p w14:paraId="4F5B92E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Andersen, S K, &amp; Müller, M. M. (2010). Behavioral performance follows the time course of neural facilitation and suppression during cued shifts of feature-selective attention. </w:t>
      </w:r>
      <w:r w:rsidRPr="00850446">
        <w:rPr>
          <w:i/>
          <w:iCs/>
          <w:noProof/>
          <w:szCs w:val="24"/>
        </w:rPr>
        <w:t>Proceedings of the National Academy of Sciences of the United States of America</w:t>
      </w:r>
      <w:r w:rsidRPr="00850446">
        <w:rPr>
          <w:noProof/>
          <w:szCs w:val="24"/>
        </w:rPr>
        <w:t xml:space="preserve">, </w:t>
      </w:r>
      <w:r w:rsidRPr="00850446">
        <w:rPr>
          <w:i/>
          <w:iCs/>
          <w:noProof/>
          <w:szCs w:val="24"/>
        </w:rPr>
        <w:t>107</w:t>
      </w:r>
      <w:r w:rsidRPr="00850446">
        <w:rPr>
          <w:noProof/>
          <w:szCs w:val="24"/>
        </w:rPr>
        <w:t>(31), 13878–13882. https://doi.org/10.1073/pnas.1002436107</w:t>
      </w:r>
    </w:p>
    <w:p w14:paraId="071F0E4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Andersen, Søren K., Hillyard, S. A., &amp; Müller, M. M. (2008). </w:t>
      </w:r>
      <w:r w:rsidRPr="00850446">
        <w:rPr>
          <w:noProof/>
          <w:szCs w:val="24"/>
        </w:rPr>
        <w:t xml:space="preserve">Attention Facilitates Multiple Stimulus Features in Parallel in Human Visual Cortex. </w:t>
      </w:r>
      <w:r w:rsidRPr="00850446">
        <w:rPr>
          <w:i/>
          <w:iCs/>
          <w:noProof/>
          <w:szCs w:val="24"/>
        </w:rPr>
        <w:t>Current Biology</w:t>
      </w:r>
      <w:r w:rsidRPr="00850446">
        <w:rPr>
          <w:noProof/>
          <w:szCs w:val="24"/>
        </w:rPr>
        <w:t xml:space="preserve">, </w:t>
      </w:r>
      <w:r w:rsidRPr="00850446">
        <w:rPr>
          <w:i/>
          <w:iCs/>
          <w:noProof/>
          <w:szCs w:val="24"/>
        </w:rPr>
        <w:t>18</w:t>
      </w:r>
      <w:r w:rsidRPr="00850446">
        <w:rPr>
          <w:noProof/>
          <w:szCs w:val="24"/>
        </w:rPr>
        <w:t>(13), 1006–1009. https://doi.org/10.1016/j.cub.2008.06.030</w:t>
      </w:r>
    </w:p>
    <w:p w14:paraId="4D7428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(2016). The attention habit: How reward learning shapes attentional selection. </w:t>
      </w:r>
      <w:r w:rsidRPr="00850446">
        <w:rPr>
          <w:i/>
          <w:iCs/>
          <w:noProof/>
          <w:szCs w:val="24"/>
        </w:rPr>
        <w:t>Annals of the New York Academy of Sciences</w:t>
      </w:r>
      <w:r w:rsidRPr="00850446">
        <w:rPr>
          <w:noProof/>
          <w:szCs w:val="24"/>
        </w:rPr>
        <w:t xml:space="preserve">, </w:t>
      </w:r>
      <w:r w:rsidRPr="00850446">
        <w:rPr>
          <w:i/>
          <w:iCs/>
          <w:noProof/>
          <w:szCs w:val="24"/>
        </w:rPr>
        <w:t>1369</w:t>
      </w:r>
      <w:r w:rsidRPr="00850446">
        <w:rPr>
          <w:noProof/>
          <w:szCs w:val="24"/>
        </w:rPr>
        <w:t>(1), 24–39. https://doi.org/10.1111/nyas.12957</w:t>
      </w:r>
    </w:p>
    <w:p w14:paraId="7C403EA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Anderson, B. a, Laurent, P. a, &amp; Yantis, S. (2011). Value-driven attentional capture. </w:t>
      </w:r>
      <w:r w:rsidRPr="00850446">
        <w:rPr>
          <w:i/>
          <w:iCs/>
          <w:noProof/>
          <w:szCs w:val="24"/>
        </w:rPr>
        <w:t>Proceedings of the National Academy of Sciences</w:t>
      </w:r>
      <w:r w:rsidRPr="00850446">
        <w:rPr>
          <w:noProof/>
          <w:szCs w:val="24"/>
        </w:rPr>
        <w:t xml:space="preserve">, </w:t>
      </w:r>
      <w:r w:rsidRPr="00850446">
        <w:rPr>
          <w:i/>
          <w:iCs/>
          <w:noProof/>
          <w:szCs w:val="24"/>
        </w:rPr>
        <w:t>108</w:t>
      </w:r>
      <w:r w:rsidRPr="00850446">
        <w:rPr>
          <w:noProof/>
          <w:szCs w:val="24"/>
        </w:rPr>
        <w:t>(25), 10367–10371. https://doi.org/10.1073/pnas.1104047108</w:t>
      </w:r>
    </w:p>
    <w:p w14:paraId="47B18BE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Awh, E., Belopolsky, A. V., &amp; Theeuwes, J. (2012). Top-down versus bottom-up attentional control: A failed theoretical dichotomy. </w:t>
      </w:r>
      <w:r w:rsidRPr="00850446">
        <w:rPr>
          <w:i/>
          <w:iCs/>
          <w:noProof/>
          <w:szCs w:val="24"/>
        </w:rPr>
        <w:t>Trends in Cognitive Sciences</w:t>
      </w:r>
      <w:r w:rsidRPr="00850446">
        <w:rPr>
          <w:noProof/>
          <w:szCs w:val="24"/>
        </w:rPr>
        <w:t xml:space="preserve">, </w:t>
      </w:r>
      <w:r w:rsidRPr="00850446">
        <w:rPr>
          <w:i/>
          <w:iCs/>
          <w:noProof/>
          <w:szCs w:val="24"/>
        </w:rPr>
        <w:t>16</w:t>
      </w:r>
      <w:r w:rsidRPr="00850446">
        <w:rPr>
          <w:noProof/>
          <w:szCs w:val="24"/>
        </w:rPr>
        <w:t>(8), 437–443. https://doi.org/10.1016/j.tics.2012.06.010</w:t>
      </w:r>
    </w:p>
    <w:p w14:paraId="0151E08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Botvinick, M. M., &amp; Braver, T. S. (2015). Motivation and Cognitive Control : From Behavior to Neural Mechanism. </w:t>
      </w:r>
      <w:r w:rsidRPr="00850446">
        <w:rPr>
          <w:i/>
          <w:iCs/>
          <w:noProof/>
          <w:szCs w:val="24"/>
        </w:rPr>
        <w:t>Annual Review of Psychology</w:t>
      </w:r>
      <w:r w:rsidRPr="00850446">
        <w:rPr>
          <w:noProof/>
          <w:szCs w:val="24"/>
        </w:rPr>
        <w:t xml:space="preserve">, (September 2014), 1–31. </w:t>
      </w:r>
      <w:r w:rsidRPr="00850446">
        <w:rPr>
          <w:noProof/>
          <w:szCs w:val="24"/>
        </w:rPr>
        <w:lastRenderedPageBreak/>
        <w:t>https://doi.org/10.1146/annurev-psych-010814-015044</w:t>
      </w:r>
    </w:p>
    <w:p w14:paraId="3D1FAEA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Brown, J. W., &amp; Alexander, W. H. (2017). Foraging Value, Risk Avoidance, and Multiple Control Signals: How the Anterior Cingulate Cortex Controls Value-based Decision-making. </w:t>
      </w:r>
      <w:r w:rsidRPr="00850446">
        <w:rPr>
          <w:i/>
          <w:iCs/>
          <w:noProof/>
          <w:szCs w:val="24"/>
        </w:rPr>
        <w:t>Journal of Cognitive Neuroscience</w:t>
      </w:r>
      <w:r w:rsidRPr="00850446">
        <w:rPr>
          <w:noProof/>
          <w:szCs w:val="24"/>
        </w:rPr>
        <w:t xml:space="preserve">, </w:t>
      </w:r>
      <w:r w:rsidRPr="00850446">
        <w:rPr>
          <w:i/>
          <w:iCs/>
          <w:noProof/>
          <w:szCs w:val="24"/>
        </w:rPr>
        <w:t>29</w:t>
      </w:r>
      <w:r w:rsidRPr="00850446">
        <w:rPr>
          <w:noProof/>
          <w:szCs w:val="24"/>
        </w:rPr>
        <w:t>(10), 1656–1673. https://doi.org/10.1162/jocn_a_01140</w:t>
      </w:r>
    </w:p>
    <w:p w14:paraId="037C1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(2016). brms: An R package for Bayesian multilevel models using Stan. </w:t>
      </w:r>
      <w:r w:rsidRPr="00850446">
        <w:rPr>
          <w:i/>
          <w:iCs/>
          <w:noProof/>
          <w:szCs w:val="24"/>
        </w:rPr>
        <w:t>Journal of Statistical Software</w:t>
      </w:r>
      <w:r w:rsidRPr="00850446">
        <w:rPr>
          <w:noProof/>
          <w:szCs w:val="24"/>
        </w:rPr>
        <w:t xml:space="preserve">, </w:t>
      </w:r>
      <w:r w:rsidRPr="00850446">
        <w:rPr>
          <w:i/>
          <w:iCs/>
          <w:noProof/>
          <w:szCs w:val="24"/>
        </w:rPr>
        <w:t>80</w:t>
      </w:r>
      <w:r w:rsidRPr="00850446">
        <w:rPr>
          <w:noProof/>
          <w:szCs w:val="24"/>
        </w:rPr>
        <w:t>(1), 1–28.</w:t>
      </w:r>
    </w:p>
    <w:p w14:paraId="4981217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Bürkner, P.-C. (2017). Advanced Bayesian Multilevel Modeling with the R Package brms. </w:t>
      </w:r>
      <w:r w:rsidRPr="00850446">
        <w:rPr>
          <w:i/>
          <w:iCs/>
          <w:noProof/>
          <w:szCs w:val="24"/>
        </w:rPr>
        <w:t>ArXiv:1705.11123</w:t>
      </w:r>
      <w:r w:rsidRPr="00850446">
        <w:rPr>
          <w:noProof/>
          <w:szCs w:val="24"/>
        </w:rPr>
        <w:t>.</w:t>
      </w:r>
    </w:p>
    <w:p w14:paraId="79EE6C8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Carpenter, B., Gelman, A., Hoffman, M., Lee, D., Goodrich, B., Betancourt, M., … Riddell, A. (2016). Stan: A probabilistic programming language. </w:t>
      </w:r>
      <w:r w:rsidRPr="00850446">
        <w:rPr>
          <w:i/>
          <w:iCs/>
          <w:noProof/>
          <w:szCs w:val="24"/>
        </w:rPr>
        <w:t>Journal of Statistical Software</w:t>
      </w:r>
      <w:r w:rsidRPr="00850446">
        <w:rPr>
          <w:noProof/>
          <w:szCs w:val="24"/>
        </w:rPr>
        <w:t xml:space="preserve">, </w:t>
      </w:r>
      <w:r w:rsidRPr="00850446">
        <w:rPr>
          <w:i/>
          <w:iCs/>
          <w:noProof/>
          <w:szCs w:val="24"/>
        </w:rPr>
        <w:t>2</w:t>
      </w:r>
      <w:r w:rsidRPr="00850446">
        <w:rPr>
          <w:noProof/>
          <w:szCs w:val="24"/>
        </w:rPr>
        <w:t>(20), 1–37.</w:t>
      </w:r>
    </w:p>
    <w:p w14:paraId="4AC793F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Chatrian, G. E., Lettich, E., &amp; Nelson, P. L. (1985). Ten percent electrode system for topographic studies of spontaneous and evoked EEG activities. </w:t>
      </w:r>
      <w:r w:rsidRPr="00850446">
        <w:rPr>
          <w:i/>
          <w:iCs/>
          <w:noProof/>
          <w:szCs w:val="24"/>
        </w:rPr>
        <w:t>American Journal of EEG Technology</w:t>
      </w:r>
      <w:r w:rsidRPr="00850446">
        <w:rPr>
          <w:noProof/>
          <w:szCs w:val="24"/>
        </w:rPr>
        <w:t xml:space="preserve">, </w:t>
      </w:r>
      <w:r w:rsidRPr="00850446">
        <w:rPr>
          <w:i/>
          <w:iCs/>
          <w:noProof/>
          <w:szCs w:val="24"/>
        </w:rPr>
        <w:t>25</w:t>
      </w:r>
      <w:r w:rsidRPr="00850446">
        <w:rPr>
          <w:noProof/>
          <w:szCs w:val="24"/>
        </w:rPr>
        <w:t>(2).</w:t>
      </w:r>
    </w:p>
    <w:p w14:paraId="6584923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Chelazzi, L., Perlato, A., Santandrea, E., &amp; Della Libera, C. (2013). Rewards teach visual selective attention. </w:t>
      </w:r>
      <w:r w:rsidRPr="00850446">
        <w:rPr>
          <w:i/>
          <w:iCs/>
          <w:noProof/>
          <w:szCs w:val="24"/>
        </w:rPr>
        <w:t>Vision Research</w:t>
      </w:r>
      <w:r w:rsidRPr="00850446">
        <w:rPr>
          <w:noProof/>
          <w:szCs w:val="24"/>
        </w:rPr>
        <w:t xml:space="preserve">, </w:t>
      </w:r>
      <w:r w:rsidRPr="00850446">
        <w:rPr>
          <w:i/>
          <w:iCs/>
          <w:noProof/>
          <w:szCs w:val="24"/>
        </w:rPr>
        <w:t>85</w:t>
      </w:r>
      <w:r w:rsidRPr="00850446">
        <w:rPr>
          <w:noProof/>
          <w:szCs w:val="24"/>
        </w:rPr>
        <w:t>, 58–62. https://doi.org/10.1016/j.visres.2012.12.005</w:t>
      </w:r>
    </w:p>
    <w:p w14:paraId="29E960B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Chun, M. M., Golomb, J. D., &amp; Turk-Browne, N. B. (2011). A Taxonomy of External and Internal Attention. </w:t>
      </w:r>
      <w:r w:rsidRPr="00850446">
        <w:rPr>
          <w:i/>
          <w:iCs/>
          <w:noProof/>
          <w:szCs w:val="24"/>
        </w:rPr>
        <w:t>Annual Review of Psychology</w:t>
      </w:r>
      <w:r w:rsidRPr="00850446">
        <w:rPr>
          <w:noProof/>
          <w:szCs w:val="24"/>
        </w:rPr>
        <w:t xml:space="preserve">, </w:t>
      </w:r>
      <w:r w:rsidRPr="00850446">
        <w:rPr>
          <w:i/>
          <w:iCs/>
          <w:noProof/>
          <w:szCs w:val="24"/>
        </w:rPr>
        <w:t>62</w:t>
      </w:r>
      <w:r w:rsidRPr="00850446">
        <w:rPr>
          <w:noProof/>
          <w:szCs w:val="24"/>
        </w:rPr>
        <w:t>(1), 73–101. https://doi.org/10.1146/annurev.psych.093008.100427</w:t>
      </w:r>
    </w:p>
    <w:p w14:paraId="7930B43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Corbetta, M., &amp; Shulman, G. L. (2002). Control of Goal-Directed and Stimulus-Driven Attention in the Brain. </w:t>
      </w:r>
      <w:r w:rsidRPr="00850446">
        <w:rPr>
          <w:i/>
          <w:iCs/>
          <w:noProof/>
          <w:szCs w:val="24"/>
        </w:rPr>
        <w:t>Nature Reviews Neuroscience</w:t>
      </w:r>
      <w:r w:rsidRPr="00850446">
        <w:rPr>
          <w:noProof/>
          <w:szCs w:val="24"/>
        </w:rPr>
        <w:t xml:space="preserve">, </w:t>
      </w:r>
      <w:r w:rsidRPr="00850446">
        <w:rPr>
          <w:i/>
          <w:iCs/>
          <w:noProof/>
          <w:szCs w:val="24"/>
        </w:rPr>
        <w:t>3</w:t>
      </w:r>
      <w:r w:rsidRPr="00850446">
        <w:rPr>
          <w:noProof/>
          <w:szCs w:val="24"/>
        </w:rPr>
        <w:t>(3), 215–229. https://doi.org/10.1038/nrn755</w:t>
      </w:r>
    </w:p>
    <w:p w14:paraId="5C7F348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Craddock, M. (2018). craddm/eegUtils: eegUtils (Version v0.2.0). Zenodo.</w:t>
      </w:r>
    </w:p>
    <w:p w14:paraId="170E9A2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Della Libera, C., &amp; Chelazzi, L. (2009). Learning to attend and to ignore is a matter of gains and </w:t>
      </w:r>
      <w:r w:rsidRPr="00850446">
        <w:rPr>
          <w:noProof/>
          <w:szCs w:val="24"/>
        </w:rPr>
        <w:lastRenderedPageBreak/>
        <w:t xml:space="preserve">losses. </w:t>
      </w:r>
      <w:r w:rsidRPr="00850446">
        <w:rPr>
          <w:i/>
          <w:iCs/>
          <w:noProof/>
          <w:szCs w:val="24"/>
        </w:rPr>
        <w:t>Psychological Science</w:t>
      </w:r>
      <w:r w:rsidRPr="00850446">
        <w:rPr>
          <w:noProof/>
          <w:szCs w:val="24"/>
        </w:rPr>
        <w:t xml:space="preserve">, </w:t>
      </w:r>
      <w:r w:rsidRPr="00850446">
        <w:rPr>
          <w:i/>
          <w:iCs/>
          <w:noProof/>
          <w:szCs w:val="24"/>
        </w:rPr>
        <w:t>20</w:t>
      </w:r>
      <w:r w:rsidRPr="00850446">
        <w:rPr>
          <w:noProof/>
          <w:szCs w:val="24"/>
        </w:rPr>
        <w:t>(6), 778–784. https://doi.org/10.1111/j.1467-9280.2009.02360.x</w:t>
      </w:r>
    </w:p>
    <w:p w14:paraId="263D6B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Delorme, A., &amp; Makeig, S. (2004). EEGLAB: an open sorce toolbox for analysis of single-trail EEG dynamics including independent component anlaysis. </w:t>
      </w:r>
      <w:r w:rsidRPr="00850446">
        <w:rPr>
          <w:i/>
          <w:iCs/>
          <w:noProof/>
          <w:szCs w:val="24"/>
        </w:rPr>
        <w:t>Journal of Neuroscience Methods</w:t>
      </w:r>
      <w:r w:rsidRPr="00850446">
        <w:rPr>
          <w:noProof/>
          <w:szCs w:val="24"/>
        </w:rPr>
        <w:t xml:space="preserve">, </w:t>
      </w:r>
      <w:r w:rsidRPr="00850446">
        <w:rPr>
          <w:i/>
          <w:iCs/>
          <w:noProof/>
          <w:szCs w:val="24"/>
        </w:rPr>
        <w:t>134</w:t>
      </w:r>
      <w:r w:rsidRPr="00850446">
        <w:rPr>
          <w:noProof/>
          <w:szCs w:val="24"/>
        </w:rPr>
        <w:t>, 9–21. https://doi.org/10.1016/j.jneumeth.2003.10.009</w:t>
      </w:r>
    </w:p>
    <w:p w14:paraId="1D47FA86"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Desimone, R., &amp; Duncan, J. (1995). Neural Mechanisms of Selective Visual. </w:t>
      </w:r>
      <w:r w:rsidRPr="00850446">
        <w:rPr>
          <w:i/>
          <w:iCs/>
          <w:noProof/>
          <w:szCs w:val="24"/>
        </w:rPr>
        <w:t>Annual Review of Neuroscience</w:t>
      </w:r>
      <w:r w:rsidRPr="00850446">
        <w:rPr>
          <w:noProof/>
          <w:szCs w:val="24"/>
        </w:rPr>
        <w:t xml:space="preserve">, </w:t>
      </w:r>
      <w:r w:rsidRPr="00850446">
        <w:rPr>
          <w:i/>
          <w:iCs/>
          <w:noProof/>
          <w:szCs w:val="24"/>
        </w:rPr>
        <w:t>18</w:t>
      </w:r>
      <w:r w:rsidRPr="00850446">
        <w:rPr>
          <w:noProof/>
          <w:szCs w:val="24"/>
        </w:rPr>
        <w:t>(1), 193–222. https://doi.org/10.1146/annurev.ne.18.030195.001205</w:t>
      </w:r>
    </w:p>
    <w:p w14:paraId="6D62A7B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Donohue, S. E., Hopf, J.-M., Bartsch, M. V., Schoenfeld, M. A., Heinze, H.-J., &amp; Woldorff, M. G. (2016). The Rapid Capture of Attention by Rewarded Objects. </w:t>
      </w:r>
      <w:r w:rsidRPr="00850446">
        <w:rPr>
          <w:i/>
          <w:iCs/>
          <w:noProof/>
          <w:szCs w:val="24"/>
        </w:rPr>
        <w:t>Journal of Cognitive Neuroscience</w:t>
      </w:r>
      <w:r w:rsidRPr="00850446">
        <w:rPr>
          <w:noProof/>
          <w:szCs w:val="24"/>
        </w:rPr>
        <w:t xml:space="preserve">, </w:t>
      </w:r>
      <w:r w:rsidRPr="00850446">
        <w:rPr>
          <w:i/>
          <w:iCs/>
          <w:noProof/>
          <w:szCs w:val="24"/>
        </w:rPr>
        <w:t>28</w:t>
      </w:r>
      <w:r w:rsidRPr="00850446">
        <w:rPr>
          <w:noProof/>
          <w:szCs w:val="24"/>
        </w:rPr>
        <w:t>(4), 529–541. https://doi.org/10.1162/jocn_a_00917</w:t>
      </w:r>
    </w:p>
    <w:p w14:paraId="7CC90AC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Etzel, J. A., Cole, M. W., Zacks, J. M., Kay, K. N., &amp; Braver, T. S. (2016). Reward Motivation Enhances Task Coding in Frontoparietal Cortex. </w:t>
      </w:r>
      <w:r w:rsidRPr="00850446">
        <w:rPr>
          <w:i/>
          <w:iCs/>
          <w:noProof/>
          <w:szCs w:val="24"/>
        </w:rPr>
        <w:t>Cerebral Cortex</w:t>
      </w:r>
      <w:r w:rsidRPr="00850446">
        <w:rPr>
          <w:noProof/>
          <w:szCs w:val="24"/>
        </w:rPr>
        <w:t xml:space="preserve">, </w:t>
      </w:r>
      <w:r w:rsidRPr="00850446">
        <w:rPr>
          <w:i/>
          <w:iCs/>
          <w:noProof/>
          <w:szCs w:val="24"/>
        </w:rPr>
        <w:t>26</w:t>
      </w:r>
      <w:r w:rsidRPr="00850446">
        <w:rPr>
          <w:noProof/>
          <w:szCs w:val="24"/>
        </w:rPr>
        <w:t>(4), 1647–1659. https://doi.org/10.1093/cercor/bhu327</w:t>
      </w:r>
    </w:p>
    <w:p w14:paraId="47AFFC9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F., &amp; Theeuwes, J. (2014). Exogenous visual orienting by reward. </w:t>
      </w:r>
      <w:r w:rsidRPr="00850446">
        <w:rPr>
          <w:i/>
          <w:iCs/>
          <w:noProof/>
          <w:szCs w:val="24"/>
        </w:rPr>
        <w:t>Journal of Vision</w:t>
      </w:r>
      <w:r w:rsidRPr="00850446">
        <w:rPr>
          <w:noProof/>
          <w:szCs w:val="24"/>
        </w:rPr>
        <w:t xml:space="preserve">, </w:t>
      </w:r>
      <w:r w:rsidRPr="00850446">
        <w:rPr>
          <w:i/>
          <w:iCs/>
          <w:noProof/>
          <w:szCs w:val="24"/>
        </w:rPr>
        <w:t>14</w:t>
      </w:r>
      <w:r w:rsidRPr="00850446">
        <w:rPr>
          <w:noProof/>
          <w:szCs w:val="24"/>
        </w:rPr>
        <w:t>(2014), 1–9. https://doi.org/10.1167/14.5.6.doi</w:t>
      </w:r>
    </w:p>
    <w:p w14:paraId="4579130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Failing, M., &amp; Theeuwes, J. (2017). Selection history: How reward modulates selectivity of visual attention. </w:t>
      </w:r>
      <w:r w:rsidRPr="00850446">
        <w:rPr>
          <w:i/>
          <w:iCs/>
          <w:noProof/>
          <w:szCs w:val="24"/>
        </w:rPr>
        <w:t>Psychonomic Bulletin and Review</w:t>
      </w:r>
      <w:r w:rsidRPr="00850446">
        <w:rPr>
          <w:noProof/>
          <w:szCs w:val="24"/>
        </w:rPr>
        <w:t>, 1–25. https://doi.org/10.3758/s13423-017-1380-y</w:t>
      </w:r>
    </w:p>
    <w:p w14:paraId="50DBD0E7"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Franken, I. H. A., Muris, P., &amp; Rassin, E. (2005). Psychometric properties of the Dutch BIS/BAS scales. </w:t>
      </w:r>
      <w:r w:rsidRPr="00850446">
        <w:rPr>
          <w:i/>
          <w:iCs/>
          <w:noProof/>
          <w:szCs w:val="24"/>
        </w:rPr>
        <w:t>Journal of Psychopathology and Behavioral Assessment</w:t>
      </w:r>
      <w:r w:rsidRPr="00850446">
        <w:rPr>
          <w:noProof/>
          <w:szCs w:val="24"/>
        </w:rPr>
        <w:t xml:space="preserve">, </w:t>
      </w:r>
      <w:r w:rsidRPr="00850446">
        <w:rPr>
          <w:i/>
          <w:iCs/>
          <w:noProof/>
          <w:szCs w:val="24"/>
        </w:rPr>
        <w:t>27</w:t>
      </w:r>
      <w:r w:rsidRPr="00850446">
        <w:rPr>
          <w:noProof/>
          <w:szCs w:val="24"/>
        </w:rPr>
        <w:t>(1), 25–30. https://doi.org/10.1007/s10862-005-3262-2</w:t>
      </w:r>
    </w:p>
    <w:p w14:paraId="1BEA143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Garnier, S. (2018). viridis: Default Color Maps from ‘matplotlib.’ R package version 0.3.</w:t>
      </w:r>
    </w:p>
    <w:p w14:paraId="7E1599A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Gelman, A., Goodrich, B., Gabry, J., &amp; Ali, I. (2017). R-squared for Bayesian regression models. </w:t>
      </w:r>
      <w:r w:rsidRPr="00850446">
        <w:rPr>
          <w:i/>
          <w:iCs/>
          <w:noProof/>
          <w:szCs w:val="24"/>
        </w:rPr>
        <w:t>Unpublished via Http://Www. Stat. Columbia. Edu/~ Gelman/Research/Unpublished.</w:t>
      </w:r>
      <w:r w:rsidRPr="00850446">
        <w:rPr>
          <w:noProof/>
          <w:szCs w:val="24"/>
        </w:rPr>
        <w:t xml:space="preserve"> </w:t>
      </w:r>
      <w:r w:rsidRPr="00850446">
        <w:rPr>
          <w:noProof/>
          <w:szCs w:val="24"/>
        </w:rPr>
        <w:lastRenderedPageBreak/>
        <w:t>Retrieved from http://www.stat.columbia.edu/~gelman/research/unpublished/bayes_R2.pdf</w:t>
      </w:r>
    </w:p>
    <w:p w14:paraId="1DB5880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Gelman, A., &amp; Rubin, D. B. (1992). </w:t>
      </w:r>
      <w:r w:rsidRPr="00850446">
        <w:rPr>
          <w:noProof/>
          <w:szCs w:val="24"/>
        </w:rPr>
        <w:t xml:space="preserve">Inference from Iterative Simulation Using Multiple Sequences. </w:t>
      </w:r>
      <w:r w:rsidRPr="00850446">
        <w:rPr>
          <w:i/>
          <w:iCs/>
          <w:noProof/>
          <w:szCs w:val="24"/>
        </w:rPr>
        <w:t>Statistical Science</w:t>
      </w:r>
      <w:r w:rsidRPr="00850446">
        <w:rPr>
          <w:noProof/>
          <w:szCs w:val="24"/>
        </w:rPr>
        <w:t xml:space="preserve">, </w:t>
      </w:r>
      <w:r w:rsidRPr="00850446">
        <w:rPr>
          <w:i/>
          <w:iCs/>
          <w:noProof/>
          <w:szCs w:val="24"/>
        </w:rPr>
        <w:t>7</w:t>
      </w:r>
      <w:r w:rsidRPr="00850446">
        <w:rPr>
          <w:noProof/>
          <w:szCs w:val="24"/>
        </w:rPr>
        <w:t>(4), 457–472. https://doi.org/10.1214/ss/1177011136</w:t>
      </w:r>
    </w:p>
    <w:p w14:paraId="5830F41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Hautus, M. J. (1995). Corrections for extreme proportions and their biasing effects on estimated values of d′. </w:t>
      </w:r>
      <w:r w:rsidRPr="00850446">
        <w:rPr>
          <w:i/>
          <w:iCs/>
          <w:noProof/>
          <w:szCs w:val="24"/>
        </w:rPr>
        <w:t>Behavior Research Methods, Instruments, &amp; Computers</w:t>
      </w:r>
      <w:r w:rsidRPr="00850446">
        <w:rPr>
          <w:noProof/>
          <w:szCs w:val="24"/>
        </w:rPr>
        <w:t xml:space="preserve">, </w:t>
      </w:r>
      <w:r w:rsidRPr="00850446">
        <w:rPr>
          <w:i/>
          <w:iCs/>
          <w:noProof/>
          <w:szCs w:val="24"/>
        </w:rPr>
        <w:t>27</w:t>
      </w:r>
      <w:r w:rsidRPr="00850446">
        <w:rPr>
          <w:noProof/>
          <w:szCs w:val="24"/>
        </w:rPr>
        <w:t>(1), 46–51. https://doi.org/10.3758/BF03203619</w:t>
      </w:r>
    </w:p>
    <w:p w14:paraId="69123934"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Hickey, C., Chelazzi, L., &amp; Theeuwes, J. (2010). Reward Changes Salience in Human Vision via the Anterior Cingulate. </w:t>
      </w:r>
      <w:r w:rsidRPr="00850446">
        <w:rPr>
          <w:i/>
          <w:iCs/>
          <w:noProof/>
          <w:szCs w:val="24"/>
        </w:rPr>
        <w:t>Journal of Neuroscience</w:t>
      </w:r>
      <w:r w:rsidRPr="00850446">
        <w:rPr>
          <w:noProof/>
          <w:szCs w:val="24"/>
        </w:rPr>
        <w:t xml:space="preserve">, </w:t>
      </w:r>
      <w:r w:rsidRPr="00850446">
        <w:rPr>
          <w:i/>
          <w:iCs/>
          <w:noProof/>
          <w:szCs w:val="24"/>
        </w:rPr>
        <w:t>30</w:t>
      </w:r>
      <w:r w:rsidRPr="00850446">
        <w:rPr>
          <w:noProof/>
          <w:szCs w:val="24"/>
        </w:rPr>
        <w:t>(33), 11096–11103. https://doi.org/10.1523/JNEUROSCI.1026-10.2010</w:t>
      </w:r>
    </w:p>
    <w:p w14:paraId="7B2967F6"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t xml:space="preserve">Hickey, C., &amp; Peelen, M. V. (2015a). Neural mechanisms of incentive salience in naturalistic human vision. </w:t>
      </w:r>
      <w:r w:rsidRPr="003D06CF">
        <w:rPr>
          <w:i/>
          <w:iCs/>
          <w:noProof/>
          <w:szCs w:val="24"/>
          <w:lang w:val="nl-BE"/>
        </w:rPr>
        <w:t>Neuron</w:t>
      </w:r>
      <w:r w:rsidRPr="003D06CF">
        <w:rPr>
          <w:noProof/>
          <w:szCs w:val="24"/>
          <w:lang w:val="nl-BE"/>
        </w:rPr>
        <w:t xml:space="preserve">, </w:t>
      </w:r>
      <w:r w:rsidRPr="003D06CF">
        <w:rPr>
          <w:i/>
          <w:iCs/>
          <w:noProof/>
          <w:szCs w:val="24"/>
          <w:lang w:val="nl-BE"/>
        </w:rPr>
        <w:t>85</w:t>
      </w:r>
      <w:r w:rsidRPr="003D06CF">
        <w:rPr>
          <w:noProof/>
          <w:szCs w:val="24"/>
          <w:lang w:val="nl-BE"/>
        </w:rPr>
        <w:t>(3), 512–518. https://doi.org/10.1016/j.neuron.2014.12.049</w:t>
      </w:r>
    </w:p>
    <w:p w14:paraId="7E865408" w14:textId="77777777" w:rsidR="00850446" w:rsidRPr="001D08B6" w:rsidRDefault="00850446" w:rsidP="00850446">
      <w:pPr>
        <w:widowControl w:val="0"/>
        <w:autoSpaceDE w:val="0"/>
        <w:autoSpaceDN w:val="0"/>
        <w:adjustRightInd w:val="0"/>
        <w:spacing w:after="0" w:line="480" w:lineRule="auto"/>
        <w:ind w:left="480" w:hanging="480"/>
        <w:rPr>
          <w:noProof/>
          <w:szCs w:val="24"/>
          <w:lang w:val="fr-BE"/>
          <w:rPrChange w:id="169" w:author="ruth" w:date="2019-08-12T13:19:00Z">
            <w:rPr>
              <w:noProof/>
              <w:szCs w:val="24"/>
            </w:rPr>
          </w:rPrChange>
        </w:rPr>
      </w:pPr>
      <w:r w:rsidRPr="003D06CF">
        <w:rPr>
          <w:noProof/>
          <w:szCs w:val="24"/>
          <w:lang w:val="nl-BE"/>
        </w:rPr>
        <w:t xml:space="preserve">Hickey, C., &amp; Peelen, M. V. (2015b). </w:t>
      </w:r>
      <w:r w:rsidRPr="00850446">
        <w:rPr>
          <w:noProof/>
          <w:szCs w:val="24"/>
        </w:rPr>
        <w:t xml:space="preserve">Neural Mechanisms of Incentive Salience in Naturalistic Human Vision Report Neural Mechanisms of Incentive Salience in Naturalistic Human Vision. </w:t>
      </w:r>
      <w:r w:rsidRPr="001D08B6">
        <w:rPr>
          <w:i/>
          <w:iCs/>
          <w:noProof/>
          <w:szCs w:val="24"/>
          <w:lang w:val="fr-BE"/>
          <w:rPrChange w:id="170" w:author="ruth" w:date="2019-08-12T13:19:00Z">
            <w:rPr>
              <w:i/>
              <w:iCs/>
              <w:noProof/>
              <w:szCs w:val="24"/>
            </w:rPr>
          </w:rPrChange>
        </w:rPr>
        <w:t>Neuron</w:t>
      </w:r>
      <w:r w:rsidRPr="001D08B6">
        <w:rPr>
          <w:noProof/>
          <w:szCs w:val="24"/>
          <w:lang w:val="fr-BE"/>
          <w:rPrChange w:id="171" w:author="ruth" w:date="2019-08-12T13:19:00Z">
            <w:rPr>
              <w:noProof/>
              <w:szCs w:val="24"/>
            </w:rPr>
          </w:rPrChange>
        </w:rPr>
        <w:t xml:space="preserve">, </w:t>
      </w:r>
      <w:r w:rsidRPr="001D08B6">
        <w:rPr>
          <w:i/>
          <w:iCs/>
          <w:noProof/>
          <w:szCs w:val="24"/>
          <w:lang w:val="fr-BE"/>
          <w:rPrChange w:id="172" w:author="ruth" w:date="2019-08-12T13:19:00Z">
            <w:rPr>
              <w:i/>
              <w:iCs/>
              <w:noProof/>
              <w:szCs w:val="24"/>
            </w:rPr>
          </w:rPrChange>
        </w:rPr>
        <w:t>85</w:t>
      </w:r>
      <w:r w:rsidRPr="001D08B6">
        <w:rPr>
          <w:noProof/>
          <w:szCs w:val="24"/>
          <w:lang w:val="fr-BE"/>
          <w:rPrChange w:id="173" w:author="ruth" w:date="2019-08-12T13:19:00Z">
            <w:rPr>
              <w:noProof/>
              <w:szCs w:val="24"/>
            </w:rPr>
          </w:rPrChange>
        </w:rPr>
        <w:t>(3), 512–518. https://doi.org/10.1016/j.neuron.2014.12.049</w:t>
      </w:r>
    </w:p>
    <w:p w14:paraId="0252A6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1D08B6">
        <w:rPr>
          <w:noProof/>
          <w:szCs w:val="24"/>
          <w:lang w:val="fr-BE"/>
          <w:rPrChange w:id="174" w:author="ruth" w:date="2019-08-12T13:19:00Z">
            <w:rPr>
              <w:noProof/>
              <w:szCs w:val="24"/>
            </w:rPr>
          </w:rPrChange>
        </w:rPr>
        <w:t xml:space="preserve">Holroyd, C. B., &amp; McClure, S. M. (2015). </w:t>
      </w:r>
      <w:r w:rsidRPr="00850446">
        <w:rPr>
          <w:noProof/>
          <w:szCs w:val="24"/>
        </w:rPr>
        <w:t xml:space="preserve">Hierarchical control over effortful behavior by rodent medial frontal cortex: A computational model. </w:t>
      </w:r>
      <w:r w:rsidRPr="00850446">
        <w:rPr>
          <w:i/>
          <w:iCs/>
          <w:noProof/>
          <w:szCs w:val="24"/>
        </w:rPr>
        <w:t>Psychological Review</w:t>
      </w:r>
      <w:r w:rsidRPr="00850446">
        <w:rPr>
          <w:noProof/>
          <w:szCs w:val="24"/>
        </w:rPr>
        <w:t xml:space="preserve">, </w:t>
      </w:r>
      <w:r w:rsidRPr="00850446">
        <w:rPr>
          <w:i/>
          <w:iCs/>
          <w:noProof/>
          <w:szCs w:val="24"/>
        </w:rPr>
        <w:t>122</w:t>
      </w:r>
      <w:r w:rsidRPr="00850446">
        <w:rPr>
          <w:noProof/>
          <w:szCs w:val="24"/>
        </w:rPr>
        <w:t>(1), 54–83. https://doi.org/10.1037/a0038339</w:t>
      </w:r>
    </w:p>
    <w:p w14:paraId="37DA9AD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Hope, R. M. (2013). Rmisc: Ryan miscellaneous. R package version, 1(5).</w:t>
      </w:r>
    </w:p>
    <w:p w14:paraId="5873855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Junghöfer, M., Elbert, T., Tucker, D. O. N. M., &amp; Rockstroh, B. (2000). Statistical control of artifacts in dense array EEG 0 MEG studies. </w:t>
      </w:r>
      <w:r w:rsidRPr="00850446">
        <w:rPr>
          <w:i/>
          <w:iCs/>
          <w:noProof/>
          <w:szCs w:val="24"/>
        </w:rPr>
        <w:t>Wiley Online Library</w:t>
      </w:r>
      <w:r w:rsidRPr="00850446">
        <w:rPr>
          <w:noProof/>
          <w:szCs w:val="24"/>
        </w:rPr>
        <w:t>, 523–532. Retrieved from http://onlinelibrary.wiley.com/doi/10.1111/1469-8986.3740523/full</w:t>
      </w:r>
    </w:p>
    <w:p w14:paraId="62CF843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850446">
        <w:rPr>
          <w:i/>
          <w:iCs/>
          <w:noProof/>
          <w:szCs w:val="24"/>
        </w:rPr>
        <w:t>Cerebral Cortex</w:t>
      </w:r>
      <w:r w:rsidRPr="00850446">
        <w:rPr>
          <w:noProof/>
          <w:szCs w:val="24"/>
        </w:rPr>
        <w:t xml:space="preserve">, </w:t>
      </w:r>
      <w:r w:rsidRPr="00850446">
        <w:rPr>
          <w:i/>
          <w:iCs/>
          <w:noProof/>
          <w:szCs w:val="24"/>
        </w:rPr>
        <w:t>22</w:t>
      </w:r>
      <w:r w:rsidRPr="00850446">
        <w:rPr>
          <w:noProof/>
          <w:szCs w:val="24"/>
        </w:rPr>
        <w:t>(3), 607–</w:t>
      </w:r>
      <w:r w:rsidRPr="00850446">
        <w:rPr>
          <w:noProof/>
          <w:szCs w:val="24"/>
        </w:rPr>
        <w:lastRenderedPageBreak/>
        <w:t>615. https://doi.org/10.1093/cercor/bhr134</w:t>
      </w:r>
    </w:p>
    <w:p w14:paraId="4E11215A"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Krebs, R. M., &amp; Woldorff, M. G. (2017). Cognitive control and reward. </w:t>
      </w:r>
      <w:r w:rsidRPr="00850446">
        <w:rPr>
          <w:i/>
          <w:iCs/>
          <w:noProof/>
          <w:szCs w:val="24"/>
        </w:rPr>
        <w:t>The Wiley Handbook of Cognitive Control</w:t>
      </w:r>
      <w:r w:rsidRPr="00850446">
        <w:rPr>
          <w:noProof/>
          <w:szCs w:val="24"/>
        </w:rPr>
        <w:t>, 422–439. https://doi.org/10.1002/9781118920497.ch24</w:t>
      </w:r>
    </w:p>
    <w:p w14:paraId="023969F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Kruschke, J. K., &amp; Meredith, M. (2017). BEST: Bayesian Estimation Supersedes the t-Test.</w:t>
      </w:r>
    </w:p>
    <w:p w14:paraId="6FA1F9C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Kruschke, John K. (2014). </w:t>
      </w:r>
      <w:r w:rsidRPr="00850446">
        <w:rPr>
          <w:i/>
          <w:iCs/>
          <w:noProof/>
          <w:szCs w:val="24"/>
        </w:rPr>
        <w:t>Doing Bayesian data analysis: A tutorial with R, JAGS, and Stan, second edition</w:t>
      </w:r>
      <w:r w:rsidRPr="00850446">
        <w:rPr>
          <w:noProof/>
          <w:szCs w:val="24"/>
        </w:rPr>
        <w:t xml:space="preserve">. </w:t>
      </w:r>
      <w:r w:rsidRPr="00850446">
        <w:rPr>
          <w:i/>
          <w:iCs/>
          <w:noProof/>
          <w:szCs w:val="24"/>
        </w:rPr>
        <w:t>Doing Bayesian Data Analysis: A Tutorial with R, JAGS, and Stan, Second Edition</w:t>
      </w:r>
      <w:r w:rsidRPr="00850446">
        <w:rPr>
          <w:noProof/>
          <w:szCs w:val="24"/>
        </w:rPr>
        <w:t xml:space="preserve"> (2nd ed.). Elsevier Inc. https://doi.org/10.1016/B978-0-12-405888-0.09999-2</w:t>
      </w:r>
    </w:p>
    <w:p w14:paraId="33F7F5C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Luque, D., Beesley, T., Morris, R. W., Jack, B. N., Griffiths, O., Whitford, T. J., &amp; Le Pelley, M. E. (2017). Goal-Directed and Habit-Like Modulations of Stimulus Processing during Reinforcement Learning. </w:t>
      </w:r>
      <w:r w:rsidRPr="00850446">
        <w:rPr>
          <w:i/>
          <w:iCs/>
          <w:noProof/>
          <w:szCs w:val="24"/>
        </w:rPr>
        <w:t>The Journal of Neuroscience</w:t>
      </w:r>
      <w:r w:rsidRPr="00850446">
        <w:rPr>
          <w:noProof/>
          <w:szCs w:val="24"/>
        </w:rPr>
        <w:t xml:space="preserve">, </w:t>
      </w:r>
      <w:r w:rsidRPr="00850446">
        <w:rPr>
          <w:i/>
          <w:iCs/>
          <w:noProof/>
          <w:szCs w:val="24"/>
        </w:rPr>
        <w:t>37</w:t>
      </w:r>
      <w:r w:rsidRPr="00850446">
        <w:rPr>
          <w:noProof/>
          <w:szCs w:val="24"/>
        </w:rPr>
        <w:t>(11), 3009–3017. https://doi.org/10.1523/jneurosci.3205-16.2017</w:t>
      </w:r>
    </w:p>
    <w:p w14:paraId="4A9BA8F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MacLean, M. H., &amp; Giesbrecht, B. (2015). Neural evidence reveals the rapid effects of reward history on selective attention. </w:t>
      </w:r>
      <w:r w:rsidRPr="00850446">
        <w:rPr>
          <w:i/>
          <w:iCs/>
          <w:noProof/>
          <w:szCs w:val="24"/>
        </w:rPr>
        <w:t>Brain Research</w:t>
      </w:r>
      <w:r w:rsidRPr="00850446">
        <w:rPr>
          <w:noProof/>
          <w:szCs w:val="24"/>
        </w:rPr>
        <w:t xml:space="preserve">, </w:t>
      </w:r>
      <w:r w:rsidRPr="00850446">
        <w:rPr>
          <w:i/>
          <w:iCs/>
          <w:noProof/>
          <w:szCs w:val="24"/>
        </w:rPr>
        <w:t>1606</w:t>
      </w:r>
      <w:r w:rsidRPr="00850446">
        <w:rPr>
          <w:noProof/>
          <w:szCs w:val="24"/>
        </w:rPr>
        <w:t>, 86–94. https://doi.org/10.1016/j.brainres.2015.02.016</w:t>
      </w:r>
    </w:p>
    <w:p w14:paraId="50AE840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Macmillan, N. A., &amp; Creelman, C. D. (2004). </w:t>
      </w:r>
      <w:r w:rsidRPr="00850446">
        <w:rPr>
          <w:i/>
          <w:iCs/>
          <w:noProof/>
          <w:szCs w:val="24"/>
        </w:rPr>
        <w:t>Detection theory: A user’s guide</w:t>
      </w:r>
      <w:r w:rsidRPr="00850446">
        <w:rPr>
          <w:noProof/>
          <w:szCs w:val="24"/>
        </w:rPr>
        <w:t>. Psychology press.</w:t>
      </w:r>
    </w:p>
    <w:p w14:paraId="520C723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McElreath, R. (2016). </w:t>
      </w:r>
      <w:r w:rsidRPr="00850446">
        <w:rPr>
          <w:i/>
          <w:iCs/>
          <w:noProof/>
          <w:szCs w:val="24"/>
        </w:rPr>
        <w:t>Statistical Rethinking: A Bayesian Course with Examples in R and Stan</w:t>
      </w:r>
      <w:r w:rsidRPr="00850446">
        <w:rPr>
          <w:noProof/>
          <w:szCs w:val="24"/>
        </w:rPr>
        <w:t>. Chapman Hall - CRC.</w:t>
      </w:r>
    </w:p>
    <w:p w14:paraId="42856D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Muller, M. M., Andersen, S., Trujillo, N. J., Valdes-Sosa, P., Malinowski, P., &amp; Hillyard, S. A. (2006). Feature-selective attention enhances color signals in early visual areas of the human brain. </w:t>
      </w:r>
      <w:r w:rsidRPr="00850446">
        <w:rPr>
          <w:i/>
          <w:iCs/>
          <w:noProof/>
          <w:szCs w:val="24"/>
        </w:rPr>
        <w:t>Proceedings of the National Academy of Sciences</w:t>
      </w:r>
      <w:r w:rsidRPr="00850446">
        <w:rPr>
          <w:noProof/>
          <w:szCs w:val="24"/>
        </w:rPr>
        <w:t xml:space="preserve">, </w:t>
      </w:r>
      <w:r w:rsidRPr="00850446">
        <w:rPr>
          <w:i/>
          <w:iCs/>
          <w:noProof/>
          <w:szCs w:val="24"/>
        </w:rPr>
        <w:t>103</w:t>
      </w:r>
      <w:r w:rsidRPr="00850446">
        <w:rPr>
          <w:noProof/>
          <w:szCs w:val="24"/>
        </w:rPr>
        <w:t>(38), 14250–14254. https://doi.org/10.1073/pnas.0606668103</w:t>
      </w:r>
    </w:p>
    <w:p w14:paraId="13BD644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Musslick, S., Shenhav, A., Botvinick, M. M., &amp; Cohen, J. D. (2015). A computational model of control allocation based on the Expected Value of Control. </w:t>
      </w:r>
      <w:r w:rsidRPr="00850446">
        <w:rPr>
          <w:i/>
          <w:iCs/>
          <w:noProof/>
          <w:szCs w:val="24"/>
        </w:rPr>
        <w:t xml:space="preserve">Reinforcement Learning and </w:t>
      </w:r>
      <w:r w:rsidRPr="00850446">
        <w:rPr>
          <w:i/>
          <w:iCs/>
          <w:noProof/>
          <w:szCs w:val="24"/>
        </w:rPr>
        <w:lastRenderedPageBreak/>
        <w:t>Decision Making Conference</w:t>
      </w:r>
      <w:r w:rsidRPr="00850446">
        <w:rPr>
          <w:noProof/>
          <w:szCs w:val="24"/>
        </w:rPr>
        <w:t xml:space="preserve">, </w:t>
      </w:r>
      <w:r w:rsidRPr="00850446">
        <w:rPr>
          <w:i/>
          <w:iCs/>
          <w:noProof/>
          <w:szCs w:val="24"/>
        </w:rPr>
        <w:t>59</w:t>
      </w:r>
      <w:r w:rsidRPr="00850446">
        <w:rPr>
          <w:noProof/>
          <w:szCs w:val="24"/>
        </w:rPr>
        <w:t>(1978), 2014.</w:t>
      </w:r>
    </w:p>
    <w:p w14:paraId="63BDCA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Nalborczyk, L., &amp; Bürkner, P.-C. (2019). An Introduction to Bayesian Multilevel Models Using brms: A Case Study of Gender Effects on Vowel Variability in Standard Indonesian. </w:t>
      </w:r>
      <w:r w:rsidRPr="00850446">
        <w:rPr>
          <w:i/>
          <w:iCs/>
          <w:noProof/>
          <w:szCs w:val="24"/>
        </w:rPr>
        <w:t>Journal of Speech, Language, and Hearing Research</w:t>
      </w:r>
      <w:r w:rsidRPr="00850446">
        <w:rPr>
          <w:noProof/>
          <w:szCs w:val="24"/>
        </w:rPr>
        <w:t>.</w:t>
      </w:r>
    </w:p>
    <w:p w14:paraId="0307784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Nolan, H., Whelan, R., &amp; Reilly, R. B. (2010). FASTER: Fully Automated Statistical Thresholding for EEG artifact Rejection. </w:t>
      </w:r>
      <w:r w:rsidRPr="00850446">
        <w:rPr>
          <w:i/>
          <w:iCs/>
          <w:noProof/>
          <w:szCs w:val="24"/>
        </w:rPr>
        <w:t>Journal of Neuroscience Methods</w:t>
      </w:r>
      <w:r w:rsidRPr="00850446">
        <w:rPr>
          <w:noProof/>
          <w:szCs w:val="24"/>
        </w:rPr>
        <w:t xml:space="preserve">, </w:t>
      </w:r>
      <w:r w:rsidRPr="00850446">
        <w:rPr>
          <w:i/>
          <w:iCs/>
          <w:noProof/>
          <w:szCs w:val="24"/>
        </w:rPr>
        <w:t>192</w:t>
      </w:r>
      <w:r w:rsidRPr="00850446">
        <w:rPr>
          <w:noProof/>
          <w:szCs w:val="24"/>
        </w:rPr>
        <w:t>(1), 152–162. https://doi.org/10.1016/j.jneumeth.2010.07.015</w:t>
      </w:r>
    </w:p>
    <w:p w14:paraId="509E9A2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Norcia, A. M., Appelbaum, L. G., Ales, J. M., Cottereau, B. R., &amp; Rossion, B. (2015). The steady-state visual evoked potential in vision research : A review. </w:t>
      </w:r>
      <w:r w:rsidRPr="00850446">
        <w:rPr>
          <w:i/>
          <w:iCs/>
          <w:noProof/>
          <w:szCs w:val="24"/>
        </w:rPr>
        <w:t>Journal of Vision</w:t>
      </w:r>
      <w:r w:rsidRPr="00850446">
        <w:rPr>
          <w:noProof/>
          <w:szCs w:val="24"/>
        </w:rPr>
        <w:t xml:space="preserve">, </w:t>
      </w:r>
      <w:r w:rsidRPr="00850446">
        <w:rPr>
          <w:i/>
          <w:iCs/>
          <w:noProof/>
          <w:szCs w:val="24"/>
        </w:rPr>
        <w:t>15</w:t>
      </w:r>
      <w:r w:rsidRPr="00850446">
        <w:rPr>
          <w:noProof/>
          <w:szCs w:val="24"/>
        </w:rPr>
        <w:t>(6), 1–46. https://doi.org/10.1167/15.6.4.doi</w:t>
      </w:r>
    </w:p>
    <w:p w14:paraId="6F8DB4BF"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Padmala, S., &amp; Pessoa, L. (2011). Reward reduces conflict by enhancing attentional control and biasing visual cortical processing. </w:t>
      </w:r>
      <w:r w:rsidRPr="00850446">
        <w:rPr>
          <w:i/>
          <w:iCs/>
          <w:noProof/>
          <w:szCs w:val="24"/>
        </w:rPr>
        <w:t>Journal of Cognitive Neuroscience</w:t>
      </w:r>
      <w:r w:rsidRPr="00850446">
        <w:rPr>
          <w:noProof/>
          <w:szCs w:val="24"/>
        </w:rPr>
        <w:t xml:space="preserve">, </w:t>
      </w:r>
      <w:r w:rsidRPr="00850446">
        <w:rPr>
          <w:i/>
          <w:iCs/>
          <w:noProof/>
          <w:szCs w:val="24"/>
        </w:rPr>
        <w:t>23</w:t>
      </w:r>
      <w:r w:rsidRPr="00850446">
        <w:rPr>
          <w:noProof/>
          <w:szCs w:val="24"/>
        </w:rPr>
        <w:t>(11), 3419–3432. https://doi.org/10.1162/jocn_a_00011</w:t>
      </w:r>
    </w:p>
    <w:p w14:paraId="2A5BF2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Pallier, C. (2002). Computing discriminability and bias with the R software. Retrieved July 25, 2019, from http://www.pallier.org/pdfs/aprime.pdf</w:t>
      </w:r>
    </w:p>
    <w:p w14:paraId="2478E6D5"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Perrin, F., Pernier, J., Bertrand, O., &amp; Echallier, J. F. (1989). Spherical splines for scalp potential and current density mapping. </w:t>
      </w:r>
      <w:r w:rsidRPr="00850446">
        <w:rPr>
          <w:i/>
          <w:iCs/>
          <w:noProof/>
          <w:szCs w:val="24"/>
        </w:rPr>
        <w:t>Electroencephalography and Clinical Neurophysiology</w:t>
      </w:r>
      <w:r w:rsidRPr="00850446">
        <w:rPr>
          <w:noProof/>
          <w:szCs w:val="24"/>
        </w:rPr>
        <w:t xml:space="preserve">, </w:t>
      </w:r>
      <w:r w:rsidRPr="00850446">
        <w:rPr>
          <w:i/>
          <w:iCs/>
          <w:noProof/>
          <w:szCs w:val="24"/>
        </w:rPr>
        <w:t>72</w:t>
      </w:r>
      <w:r w:rsidRPr="00850446">
        <w:rPr>
          <w:noProof/>
          <w:szCs w:val="24"/>
        </w:rPr>
        <w:t>(2), 184–187. https://doi.org/10.1016/0013-4694(89)90180-6</w:t>
      </w:r>
    </w:p>
    <w:p w14:paraId="4D3C3E0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(2015). Multiple influences of reward on perception and attention. </w:t>
      </w:r>
      <w:r w:rsidRPr="00850446">
        <w:rPr>
          <w:i/>
          <w:iCs/>
          <w:noProof/>
          <w:szCs w:val="24"/>
        </w:rPr>
        <w:t>Visual Cognition</w:t>
      </w:r>
      <w:r w:rsidRPr="00850446">
        <w:rPr>
          <w:noProof/>
          <w:szCs w:val="24"/>
        </w:rPr>
        <w:t xml:space="preserve">, </w:t>
      </w:r>
      <w:r w:rsidRPr="00850446">
        <w:rPr>
          <w:i/>
          <w:iCs/>
          <w:noProof/>
          <w:szCs w:val="24"/>
        </w:rPr>
        <w:t>23</w:t>
      </w:r>
      <w:r w:rsidRPr="00850446">
        <w:rPr>
          <w:noProof/>
          <w:szCs w:val="24"/>
        </w:rPr>
        <w:t>(1–2), 272–290. https://doi.org/10.1080/13506285.2014.974729</w:t>
      </w:r>
    </w:p>
    <w:p w14:paraId="1B23E19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Pessoa, L., &amp; Engelmann, J. B. (2010). Embedding reward signals into perception and cognition. </w:t>
      </w:r>
      <w:r w:rsidRPr="00850446">
        <w:rPr>
          <w:i/>
          <w:iCs/>
          <w:noProof/>
          <w:szCs w:val="24"/>
        </w:rPr>
        <w:t>Frontiers in Neuroscience</w:t>
      </w:r>
      <w:r w:rsidRPr="00850446">
        <w:rPr>
          <w:noProof/>
          <w:szCs w:val="24"/>
        </w:rPr>
        <w:t xml:space="preserve">, </w:t>
      </w:r>
      <w:r w:rsidRPr="00850446">
        <w:rPr>
          <w:i/>
          <w:iCs/>
          <w:noProof/>
          <w:szCs w:val="24"/>
        </w:rPr>
        <w:t>4</w:t>
      </w:r>
      <w:r w:rsidRPr="00850446">
        <w:rPr>
          <w:noProof/>
          <w:szCs w:val="24"/>
        </w:rPr>
        <w:t>(September), 1–8. https://doi.org/10.3389/fnins.2010.00017</w:t>
      </w:r>
    </w:p>
    <w:p w14:paraId="4A932CC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Phillips, N. (2016). Yarrr: A companion to the e-book YaRrr!: The Pirate’s Guide to R. R package version 0.1.</w:t>
      </w:r>
    </w:p>
    <w:p w14:paraId="0B29F25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lastRenderedPageBreak/>
        <w:t xml:space="preserve">Posner, M. I. (1980). Orienting of attention. </w:t>
      </w:r>
      <w:r w:rsidRPr="00850446">
        <w:rPr>
          <w:i/>
          <w:iCs/>
          <w:noProof/>
          <w:szCs w:val="24"/>
        </w:rPr>
        <w:t>The Quarterly Journal of Experimental Psychology</w:t>
      </w:r>
      <w:r w:rsidRPr="00850446">
        <w:rPr>
          <w:noProof/>
          <w:szCs w:val="24"/>
        </w:rPr>
        <w:t xml:space="preserve">, </w:t>
      </w:r>
      <w:r w:rsidRPr="00850446">
        <w:rPr>
          <w:i/>
          <w:iCs/>
          <w:noProof/>
          <w:szCs w:val="24"/>
        </w:rPr>
        <w:t>32</w:t>
      </w:r>
      <w:r w:rsidRPr="00850446">
        <w:rPr>
          <w:noProof/>
          <w:szCs w:val="24"/>
        </w:rPr>
        <w:t>(1), 3–25. https://doi.org/10.1080/00335558008248231</w:t>
      </w:r>
    </w:p>
    <w:p w14:paraId="6341B1FD"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Qi, S., Zeng, Q., Ding, C., &amp; Li, H. (2013). </w:t>
      </w:r>
      <w:r w:rsidRPr="00850446">
        <w:rPr>
          <w:noProof/>
          <w:szCs w:val="24"/>
        </w:rPr>
        <w:t xml:space="preserve">Neural correlates of reward-driven attentional capture in visual search. </w:t>
      </w:r>
      <w:r w:rsidRPr="00850446">
        <w:rPr>
          <w:i/>
          <w:iCs/>
          <w:noProof/>
          <w:szCs w:val="24"/>
        </w:rPr>
        <w:t>Brain Research</w:t>
      </w:r>
      <w:r w:rsidRPr="00850446">
        <w:rPr>
          <w:noProof/>
          <w:szCs w:val="24"/>
        </w:rPr>
        <w:t xml:space="preserve">, </w:t>
      </w:r>
      <w:r w:rsidRPr="00850446">
        <w:rPr>
          <w:i/>
          <w:iCs/>
          <w:noProof/>
          <w:szCs w:val="24"/>
        </w:rPr>
        <w:t>1532</w:t>
      </w:r>
      <w:r w:rsidRPr="00850446">
        <w:rPr>
          <w:noProof/>
          <w:szCs w:val="24"/>
        </w:rPr>
        <w:t>, 32–43. https://doi.org/10.1016/j.brainres.2013.07.044</w:t>
      </w:r>
    </w:p>
    <w:p w14:paraId="6A562953"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 Core Team. (2017). R: A Language and Environment for Statistical Computing. R Foundation for Statistical Computing.</w:t>
      </w:r>
    </w:p>
    <w:p w14:paraId="067C3D0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Rinker, T., &amp; Kurkiewicz, D. (n.d.). pacman: Package Management for R.</w:t>
      </w:r>
    </w:p>
    <w:p w14:paraId="673D1FC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Roelfsema, P. R., van Ooyen, A., &amp; Watanabe, T. (2010). </w:t>
      </w:r>
      <w:r w:rsidRPr="00850446">
        <w:rPr>
          <w:noProof/>
          <w:szCs w:val="24"/>
        </w:rPr>
        <w:t xml:space="preserve">Perceptual learning rules based on reinforcers and attention. </w:t>
      </w:r>
      <w:r w:rsidRPr="00850446">
        <w:rPr>
          <w:i/>
          <w:iCs/>
          <w:noProof/>
          <w:szCs w:val="24"/>
        </w:rPr>
        <w:t>Trends in Cognitive Sciences</w:t>
      </w:r>
      <w:r w:rsidRPr="00850446">
        <w:rPr>
          <w:noProof/>
          <w:szCs w:val="24"/>
        </w:rPr>
        <w:t xml:space="preserve">, </w:t>
      </w:r>
      <w:r w:rsidRPr="00850446">
        <w:rPr>
          <w:i/>
          <w:iCs/>
          <w:noProof/>
          <w:szCs w:val="24"/>
        </w:rPr>
        <w:t>14</w:t>
      </w:r>
      <w:r w:rsidRPr="00850446">
        <w:rPr>
          <w:noProof/>
          <w:szCs w:val="24"/>
        </w:rPr>
        <w:t>(2), 64–71. https://doi.org/10.1016/j.tics.2009.11.005</w:t>
      </w:r>
    </w:p>
    <w:p w14:paraId="2EF851DC"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RStudio Team. (2015). Integrated Development for R. RStudio, Inc.</w:t>
      </w:r>
    </w:p>
    <w:p w14:paraId="07692C7B"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Schevernels, H., Krebs, R. M., Santens, P., Woldorff, M. G., &amp; Boehler, C. N. (2014). </w:t>
      </w:r>
      <w:r w:rsidRPr="00850446">
        <w:rPr>
          <w:noProof/>
          <w:szCs w:val="24"/>
        </w:rPr>
        <w:t xml:space="preserve">Task preparation processes related to reward prediction precede those related to task-difficulty expectation. </w:t>
      </w:r>
      <w:r w:rsidRPr="00850446">
        <w:rPr>
          <w:i/>
          <w:iCs/>
          <w:noProof/>
          <w:szCs w:val="24"/>
        </w:rPr>
        <w:t>NeuroImage</w:t>
      </w:r>
      <w:r w:rsidRPr="00850446">
        <w:rPr>
          <w:noProof/>
          <w:szCs w:val="24"/>
        </w:rPr>
        <w:t xml:space="preserve">, </w:t>
      </w:r>
      <w:r w:rsidRPr="00850446">
        <w:rPr>
          <w:i/>
          <w:iCs/>
          <w:noProof/>
          <w:szCs w:val="24"/>
        </w:rPr>
        <w:t>84</w:t>
      </w:r>
      <w:r w:rsidRPr="00850446">
        <w:rPr>
          <w:noProof/>
          <w:szCs w:val="24"/>
        </w:rPr>
        <w:t>, 639–647. https://doi.org/10.1016/j.neuroimage.2013.09.039</w:t>
      </w:r>
    </w:p>
    <w:p w14:paraId="68DC3011"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Serences, J. T. (2008). Value-Based Modulations in Human Visual Cortex. </w:t>
      </w:r>
      <w:r w:rsidRPr="00850446">
        <w:rPr>
          <w:i/>
          <w:iCs/>
          <w:noProof/>
          <w:szCs w:val="24"/>
        </w:rPr>
        <w:t>Neuron</w:t>
      </w:r>
      <w:r w:rsidRPr="00850446">
        <w:rPr>
          <w:noProof/>
          <w:szCs w:val="24"/>
        </w:rPr>
        <w:t xml:space="preserve">, </w:t>
      </w:r>
      <w:r w:rsidRPr="00850446">
        <w:rPr>
          <w:i/>
          <w:iCs/>
          <w:noProof/>
          <w:szCs w:val="24"/>
        </w:rPr>
        <w:t>60</w:t>
      </w:r>
      <w:r w:rsidRPr="00850446">
        <w:rPr>
          <w:noProof/>
          <w:szCs w:val="24"/>
        </w:rPr>
        <w:t>(6), 1169–1181. https://doi.org/10.1016/j.neuron.2008.10.051</w:t>
      </w:r>
    </w:p>
    <w:p w14:paraId="622CDDA8"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Shenhav, A., Botvinick, M., &amp; Cohen, J. (2013). The expected value of control: An integrative theory of anterior cingulate cortex function. </w:t>
      </w:r>
      <w:r w:rsidRPr="00850446">
        <w:rPr>
          <w:i/>
          <w:iCs/>
          <w:noProof/>
          <w:szCs w:val="24"/>
        </w:rPr>
        <w:t>Neuron</w:t>
      </w:r>
      <w:r w:rsidRPr="00850446">
        <w:rPr>
          <w:noProof/>
          <w:szCs w:val="24"/>
        </w:rPr>
        <w:t xml:space="preserve">, </w:t>
      </w:r>
      <w:r w:rsidRPr="00850446">
        <w:rPr>
          <w:i/>
          <w:iCs/>
          <w:noProof/>
          <w:szCs w:val="24"/>
        </w:rPr>
        <w:t>79</w:t>
      </w:r>
      <w:r w:rsidRPr="00850446">
        <w:rPr>
          <w:noProof/>
          <w:szCs w:val="24"/>
        </w:rPr>
        <w:t>(2), 217–240. https://doi.org/10.1016/j.neuron.2013.07.007</w:t>
      </w:r>
    </w:p>
    <w:p w14:paraId="6E405BE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850446">
        <w:rPr>
          <w:i/>
          <w:iCs/>
          <w:noProof/>
          <w:szCs w:val="24"/>
        </w:rPr>
        <w:t>BioRxiv</w:t>
      </w:r>
      <w:r w:rsidRPr="00850446">
        <w:rPr>
          <w:noProof/>
          <w:szCs w:val="24"/>
        </w:rPr>
        <w:t>, 622589. https://doi.org/10.1101/622589</w:t>
      </w:r>
    </w:p>
    <w:p w14:paraId="3613BADD" w14:textId="77777777" w:rsidR="00850446" w:rsidRPr="003D06CF" w:rsidRDefault="00850446" w:rsidP="00850446">
      <w:pPr>
        <w:widowControl w:val="0"/>
        <w:autoSpaceDE w:val="0"/>
        <w:autoSpaceDN w:val="0"/>
        <w:adjustRightInd w:val="0"/>
        <w:spacing w:after="0" w:line="480" w:lineRule="auto"/>
        <w:ind w:left="480" w:hanging="480"/>
        <w:rPr>
          <w:noProof/>
          <w:szCs w:val="24"/>
          <w:lang w:val="nl-BE"/>
        </w:rPr>
      </w:pPr>
      <w:r w:rsidRPr="00850446">
        <w:rPr>
          <w:noProof/>
          <w:szCs w:val="24"/>
        </w:rPr>
        <w:lastRenderedPageBreak/>
        <w:t xml:space="preserve">Theeuwes, J. (2010). Top-down and bottom-up control of visual selection. </w:t>
      </w:r>
      <w:r w:rsidRPr="003D06CF">
        <w:rPr>
          <w:i/>
          <w:iCs/>
          <w:noProof/>
          <w:szCs w:val="24"/>
          <w:lang w:val="nl-BE"/>
        </w:rPr>
        <w:t>Acta Psychologica</w:t>
      </w:r>
      <w:r w:rsidRPr="003D06CF">
        <w:rPr>
          <w:noProof/>
          <w:szCs w:val="24"/>
          <w:lang w:val="nl-BE"/>
        </w:rPr>
        <w:t xml:space="preserve">, </w:t>
      </w:r>
      <w:r w:rsidRPr="003D06CF">
        <w:rPr>
          <w:i/>
          <w:iCs/>
          <w:noProof/>
          <w:szCs w:val="24"/>
          <w:lang w:val="nl-BE"/>
        </w:rPr>
        <w:t>135</w:t>
      </w:r>
      <w:r w:rsidRPr="003D06CF">
        <w:rPr>
          <w:noProof/>
          <w:szCs w:val="24"/>
          <w:lang w:val="nl-BE"/>
        </w:rPr>
        <w:t>(2), 77–99. https://doi.org/10.1016/j.actpsy.2010.02.006</w:t>
      </w:r>
    </w:p>
    <w:p w14:paraId="2DF47E70"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3D06CF">
        <w:rPr>
          <w:noProof/>
          <w:szCs w:val="24"/>
          <w:lang w:val="nl-BE"/>
        </w:rPr>
        <w:t xml:space="preserve">Van der Does, A. J. W. (2002). </w:t>
      </w:r>
      <w:r w:rsidRPr="003D06CF">
        <w:rPr>
          <w:i/>
          <w:iCs/>
          <w:noProof/>
          <w:szCs w:val="24"/>
          <w:lang w:val="nl-BE"/>
        </w:rPr>
        <w:t xml:space="preserve">Handleiding bij de Nederlandse versie van beck depression inventory—second edition (BDI-II-NL). </w:t>
      </w:r>
      <w:r w:rsidRPr="00850446">
        <w:rPr>
          <w:i/>
          <w:iCs/>
          <w:noProof/>
          <w:szCs w:val="24"/>
        </w:rPr>
        <w:t>[The Dutch version of the Beck depression inventory].</w:t>
      </w:r>
      <w:r w:rsidRPr="00850446">
        <w:rPr>
          <w:noProof/>
          <w:szCs w:val="24"/>
        </w:rPr>
        <w:t xml:space="preserve"> Amsterdam: Harcourt.</w:t>
      </w:r>
    </w:p>
    <w:p w14:paraId="17A3537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Verguts, T., Vassena, E., &amp; Silvetti, M. (2015). Adaptive effort investment in cognitive and physical tasks: a neurocomputational model. </w:t>
      </w:r>
      <w:r w:rsidRPr="00850446">
        <w:rPr>
          <w:i/>
          <w:iCs/>
          <w:noProof/>
          <w:szCs w:val="24"/>
        </w:rPr>
        <w:t>Frontiers in Behavioral Neuroscience</w:t>
      </w:r>
      <w:r w:rsidRPr="00850446">
        <w:rPr>
          <w:noProof/>
          <w:szCs w:val="24"/>
        </w:rPr>
        <w:t xml:space="preserve">, </w:t>
      </w:r>
      <w:r w:rsidRPr="00850446">
        <w:rPr>
          <w:i/>
          <w:iCs/>
          <w:noProof/>
          <w:szCs w:val="24"/>
        </w:rPr>
        <w:t>9</w:t>
      </w:r>
      <w:r w:rsidRPr="00850446">
        <w:rPr>
          <w:noProof/>
          <w:szCs w:val="24"/>
        </w:rPr>
        <w:t>(March). https://doi.org/10.3389/fnbeh.2015.00057</w:t>
      </w:r>
    </w:p>
    <w:p w14:paraId="6FC6190E"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Watanabe, S. (2010). Asymptotic Equivalence of Bayes Cross Validation and Widely Applicable Information Criterion in Singular Learning Theory, </w:t>
      </w:r>
      <w:r w:rsidRPr="00850446">
        <w:rPr>
          <w:i/>
          <w:iCs/>
          <w:noProof/>
          <w:szCs w:val="24"/>
        </w:rPr>
        <w:t>11</w:t>
      </w:r>
      <w:r w:rsidRPr="00850446">
        <w:rPr>
          <w:noProof/>
          <w:szCs w:val="24"/>
        </w:rPr>
        <w:t>, 3571–3594. Retrieved from http://arxiv.org/abs/1004.2316</w:t>
      </w:r>
    </w:p>
    <w:p w14:paraId="1DBC0E9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Wickham, H. (2017). Tidyverse: Easily install and load ’tidyverse’ packages. R package version, 1(1).</w:t>
      </w:r>
    </w:p>
    <w:p w14:paraId="5288B542"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Wilke, C. O. (2016). cowplot: streamlined plot theme and plot annotations for ‘ggplot2.’ CRAN Repos.</w:t>
      </w:r>
    </w:p>
    <w:p w14:paraId="619E8F39" w14:textId="77777777" w:rsidR="00850446" w:rsidRPr="00850446" w:rsidRDefault="00850446" w:rsidP="00850446">
      <w:pPr>
        <w:widowControl w:val="0"/>
        <w:autoSpaceDE w:val="0"/>
        <w:autoSpaceDN w:val="0"/>
        <w:adjustRightInd w:val="0"/>
        <w:spacing w:after="0" w:line="480" w:lineRule="auto"/>
        <w:ind w:left="480" w:hanging="480"/>
        <w:rPr>
          <w:noProof/>
          <w:szCs w:val="24"/>
        </w:rPr>
      </w:pPr>
      <w:r w:rsidRPr="00850446">
        <w:rPr>
          <w:noProof/>
          <w:szCs w:val="24"/>
        </w:rPr>
        <w:t xml:space="preserve">Wisniewski, D., Reverberi, C., Momennejad, I., Kahnt, T., &amp; Haynes, J.-D. (2015). The Role of the Parietal Cortex in the Representation of Task-Reward Associations. </w:t>
      </w:r>
      <w:r w:rsidRPr="00850446">
        <w:rPr>
          <w:i/>
          <w:iCs/>
          <w:noProof/>
          <w:szCs w:val="24"/>
        </w:rPr>
        <w:t>Journal of Neuroscience</w:t>
      </w:r>
      <w:r w:rsidRPr="00850446">
        <w:rPr>
          <w:noProof/>
          <w:szCs w:val="24"/>
        </w:rPr>
        <w:t xml:space="preserve">, </w:t>
      </w:r>
      <w:r w:rsidRPr="00850446">
        <w:rPr>
          <w:i/>
          <w:iCs/>
          <w:noProof/>
          <w:szCs w:val="24"/>
        </w:rPr>
        <w:t>35</w:t>
      </w:r>
      <w:r w:rsidRPr="00850446">
        <w:rPr>
          <w:noProof/>
          <w:szCs w:val="24"/>
        </w:rPr>
        <w:t>(36), 12355–12365. https://doi.org/10.1523/jneurosci.4882-14.2015</w:t>
      </w:r>
    </w:p>
    <w:p w14:paraId="1AE96D47" w14:textId="77777777" w:rsidR="00850446" w:rsidRPr="00850446" w:rsidRDefault="00850446" w:rsidP="00850446">
      <w:pPr>
        <w:widowControl w:val="0"/>
        <w:autoSpaceDE w:val="0"/>
        <w:autoSpaceDN w:val="0"/>
        <w:adjustRightInd w:val="0"/>
        <w:spacing w:after="0" w:line="480" w:lineRule="auto"/>
        <w:ind w:left="480" w:hanging="480"/>
        <w:rPr>
          <w:noProof/>
        </w:rPr>
      </w:pPr>
      <w:r w:rsidRPr="00850446">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uth" w:date="2019-08-12T13:19:00Z" w:initials="r">
    <w:p w14:paraId="30E560B4" w14:textId="0601D37B" w:rsidR="004A2328" w:rsidRDefault="004A2328">
      <w:pPr>
        <w:pStyle w:val="CommentText"/>
      </w:pPr>
      <w:r>
        <w:rPr>
          <w:rStyle w:val="CommentReference"/>
        </w:rPr>
        <w:annotationRef/>
      </w:r>
      <w:r>
        <w:t>pointed out, indicated?</w:t>
      </w:r>
    </w:p>
  </w:comment>
  <w:comment w:id="2" w:author="ruth" w:date="2019-08-12T13:20:00Z" w:initials="r">
    <w:p w14:paraId="005F7F7D" w14:textId="7A8EF79D" w:rsidR="004A2328" w:rsidRDefault="004A2328">
      <w:pPr>
        <w:pStyle w:val="CommentText"/>
      </w:pPr>
      <w:r>
        <w:rPr>
          <w:rStyle w:val="CommentReference"/>
        </w:rPr>
        <w:annotationRef/>
      </w:r>
      <w:r>
        <w:t>are</w:t>
      </w:r>
    </w:p>
  </w:comment>
  <w:comment w:id="9" w:author="ruth" w:date="2019-08-12T13:21:00Z" w:initials="r">
    <w:p w14:paraId="097F380E" w14:textId="3F1ED9F6" w:rsidR="004A2328" w:rsidRDefault="004A2328">
      <w:pPr>
        <w:pStyle w:val="CommentText"/>
      </w:pPr>
      <w:r>
        <w:rPr>
          <w:rStyle w:val="CommentReference"/>
        </w:rPr>
        <w:annotationRef/>
      </w:r>
      <w:r>
        <w:t>attentional control?</w:t>
      </w:r>
    </w:p>
  </w:comment>
  <w:comment w:id="18" w:author="ruth" w:date="2019-08-12T14:10:00Z" w:initials="r">
    <w:p w14:paraId="3EC304A9" w14:textId="742783B0" w:rsidR="004A2328" w:rsidRDefault="004A2328">
      <w:pPr>
        <w:pStyle w:val="CommentText"/>
      </w:pPr>
      <w:r>
        <w:rPr>
          <w:rStyle w:val="CommentReference"/>
        </w:rPr>
        <w:annotationRef/>
      </w:r>
      <w:r>
        <w:t>attentional?</w:t>
      </w:r>
    </w:p>
  </w:comment>
  <w:comment w:id="19" w:author="ruth" w:date="2019-08-12T13:26:00Z" w:initials="r">
    <w:p w14:paraId="55584977" w14:textId="3352FFC7" w:rsidR="004A2328" w:rsidRDefault="004A2328">
      <w:pPr>
        <w:pStyle w:val="CommentText"/>
      </w:pPr>
      <w:r>
        <w:rPr>
          <w:rStyle w:val="CommentReference"/>
        </w:rPr>
        <w:annotationRef/>
      </w:r>
      <w:r>
        <w:t>whether?</w:t>
      </w:r>
    </w:p>
  </w:comment>
  <w:comment w:id="20" w:author="ruth" w:date="2019-08-12T14:17:00Z" w:initials="r">
    <w:p w14:paraId="6021C6B0" w14:textId="66CF31DF" w:rsidR="004A2328" w:rsidRDefault="004A2328">
      <w:pPr>
        <w:pStyle w:val="CommentText"/>
      </w:pPr>
      <w:r>
        <w:rPr>
          <w:rStyle w:val="CommentReference"/>
        </w:rPr>
        <w:annotationRef/>
      </w:r>
      <w:r>
        <w:t xml:space="preserve">This could be interesting as well: </w:t>
      </w:r>
      <w:r w:rsidRPr="003C0D08">
        <w:t>https://www.ncbi.nlm.nih.gov/pubmed/30457917</w:t>
      </w:r>
    </w:p>
  </w:comment>
  <w:comment w:id="21" w:author="ruth" w:date="2019-08-12T13:26:00Z" w:initials="r">
    <w:p w14:paraId="497D8887" w14:textId="78FD2E43" w:rsidR="004A2328" w:rsidRDefault="004A2328">
      <w:pPr>
        <w:pStyle w:val="CommentText"/>
      </w:pPr>
      <w:r>
        <w:rPr>
          <w:rStyle w:val="CommentReference"/>
        </w:rPr>
        <w:annotationRef/>
      </w:r>
      <w:r>
        <w:t>Are you sure?</w:t>
      </w:r>
    </w:p>
  </w:comment>
  <w:comment w:id="22" w:author="ruth" w:date="2019-08-12T13:27:00Z" w:initials="r">
    <w:p w14:paraId="46D9CC54" w14:textId="77071F85" w:rsidR="004A2328" w:rsidRDefault="004A2328">
      <w:pPr>
        <w:pStyle w:val="CommentText"/>
      </w:pPr>
      <w:r>
        <w:rPr>
          <w:rStyle w:val="CommentReference"/>
        </w:rPr>
        <w:annotationRef/>
      </w:r>
      <w:r>
        <w:t>in the representation of reward-related…? in representing reward-related…</w:t>
      </w:r>
    </w:p>
  </w:comment>
  <w:comment w:id="23" w:author="ruth" w:date="2019-08-12T14:10:00Z" w:initials="r">
    <w:p w14:paraId="0E4F6DB5" w14:textId="53721A23" w:rsidR="004A2328" w:rsidRDefault="004A2328">
      <w:pPr>
        <w:pStyle w:val="CommentText"/>
      </w:pPr>
      <w:r>
        <w:rPr>
          <w:rStyle w:val="CommentReference"/>
        </w:rPr>
        <w:annotationRef/>
      </w:r>
      <w:r>
        <w:t>attentional?</w:t>
      </w:r>
    </w:p>
  </w:comment>
  <w:comment w:id="27" w:author="ruth" w:date="2019-08-12T14:07:00Z" w:initials="r">
    <w:p w14:paraId="21532163" w14:textId="0B40A79F" w:rsidR="004A2328" w:rsidRDefault="004A2328">
      <w:pPr>
        <w:pStyle w:val="CommentText"/>
      </w:pPr>
      <w:r>
        <w:rPr>
          <w:rStyle w:val="CommentReference"/>
        </w:rPr>
        <w:annotationRef/>
      </w:r>
      <w:r>
        <w:t>maybe also mention the obvious: the method/approach is of course different (MVPA requires discrete categories which map onto specific subregions…)</w:t>
      </w:r>
    </w:p>
  </w:comment>
  <w:comment w:id="28" w:author="ruth" w:date="2019-08-12T14:09:00Z" w:initials="r">
    <w:p w14:paraId="0C2CAD4F" w14:textId="3CDBA2B9" w:rsidR="004A2328" w:rsidRDefault="004A2328">
      <w:pPr>
        <w:pStyle w:val="CommentText"/>
      </w:pPr>
      <w:r>
        <w:rPr>
          <w:rStyle w:val="CommentReference"/>
        </w:rPr>
        <w:annotationRef/>
      </w:r>
      <w:r>
        <w:t>attentional?</w:t>
      </w:r>
    </w:p>
  </w:comment>
  <w:comment w:id="44" w:author="ruth" w:date="2019-08-12T15:12:00Z" w:initials="r">
    <w:p w14:paraId="6B9B56D7" w14:textId="10BD6AF3" w:rsidR="004A2328" w:rsidRDefault="004A2328">
      <w:pPr>
        <w:pStyle w:val="CommentText"/>
      </w:pPr>
      <w:r>
        <w:rPr>
          <w:rStyle w:val="CommentReference"/>
        </w:rPr>
        <w:annotationRef/>
      </w:r>
      <w:r>
        <w:t>Mainly relates to the training phase, right? mention why we have a test phase??</w:t>
      </w:r>
    </w:p>
  </w:comment>
  <w:comment w:id="52" w:author="ruth" w:date="2019-08-13T10:06:00Z" w:initials="r">
    <w:p w14:paraId="553767B3" w14:textId="26F641D4" w:rsidR="004A2328" w:rsidRDefault="004A2328">
      <w:pPr>
        <w:pStyle w:val="CommentText"/>
      </w:pPr>
      <w:r>
        <w:rPr>
          <w:rStyle w:val="CommentReference"/>
        </w:rPr>
        <w:annotationRef/>
      </w:r>
      <w:r>
        <w:t>Correct? Or 60 per block?</w:t>
      </w:r>
    </w:p>
  </w:comment>
  <w:comment w:id="56" w:author="ruth" w:date="2019-08-13T10:07:00Z" w:initials="r">
    <w:p w14:paraId="71801CD5" w14:textId="2BCEF1A0" w:rsidR="004A2328" w:rsidRDefault="004A2328">
      <w:pPr>
        <w:pStyle w:val="CommentText"/>
      </w:pPr>
      <w:r>
        <w:rPr>
          <w:rStyle w:val="CommentReference"/>
        </w:rPr>
        <w:annotationRef/>
      </w:r>
      <w:r>
        <w:t>Correct?</w:t>
      </w:r>
    </w:p>
  </w:comment>
  <w:comment w:id="65" w:author="ruth" w:date="2019-08-13T10:10:00Z" w:initials="r">
    <w:p w14:paraId="73A34D30" w14:textId="48678F09" w:rsidR="004A2328" w:rsidRDefault="004A2328">
      <w:pPr>
        <w:pStyle w:val="CommentText"/>
      </w:pPr>
      <w:r>
        <w:rPr>
          <w:rStyle w:val="CommentReference"/>
        </w:rPr>
        <w:annotationRef/>
      </w:r>
      <w:r>
        <w:t>This is confusing and not very imortant. Would be more informative to say how many trials contained one, two, or three – I assume 20:20:20?</w:t>
      </w:r>
    </w:p>
  </w:comment>
  <w:comment w:id="69" w:author="ruth" w:date="2019-08-13T10:12:00Z" w:initials="r">
    <w:p w14:paraId="7A1A979C" w14:textId="3E546963" w:rsidR="004A2328" w:rsidRDefault="004A2328">
      <w:pPr>
        <w:pStyle w:val="CommentText"/>
      </w:pPr>
      <w:r>
        <w:rPr>
          <w:rStyle w:val="CommentReference"/>
        </w:rPr>
        <w:annotationRef/>
      </w:r>
      <w:r>
        <w:t>So this means that the usual correct tone is presented much more often during the experiment? (always during baseline and always during test, and in 50% of trials in the training). If that’s the case, reward feedback is much more salient merely due to probability…</w:t>
      </w:r>
    </w:p>
  </w:comment>
  <w:comment w:id="78" w:author="ruth" w:date="2019-08-13T10:14:00Z" w:initials="r">
    <w:p w14:paraId="73742BE5" w14:textId="0B67E6A3" w:rsidR="004A2328" w:rsidRDefault="004A2328">
      <w:pPr>
        <w:pStyle w:val="CommentText"/>
      </w:pPr>
      <w:r>
        <w:rPr>
          <w:rStyle w:val="CommentReference"/>
        </w:rPr>
        <w:annotationRef/>
      </w:r>
      <w:r>
        <w:t>short breaks? (there are multiple blocks…)</w:t>
      </w:r>
    </w:p>
  </w:comment>
  <w:comment w:id="101" w:author="ruth" w:date="2019-08-13T10:24:00Z" w:initials="r">
    <w:p w14:paraId="3D48D05E" w14:textId="2D46912C" w:rsidR="001666D1" w:rsidRDefault="001666D1">
      <w:pPr>
        <w:pStyle w:val="CommentText"/>
      </w:pPr>
      <w:r>
        <w:rPr>
          <w:rStyle w:val="CommentReference"/>
        </w:rPr>
        <w:annotationRef/>
      </w:r>
      <w:r>
        <w:t>repetition</w:t>
      </w:r>
    </w:p>
  </w:comment>
  <w:comment w:id="121" w:author="ruth" w:date="2019-08-13T10:28:00Z" w:initials="r">
    <w:p w14:paraId="3C231FDB" w14:textId="04DC38D0" w:rsidR="009A129A" w:rsidRDefault="009A129A">
      <w:pPr>
        <w:pStyle w:val="CommentText"/>
      </w:pPr>
      <w:r>
        <w:rPr>
          <w:rStyle w:val="CommentReference"/>
        </w:rPr>
        <w:annotationRef/>
      </w:r>
      <w:r>
        <w:t>also similar to our Strop data: increased interference by reward-related distractor word if the target ink color was not linked to reward (Krebs et al 2010 Cognition)</w:t>
      </w:r>
    </w:p>
  </w:comment>
  <w:comment w:id="124" w:author="ruth" w:date="2019-08-13T10:33:00Z" w:initials="r">
    <w:p w14:paraId="04BC4000" w14:textId="4AE66ABF" w:rsidR="00473DB7" w:rsidRDefault="00473DB7">
      <w:pPr>
        <w:pStyle w:val="CommentText"/>
      </w:pPr>
      <w:r>
        <w:rPr>
          <w:rStyle w:val="CommentReference"/>
        </w:rPr>
        <w:annotationRef/>
      </w:r>
      <w:r>
        <w:t>beneficial? (adaptive is neutral in valence, can be both positive and negative)</w:t>
      </w:r>
    </w:p>
  </w:comment>
  <w:comment w:id="126" w:author="ruth" w:date="2019-08-13T10:34:00Z" w:initials="r">
    <w:p w14:paraId="431B6D39" w14:textId="36F28381" w:rsidR="00473DB7" w:rsidRDefault="00473DB7">
      <w:pPr>
        <w:pStyle w:val="CommentText"/>
      </w:pPr>
      <w:r>
        <w:rPr>
          <w:rStyle w:val="CommentReference"/>
        </w:rPr>
        <w:annotationRef/>
      </w:r>
      <w:r>
        <w:t>misleading – sounds as if they could be disentangled…</w:t>
      </w:r>
      <w:r w:rsidR="00405108">
        <w:t xml:space="preserve"> but that’s probably not what you want to say?</w:t>
      </w:r>
    </w:p>
  </w:comment>
  <w:comment w:id="132" w:author="ruth" w:date="2019-08-13T10:37:00Z" w:initials="r">
    <w:p w14:paraId="3E213844" w14:textId="4D9882E5" w:rsidR="00405108" w:rsidRDefault="00405108">
      <w:pPr>
        <w:pStyle w:val="CommentText"/>
      </w:pPr>
      <w:r>
        <w:rPr>
          <w:rStyle w:val="CommentReference"/>
        </w:rPr>
        <w:annotationRef/>
      </w:r>
      <w:r>
        <w:t>For my taste too much personification of a thing</w:t>
      </w:r>
    </w:p>
  </w:comment>
  <w:comment w:id="150" w:author="ruth" w:date="2019-08-13T10:41:00Z" w:initials="r">
    <w:p w14:paraId="1BF4C8B2" w14:textId="46508B11" w:rsidR="00405108" w:rsidRDefault="00405108">
      <w:pPr>
        <w:pStyle w:val="CommentText"/>
      </w:pPr>
      <w:r>
        <w:rPr>
          <w:rStyle w:val="CommentReference"/>
        </w:rPr>
        <w:annotationRef/>
      </w:r>
      <w:r>
        <w:t>But this cannot be an explanation for the present data, right? (no direct mapping…)</w:t>
      </w:r>
    </w:p>
  </w:comment>
  <w:comment w:id="160" w:author="ruth" w:date="2019-08-13T10:45:00Z" w:initials="r">
    <w:p w14:paraId="61382BA6" w14:textId="2BC0431F" w:rsidR="00405108" w:rsidRDefault="00405108">
      <w:pPr>
        <w:pStyle w:val="CommentText"/>
      </w:pPr>
      <w:r>
        <w:rPr>
          <w:rStyle w:val="CommentReference"/>
        </w:rPr>
        <w:annotationRef/>
      </w:r>
      <w:r>
        <w:t>In this short version, this seems to contradict the previous sentence. Isn’t goal-directed attention defined as directing attention to the target as opposed to the distractor?</w:t>
      </w:r>
    </w:p>
  </w:comment>
  <w:comment w:id="161" w:author="ruth" w:date="2019-08-13T10:46:00Z" w:initials="r">
    <w:p w14:paraId="54AC4861" w14:textId="29EC1317" w:rsidR="00AB1303" w:rsidRDefault="00AB1303">
      <w:pPr>
        <w:pStyle w:val="CommentText"/>
      </w:pPr>
      <w:r>
        <w:rPr>
          <w:rStyle w:val="CommentReference"/>
        </w:rPr>
        <w:annotationRef/>
      </w:r>
      <w:r>
        <w:t>Comes out of the blue – and maybe not optimal since it’s typically used as fixed term for a specific phenomenon</w:t>
      </w:r>
    </w:p>
  </w:comment>
  <w:comment w:id="165" w:author="Ivan Grahek" w:date="2019-07-25T14:52:00Z" w:initials="IG">
    <w:p w14:paraId="2AB196EC" w14:textId="51703981" w:rsidR="004A2328" w:rsidRDefault="004A2328">
      <w:pPr>
        <w:pStyle w:val="CommentText"/>
      </w:pPr>
      <w:r>
        <w:rPr>
          <w:rStyle w:val="CommentReference"/>
        </w:rPr>
        <w:annotationRef/>
      </w:r>
      <w:r>
        <w:t>Add REF</w:t>
      </w:r>
    </w:p>
  </w:comment>
  <w:comment w:id="166" w:author="Ivan Grahek" w:date="2019-07-25T14:52:00Z" w:initials="IG">
    <w:p w14:paraId="7CE9021A" w14:textId="17707E1D" w:rsidR="004A2328" w:rsidRDefault="004A2328">
      <w:pPr>
        <w:pStyle w:val="CommentText"/>
      </w:pPr>
      <w:r>
        <w:rPr>
          <w:rStyle w:val="CommentReference"/>
        </w:rPr>
        <w:annotationRef/>
      </w:r>
      <w:r>
        <w:t>Add REF</w:t>
      </w:r>
    </w:p>
  </w:comment>
  <w:comment w:id="167" w:author="Ivan Grahek" w:date="2019-02-09T14:15:00Z" w:initials="IG">
    <w:p w14:paraId="0ECD07BE" w14:textId="00E18607" w:rsidR="004A2328" w:rsidRDefault="004A2328">
      <w:pPr>
        <w:pStyle w:val="CommentText"/>
      </w:pPr>
      <w:r>
        <w:rPr>
          <w:rStyle w:val="CommentReference"/>
        </w:rPr>
        <w:annotationRef/>
      </w:r>
      <w:r>
        <w:t>Gilles, could you add the funding info here?</w:t>
      </w:r>
    </w:p>
  </w:comment>
  <w:comment w:id="168" w:author="Ivan Grahek" w:date="2019-07-30T18:33:00Z" w:initials="IG">
    <w:p w14:paraId="1B9490AD" w14:textId="77777777" w:rsidR="004A2328" w:rsidRDefault="004A2328" w:rsidP="001D78FC">
      <w:pPr>
        <w:spacing w:after="0"/>
      </w:pPr>
      <w:r>
        <w:rPr>
          <w:rStyle w:val="CommentReference"/>
        </w:rPr>
        <w:annotationRef/>
      </w:r>
      <w:r>
        <w:rPr>
          <w:rFonts w:eastAsia="Calibri"/>
        </w:rPr>
        <w:t>Add reference:</w:t>
      </w:r>
    </w:p>
    <w:p w14:paraId="2D7EF63F" w14:textId="77777777" w:rsidR="004A2328" w:rsidRDefault="004A2328" w:rsidP="001D78FC">
      <w:pPr>
        <w:spacing w:after="0"/>
      </w:pPr>
    </w:p>
    <w:p w14:paraId="35968390" w14:textId="7AB9879B" w:rsidR="004A2328" w:rsidRDefault="004A2328"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E560B4" w15:done="0"/>
  <w15:commentEx w15:paraId="005F7F7D" w15:done="0"/>
  <w15:commentEx w15:paraId="097F380E" w15:done="0"/>
  <w15:commentEx w15:paraId="3EC304A9" w15:done="0"/>
  <w15:commentEx w15:paraId="55584977" w15:done="0"/>
  <w15:commentEx w15:paraId="6021C6B0" w15:done="0"/>
  <w15:commentEx w15:paraId="497D8887" w15:done="0"/>
  <w15:commentEx w15:paraId="46D9CC54" w15:done="0"/>
  <w15:commentEx w15:paraId="0E4F6DB5" w15:done="0"/>
  <w15:commentEx w15:paraId="21532163" w15:done="0"/>
  <w15:commentEx w15:paraId="0C2CAD4F" w15:done="0"/>
  <w15:commentEx w15:paraId="6B9B56D7" w15:done="0"/>
  <w15:commentEx w15:paraId="553767B3" w15:done="0"/>
  <w15:commentEx w15:paraId="71801CD5" w15:done="0"/>
  <w15:commentEx w15:paraId="73A34D30" w15:done="0"/>
  <w15:commentEx w15:paraId="7A1A979C" w15:done="0"/>
  <w15:commentEx w15:paraId="73742BE5" w15:done="0"/>
  <w15:commentEx w15:paraId="3D48D05E" w15:done="0"/>
  <w15:commentEx w15:paraId="3C231FDB" w15:done="0"/>
  <w15:commentEx w15:paraId="04BC4000" w15:done="0"/>
  <w15:commentEx w15:paraId="431B6D39" w15:done="0"/>
  <w15:commentEx w15:paraId="3E213844" w15:done="0"/>
  <w15:commentEx w15:paraId="1BF4C8B2" w15:done="0"/>
  <w15:commentEx w15:paraId="61382BA6" w15:done="0"/>
  <w15:commentEx w15:paraId="54AC4861"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16570" w14:textId="77777777" w:rsidR="00B7076D" w:rsidRDefault="00B7076D" w:rsidP="00AD5698">
      <w:pPr>
        <w:spacing w:after="0" w:line="240" w:lineRule="auto"/>
      </w:pPr>
      <w:r>
        <w:separator/>
      </w:r>
    </w:p>
  </w:endnote>
  <w:endnote w:type="continuationSeparator" w:id="0">
    <w:p w14:paraId="7EAB15EA" w14:textId="77777777" w:rsidR="00B7076D" w:rsidRDefault="00B7076D" w:rsidP="00AD5698">
      <w:pPr>
        <w:spacing w:after="0" w:line="240" w:lineRule="auto"/>
      </w:pPr>
      <w:r>
        <w:continuationSeparator/>
      </w:r>
    </w:p>
  </w:endnote>
  <w:endnote w:type="continuationNotice" w:id="1">
    <w:p w14:paraId="0B501A18" w14:textId="77777777" w:rsidR="00B7076D" w:rsidRDefault="00B707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4A2328" w:rsidRDefault="004A2328"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4A2328" w:rsidRDefault="004A2328"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E169F" w14:textId="77777777" w:rsidR="00B7076D" w:rsidRDefault="00B7076D" w:rsidP="00AD5698">
      <w:pPr>
        <w:spacing w:after="0" w:line="240" w:lineRule="auto"/>
      </w:pPr>
      <w:r>
        <w:separator/>
      </w:r>
    </w:p>
  </w:footnote>
  <w:footnote w:type="continuationSeparator" w:id="0">
    <w:p w14:paraId="290A7479" w14:textId="77777777" w:rsidR="00B7076D" w:rsidRDefault="00B7076D" w:rsidP="00AD5698">
      <w:pPr>
        <w:spacing w:after="0" w:line="240" w:lineRule="auto"/>
      </w:pPr>
      <w:r>
        <w:continuationSeparator/>
      </w:r>
    </w:p>
  </w:footnote>
  <w:footnote w:type="continuationNotice" w:id="1">
    <w:p w14:paraId="07B372E3" w14:textId="77777777" w:rsidR="00B7076D" w:rsidRDefault="00B7076D">
      <w:pPr>
        <w:spacing w:after="0" w:line="240" w:lineRule="auto"/>
      </w:pPr>
    </w:p>
  </w:footnote>
  <w:footnote w:id="2">
    <w:p w14:paraId="3FDD8ADB" w14:textId="50176D7D" w:rsidR="004A2328" w:rsidRDefault="004A2328">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3565917F" w:rsidR="004A2328" w:rsidRPr="002F7D7E" w:rsidRDefault="004A2328">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DC2ED9">
          <w:rPr>
            <w:noProof/>
            <w:szCs w:val="24"/>
          </w:rPr>
          <w:t>41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4A2328" w:rsidRDefault="004A2328"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5"/>
  </w:num>
  <w:num w:numId="3">
    <w:abstractNumId w:val="21"/>
  </w:num>
  <w:num w:numId="4">
    <w:abstractNumId w:val="47"/>
  </w:num>
  <w:num w:numId="5">
    <w:abstractNumId w:val="17"/>
  </w:num>
  <w:num w:numId="6">
    <w:abstractNumId w:val="19"/>
  </w:num>
  <w:num w:numId="7">
    <w:abstractNumId w:val="10"/>
  </w:num>
  <w:num w:numId="8">
    <w:abstractNumId w:val="42"/>
  </w:num>
  <w:num w:numId="9">
    <w:abstractNumId w:val="23"/>
  </w:num>
  <w:num w:numId="10">
    <w:abstractNumId w:val="33"/>
  </w:num>
  <w:num w:numId="11">
    <w:abstractNumId w:val="24"/>
  </w:num>
  <w:num w:numId="12">
    <w:abstractNumId w:val="3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4"/>
  </w:num>
  <w:num w:numId="24">
    <w:abstractNumId w:val="14"/>
  </w:num>
  <w:num w:numId="25">
    <w:abstractNumId w:val="29"/>
  </w:num>
  <w:num w:numId="26">
    <w:abstractNumId w:val="13"/>
  </w:num>
  <w:num w:numId="27">
    <w:abstractNumId w:val="31"/>
  </w:num>
  <w:num w:numId="28">
    <w:abstractNumId w:val="12"/>
  </w:num>
  <w:num w:numId="29">
    <w:abstractNumId w:val="30"/>
  </w:num>
  <w:num w:numId="30">
    <w:abstractNumId w:val="40"/>
  </w:num>
  <w:num w:numId="31">
    <w:abstractNumId w:val="26"/>
  </w:num>
  <w:num w:numId="32">
    <w:abstractNumId w:val="32"/>
  </w:num>
  <w:num w:numId="33">
    <w:abstractNumId w:val="46"/>
  </w:num>
  <w:num w:numId="34">
    <w:abstractNumId w:val="27"/>
  </w:num>
  <w:num w:numId="35">
    <w:abstractNumId w:val="16"/>
  </w:num>
  <w:num w:numId="36">
    <w:abstractNumId w:val="35"/>
  </w:num>
  <w:num w:numId="37">
    <w:abstractNumId w:val="41"/>
  </w:num>
  <w:num w:numId="38">
    <w:abstractNumId w:val="37"/>
  </w:num>
  <w:num w:numId="39">
    <w:abstractNumId w:val="22"/>
  </w:num>
  <w:num w:numId="40">
    <w:abstractNumId w:val="44"/>
  </w:num>
  <w:num w:numId="41">
    <w:abstractNumId w:val="20"/>
  </w:num>
  <w:num w:numId="42">
    <w:abstractNumId w:val="11"/>
  </w:num>
  <w:num w:numId="43">
    <w:abstractNumId w:val="15"/>
  </w:num>
  <w:num w:numId="44">
    <w:abstractNumId w:val="43"/>
  </w:num>
  <w:num w:numId="45">
    <w:abstractNumId w:val="25"/>
  </w:num>
  <w:num w:numId="46">
    <w:abstractNumId w:val="36"/>
  </w:num>
  <w:num w:numId="47">
    <w:abstractNumId w:val="39"/>
  </w:num>
  <w:num w:numId="4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th">
    <w15:presenceInfo w15:providerId="None" w15:userId="ruth"/>
  </w15:person>
  <w15:person w15:author="Ruth Krebs">
    <w15:presenceInfo w15:providerId="None" w15:userId="Ruth Krebs"/>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6AF"/>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4DE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A15"/>
    <w:rsid w:val="00153D0E"/>
    <w:rsid w:val="00153D50"/>
    <w:rsid w:val="00153D62"/>
    <w:rsid w:val="001560D7"/>
    <w:rsid w:val="0015680F"/>
    <w:rsid w:val="00160297"/>
    <w:rsid w:val="0016031E"/>
    <w:rsid w:val="00160E25"/>
    <w:rsid w:val="00162501"/>
    <w:rsid w:val="00162EE1"/>
    <w:rsid w:val="00163092"/>
    <w:rsid w:val="00163E50"/>
    <w:rsid w:val="00164A01"/>
    <w:rsid w:val="00165985"/>
    <w:rsid w:val="001666D1"/>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C7137"/>
    <w:rsid w:val="001D0284"/>
    <w:rsid w:val="001D02A1"/>
    <w:rsid w:val="001D08B6"/>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5938"/>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3D8"/>
    <w:rsid w:val="002D550E"/>
    <w:rsid w:val="002D5696"/>
    <w:rsid w:val="002D66AB"/>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2B87"/>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D08"/>
    <w:rsid w:val="003C0F75"/>
    <w:rsid w:val="003C21E7"/>
    <w:rsid w:val="003C3B4E"/>
    <w:rsid w:val="003C3BEF"/>
    <w:rsid w:val="003C4D32"/>
    <w:rsid w:val="003C59CC"/>
    <w:rsid w:val="003C6C5F"/>
    <w:rsid w:val="003C7E50"/>
    <w:rsid w:val="003C7F93"/>
    <w:rsid w:val="003D06CF"/>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108"/>
    <w:rsid w:val="004057FB"/>
    <w:rsid w:val="004063ED"/>
    <w:rsid w:val="00406A00"/>
    <w:rsid w:val="00410220"/>
    <w:rsid w:val="0041074B"/>
    <w:rsid w:val="00410D50"/>
    <w:rsid w:val="00411041"/>
    <w:rsid w:val="0041159C"/>
    <w:rsid w:val="0041367D"/>
    <w:rsid w:val="00413DA4"/>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3DB7"/>
    <w:rsid w:val="00476E4F"/>
    <w:rsid w:val="00476F36"/>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328"/>
    <w:rsid w:val="004A249E"/>
    <w:rsid w:val="004A2602"/>
    <w:rsid w:val="004A2650"/>
    <w:rsid w:val="004A31AE"/>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966"/>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821"/>
    <w:rsid w:val="005F5949"/>
    <w:rsid w:val="005F595A"/>
    <w:rsid w:val="005F59D7"/>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6C89"/>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2B4"/>
    <w:rsid w:val="006F257E"/>
    <w:rsid w:val="006F29FB"/>
    <w:rsid w:val="006F2A37"/>
    <w:rsid w:val="006F37A2"/>
    <w:rsid w:val="006F3879"/>
    <w:rsid w:val="006F4B6E"/>
    <w:rsid w:val="006F6090"/>
    <w:rsid w:val="006F62F4"/>
    <w:rsid w:val="006F6D5A"/>
    <w:rsid w:val="00700592"/>
    <w:rsid w:val="007008E1"/>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446"/>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15DC"/>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2DC3"/>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5200"/>
    <w:rsid w:val="009660BF"/>
    <w:rsid w:val="00967186"/>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415"/>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29A"/>
    <w:rsid w:val="009A1D5B"/>
    <w:rsid w:val="009A24D2"/>
    <w:rsid w:val="009A2DC2"/>
    <w:rsid w:val="009A5E38"/>
    <w:rsid w:val="009A5E5C"/>
    <w:rsid w:val="009A6F98"/>
    <w:rsid w:val="009A7905"/>
    <w:rsid w:val="009B094D"/>
    <w:rsid w:val="009B09C5"/>
    <w:rsid w:val="009B0A5D"/>
    <w:rsid w:val="009B0CCB"/>
    <w:rsid w:val="009B145F"/>
    <w:rsid w:val="009B14C1"/>
    <w:rsid w:val="009B17A6"/>
    <w:rsid w:val="009B1E45"/>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269F"/>
    <w:rsid w:val="00A53081"/>
    <w:rsid w:val="00A531E5"/>
    <w:rsid w:val="00A537FA"/>
    <w:rsid w:val="00A53C77"/>
    <w:rsid w:val="00A54616"/>
    <w:rsid w:val="00A553A5"/>
    <w:rsid w:val="00A55975"/>
    <w:rsid w:val="00A55E81"/>
    <w:rsid w:val="00A56C93"/>
    <w:rsid w:val="00A5727E"/>
    <w:rsid w:val="00A57C80"/>
    <w:rsid w:val="00A60775"/>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303"/>
    <w:rsid w:val="00AB164C"/>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4987"/>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6E64"/>
    <w:rsid w:val="00B57238"/>
    <w:rsid w:val="00B57635"/>
    <w:rsid w:val="00B57645"/>
    <w:rsid w:val="00B576A9"/>
    <w:rsid w:val="00B57A4A"/>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76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07D1"/>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4FBD"/>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49BD"/>
    <w:rsid w:val="00D554B6"/>
    <w:rsid w:val="00D55AB3"/>
    <w:rsid w:val="00D5629F"/>
    <w:rsid w:val="00D566F5"/>
    <w:rsid w:val="00D6042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2EB2"/>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2ED9"/>
    <w:rsid w:val="00DC301E"/>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984"/>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F4AEE-54F4-45C2-84E5-6C296348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43209</Words>
  <Characters>246296</Characters>
  <Application>Microsoft Office Word</Application>
  <DocSecurity>0</DocSecurity>
  <Lines>2052</Lines>
  <Paragraphs>577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288928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2019-07-31T08:27:00Z</cp:lastPrinted>
  <dcterms:created xsi:type="dcterms:W3CDTF">2019-08-13T17:10:00Z</dcterms:created>
  <dcterms:modified xsi:type="dcterms:W3CDTF">2019-08-13T17:10:00Z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