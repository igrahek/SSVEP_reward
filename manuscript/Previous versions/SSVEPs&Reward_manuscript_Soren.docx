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75DB2B40" w:rsidR="005F3ABC" w:rsidRPr="00592D73" w:rsidRDefault="007F5D31" w:rsidP="005F3ABC">
      <w:pPr>
        <w:spacing w:line="480" w:lineRule="auto"/>
        <w:jc w:val="center"/>
        <w:rPr>
          <w:sz w:val="36"/>
          <w:szCs w:val="40"/>
        </w:rPr>
      </w:pPr>
      <w:commentRangeStart w:id="1"/>
      <w:ins w:id="2" w:author="Andersen, Soren" w:date="2019-07-31T16:23:00Z">
        <w:r>
          <w:rPr>
            <w:sz w:val="36"/>
            <w:szCs w:val="40"/>
          </w:rPr>
          <w:t>Reward v</w:t>
        </w:r>
      </w:ins>
      <w:del w:id="3" w:author="Andersen, Soren" w:date="2019-07-31T16:23:00Z">
        <w:r w:rsidR="00E90FC8" w:rsidDel="007F5D31">
          <w:rPr>
            <w:sz w:val="36"/>
            <w:szCs w:val="40"/>
          </w:rPr>
          <w:delText>V</w:delText>
        </w:r>
      </w:del>
      <w:r w:rsidR="00E90FC8">
        <w:rPr>
          <w:sz w:val="36"/>
          <w:szCs w:val="40"/>
        </w:rPr>
        <w:t>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commentRangeEnd w:id="1"/>
      <w:r w:rsidR="003046D3">
        <w:rPr>
          <w:rStyle w:val="CommentReference"/>
        </w:rPr>
        <w:commentReference w:id="1"/>
      </w:r>
      <w:r w:rsidR="00666A72" w:rsidRPr="00592D73">
        <w:rPr>
          <w:sz w:val="36"/>
          <w:szCs w:val="40"/>
        </w:rPr>
        <w:t>S</w:t>
      </w:r>
      <w:r w:rsidR="00234B2A" w:rsidRPr="00592D73">
        <w:rPr>
          <w:sz w:val="36"/>
          <w:szCs w:val="40"/>
        </w:rPr>
        <w:t xml:space="preserve">tate </w:t>
      </w:r>
      <w:commentRangeStart w:id="4"/>
      <w:r w:rsidR="00234B2A" w:rsidRPr="00592D73">
        <w:rPr>
          <w:sz w:val="36"/>
          <w:szCs w:val="40"/>
        </w:rPr>
        <w:t>Visual</w:t>
      </w:r>
      <w:del w:id="5" w:author="Andersen, Soren" w:date="2019-07-31T16:23:00Z">
        <w:r w:rsidR="00234B2A" w:rsidRPr="00592D73" w:rsidDel="007F5D31">
          <w:rPr>
            <w:sz w:val="36"/>
            <w:szCs w:val="40"/>
          </w:rPr>
          <w:delText>ly</w:delText>
        </w:r>
      </w:del>
      <w:r w:rsidR="00234B2A" w:rsidRPr="00592D73">
        <w:rPr>
          <w:sz w:val="36"/>
          <w:szCs w:val="40"/>
        </w:rPr>
        <w:t xml:space="preserve"> Evoked P</w:t>
      </w:r>
      <w:r w:rsidR="0047282E" w:rsidRPr="00592D73">
        <w:rPr>
          <w:sz w:val="36"/>
          <w:szCs w:val="40"/>
        </w:rPr>
        <w:t>otentials</w:t>
      </w:r>
      <w:commentRangeEnd w:id="4"/>
      <w:r>
        <w:rPr>
          <w:rStyle w:val="CommentReference"/>
        </w:rPr>
        <w:commentReference w:id="4"/>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8E08B49" w:rsidR="00EE20A8" w:rsidRDefault="00EE20A8" w:rsidP="00EE20A8">
      <w:pPr>
        <w:spacing w:line="480" w:lineRule="auto"/>
      </w:pPr>
      <w:r>
        <w:t xml:space="preserve">Keywords: attention; </w:t>
      </w:r>
      <w:r w:rsidR="00377320">
        <w:t xml:space="preserve">attentional control; </w:t>
      </w:r>
      <w:r>
        <w:t>EEG; feature-based attention; reward; motivation; steady-state visual</w:t>
      </w:r>
      <w:del w:id="6" w:author="Andersen, Soren" w:date="2019-07-31T16:24:00Z">
        <w:r w:rsidDel="007F5D31">
          <w:delText>ly</w:delText>
        </w:r>
      </w:del>
      <w:r>
        <w:t xml:space="preserve">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58A58700" w14:textId="5BCC4683"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w:t>
      </w:r>
      <w:del w:id="7" w:author="Andersen, Soren" w:date="2019-07-31T16:24:00Z">
        <w:r w:rsidDel="007F5D31">
          <w:delText xml:space="preserve">of a </w:delText>
        </w:r>
      </w:del>
      <w:r>
        <w:t>stimul</w:t>
      </w:r>
      <w:ins w:id="8" w:author="Andersen, Soren" w:date="2019-07-31T16:25:00Z">
        <w:r w:rsidR="007F5D31">
          <w:t>i</w:t>
        </w:r>
      </w:ins>
      <w:del w:id="9" w:author="Andersen, Soren" w:date="2019-07-31T16:25:00Z">
        <w:r w:rsidDel="007F5D31">
          <w:delText>us</w:delText>
        </w:r>
      </w:del>
      <w:r>
        <w:t xml:space="preserve">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w:t>
      </w:r>
      <w:ins w:id="10" w:author="Andersen, Soren" w:date="2019-07-31T16:25:00Z">
        <w:r w:rsidR="007F5D31">
          <w:t xml:space="preserve">out </w:t>
        </w:r>
      </w:ins>
      <w:r w:rsidR="00032483">
        <w:t>that motivation has an important influence on selective attention</w:t>
      </w:r>
      <w:r w:rsidR="009E54E5">
        <w:t xml:space="preserve"> as well</w:t>
      </w:r>
      <w:r w:rsidR="00032483">
        <w:t xml:space="preserve">.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7B9602B2" w:rsidR="00C71C28" w:rsidRDefault="006D1AE4" w:rsidP="00C71C28">
      <w:pPr>
        <w:spacing w:line="480" w:lineRule="auto"/>
        <w:ind w:firstLine="720"/>
        <w:jc w:val="both"/>
      </w:pPr>
      <w:r>
        <w:t>Goal-directed attention</w:t>
      </w:r>
      <w:ins w:id="11" w:author="Andersen, Soren" w:date="2019-07-31T16:25:00Z">
        <w:r w:rsidR="007F5D31">
          <w:t xml:space="preserve"> (</w:t>
        </w:r>
      </w:ins>
      <w:del w:id="12" w:author="Andersen, Soren" w:date="2019-07-31T16:25:00Z">
        <w:r w:rsidDel="007F5D31">
          <w:delText xml:space="preserve">, </w:delText>
        </w:r>
      </w:del>
      <w:r>
        <w:t>as well as other cognitive control processes</w:t>
      </w:r>
      <w:del w:id="13" w:author="Andersen, Soren" w:date="2019-07-31T16:25:00Z">
        <w:r w:rsidDel="007F5D31">
          <w:delText xml:space="preserve">, </w:delText>
        </w:r>
      </w:del>
      <w:ins w:id="14" w:author="Andersen, Soren" w:date="2019-07-31T16:25:00Z">
        <w:r w:rsidR="007F5D31">
          <w:t xml:space="preserve">) </w:t>
        </w:r>
      </w:ins>
      <w:r w:rsidR="00032483">
        <w:t>is</w:t>
      </w:r>
      <w:r w:rsidR="00C71C28">
        <w:t xml:space="preserve"> </w:t>
      </w:r>
      <w:r w:rsidR="004143A7">
        <w:t>enhanced</w:t>
      </w:r>
      <w:r w:rsidR="009E54E5">
        <w:t xml:space="preserve"> </w:t>
      </w:r>
      <w:r w:rsidR="00C71C28">
        <w:t xml:space="preserve">when individuals </w:t>
      </w:r>
      <w:del w:id="15" w:author="Andersen, Soren" w:date="2019-07-31T16:25:00Z">
        <w:r w:rsidR="00C71C28" w:rsidDel="007F5D31">
          <w:delText xml:space="preserve">are </w:delText>
        </w:r>
      </w:del>
      <w:r w:rsidR="00C71C28">
        <w:t>a</w:t>
      </w:r>
      <w:r w:rsidR="0079229A">
        <w:t>nticipat</w:t>
      </w:r>
      <w:ins w:id="16" w:author="Andersen, Soren" w:date="2019-07-31T16:25:00Z">
        <w:r w:rsidR="007F5D31">
          <w:t>e</w:t>
        </w:r>
      </w:ins>
      <w:del w:id="17" w:author="Andersen, Soren" w:date="2019-07-31T16:25:00Z">
        <w:r w:rsidR="0079229A" w:rsidDel="007F5D31">
          <w:delText xml:space="preserve">ing </w:delText>
        </w:r>
      </w:del>
      <w:ins w:id="18" w:author="Andersen, Soren" w:date="2019-07-31T16:25:00Z">
        <w:r w:rsidR="007F5D31">
          <w:t xml:space="preserve"> </w:t>
        </w:r>
      </w:ins>
      <w:r w:rsidR="0079229A">
        <w:t>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frontoparietal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w:t>
      </w:r>
      <w:ins w:id="19" w:author="Andersen, Soren" w:date="2019-07-31T16:25:00Z">
        <w:r w:rsidR="007F5D31">
          <w:t>al</w:t>
        </w:r>
      </w:ins>
      <w:r w:rsidR="009E54E5">
        <w:t xml:space="preserve"> control via modulations in </w:t>
      </w:r>
      <w:r w:rsidR="00C175C9">
        <w:t xml:space="preserve">the frontoparietal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07C5934B" w:rsidR="00C43549" w:rsidRDefault="00970F63" w:rsidP="00970F63">
      <w:pPr>
        <w:spacing w:line="480" w:lineRule="auto"/>
        <w:ind w:firstLine="720"/>
        <w:jc w:val="both"/>
      </w:pPr>
      <w:del w:id="20" w:author="Andersen, Soren" w:date="2019-07-31T16:26:00Z">
        <w:r w:rsidDel="007F5D31">
          <w:lastRenderedPageBreak/>
          <w:delText>At the level of processing of stimuli of different values, b</w:delText>
        </w:r>
      </w:del>
      <w:ins w:id="21" w:author="Andersen, Soren" w:date="2019-07-31T16:26:00Z">
        <w:r w:rsidR="007F5D31">
          <w:t>B</w:t>
        </w:r>
      </w:ins>
      <w:r>
        <w:t xml:space="preserve">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subsequently, and strongly interfere with concurent goal-related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t>
      </w:r>
      <w:commentRangeStart w:id="22"/>
      <w:r w:rsidR="00C43549">
        <w:t>w value</w:t>
      </w:r>
      <w:commentRangeEnd w:id="22"/>
      <w:r w:rsidR="00B43674">
        <w:rPr>
          <w:rStyle w:val="CommentReference"/>
        </w:rPr>
        <w:commentReference w:id="22"/>
      </w:r>
      <w:r w:rsidR="00C43549">
        <w:t>. However, it remains unclear how competition for attention</w:t>
      </w:r>
      <w:ins w:id="23" w:author="Andersen, Soren" w:date="2019-07-31T16:32:00Z">
        <w:r w:rsidR="007F5D31">
          <w:t>al</w:t>
        </w:r>
      </w:ins>
      <w:r w:rsidR="00C43549">
        <w:t xml:space="preserve"> selection is resolved when high and low value reward stimuli directly compete with each other, and </w:t>
      </w:r>
      <w:ins w:id="24" w:author="Andersen, Soren" w:date="2019-07-31T16:33:00Z">
        <w:r w:rsidR="007F5D31">
          <w:t>whether</w:t>
        </w:r>
      </w:ins>
      <w:del w:id="25" w:author="Andersen, Soren" w:date="2019-07-31T16:33:00Z">
        <w:r w:rsidR="00C43549" w:rsidDel="007F5D31">
          <w:delText>if</w:delText>
        </w:r>
      </w:del>
      <w:r w:rsidR="00C43549">
        <w:t xml:space="preserve"> sensory processing in the visual cortex </w:t>
      </w:r>
      <w:del w:id="26" w:author="Andersen, Soren" w:date="2019-07-31T16:33:00Z">
        <w:r w:rsidR="00C43549" w:rsidDel="00762EB5">
          <w:delText xml:space="preserve">could </w:delText>
        </w:r>
      </w:del>
      <w:r w:rsidR="00C43549">
        <w:t>reflect</w:t>
      </w:r>
      <w:ins w:id="27" w:author="Andersen, Soren" w:date="2019-07-31T16:33:00Z">
        <w:r w:rsidR="00762EB5">
          <w:t>s</w:t>
        </w:r>
      </w:ins>
      <w:r w:rsidR="00C43549">
        <w:t xml:space="preserve"> this competition.        </w:t>
      </w:r>
    </w:p>
    <w:p w14:paraId="156847C0" w14:textId="68C1E50C" w:rsidR="00E203D5" w:rsidRDefault="004B2C35" w:rsidP="00441BA8">
      <w:pPr>
        <w:spacing w:line="480" w:lineRule="auto"/>
        <w:ind w:firstLine="720"/>
        <w:jc w:val="both"/>
      </w:pPr>
      <w:r>
        <w:t xml:space="preserve">Theoretical frameworks propose that </w:t>
      </w:r>
      <w:r w:rsidR="00441BA8">
        <w:t>the allocation of attention</w:t>
      </w:r>
      <w:ins w:id="28" w:author="Andersen, Soren" w:date="2019-07-31T16:33:00Z">
        <w:r w:rsidR="00762EB5">
          <w:t xml:space="preserve"> is facilitated</w:t>
        </w:r>
      </w:ins>
      <w:r w:rsidR="00441BA8">
        <w:t xml:space="preserve"> toward</w:t>
      </w:r>
      <w:ins w:id="29" w:author="Andersen, Soren" w:date="2019-07-31T16:33:00Z">
        <w:r w:rsidR="00762EB5">
          <w:t>s</w:t>
        </w:r>
      </w:ins>
      <w:r>
        <w:t xml:space="preserve"> stimuli which are (or used to be) predictive of rewards</w:t>
      </w:r>
      <w:del w:id="30" w:author="Andersen, Soren" w:date="2019-07-31T16:33:00Z">
        <w:r w:rsidR="00441BA8" w:rsidDel="00762EB5">
          <w:delText xml:space="preserve"> is facilitated</w:delText>
        </w:r>
      </w:del>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Roelfsema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the simultaneous enhancement</w:t>
      </w:r>
      <w:r w:rsidR="00ED3546">
        <w:t xml:space="preserve"> </w:t>
      </w:r>
      <w:r w:rsidR="00970F63">
        <w:t>in</w:t>
      </w:r>
      <w:r w:rsidR="00ED3546">
        <w:t xml:space="preserve"> representation of 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w:t>
      </w:r>
      <w:r w:rsidR="00AB5907">
        <w:lastRenderedPageBreak/>
        <w:t>motivational value</w:t>
      </w:r>
      <w:r w:rsidR="00ED3546">
        <w:t xml:space="preserve">. </w:t>
      </w:r>
      <w:r w:rsidR="00AB5907">
        <w:t xml:space="preserve">More specifically, using a multivoxel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time-course of this modulatory effect created by reward on attention</w:t>
      </w:r>
      <w:ins w:id="31" w:author="Andersen, Soren" w:date="2019-07-31T16:34:00Z">
        <w:r w:rsidR="00762EB5">
          <w:t>al</w:t>
        </w:r>
      </w:ins>
      <w:r w:rsidR="009305E8">
        <w:t xml:space="preserve"> selection in the visual cortex. Moreover because these authors focused on category-specific effects, the question remains whether a similar effect can be observed for lower level visual features such as color. To fill this gap</w:t>
      </w:r>
      <w:r w:rsidR="004160AD">
        <w:t>,</w:t>
      </w:r>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377106E6" w:rsidR="00B37B7D" w:rsidRDefault="00A53081" w:rsidP="00B37B7D">
      <w:pPr>
        <w:spacing w:line="480" w:lineRule="auto"/>
        <w:ind w:firstLine="720"/>
        <w:jc w:val="both"/>
      </w:pPr>
      <w:commentRangeStart w:id="32"/>
      <w:r>
        <w:t xml:space="preserve">To this end, participants performed a coherent motion detection task based on color </w:t>
      </w:r>
      <w:commentRangeEnd w:id="32"/>
      <w:r w:rsidR="00762EB5">
        <w:rPr>
          <w:rStyle w:val="CommentReference"/>
        </w:rPr>
        <w:commentReference w:id="32"/>
      </w:r>
      <w:r>
        <w:t>information. On each trial, a blue and red random dot kinematograms (RDK) 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 xml:space="preserve">Thus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 xml:space="preserve">Critically, after a baseline period used as control condition, these two colors were systematically associated with a low or high reward value (training phase), before that was no longer the case (test phase). Hence, we used a factorial design in which we could assess how the competition between high and low reward value is </w:t>
      </w:r>
      <w:r w:rsidR="004160AD">
        <w:t>re</w:t>
      </w:r>
      <w:r>
        <w:t xml:space="preserve">solved by attention in the visual cortex. </w:t>
      </w:r>
      <w:r w:rsidR="00351459">
        <w:t xml:space="preserve"> </w:t>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 xml:space="preserve">reward </w:t>
      </w:r>
      <w:r w:rsidR="00E830D3">
        <w:t>value</w:t>
      </w:r>
      <w:r w:rsidR="00351459">
        <w:t xml:space="preserve">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tagging)</w:t>
      </w:r>
      <w:r w:rsidR="00A06093">
        <w:t>, and the two resulting signals can be compared to each other</w:t>
      </w:r>
      <w:commentRangeStart w:id="33"/>
      <w:r w:rsidR="00351459">
        <w:t xml:space="preserve"> </w:t>
      </w:r>
      <w:r w:rsidR="00441BA8">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commentRangeEnd w:id="33"/>
      <w:r w:rsidR="00762EB5">
        <w:rPr>
          <w:rStyle w:val="CommentReference"/>
        </w:rPr>
        <w:commentReference w:id="33"/>
      </w:r>
      <w:r w:rsidR="00441BA8">
        <w:t>.</w:t>
      </w:r>
      <w:r w:rsidR="00C56434">
        <w:t xml:space="preserve"> Attended stimuli are associated with a larger 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lastRenderedPageBreak/>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234AF5F1" w:rsidR="008F7666" w:rsidRDefault="00C56434" w:rsidP="00B37B7D">
      <w:pPr>
        <w:spacing w:line="480" w:lineRule="auto"/>
        <w:ind w:firstLine="720"/>
        <w:jc w:val="both"/>
      </w:pPr>
      <w:commentRangeStart w:id="34"/>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value in the training phase. Specifically, we hypothesized that the processing of the high value stimulus will be facilitated (larger SSVEP amplitude) both when it acts as a target, and when it acts as a distractor. We also predicted that the processing of the low value stimulus will be suppressed (lower SSVEP amplitude) compared to baseline.</w:t>
      </w:r>
      <w:r w:rsidR="002D66AB">
        <w:t xml:space="preserve"> This effect will also be observable in the behavior thorough as task-performance improvements in the training phase, which will be more pronounced when the high value color is attended.</w:t>
      </w:r>
      <w:r w:rsidR="008F7666">
        <w:t xml:space="preserve"> Finally, we hypothesized that these effects of value</w:t>
      </w:r>
      <w:r w:rsidR="002D66AB">
        <w:t>, on both the SSVEP amplitudes and behavior,</w:t>
      </w:r>
      <w:r w:rsidR="008F7666">
        <w:t xml:space="preserve"> will have a long lasting effect and thus be observable in the test pha</w:t>
      </w:r>
      <w:r w:rsidR="002D66AB">
        <w:t>se when</w:t>
      </w:r>
      <w:r w:rsidR="008F7666">
        <w:t xml:space="preserve"> rewards </w:t>
      </w:r>
      <w:r w:rsidR="002D66AB">
        <w:t>will no longer be available.</w:t>
      </w:r>
      <w:commentRangeEnd w:id="34"/>
      <w:r w:rsidR="00762EB5">
        <w:rPr>
          <w:rStyle w:val="CommentReference"/>
        </w:rPr>
        <w:commentReference w:id="34"/>
      </w:r>
      <w:r w:rsidR="002D66AB">
        <w:t xml:space="preserv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 xml:space="preserve">depending on task </w:t>
      </w:r>
      <w:r w:rsidR="00B32C31">
        <w:lastRenderedPageBreak/>
        <w:t>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55A9694F"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del w:id="35" w:author="Andersen, Soren" w:date="2019-07-31T16:45:00Z">
        <w:r w:rsidR="004A31AE" w:rsidDel="00130340">
          <w:delText>target</w:delText>
        </w:r>
        <w:r w:rsidR="00D46DE5" w:rsidDel="00130340">
          <w:delText xml:space="preserve"> </w:delText>
        </w:r>
      </w:del>
      <w:ins w:id="36" w:author="Andersen, Soren" w:date="2019-07-31T16:45:00Z">
        <w:r w:rsidR="00130340">
          <w:t xml:space="preserve">cued </w:t>
        </w:r>
      </w:ins>
      <w:r w:rsidR="00D46DE5">
        <w:t xml:space="preserve">RDK </w:t>
      </w:r>
      <w:r w:rsidR="00595B7D">
        <w:t xml:space="preserve">as fast as possible by pressing the space key on </w:t>
      </w:r>
      <w:r w:rsidR="00704050">
        <w:t xml:space="preserve">a standard AZERTY USB </w:t>
      </w:r>
      <w:r w:rsidR="00595B7D">
        <w:t>keyboard</w:t>
      </w:r>
      <w:ins w:id="37" w:author="Andersen, Soren" w:date="2019-07-31T16:45:00Z">
        <w:r w:rsidR="00130340">
          <w:t xml:space="preserve"> while ignoring such coherent motion in the uncued RDK</w:t>
        </w:r>
      </w:ins>
      <w:r w:rsidR="00595B7D">
        <w:t>. Response</w:t>
      </w:r>
      <w:ins w:id="38" w:author="Andersen, Soren" w:date="2019-07-31T16:43:00Z">
        <w:r w:rsidR="00130340">
          <w:t xml:space="preserve">s occurring between 200 ms and 1500 ms after coherent motion onset of the </w:t>
        </w:r>
      </w:ins>
      <w:ins w:id="39" w:author="Andersen, Soren" w:date="2019-07-31T16:45:00Z">
        <w:r w:rsidR="00130340">
          <w:t>cued or uncued</w:t>
        </w:r>
      </w:ins>
      <w:ins w:id="40" w:author="Andersen, Soren" w:date="2019-07-31T16:43:00Z">
        <w:r w:rsidR="00130340">
          <w:t xml:space="preserve"> dots were counted as hits or false alarms, respectively</w:t>
        </w:r>
      </w:ins>
      <w:del w:id="41" w:author="Andersen, Soren" w:date="2019-07-31T16:44:00Z">
        <w:r w:rsidR="00595B7D" w:rsidDel="00130340">
          <w:delText xml:space="preserve"> time was </w:delText>
        </w:r>
        <w:r w:rsidR="00595B7D" w:rsidRPr="00D63926" w:rsidDel="00130340">
          <w:delText>limited to 1</w:delText>
        </w:r>
        <w:r w:rsidR="00704050" w:rsidDel="00130340">
          <w:delText>,</w:delText>
        </w:r>
        <w:r w:rsidR="00595B7D" w:rsidRPr="00D63926" w:rsidDel="00130340">
          <w:delText>500</w:delText>
        </w:r>
        <w:r w:rsidR="00704050" w:rsidDel="00130340">
          <w:delText xml:space="preserve"> </w:delText>
        </w:r>
        <w:r w:rsidR="00595B7D" w:rsidRPr="00D63926" w:rsidDel="00130340">
          <w:delText>ms</w:delText>
        </w:r>
        <w:r w:rsidR="00352BD6" w:rsidDel="00130340">
          <w:delText xml:space="preserve"> </w:delText>
        </w:r>
        <w:r w:rsidR="005D4203" w:rsidDel="00130340">
          <w:delText xml:space="preserve">post-RDK onset </w:delText>
        </w:r>
        <w:r w:rsidR="00352BD6" w:rsidDel="00130340">
          <w:delText xml:space="preserve">and no response </w:delText>
        </w:r>
        <w:r w:rsidR="005D4203" w:rsidDel="00130340">
          <w:delText xml:space="preserve">was recorded </w:delText>
        </w:r>
        <w:r w:rsidR="00352BD6" w:rsidDel="00130340">
          <w:delText>before 200 ms</w:delText>
        </w:r>
      </w:del>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25289906"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lastRenderedPageBreak/>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w:t>
      </w:r>
      <w:commentRangeStart w:id="42"/>
      <w:r w:rsidR="001057D1">
        <w:t xml:space="preserve">100 trials on which participants were instructed to attend to the red color and 100 </w:t>
      </w:r>
      <w:commentRangeEnd w:id="42"/>
      <w:r w:rsidR="00130340">
        <w:rPr>
          <w:rStyle w:val="CommentReference"/>
        </w:rPr>
        <w:commentReference w:id="42"/>
      </w:r>
      <w:r w:rsidR="001057D1">
        <w:t>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del w:id="43" w:author="Andersen, Soren" w:date="2019-07-31T16:47:00Z">
        <w:r w:rsidR="00990174" w:rsidDel="00130340">
          <w:delText>During baseline, p</w:delText>
        </w:r>
      </w:del>
      <w:ins w:id="44" w:author="Andersen, Soren" w:date="2019-07-31T16:47:00Z">
        <w:r w:rsidR="00130340">
          <w:t>P</w:t>
        </w:r>
      </w:ins>
      <w:r w:rsidR="00990174">
        <w:t xml:space="preserve">articipants </w:t>
      </w:r>
      <w:r w:rsidR="00D46DE5">
        <w:t>did the coherent motion</w:t>
      </w:r>
      <w:r w:rsidR="00990174">
        <w:t xml:space="preserve"> </w:t>
      </w:r>
      <w:r w:rsidR="00D46DE5">
        <w:t xml:space="preserve">detection </w:t>
      </w:r>
      <w:r w:rsidR="00990174">
        <w:t>task</w:t>
      </w:r>
      <w:r w:rsidR="00D46DE5">
        <w:t>, as described</w:t>
      </w:r>
      <w:del w:id="45" w:author="Andersen, Soren" w:date="2019-07-31T16:47:00Z">
        <w:r w:rsidR="00D46DE5" w:rsidDel="00130340">
          <w:delText xml:space="preserve"> here</w:delText>
        </w:r>
      </w:del>
      <w:r w:rsidR="00D46DE5">
        <w:t xml:space="preserve"> above</w:t>
      </w:r>
      <w:ins w:id="46" w:author="Andersen, Soren" w:date="2019-07-31T16:47:00Z">
        <w:r w:rsidR="00130340">
          <w:t>, throughout all three phases (</w:t>
        </w:r>
      </w:ins>
      <w:ins w:id="47" w:author="Andersen, Soren" w:date="2019-07-31T16:48:00Z">
        <w:r w:rsidR="00130340">
          <w:t>baseline, training, and test</w:t>
        </w:r>
      </w:ins>
      <w:ins w:id="48" w:author="Andersen, Soren" w:date="2019-07-31T16:47:00Z">
        <w:r w:rsidR="00130340">
          <w:t>)</w:t>
        </w:r>
      </w:ins>
      <w:r w:rsidR="00990174">
        <w:t xml:space="preserve">. In the </w:t>
      </w:r>
      <w:r w:rsidR="00C153CF">
        <w:t>training</w:t>
      </w:r>
      <w:r w:rsidR="00990174" w:rsidDel="00BA1868">
        <w:t xml:space="preserve"> </w:t>
      </w:r>
      <w:r w:rsidR="00990174">
        <w:t xml:space="preserve">phase, </w:t>
      </w:r>
      <w:del w:id="49" w:author="Andersen, Soren" w:date="2019-07-31T16:48:00Z">
        <w:r w:rsidR="00990174" w:rsidDel="00130340">
          <w:delText xml:space="preserve">the task was identical but </w:delText>
        </w:r>
      </w:del>
      <w:r w:rsidR="00990174">
        <w:t xml:space="preserve">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4A31AE">
        <w:t>value</w:t>
      </w:r>
      <w:r w:rsidR="00990174">
        <w:t xml:space="preserve">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1766B22" w:rsidR="009D2102" w:rsidRPr="00A5637B" w:rsidRDefault="009D2102" w:rsidP="005D695E">
                              <w:pPr>
                                <w:spacing w:line="276" w:lineRule="auto"/>
                                <w:jc w:val="both"/>
                                <w:rPr>
                                  <w:sz w:val="20"/>
                                  <w:lang w:val="en-GB"/>
                                </w:rPr>
                              </w:pPr>
                              <w:r w:rsidRPr="00A5637B">
                                <w:rPr>
                                  <w:b/>
                                  <w:sz w:val="20"/>
                                  <w:lang w:val="en-GB"/>
                                </w:rPr>
                                <w:t xml:space="preserve">Figure 1. Depiction of a signle trial and the phases of the experiment. A) </w:t>
                              </w:r>
                              <w:r w:rsidRPr="00A5637B">
                                <w:rPr>
                                  <w:sz w:val="20"/>
                                  <w:lang w:val="en-GB"/>
                                </w:rPr>
                                <w:t>Each trial started with an audio cue (”Blue” or ”Red”) which instructed participants which color to attend to in that trial. The trial lasted for 3.25 seconds during which dots of either of the colors could move from 0 to 3 times</w:t>
                              </w:r>
                              <w:ins w:id="50" w:author="Andersen, Soren" w:date="2019-07-31T16:49:00Z">
                                <w:r>
                                  <w:rPr>
                                    <w:sz w:val="20"/>
                                    <w:lang w:val="en-GB"/>
                                  </w:rPr>
                                  <w:t xml:space="preserve"> in total</w:t>
                                </w:r>
                              </w:ins>
                              <w:r w:rsidRPr="00A5637B">
                                <w:rPr>
                                  <w:sz w:val="20"/>
                                  <w:lang w:val="en-GB"/>
                                </w:rPr>
                                <w:t xml:space="preserve">. If the participants were instructed to attend to the blue dots and the blue dots moved coherently, they had to press the response button. In that case they would hear the auditory feedback signaling the correct detection of the motions. </w:t>
                              </w:r>
                              <w:r w:rsidRPr="00A5637B">
                                <w:rPr>
                                  <w:b/>
                                  <w:sz w:val="20"/>
                                  <w:lang w:val="en-GB"/>
                                </w:rPr>
                                <w:t>B)</w:t>
                              </w:r>
                              <w:r w:rsidRPr="00A5637B">
                                <w:rPr>
                                  <w:sz w:val="20"/>
                                  <w:lang w:val="en-GB"/>
                                </w:rPr>
                                <w:t xml:space="preserve"> The experiment started with a practice and a baseline block in which the participants heard an audio cue at the be</w:t>
                              </w:r>
                              <w:del w:id="51" w:author="Andersen, Soren" w:date="2019-07-31T16:49:00Z">
                                <w:r w:rsidRPr="00A5637B" w:rsidDel="00130340">
                                  <w:rPr>
                                    <w:sz w:val="20"/>
                                    <w:lang w:val="en-GB"/>
                                  </w:rPr>
                                  <w:delText>g</w:delText>
                                </w:r>
                              </w:del>
                              <w:r w:rsidRPr="00A5637B">
                                <w:rPr>
                                  <w:sz w:val="20"/>
                                  <w:lang w:val="en-GB"/>
                                </w:rPr>
                                <w:t xml:space="preserv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XE3CAAAA2gAAAA8AAABkcnMvZG93bnJldi54bWxEj9GKwjAURN8X/IdwBV+WNd2yiFubiiwK&#10;Pgii9QMuzbWtNje1iVr/fiMIPg4zc4ZJ571pxI06V1tW8D2OQBAXVtdcKjjkq68pCOeRNTaWScGD&#10;HMyzwUeKibZ33tFt70sRIOwSVFB53yZSuqIig25sW+LgHW1n0AfZlVJ3eA9w08g4iibSYM1hocKW&#10;/ioqzvurUSAvy5/NJqffw/Tq45PZUr7kT6VGw34xA+Gp9+/wq73WCmJ4Xgk3QG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nFxNwgAAANo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1AB2E586" w14:textId="41766B22" w:rsidR="009D2102" w:rsidRPr="00A5637B" w:rsidRDefault="009D2102" w:rsidP="005D695E">
                        <w:pPr>
                          <w:spacing w:line="276" w:lineRule="auto"/>
                          <w:jc w:val="both"/>
                          <w:rPr>
                            <w:sz w:val="20"/>
                            <w:lang w:val="en-GB"/>
                          </w:rPr>
                        </w:pPr>
                        <w:r w:rsidRPr="00A5637B">
                          <w:rPr>
                            <w:b/>
                            <w:sz w:val="20"/>
                            <w:lang w:val="en-GB"/>
                          </w:rPr>
                          <w:t xml:space="preserve">Figure 1. Depiction of a </w:t>
                        </w:r>
                        <w:proofErr w:type="spellStart"/>
                        <w:r w:rsidRPr="00A5637B">
                          <w:rPr>
                            <w:b/>
                            <w:sz w:val="20"/>
                            <w:lang w:val="en-GB"/>
                          </w:rPr>
                          <w:t>signle</w:t>
                        </w:r>
                        <w:proofErr w:type="spellEnd"/>
                        <w:r w:rsidRPr="00A5637B">
                          <w:rPr>
                            <w:b/>
                            <w:sz w:val="20"/>
                            <w:lang w:val="en-GB"/>
                          </w:rPr>
                          <w:t xml:space="preserve"> trial and the phases of the experiment. A) </w:t>
                        </w:r>
                        <w:r w:rsidRPr="00A5637B">
                          <w:rPr>
                            <w:sz w:val="20"/>
                            <w:lang w:val="en-GB"/>
                          </w:rPr>
                          <w:t xml:space="preserve">Each trial started with an audio cue (”Blue” </w:t>
                        </w:r>
                        <w:proofErr w:type="gramStart"/>
                        <w:r w:rsidRPr="00A5637B">
                          <w:rPr>
                            <w:sz w:val="20"/>
                            <w:lang w:val="en-GB"/>
                          </w:rPr>
                          <w:t>or ”</w:t>
                        </w:r>
                        <w:proofErr w:type="gramEnd"/>
                        <w:r w:rsidRPr="00A5637B">
                          <w:rPr>
                            <w:sz w:val="20"/>
                            <w:lang w:val="en-GB"/>
                          </w:rPr>
                          <w:t xml:space="preserve">Red”) which instructed participants which </w:t>
                        </w:r>
                        <w:proofErr w:type="spellStart"/>
                        <w:r w:rsidRPr="00A5637B">
                          <w:rPr>
                            <w:sz w:val="20"/>
                            <w:lang w:val="en-GB"/>
                          </w:rPr>
                          <w:t>color</w:t>
                        </w:r>
                        <w:proofErr w:type="spellEnd"/>
                        <w:r w:rsidRPr="00A5637B">
                          <w:rPr>
                            <w:sz w:val="20"/>
                            <w:lang w:val="en-GB"/>
                          </w:rPr>
                          <w:t xml:space="preserve"> to attend to in that trial. The trial lasted for 3.25 seconds during which dots of either of the </w:t>
                        </w:r>
                        <w:proofErr w:type="spellStart"/>
                        <w:r w:rsidRPr="00A5637B">
                          <w:rPr>
                            <w:sz w:val="20"/>
                            <w:lang w:val="en-GB"/>
                          </w:rPr>
                          <w:t>colors</w:t>
                        </w:r>
                        <w:proofErr w:type="spellEnd"/>
                        <w:r w:rsidRPr="00A5637B">
                          <w:rPr>
                            <w:sz w:val="20"/>
                            <w:lang w:val="en-GB"/>
                          </w:rPr>
                          <w:t xml:space="preserve"> could move from 0 to 3 times</w:t>
                        </w:r>
                        <w:ins w:id="52" w:author="Andersen, Soren" w:date="2019-07-31T16:49:00Z">
                          <w:r>
                            <w:rPr>
                              <w:sz w:val="20"/>
                              <w:lang w:val="en-GB"/>
                            </w:rPr>
                            <w:t xml:space="preserve"> in total</w:t>
                          </w:r>
                        </w:ins>
                        <w:r w:rsidRPr="00A5637B">
                          <w:rPr>
                            <w:sz w:val="20"/>
                            <w:lang w:val="en-GB"/>
                          </w:rPr>
                          <w:t xml:space="preserve">. If the participants were instructed to attend to the blue dots and the blue dots moved coherently, they had to press the response button. In that case they would hear the auditory feedback </w:t>
                        </w:r>
                        <w:proofErr w:type="spellStart"/>
                        <w:r w:rsidRPr="00A5637B">
                          <w:rPr>
                            <w:sz w:val="20"/>
                            <w:lang w:val="en-GB"/>
                          </w:rPr>
                          <w:t>signaling</w:t>
                        </w:r>
                        <w:proofErr w:type="spellEnd"/>
                        <w:r w:rsidRPr="00A5637B">
                          <w:rPr>
                            <w:sz w:val="20"/>
                            <w:lang w:val="en-GB"/>
                          </w:rPr>
                          <w:t xml:space="preserve"> the correct detection of the motions. </w:t>
                        </w:r>
                        <w:r w:rsidRPr="00A5637B">
                          <w:rPr>
                            <w:b/>
                            <w:sz w:val="20"/>
                            <w:lang w:val="en-GB"/>
                          </w:rPr>
                          <w:t>B)</w:t>
                        </w:r>
                        <w:r w:rsidRPr="00A5637B">
                          <w:rPr>
                            <w:sz w:val="20"/>
                            <w:lang w:val="en-GB"/>
                          </w:rPr>
                          <w:t xml:space="preserve"> The experiment started with a practice and a baseline block in which the participants heard an audio cue at </w:t>
                        </w:r>
                        <w:proofErr w:type="gramStart"/>
                        <w:r w:rsidRPr="00A5637B">
                          <w:rPr>
                            <w:sz w:val="20"/>
                            <w:lang w:val="en-GB"/>
                          </w:rPr>
                          <w:t>the be</w:t>
                        </w:r>
                        <w:proofErr w:type="gramEnd"/>
                        <w:del w:id="53" w:author="Andersen, Soren" w:date="2019-07-31T16:49:00Z">
                          <w:r w:rsidRPr="00A5637B" w:rsidDel="00130340">
                            <w:rPr>
                              <w:sz w:val="20"/>
                              <w:lang w:val="en-GB"/>
                            </w:rPr>
                            <w:delText>g</w:delText>
                          </w:r>
                        </w:del>
                        <w:r w:rsidRPr="00A5637B">
                          <w:rPr>
                            <w:sz w:val="20"/>
                            <w:lang w:val="en-GB"/>
                          </w:rPr>
                          <w:t xml:space="preserv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A5637B">
                          <w:rPr>
                            <w:sz w:val="20"/>
                            <w:lang w:val="en-GB"/>
                          </w:rPr>
                          <w:t>the</w:t>
                        </w:r>
                        <w:proofErr w:type="spellEnd"/>
                        <w:r w:rsidRPr="00A5637B">
                          <w:rPr>
                            <w:sz w:val="20"/>
                            <w:lang w:val="en-GB"/>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1C6C584"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del w:id="52" w:author="Andersen, Soren" w:date="2019-07-31T16:58:00Z">
        <w:r w:rsidR="00E34F80" w:rsidDel="003E30CF">
          <w:rPr>
            <w:szCs w:val="24"/>
          </w:rPr>
          <w:delText xml:space="preserve">RDK </w:delText>
        </w:r>
      </w:del>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commentRangeStart w:id="53"/>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w:t>
      </w:r>
      <w:commentRangeEnd w:id="53"/>
      <w:r w:rsidR="003E30CF">
        <w:rPr>
          <w:rStyle w:val="CommentReference"/>
        </w:rPr>
        <w:commentReference w:id="53"/>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w:t>
      </w:r>
      <w:r w:rsidRPr="00D92BFE">
        <w:rPr>
          <w:rFonts w:eastAsia="Times New Roman"/>
          <w:szCs w:val="24"/>
        </w:rPr>
        <w:lastRenderedPageBreak/>
        <w:t xml:space="preserve">cluster, separately for each condition (averaged across trials). </w:t>
      </w:r>
      <w:r>
        <w:rPr>
          <w:rFonts w:eastAsia="Times New Roman"/>
          <w:szCs w:val="24"/>
        </w:rPr>
        <w:t>The amplitudes were normalized</w:t>
      </w:r>
      <w:ins w:id="54" w:author="Andersen, Soren" w:date="2019-07-31T17:03:00Z">
        <w:r w:rsidR="003E30CF">
          <w:rPr>
            <w:rFonts w:eastAsia="Times New Roman"/>
            <w:szCs w:val="24"/>
          </w:rPr>
          <w:t xml:space="preserve"> (rescaled)</w:t>
        </w:r>
      </w:ins>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05FD11F3" w:rsidR="007641B0" w:rsidRPr="007641B0" w:rsidRDefault="007641B0" w:rsidP="00F6194D">
      <w:pPr>
        <w:spacing w:line="480" w:lineRule="auto"/>
        <w:ind w:firstLine="280"/>
        <w:jc w:val="both"/>
        <w:rPr>
          <w:rFonts w:eastAsia="Times New Roman"/>
          <w:szCs w:val="24"/>
        </w:rPr>
      </w:pPr>
      <w:commentRangeStart w:id="55"/>
      <w:r>
        <w:rPr>
          <w:rFonts w:eastAsia="Times New Roman"/>
          <w:szCs w:val="24"/>
        </w:rPr>
        <w:t>For the behavioral data</w:t>
      </w:r>
      <w:commentRangeEnd w:id="55"/>
      <w:r w:rsidR="007B6298">
        <w:rPr>
          <w:rStyle w:val="CommentReference"/>
        </w:rPr>
        <w:commentReference w:id="55"/>
      </w:r>
      <w:r w:rsidR="009926FA">
        <w:rPr>
          <w:rFonts w:eastAsia="Times New Roman"/>
          <w:szCs w:val="24"/>
        </w:rPr>
        <w:t>,</w:t>
      </w:r>
      <w:r>
        <w:rPr>
          <w:rFonts w:eastAsia="Times New Roman"/>
          <w:szCs w:val="24"/>
        </w:rPr>
        <w:t xml:space="preserve"> </w:t>
      </w:r>
      <w:ins w:id="56" w:author="Andersen, Soren" w:date="2019-07-31T17:08:00Z">
        <w:r w:rsidR="007B6298">
          <w:rPr>
            <w:rFonts w:eastAsia="Times New Roman"/>
            <w:szCs w:val="24"/>
          </w:rPr>
          <w:t xml:space="preserve">mean </w:t>
        </w:r>
      </w:ins>
      <w:r>
        <w:rPr>
          <w:rFonts w:eastAsia="Times New Roman"/>
          <w:szCs w:val="24"/>
        </w:rPr>
        <w:t>reaction times</w:t>
      </w:r>
      <w:r w:rsidR="00335FC4">
        <w:rPr>
          <w:rFonts w:eastAsia="Times New Roman"/>
          <w:szCs w:val="24"/>
        </w:rPr>
        <w:t xml:space="preserve"> of correct detections</w:t>
      </w:r>
      <w:ins w:id="57" w:author="Andersen, Soren" w:date="2019-07-31T17:04:00Z">
        <w:r w:rsidR="003E30CF">
          <w:rPr>
            <w:rFonts w:eastAsia="Times New Roman"/>
            <w:szCs w:val="24"/>
          </w:rPr>
          <w:t xml:space="preserve"> (hits)</w:t>
        </w:r>
      </w:ins>
      <w:r>
        <w:rPr>
          <w:rFonts w:eastAsia="Times New Roman"/>
          <w:szCs w:val="24"/>
        </w:rPr>
        <w:t xml:space="preserve"> and sensitivity </w:t>
      </w:r>
      <w:ins w:id="58" w:author="Andersen, Soren" w:date="2019-07-31T17:04:00Z">
        <w:r w:rsidR="003E30CF">
          <w:rPr>
            <w:rFonts w:eastAsia="Times New Roman"/>
            <w:szCs w:val="24"/>
          </w:rPr>
          <w:t xml:space="preserve">d′ </w:t>
        </w:r>
      </w:ins>
      <w:r>
        <w:rPr>
          <w:rFonts w:eastAsia="Times New Roman"/>
          <w:szCs w:val="24"/>
        </w:rPr>
        <w:t xml:space="preserve">were analyzed. </w:t>
      </w:r>
      <w:del w:id="59" w:author="Andersen, Soren" w:date="2019-07-31T17:08:00Z">
        <w:r w:rsidDel="007B6298">
          <w:rPr>
            <w:rFonts w:eastAsia="Times New Roman"/>
            <w:szCs w:val="24"/>
          </w:rPr>
          <w:delText xml:space="preserve">The analyses were done on the averaged data for each participant and condition. </w:delText>
        </w:r>
      </w:del>
      <w:r>
        <w:rPr>
          <w:rFonts w:eastAsia="Times New Roman"/>
          <w:szCs w:val="24"/>
        </w:rPr>
        <w:t xml:space="preserve">Sensitivity </w:t>
      </w:r>
      <w:commentRangeStart w:id="60"/>
      <w:r>
        <w:rPr>
          <w:rFonts w:eastAsia="Times New Roman"/>
          <w:szCs w:val="24"/>
        </w:rPr>
        <w:t xml:space="preserve">index </w:t>
      </w:r>
      <w:ins w:id="61" w:author="Andersen, Soren" w:date="2019-07-31T17:04:00Z">
        <w:r w:rsidR="003E30CF">
          <w:rPr>
            <w:rFonts w:eastAsia="Times New Roman"/>
            <w:szCs w:val="24"/>
          </w:rPr>
          <w:t>d′</w:t>
        </w:r>
      </w:ins>
      <w:del w:id="62" w:author="Andersen, Soren" w:date="2019-07-31T17:04:00Z">
        <w:r w:rsidR="002F27B1" w:rsidDel="003E30CF">
          <w:rPr>
            <w:rFonts w:eastAsia="Times New Roman"/>
            <w:szCs w:val="24"/>
          </w:rPr>
          <w:delText>d`</w:delText>
        </w:r>
      </w:del>
      <w:r w:rsidR="002F27B1">
        <w:rPr>
          <w:rFonts w:eastAsia="Times New Roman"/>
          <w:szCs w:val="24"/>
        </w:rPr>
        <w:t xml:space="preserve"> </w:t>
      </w:r>
      <w:commentRangeEnd w:id="60"/>
      <w:r w:rsidR="00726ABD">
        <w:rPr>
          <w:rStyle w:val="CommentReference"/>
        </w:rPr>
        <w:commentReference w:id="60"/>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450DDCD4"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commentRangeStart w:id="63"/>
      <w:r w:rsidR="00EC01A6">
        <w:t>value</w:t>
      </w:r>
      <w:commentRangeEnd w:id="63"/>
      <w:r w:rsidR="008048C6">
        <w:rPr>
          <w:rStyle w:val="CommentReference"/>
        </w:rPr>
        <w:commentReference w:id="63"/>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681C5C8D" w:rsidR="00476F36" w:rsidRDefault="00476F36" w:rsidP="00476F36">
      <w:pPr>
        <w:spacing w:line="480" w:lineRule="auto"/>
        <w:ind w:firstLine="284"/>
        <w:jc w:val="both"/>
      </w:pPr>
      <w:r>
        <w:t>We fitted three models to predict sensitivity (d`)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w:t>
      </w:r>
      <w:r>
        <w:lastRenderedPageBreak/>
        <w:t xml:space="preserve">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value, we fitted the </w:t>
      </w:r>
      <w:r w:rsidRPr="000C2FCF">
        <w:rPr>
          <w:i/>
        </w:rPr>
        <w:t xml:space="preserve">Reward phase * </w:t>
      </w:r>
      <w:r>
        <w:rPr>
          <w:i/>
        </w:rPr>
        <w:t>Value</w:t>
      </w:r>
      <w:r w:rsidRPr="000C2FCF">
        <w:t xml:space="preserve"> 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w:t>
      </w:r>
      <w:commentRangeStart w:id="64"/>
      <w:r>
        <w:t xml:space="preserve">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64"/>
      <w:r w:rsidR="00B43674">
        <w:rPr>
          <w:rStyle w:val="CommentReference"/>
        </w:rPr>
        <w:commentReference w:id="64"/>
      </w:r>
      <w:r>
        <w:t>. Note that there are two additional models that, although possible to fit, are not plausible in the context of our experiment. Specifically, the model with only the effect of value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3CD350B"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 xml:space="preserve">Null </w:t>
      </w:r>
      <w:r w:rsidRPr="004D7EBB">
        <w:rPr>
          <w:i/>
        </w:rPr>
        <w:lastRenderedPageBreak/>
        <w:t>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Pr>
          <w:i/>
        </w:rPr>
        <w:t>Value</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value and phase, their interaction, and the independent effect of attention. The last model was the </w:t>
      </w:r>
      <w:r>
        <w:rPr>
          <w:i/>
        </w:rPr>
        <w:t>Value</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3). In addition, the models with slopes included a Gaussian distribution as the prior for the slopes (centered at 0 with a standard deviation of 3).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2882BCC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ins w:id="65" w:author="Andersen, Soren" w:date="2019-08-01T16:17:00Z">
        <w:r w:rsidR="00726ABD">
          <w:rPr>
            <w:rFonts w:ascii="Times New Roman" w:hAnsi="Times New Roman" w:cs="Times New Roman"/>
            <w:color w:val="auto"/>
          </w:rPr>
          <w:t xml:space="preserve"> d′</w:t>
        </w:r>
      </w:ins>
    </w:p>
    <w:p w14:paraId="2E9CB975" w14:textId="77777777" w:rsidR="00781FC8" w:rsidRPr="00781FC8" w:rsidRDefault="00781FC8" w:rsidP="00781FC8"/>
    <w:p w14:paraId="3C6DA101" w14:textId="705861F2"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4A31AE">
        <w:rPr>
          <w:i/>
        </w:rPr>
        <w:t>Value</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ins w:id="66" w:author="Andersen, Soren" w:date="2019-08-01T16:20:00Z">
        <w:r w:rsidR="00726ABD">
          <w:t xml:space="preserve"> both</w:t>
        </w:r>
      </w:ins>
      <w:r w:rsidR="00923E38">
        <w:t xml:space="preserve"> </w:t>
      </w:r>
      <w:ins w:id="67" w:author="Andersen, Soren" w:date="2019-08-01T16:21:00Z">
        <w:r w:rsidR="00726ABD">
          <w:t xml:space="preserve">the </w:t>
        </w:r>
      </w:ins>
      <w:r w:rsidR="00923E38">
        <w:t>low</w:t>
      </w:r>
      <w:r w:rsidR="0055266E">
        <w:t xml:space="preserve"> </w:t>
      </w:r>
      <w:r w:rsidR="00476F36">
        <w:t>value</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ins w:id="68" w:author="Andersen, Soren" w:date="2019-08-01T16:20:00Z">
        <w:r w:rsidR="00726ABD">
          <w:t xml:space="preserve"> and</w:t>
        </w:r>
      </w:ins>
      <w:del w:id="69" w:author="Andersen, Soren" w:date="2019-08-01T16:21:00Z">
        <w:r w:rsidR="00584547" w:rsidDel="00726ABD">
          <w:delText xml:space="preserve">, </w:delText>
        </w:r>
        <w:commentRangeStart w:id="70"/>
        <w:r w:rsidR="00584547" w:rsidDel="00726ABD">
          <w:delText>but only slightly for</w:delText>
        </w:r>
      </w:del>
      <w:r w:rsidR="00584547">
        <w:t xml:space="preserve"> </w:t>
      </w:r>
      <w:commentRangeEnd w:id="70"/>
      <w:r w:rsidR="00726ABD">
        <w:rPr>
          <w:rStyle w:val="CommentReference"/>
        </w:rPr>
        <w:commentReference w:id="70"/>
      </w:r>
      <w:r w:rsidR="00584547">
        <w:t>the</w:t>
      </w:r>
      <w:r w:rsidR="0055266E">
        <w:t xml:space="preserve"> </w:t>
      </w:r>
      <w:r w:rsidR="003B33DC">
        <w:t xml:space="preserve">high </w:t>
      </w:r>
      <w:r w:rsidR="00476F36">
        <w:t>value</w:t>
      </w:r>
      <w:r w:rsidR="003B33DC">
        <w:t xml:space="preserve"> </w:t>
      </w:r>
      <w:r w:rsidR="00476F36">
        <w:t xml:space="preserve">color </w:t>
      </w:r>
      <w:r w:rsidR="003B33DC">
        <w:t>(</w:t>
      </w:r>
      <w:r w:rsidR="003B33DC">
        <w:rPr>
          <w:i/>
        </w:rPr>
        <w:t xml:space="preserve">M = </w:t>
      </w:r>
      <w:r w:rsidR="005779C0">
        <w:t>0.04</w:t>
      </w:r>
      <w:r w:rsidR="003B33DC">
        <w:t>; 95% HDI [</w:t>
      </w:r>
      <w:r w:rsidR="005779C0">
        <w:t xml:space="preserve">-0.08, </w:t>
      </w:r>
      <w:r w:rsidR="005779C0">
        <w:lastRenderedPageBreak/>
        <w:t>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4A31AE">
        <w:t>value</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ins w:id="71" w:author="Andersen, Soren" w:date="2019-08-01T16:21:00Z">
        <w:r w:rsidR="00726ABD">
          <w:t>a</w:t>
        </w:r>
      </w:ins>
      <w:del w:id="72" w:author="Andersen, Soren" w:date="2019-08-01T16:21:00Z">
        <w:r w:rsidR="0055266E" w:rsidDel="00726ABD">
          <w:delText>the</w:delText>
        </w:r>
      </w:del>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73"/>
      <w:r w:rsidR="00584547">
        <w:t xml:space="preserve">and only a </w:t>
      </w:r>
      <w:r w:rsidR="00A36725">
        <w:t>very small</w:t>
      </w:r>
      <w:r w:rsidR="00584547">
        <w:t xml:space="preserve"> reduction in sensitivity </w:t>
      </w:r>
      <w:r w:rsidR="0055266E">
        <w:t xml:space="preserve">in the high </w:t>
      </w:r>
      <w:r w:rsidR="002234A5">
        <w:t xml:space="preserve">value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73"/>
      <w:r w:rsidR="00726ABD">
        <w:rPr>
          <w:rStyle w:val="CommentReference"/>
        </w:rPr>
        <w:commentReference w:id="73"/>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w:t>
      </w:r>
      <w:r w:rsidR="00EC01A6">
        <w:t xml:space="preserve">relative to the high </w:t>
      </w:r>
      <w:r w:rsidR="002234A5">
        <w:t>value</w:t>
      </w:r>
      <w:r w:rsidR="00575829">
        <w:t xml:space="preserve">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3CB1F6D9" w:rsidR="00F21309" w:rsidRDefault="00705D83" w:rsidP="004A31AE">
            <w:r>
              <w:t>Reward phase *</w:t>
            </w:r>
            <w:r w:rsidR="00FE683F">
              <w:t xml:space="preserve"> </w:t>
            </w:r>
            <w:r w:rsidR="004A31AE">
              <w:t>Value</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AF3AC76" w:rsidR="00876BCA" w:rsidRDefault="00705D83" w:rsidP="004A31AE">
            <w:r>
              <w:t>Reward phase *</w:t>
            </w:r>
            <w:r w:rsidR="00FE683F">
              <w:t xml:space="preserve"> </w:t>
            </w:r>
            <w:r w:rsidR="004A31AE">
              <w:t>Value</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9"/>
        <w:gridCol w:w="2159"/>
        <w:gridCol w:w="2355"/>
        <w:gridCol w:w="3096"/>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69005CB0" w:rsidR="007F6AA7" w:rsidRDefault="004A31AE" w:rsidP="00C11E13">
            <w:r>
              <w:t>Value</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lastRenderedPageBreak/>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74"/>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68F729AF" w:rsidR="009D2102" w:rsidRDefault="009D2102"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value on trials in which it acts as target or distractor. </w:t>
                              </w:r>
                              <w:r>
                                <w:rPr>
                                  <w:b/>
                                  <w:sz w:val="20"/>
                                </w:rPr>
                                <w:t>D)</w:t>
                              </w:r>
                              <w:r>
                                <w:rPr>
                                  <w:sz w:val="20"/>
                                </w:rPr>
                                <w:t xml:space="preserve"> SSVEP amplitudes for the color linked to low value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qLMEA&#10;AADbAAAADwAAAGRycy9kb3ducmV2LnhtbERPTYvCMBC9C/6HMMLeNFUWWatRFkXxImKV6nG2mW3L&#10;NpPSRK3+enNY8Ph437NFaypxo8aVlhUMBxEI4szqknMFp+O6/wXCeWSNlWVS8CAHi3m3M8NY2zsf&#10;6Jb4XIQQdjEqKLyvYyldVpBBN7A1ceB+bWPQB9jkUjd4D+GmkqMoGkuDJYeGAmtaFpT9JVejwGXR&#10;ON1/Jun5R27oOdF6ddnslProtd9TEJ5a/xb/u7dawSiMDV/C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XaizBAAAA2wAAAA8AAAAAAAAAAAAAAAAAmAIAAGRycy9kb3du&#10;cmV2LnhtbFBLBQYAAAAABAAEAPUAAACGAwAAAAA=&#10;" strokecolor="white [3212]">
                  <v:textbox>
                    <w:txbxContent>
                      <w:p w14:paraId="02EE6252" w14:textId="68F729AF" w:rsidR="009D2102" w:rsidRDefault="009D2102"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Reaction times (</w:t>
                        </w:r>
                        <w:proofErr w:type="spellStart"/>
                        <w:r>
                          <w:rPr>
                            <w:sz w:val="20"/>
                          </w:rPr>
                          <w:t>ms</w:t>
                        </w:r>
                        <w:proofErr w:type="spellEnd"/>
                        <w:r>
                          <w:rPr>
                            <w:sz w:val="20"/>
                          </w:rPr>
                          <w:t xml:space="preserve">) </w:t>
                        </w:r>
                        <w:r>
                          <w:rPr>
                            <w:b/>
                            <w:sz w:val="20"/>
                          </w:rPr>
                          <w:t>C)</w:t>
                        </w:r>
                        <w:r>
                          <w:rPr>
                            <w:sz w:val="20"/>
                          </w:rPr>
                          <w:t xml:space="preserve"> SSVEP amplitudes (arbitrary units) in response to the color related to high value on trials in which it acts as target or distractor. </w:t>
                        </w:r>
                        <w:r>
                          <w:rPr>
                            <w:b/>
                            <w:sz w:val="20"/>
                          </w:rPr>
                          <w:t>D)</w:t>
                        </w:r>
                        <w:r>
                          <w:rPr>
                            <w:sz w:val="20"/>
                          </w:rPr>
                          <w:t xml:space="preserve"> SSVEP amplitudes for the color linked to low value on trials when it acts as target or distractor.</w:t>
                        </w:r>
                      </w:p>
                    </w:txbxContent>
                  </v:textbox>
                </v:shape>
                <v:shape id="Picture 5" o:spid="_x0000_s1031" type="#_x0000_t75" style="position:absolute;left:17;width:59398;height:40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6ybBAAAA2gAAAA8AAABkcnMvZG93bnJldi54bWxEj0FrwkAUhO9C/8PyCr2ZTYVKiK4iBcFj&#10;q4J4e+y+ZtNm36bZTYz/3hUEj8PMfMMs16NrxEBdqD0reM9yEMTam5orBcfDdlqACBHZYOOZFFwp&#10;wHr1MlliafyFv2nYx0okCIcSFdgY21LKoC05DJlviZP34zuHMcmukqbDS4K7Rs7yfC4d1pwWLLb0&#10;aUn/7XunoHDbL90Xp9bmm57P83892F+t1NvruFmAiDTGZ/jR3hkFH3C/km6AXN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V6ybBAAAA2gAAAA8AAAAAAAAAAAAAAAAAnwIA&#10;AGRycy9kb3ducmV2LnhtbFBLBQYAAAAABAAEAPcAAACNAw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3FC2051" w:rsidR="00F4458A" w:rsidRDefault="00B92561" w:rsidP="00340112">
      <w:pPr>
        <w:spacing w:line="480" w:lineRule="auto"/>
        <w:ind w:firstLine="284"/>
        <w:jc w:val="both"/>
      </w:pPr>
      <w:r>
        <w:lastRenderedPageBreak/>
        <w:t xml:space="preserve">The </w:t>
      </w:r>
      <w:r w:rsidR="0059410C" w:rsidRPr="000C2FCF">
        <w:rPr>
          <w:i/>
        </w:rPr>
        <w:t>Reward phase *</w:t>
      </w:r>
      <w:r w:rsidR="000C2FCF" w:rsidRPr="000C2FCF">
        <w:rPr>
          <w:i/>
        </w:rPr>
        <w:t xml:space="preserve"> </w:t>
      </w:r>
      <w:r w:rsidR="004A31AE">
        <w:rPr>
          <w:i/>
        </w:rPr>
        <w:t>Value</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DC6F05">
        <w:t>value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value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for the high value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for the low value</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for high than low value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3B201EEC"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del w:id="75" w:author="Andersen, Soren" w:date="2019-08-01T16:28:00Z">
        <w:r w:rsidRPr="00D92BFE" w:rsidDel="00292F84">
          <w:rPr>
            <w:rFonts w:eastAsia="Times New Roman"/>
            <w:szCs w:val="24"/>
          </w:rPr>
          <w:delText>activity</w:delText>
        </w:r>
        <w:r w:rsidDel="00292F84">
          <w:rPr>
            <w:rFonts w:eastAsia="Times New Roman"/>
            <w:szCs w:val="24"/>
          </w:rPr>
          <w:delText xml:space="preserve"> </w:delText>
        </w:r>
      </w:del>
      <w:ins w:id="76" w:author="Andersen, Soren" w:date="2019-08-01T16:28:00Z">
        <w:r w:rsidR="00292F84">
          <w:rPr>
            <w:rFonts w:eastAsia="Times New Roman"/>
            <w:szCs w:val="24"/>
          </w:rPr>
          <w:t>SSVEP amplit</w:t>
        </w:r>
      </w:ins>
      <w:ins w:id="77" w:author="Andersen, Soren" w:date="2019-08-01T16:29:00Z">
        <w:r w:rsidR="00292F84">
          <w:rPr>
            <w:rFonts w:eastAsia="Times New Roman"/>
            <w:szCs w:val="24"/>
          </w:rPr>
          <w:t>udes</w:t>
        </w:r>
      </w:ins>
      <w:ins w:id="78" w:author="Andersen, Soren" w:date="2019-08-01T16:28:00Z">
        <w:r w:rsidR="00292F84">
          <w:rPr>
            <w:rFonts w:eastAsia="Times New Roman"/>
            <w:szCs w:val="24"/>
          </w:rPr>
          <w:t xml:space="preserve"> </w:t>
        </w:r>
      </w:ins>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 xml:space="preserve">Also, the </w:t>
      </w:r>
      <w:commentRangeStart w:id="79"/>
      <w:del w:id="80" w:author="Andersen, Soren" w:date="2019-08-01T16:29:00Z">
        <w:r w:rsidDel="00292F84">
          <w:delText>FFT-</w:delText>
        </w:r>
      </w:del>
      <w:commentRangeEnd w:id="79"/>
      <w:r w:rsidR="00292F84">
        <w:rPr>
          <w:rStyle w:val="CommentReference"/>
        </w:rPr>
        <w:commentReference w:id="79"/>
      </w:r>
      <w:r>
        <w: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9D2102" w:rsidRDefault="009D2102"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ins w:id="81" w:author="Andersen, Soren" w:date="2019-08-01T16:32:00Z">
                                <w:r w:rsidR="00292F84">
                                  <w:rPr>
                                    <w:sz w:val="20"/>
                                    <w:szCs w:val="20"/>
                                  </w:rPr>
                                  <w:t>s</w:t>
                                </w:r>
                              </w:ins>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KNGzDAAAA2gAAAA8AAABkcnMvZG93bnJldi54bWxEj0+LwjAUxO+C3yE8wUvRdIVVqUYRF2WR&#10;vfjnoLdH82yrzUtpotZvb4QFj8PM/IaZzhtTijvVrrCs4KsfgyBOrS44U3DYr3pjEM4jaywtk4In&#10;OZjP2q0pJto+eEv3nc9EgLBLUEHufZVI6dKcDLq+rYiDd7a1QR9knUld4yPATSkHcTyUBgsOCzlW&#10;tMwpve5uRoE+/vyVOiu+V+v1ZRuNTXTaDCKlup1mMQHhqfGf8H/7VysYwftKuAFy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ko0bMMAAADaAAAADwAAAAAAAAAAAAAAAACf&#10;AgAAZHJzL2Rvd25yZXYueG1sUEsFBgAAAAAEAAQA9wAAAI8DAAAAAA==&#10;">
                  <v:imagedata r:id="rId15" o:title="Figure1" cropbottom="22293f"/>
                  <v:path arrowok="t"/>
                </v:shape>
                <v:shape id="Text Box 2" o:spid="_x0000_s1034" type="#_x0000_t202" style="position:absolute;left:1170;top:35616;width:59728;height:10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14:paraId="0C1B3DE2" w14:textId="705F0C51" w:rsidR="009D2102" w:rsidRDefault="009D2102"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ins w:id="84" w:author="Andersen, Soren" w:date="2019-08-01T16:32:00Z">
                          <w:r w:rsidR="00292F84">
                            <w:rPr>
                              <w:sz w:val="20"/>
                              <w:szCs w:val="20"/>
                            </w:rPr>
                            <w:t>s</w:t>
                          </w:r>
                        </w:ins>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110A91F" w:rsidR="00E1045E" w:rsidRDefault="004269CE" w:rsidP="00A02266">
      <w:pPr>
        <w:spacing w:line="480" w:lineRule="auto"/>
        <w:ind w:firstLine="284"/>
        <w:jc w:val="both"/>
      </w:pPr>
      <w:commentRangeStart w:id="82"/>
      <w:r>
        <w:t>T</w:t>
      </w:r>
      <w:commentRangeEnd w:id="82"/>
      <w:r w:rsidR="00292F84">
        <w:rPr>
          <w:rStyle w:val="CommentReference"/>
        </w:rPr>
        <w:commentReference w:id="82"/>
      </w:r>
      <w:r>
        <w:t xml:space="preserve">he </w:t>
      </w:r>
      <w:r w:rsidR="004A31AE">
        <w:rPr>
          <w:i/>
        </w:rPr>
        <w:t>Value</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4A31AE">
        <w:rPr>
          <w:i/>
        </w:rPr>
        <w:t>Value</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ins w:id="83" w:author="Andersen, Soren" w:date="2019-08-01T16:42:00Z">
        <w:r w:rsidR="00266347">
          <w:t xml:space="preserve">voluntary selective </w:t>
        </w:r>
      </w:ins>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commentRangeStart w:id="84"/>
      <w:ins w:id="85" w:author="Andersen, Soren" w:date="2019-08-01T16:42:00Z">
        <w:r w:rsidR="00266347">
          <w:t>when the eliciting stimulus was</w:t>
        </w:r>
      </w:ins>
      <w:del w:id="86" w:author="Andersen, Soren" w:date="2019-08-01T16:42:00Z">
        <w:r w:rsidR="003273E4" w:rsidDel="00266347">
          <w:delText>for the</w:delText>
        </w:r>
      </w:del>
      <w:r w:rsidR="003273E4">
        <w:t xml:space="preserve"> attended</w:t>
      </w:r>
      <w:r w:rsidR="006F37A2">
        <w:t xml:space="preserve"> (target)</w:t>
      </w:r>
      <w:r w:rsidR="003273E4">
        <w:t xml:space="preserve"> compared to </w:t>
      </w:r>
      <w:ins w:id="87" w:author="Andersen, Soren" w:date="2019-08-01T16:42:00Z">
        <w:r w:rsidR="00266347">
          <w:t>when it was</w:t>
        </w:r>
      </w:ins>
      <w:del w:id="88" w:author="Andersen, Soren" w:date="2019-08-01T16:42:00Z">
        <w:r w:rsidR="003273E4" w:rsidDel="00266347">
          <w:delText>the</w:delText>
        </w:r>
      </w:del>
      <w:r w:rsidR="003273E4">
        <w:t xml:space="preserve"> unattended </w:t>
      </w:r>
      <w:r w:rsidR="006F37A2">
        <w:t>(distractor)</w:t>
      </w:r>
      <w:del w:id="89" w:author="Andersen, Soren" w:date="2019-08-01T16:43:00Z">
        <w:r w:rsidR="006F37A2" w:rsidDel="00266347">
          <w:delText xml:space="preserve"> </w:delText>
        </w:r>
        <w:r w:rsidR="003273E4" w:rsidDel="00266347">
          <w:delText>stimuli</w:delText>
        </w:r>
      </w:del>
      <w:r w:rsidR="003273E4">
        <w:t>.</w:t>
      </w:r>
      <w:r w:rsidR="006F37A2">
        <w:t xml:space="preserve"> I</w:t>
      </w:r>
      <w:commentRangeEnd w:id="84"/>
      <w:r w:rsidR="00266347">
        <w:rPr>
          <w:rStyle w:val="CommentReference"/>
        </w:rPr>
        <w:commentReference w:id="84"/>
      </w:r>
      <w:r w:rsidR="006F37A2">
        <w:t>n the winning model</w:t>
      </w:r>
      <w:ins w:id="90" w:author="Andersen, Soren" w:date="2019-08-01T16:38:00Z">
        <w:r w:rsidR="00266347">
          <w:t>,</w:t>
        </w:r>
      </w:ins>
      <w:r w:rsidR="006F37A2">
        <w:t xml:space="preserve"> </w:t>
      </w:r>
      <w:ins w:id="91" w:author="Andersen, Soren" w:date="2019-08-01T16:38:00Z">
        <w:r w:rsidR="00266347">
          <w:t>th</w:t>
        </w:r>
      </w:ins>
      <w:ins w:id="92" w:author="Andersen, Soren" w:date="2019-08-01T16:44:00Z">
        <w:r w:rsidR="00266347">
          <w:t>is</w:t>
        </w:r>
      </w:ins>
      <w:ins w:id="93" w:author="Andersen, Soren" w:date="2019-08-01T16:38:00Z">
        <w:r w:rsidR="00266347">
          <w:t xml:space="preserve"> effect </w:t>
        </w:r>
      </w:ins>
      <w:del w:id="94" w:author="Andersen, Soren" w:date="2019-08-01T16:38:00Z">
        <w:r w:rsidR="006F37A2" w:rsidDel="00266347">
          <w:delText xml:space="preserve">the size of the </w:delText>
        </w:r>
      </w:del>
      <w:del w:id="95" w:author="Andersen, Soren" w:date="2019-08-01T16:44:00Z">
        <w:r w:rsidR="006F37A2" w:rsidDel="00266347">
          <w:delText xml:space="preserve">difference of </w:delText>
        </w:r>
      </w:del>
      <w:del w:id="96" w:author="Andersen, Soren" w:date="2019-08-01T16:39:00Z">
        <w:r w:rsidR="006F37A2" w:rsidDel="00266347">
          <w:delText xml:space="preserve">the </w:delText>
        </w:r>
      </w:del>
      <w:del w:id="97" w:author="Andersen, Soren" w:date="2019-08-01T16:44:00Z">
        <w:r w:rsidR="006F37A2" w:rsidDel="00266347">
          <w:delText xml:space="preserve">SSVEP amplitudes </w:delText>
        </w:r>
        <w:r w:rsidR="001E6F26" w:rsidDel="00266347">
          <w:delText xml:space="preserve">related to the processing of the targets and distractors </w:delText>
        </w:r>
      </w:del>
      <w:r w:rsidR="001E6F26">
        <w:t>did not interact with the other factors in the model</w:t>
      </w:r>
      <w:ins w:id="98" w:author="Andersen, Soren" w:date="2019-08-01T16:44:00Z">
        <w:r w:rsidR="00266347">
          <w:t>, i.e. the magnitude of selective attention was unaffected by reward value and reward phase</w:t>
        </w:r>
      </w:ins>
      <w:r w:rsidR="001E6F26">
        <w:t xml:space="preserve">. </w:t>
      </w:r>
      <w:r w:rsidR="006F37A2">
        <w:t>T</w:t>
      </w:r>
      <w:r w:rsidR="003273E4">
        <w:t xml:space="preserve">he </w:t>
      </w:r>
      <w:r w:rsidR="003A5736">
        <w:t xml:space="preserve">posterior </w:t>
      </w:r>
      <w:r w:rsidR="003273E4">
        <w:lastRenderedPageBreak/>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ins w:id="99" w:author="Andersen, Soren" w:date="2019-08-01T16:39:00Z">
        <w:r w:rsidR="00266347">
          <w:t>voluntary sele</w:t>
        </w:r>
      </w:ins>
      <w:ins w:id="100" w:author="Andersen, Soren" w:date="2019-08-01T16:40:00Z">
        <w:r w:rsidR="00266347">
          <w:t>c</w:t>
        </w:r>
      </w:ins>
      <w:ins w:id="101" w:author="Andersen, Soren" w:date="2019-08-01T16:39:00Z">
        <w:r w:rsidR="00266347">
          <w:t>tive</w:t>
        </w:r>
      </w:ins>
      <w:del w:id="102" w:author="Andersen, Soren" w:date="2019-08-01T16:40:00Z">
        <w:r w:rsidR="00A0214C" w:rsidDel="00266347">
          <w:delText>goal-directed</w:delText>
        </w:r>
      </w:del>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ins w:id="103" w:author="Andersen, Soren" w:date="2019-08-01T16:40:00Z">
        <w:r w:rsidR="00266347">
          <w:t>when the driving stimulus was attended</w:t>
        </w:r>
      </w:ins>
      <w:del w:id="104" w:author="Andersen, Soren" w:date="2019-08-01T16:40:00Z">
        <w:r w:rsidR="001E6F26" w:rsidDel="00266347">
          <w:delText>for the targets compared to distractors</w:delText>
        </w:r>
      </w:del>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4DA2F605" w:rsidR="002C1EF1" w:rsidRDefault="004A31AE" w:rsidP="002C1EF1">
            <w:r>
              <w:t>Value</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223E28F1" w:rsidR="002C1EF1" w:rsidRDefault="002C1EF1" w:rsidP="004A31AE">
            <w:r>
              <w:t xml:space="preserve">Reward phase * </w:t>
            </w:r>
            <w:r w:rsidR="004A31AE">
              <w:t>Value</w:t>
            </w:r>
            <w:r>
              <w:t xml:space="preserve">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7777777" w:rsidR="00C202A7" w:rsidRPr="007F6AA7" w:rsidRDefault="00C202A7" w:rsidP="00C202A7">
            <w:r>
              <w:t>Value</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77777777" w:rsidR="00C202A7" w:rsidRDefault="00C202A7" w:rsidP="00C202A7">
            <w:commentRangeStart w:id="105"/>
            <w:r w:rsidRPr="003D6048">
              <w:t>0.9</w:t>
            </w:r>
            <w:r>
              <w:t>0</w:t>
            </w:r>
            <w:r w:rsidRPr="003D6048">
              <w:t xml:space="preserve"> [0.84</w:t>
            </w:r>
            <w:r>
              <w:t>,</w:t>
            </w:r>
            <w:r w:rsidRPr="003D6048">
              <w:t xml:space="preserve"> 0.96]</w:t>
            </w:r>
            <w:commentRangeEnd w:id="105"/>
            <w:r w:rsidR="00266347">
              <w:rPr>
                <w:rStyle w:val="CommentReference"/>
              </w:rPr>
              <w:commentReference w:id="105"/>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2C852F31" w:rsidR="001B5474" w:rsidRDefault="001B5474" w:rsidP="00750818">
      <w:pPr>
        <w:spacing w:line="480" w:lineRule="auto"/>
        <w:ind w:firstLine="284"/>
        <w:jc w:val="both"/>
      </w:pPr>
      <w:r>
        <w:t xml:space="preserve">The winning model also included the interaction between reward phase and </w:t>
      </w:r>
      <w:r w:rsidR="004A31AE">
        <w:t>value</w:t>
      </w:r>
      <w:r>
        <w:t xml:space="preserve">, but this interaction remained the same for both targets and distractors. </w:t>
      </w:r>
      <w:del w:id="106" w:author="Andersen, Soren" w:date="2019-08-01T16:46:00Z">
        <w:r w:rsidDel="00266347">
          <w:delText xml:space="preserve">The </w:delText>
        </w:r>
      </w:del>
      <w:r>
        <w:t xml:space="preserve">SSVEP amplitudes were higher in the training phase than in the baseline for the high </w:t>
      </w:r>
      <w:r w:rsidR="006C4F1A">
        <w:t>value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w:t>
      </w:r>
      <w:del w:id="107" w:author="Andersen, Soren" w:date="2019-08-01T16:47:00Z">
        <w:r w:rsidR="00B70234" w:rsidDel="00266347">
          <w:delText xml:space="preserve">the </w:delText>
        </w:r>
      </w:del>
      <w:r w:rsidR="00B70234">
        <w:t xml:space="preserve">SSVEP amplitudes from baseline to training for the low </w:t>
      </w:r>
      <w:r w:rsidR="006C4F1A">
        <w:t>value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6C4F1A">
        <w:t>value color</w:t>
      </w:r>
      <w:r w:rsidR="00F9066F">
        <w:t xml:space="preserve"> were reduced (</w:t>
      </w:r>
      <w:r w:rsidR="00F9066F">
        <w:rPr>
          <w:i/>
        </w:rPr>
        <w:t>M = -</w:t>
      </w:r>
      <w:r w:rsidR="00492EA8">
        <w:t>0.03</w:t>
      </w:r>
      <w:r w:rsidR="00F9066F">
        <w:t xml:space="preserve">; 95% HDI [-0.06, 0.04]; ER = 15.66), while the amplitudes of the low </w:t>
      </w:r>
      <w:r w:rsidR="006C4F1A">
        <w:t>value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108"/>
      <w:r w:rsidR="00F9066F">
        <w:t xml:space="preserve">To summarize, </w:t>
      </w:r>
      <w:ins w:id="109" w:author="Andersen, Soren" w:date="2019-08-01T16:48:00Z">
        <w:r w:rsidR="00450F6F">
          <w:t xml:space="preserve">visual processing of </w:t>
        </w:r>
      </w:ins>
      <w:del w:id="110" w:author="Andersen, Soren" w:date="2019-08-01T16:48:00Z">
        <w:r w:rsidR="00F9066F" w:rsidDel="00450F6F">
          <w:delText xml:space="preserve">the amount of attention allocated toward </w:delText>
        </w:r>
      </w:del>
      <w:r w:rsidR="00F9066F">
        <w:t xml:space="preserve">the high </w:t>
      </w:r>
      <w:r w:rsidR="006C4F1A">
        <w:t>value color</w:t>
      </w:r>
      <w:ins w:id="111" w:author="Andersen, Soren" w:date="2019-08-01T16:52:00Z">
        <w:r w:rsidR="00450F6F">
          <w:t xml:space="preserve"> stimulus</w:t>
        </w:r>
      </w:ins>
      <w:r w:rsidR="00F9066F">
        <w:t xml:space="preserve"> </w:t>
      </w:r>
      <w:ins w:id="112" w:author="Andersen, Soren" w:date="2019-08-01T16:48:00Z">
        <w:r w:rsidR="00450F6F">
          <w:t>was enhanced</w:t>
        </w:r>
      </w:ins>
      <w:del w:id="113" w:author="Andersen, Soren" w:date="2019-08-01T16:48:00Z">
        <w:r w:rsidR="00F9066F" w:rsidDel="00450F6F">
          <w:delText>increased</w:delText>
        </w:r>
      </w:del>
      <w:r w:rsidR="00F9066F">
        <w:t xml:space="preserve"> in the </w:t>
      </w:r>
      <w:r w:rsidR="00F9066F">
        <w:lastRenderedPageBreak/>
        <w:t>phase in which participants could earn monetary rewards</w:t>
      </w:r>
      <w:ins w:id="114" w:author="Andersen, Soren" w:date="2019-08-01T16:53:00Z">
        <w:r w:rsidR="00450F6F">
          <w:t xml:space="preserve"> and went back to baseline</w:t>
        </w:r>
      </w:ins>
      <w:ins w:id="115" w:author="Andersen, Soren" w:date="2019-08-01T16:54:00Z">
        <w:r w:rsidR="00450F6F">
          <w:t xml:space="preserve"> in the subsequent test phase without rewards. Thus change occured</w:t>
        </w:r>
      </w:ins>
      <w:del w:id="116" w:author="Andersen, Soren" w:date="2019-08-01T16:54:00Z">
        <w:r w:rsidR="00BC5BE1" w:rsidDel="00450F6F">
          <w:delText>,</w:delText>
        </w:r>
      </w:del>
      <w:r w:rsidR="00BC5BE1">
        <w:t xml:space="preserve"> irrespective of whether that color </w:t>
      </w:r>
      <w:del w:id="117" w:author="Andersen, Soren" w:date="2019-08-01T16:48:00Z">
        <w:r w:rsidR="00BC5BE1" w:rsidDel="00450F6F">
          <w:delText>acted as a target or a distractor</w:delText>
        </w:r>
      </w:del>
      <w:ins w:id="118" w:author="Andersen, Soren" w:date="2019-08-01T16:48:00Z">
        <w:r w:rsidR="00450F6F">
          <w:t>was attended or not</w:t>
        </w:r>
      </w:ins>
      <w:r w:rsidR="00BC5BE1">
        <w:t>.</w:t>
      </w:r>
      <w:commentRangeEnd w:id="108"/>
      <w:r w:rsidR="00450F6F">
        <w:rPr>
          <w:rStyle w:val="CommentReference"/>
        </w:rPr>
        <w:commentReference w:id="108"/>
      </w:r>
      <w:ins w:id="119" w:author="Andersen, Soren" w:date="2019-08-01T16:53:00Z">
        <w:r w:rsidR="00450F6F">
          <w:t xml:space="preserve"> </w:t>
        </w:r>
      </w:ins>
      <w:del w:id="120" w:author="Andersen, Soren" w:date="2019-08-01T16:54:00Z">
        <w:r w:rsidR="00BC5BE1" w:rsidDel="00450F6F">
          <w:delText xml:space="preserve"> Further, the amount of attention allocated toward the high value color </w:delText>
        </w:r>
        <w:r w:rsidR="00F9066F" w:rsidDel="00450F6F">
          <w:delText xml:space="preserve">went back to the baseline level </w:delText>
        </w:r>
        <w:r w:rsidR="00BC5BE1" w:rsidDel="00450F6F">
          <w:delText>when</w:delText>
        </w:r>
        <w:r w:rsidR="00F9066F" w:rsidDel="00450F6F">
          <w:delText xml:space="preserve"> no more rewards could be earned. </w:delText>
        </w:r>
      </w:del>
      <w:r w:rsidR="00BC5BE1">
        <w:t>Finally</w:t>
      </w:r>
      <w:r w:rsidR="00F9066F">
        <w:t xml:space="preserve">, </w:t>
      </w:r>
      <w:ins w:id="121" w:author="Andersen, Soren" w:date="2019-08-01T16:55:00Z">
        <w:r w:rsidR="00450F6F">
          <w:t xml:space="preserve">visual processing of </w:t>
        </w:r>
      </w:ins>
      <w:del w:id="122" w:author="Andersen, Soren" w:date="2019-08-01T16:55:00Z">
        <w:r w:rsidR="00F9066F" w:rsidDel="00450F6F">
          <w:delText xml:space="preserve">the amount of attention allocated toward </w:delText>
        </w:r>
      </w:del>
      <w:r w:rsidR="00F9066F">
        <w:t xml:space="preserve">the low </w:t>
      </w:r>
      <w:ins w:id="123" w:author="Andersen, Soren" w:date="2019-08-01T16:55:00Z">
        <w:r w:rsidR="00450F6F">
          <w:t>reward</w:t>
        </w:r>
      </w:ins>
      <w:del w:id="124" w:author="Andersen, Soren" w:date="2019-08-01T16:55:00Z">
        <w:r w:rsidR="006C4F1A" w:rsidDel="00450F6F">
          <w:delText>value</w:delText>
        </w:r>
      </w:del>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05F6E3C6" w:rsidR="00004DEF" w:rsidRDefault="005B31EB" w:rsidP="005B31EB">
      <w:pPr>
        <w:spacing w:line="480" w:lineRule="auto"/>
        <w:ind w:firstLine="720"/>
        <w:jc w:val="both"/>
      </w:pPr>
      <w:r>
        <w:t xml:space="preserve">In this study we investigated </w:t>
      </w:r>
      <w:r w:rsidR="00F7524A">
        <w:t xml:space="preserve">the neural mechanisms through which rewards </w:t>
      </w:r>
      <w:commentRangeStart w:id="125"/>
      <w:r w:rsidR="00F7524A">
        <w:t>enhance</w:t>
      </w:r>
      <w:r>
        <w:t xml:space="preserve"> </w:t>
      </w:r>
      <w:r w:rsidR="00004DEF">
        <w:t>goal-directed attention</w:t>
      </w:r>
      <w:commentRangeEnd w:id="125"/>
      <w:r w:rsidR="00604F11">
        <w:rPr>
          <w:rStyle w:val="CommentReference"/>
        </w:rPr>
        <w:commentReference w:id="125"/>
      </w:r>
      <w:r w:rsidR="00004DEF">
        <w:t xml:space="preserve">. </w:t>
      </w:r>
      <w:r w:rsidR="0022375B">
        <w:t>W</w:t>
      </w:r>
      <w:r w:rsidR="00B218F4">
        <w:t xml:space="preserve">e </w:t>
      </w:r>
      <w:commentRangeStart w:id="126"/>
      <w:r w:rsidR="00B218F4">
        <w:t xml:space="preserve">compared the amount of attention allocated </w:t>
      </w:r>
      <w:commentRangeEnd w:id="126"/>
      <w:r w:rsidR="002F7B0C">
        <w:rPr>
          <w:rStyle w:val="CommentReference"/>
        </w:rPr>
        <w:commentReference w:id="126"/>
      </w:r>
      <w:r w:rsidR="00B218F4">
        <w:t xml:space="preserve">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xml:space="preserve">. Further, </w:t>
      </w:r>
      <w:ins w:id="127" w:author="Andersen, Soren" w:date="2019-08-01T17:15:00Z">
        <w:r w:rsidR="002F7B0C">
          <w:t xml:space="preserve">coherent motion of </w:t>
        </w:r>
      </w:ins>
      <w:r w:rsidR="00004DEF">
        <w:t>dots linked to high</w:t>
      </w:r>
      <w:r w:rsidR="006766E6">
        <w:t>er</w:t>
      </w:r>
      <w:r w:rsidR="00004DEF">
        <w:t xml:space="preserve"> </w:t>
      </w:r>
      <w:r w:rsidR="004A31AE">
        <w:t>value</w:t>
      </w:r>
      <w:r w:rsidR="006766E6">
        <w:t xml:space="preserve"> were detected faster</w:t>
      </w:r>
      <w:r w:rsidR="00004DEF">
        <w:t xml:space="preserve">, which </w:t>
      </w:r>
      <w:commentRangeStart w:id="128"/>
      <w:r w:rsidR="00004DEF">
        <w:t xml:space="preserve">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w:t>
      </w:r>
      <w:commentRangeEnd w:id="128"/>
      <w:r w:rsidR="002F7B0C">
        <w:rPr>
          <w:rStyle w:val="CommentReference"/>
        </w:rPr>
        <w:commentReference w:id="128"/>
      </w:r>
      <w:r w:rsidR="00004DEF">
        <w:t>.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760CDFD0" w:rsidR="00F7524A" w:rsidRDefault="00F7524A" w:rsidP="005B31EB">
      <w:pPr>
        <w:spacing w:line="480" w:lineRule="auto"/>
        <w:ind w:firstLine="720"/>
        <w:jc w:val="both"/>
      </w:pPr>
      <w:commentRangeStart w:id="129"/>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w:t>
      </w:r>
      <w:r w:rsidR="0087663C">
        <w:t xml:space="preserve"> </w:t>
      </w:r>
      <w:r w:rsidR="003E1103">
        <w:t xml:space="preserve">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w:t>
      </w:r>
      <w:r>
        <w:lastRenderedPageBreak/>
        <w:t xml:space="preserve">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129"/>
      <w:r w:rsidR="002F7B0C">
        <w:rPr>
          <w:rStyle w:val="CommentReference"/>
        </w:rPr>
        <w:commentReference w:id="129"/>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264B0391" w:rsidR="00C75440" w:rsidRDefault="00834044" w:rsidP="00C75440">
      <w:pPr>
        <w:spacing w:line="480" w:lineRule="auto"/>
        <w:ind w:firstLine="720"/>
        <w:jc w:val="both"/>
      </w:pPr>
      <w:commentRangeStart w:id="130"/>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w:t>
      </w:r>
      <w:del w:id="131" w:author="Andersen, Soren" w:date="2019-08-01T17:19:00Z">
        <w:r w:rsidR="003D06CF" w:rsidDel="002F7B0C">
          <w:delText xml:space="preserve">our prediction and </w:delText>
        </w:r>
        <w:r w:rsidR="003C3BEF" w:rsidDel="002F7B0C">
          <w:delText xml:space="preserve">replicating </w:delText>
        </w:r>
      </w:del>
      <w:r w:rsidR="003C3BEF">
        <w:t xml:space="preserve">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w:t>
      </w:r>
      <w:commentRangeEnd w:id="130"/>
      <w:r w:rsidR="005627CC">
        <w:rPr>
          <w:rStyle w:val="CommentReference"/>
        </w:rPr>
        <w:commentReference w:id="130"/>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commentRangeStart w:id="132"/>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w:t>
      </w:r>
      <w:commentRangeEnd w:id="132"/>
      <w:r w:rsidR="002F7B0C">
        <w:rPr>
          <w:rStyle w:val="CommentReference"/>
        </w:rPr>
        <w:commentReference w:id="132"/>
      </w:r>
      <w:r w:rsidR="003C3BEF">
        <w:t>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t>
      </w:r>
      <w:commentRangeStart w:id="133"/>
      <w:r>
        <w:t xml:space="preserve">which </w:t>
      </w:r>
      <w:r w:rsidR="00F94A0F">
        <w:t>showed</w:t>
      </w:r>
      <w:r>
        <w:t xml:space="preserve"> that </w:t>
      </w:r>
      <w:r w:rsidR="00C76847">
        <w:t xml:space="preserve">rewards </w:t>
      </w:r>
      <w:r w:rsidR="00F94A0F">
        <w:t xml:space="preserve">can </w:t>
      </w:r>
      <w:r w:rsidR="0061755A">
        <w:t>enhance</w:t>
      </w:r>
      <w:r>
        <w:t xml:space="preserve"> attentional control</w:t>
      </w:r>
      <w:commentRangeEnd w:id="133"/>
      <w:r w:rsidR="005627CC">
        <w:rPr>
          <w:rStyle w:val="CommentReference"/>
        </w:rPr>
        <w:commentReference w:id="133"/>
      </w:r>
      <w:r w:rsidR="00850446">
        <w:t xml:space="preserve">. </w:t>
      </w:r>
      <w:r w:rsidR="00F94A0F">
        <w:t xml:space="preserve">More generally, </w:t>
      </w:r>
      <w:commentRangeStart w:id="134"/>
      <w:r w:rsidR="00F94A0F">
        <w:t>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w:t>
      </w:r>
      <w:commentRangeEnd w:id="134"/>
      <w:r w:rsidR="00DC1C6B">
        <w:rPr>
          <w:rStyle w:val="CommentReference"/>
        </w:rPr>
        <w:commentReference w:id="134"/>
      </w:r>
      <w:r w:rsidR="00850446">
        <w:t>l</w:t>
      </w:r>
      <w:r w:rsidR="00C75440">
        <w:t xml:space="preserve"> </w:t>
      </w:r>
      <w:r w:rsidR="00C75440">
        <w:lastRenderedPageBreak/>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06EB7DBD"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commentRangeStart w:id="135"/>
      <w:r w:rsidR="00234A79">
        <w:t xml:space="preserve">Confirming what we have hypothesized, </w:t>
      </w:r>
      <w:commentRangeEnd w:id="135"/>
      <w:r w:rsidR="005627CC">
        <w:rPr>
          <w:rStyle w:val="CommentReference"/>
        </w:rPr>
        <w:commentReference w:id="135"/>
      </w:r>
      <w:r w:rsidR="00234A79">
        <w:t>o</w:t>
      </w:r>
      <w:r w:rsidR="006766E6">
        <w:t xml:space="preserve">ur </w:t>
      </w:r>
      <w:r w:rsidR="00850446">
        <w:t xml:space="preserve">SSVEP </w:t>
      </w:r>
      <w:r w:rsidR="006766E6">
        <w:t xml:space="preserve">results indicate that the </w:t>
      </w:r>
      <w:r w:rsidR="00234A79">
        <w:t xml:space="preserve">introduction of rewards </w:t>
      </w:r>
      <w:del w:id="136" w:author="Andersen, Soren" w:date="2019-08-01T17:38:00Z">
        <w:r w:rsidR="00234A79" w:rsidDel="00DC1C6B">
          <w:delText>influences g</w:delText>
        </w:r>
        <w:r w:rsidR="006766E6" w:rsidDel="00DC1C6B">
          <w:delText xml:space="preserve">oal-directed attention </w:delText>
        </w:r>
        <w:r w:rsidR="00234A79" w:rsidDel="00DC1C6B">
          <w:delText xml:space="preserve">through </w:delText>
        </w:r>
      </w:del>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1DC63AFC"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 xml:space="preserve">Suppression of the features linked to low or no rewards has also been proposed as one of the potential mechanisms through which incentives impact attention (Chelazzi et al., 2013; Anderson, 2016; Failing &amp; Theeuwes, 2018). </w:t>
      </w:r>
      <w:r w:rsidR="00234A79">
        <w:t xml:space="preserve">Contrary to </w:t>
      </w:r>
      <w:del w:id="137" w:author="Andersen, Soren" w:date="2019-08-01T17:39:00Z">
        <w:r w:rsidR="00234A79" w:rsidDel="00DC1C6B">
          <w:delText>what we have predicted</w:delText>
        </w:r>
      </w:del>
      <w:ins w:id="138" w:author="Andersen, Soren" w:date="2019-08-01T17:39:00Z">
        <w:r w:rsidR="00DC1C6B">
          <w:t>this</w:t>
        </w:r>
      </w:ins>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commentRangeStart w:id="139"/>
      <w:r w:rsidR="00453ED3">
        <w:t xml:space="preserve">Both of these explanations could be tested within our experimental paradigm. </w:t>
      </w:r>
      <w:r w:rsidR="00453ED3">
        <w:lastRenderedPageBreak/>
        <w:t xml:space="preserve">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commentRangeEnd w:id="139"/>
      <w:r w:rsidR="00DC1C6B">
        <w:rPr>
          <w:rStyle w:val="CommentReference"/>
        </w:rPr>
        <w:commentReference w:id="139"/>
      </w:r>
    </w:p>
    <w:p w14:paraId="010784F3" w14:textId="32DBB4F7" w:rsidR="00436F16" w:rsidRPr="00436F16" w:rsidRDefault="006636DE" w:rsidP="00E4130A">
      <w:pPr>
        <w:spacing w:line="480" w:lineRule="auto"/>
        <w:jc w:val="both"/>
      </w:pPr>
      <w:r>
        <w:tab/>
        <w:t xml:space="preserve">In the test phase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w:t>
      </w:r>
      <w:del w:id="140" w:author="Andersen, Soren" w:date="2019-08-01T17:40:00Z">
        <w:r w:rsidR="00234A79" w:rsidDel="00DC1C6B">
          <w:delText xml:space="preserve">our predictions and </w:delText>
        </w:r>
      </w:del>
      <w:r w:rsidR="001324C5">
        <w:t xml:space="preserve">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t>
      </w:r>
      <w:commentRangeStart w:id="141"/>
      <w:r w:rsidR="00436F16">
        <w:t>we used the same task in the training and test phase, which is not common for such studies</w:t>
      </w:r>
      <w:commentRangeEnd w:id="141"/>
      <w:r w:rsidR="00DC1C6B">
        <w:rPr>
          <w:rStyle w:val="CommentReference"/>
        </w:rPr>
        <w:commentReference w:id="141"/>
      </w:r>
      <w:r w:rsidR="00436F16">
        <w:t xml:space="preserve">. </w:t>
      </w:r>
      <w:r w:rsidR="009B5F34">
        <w:t xml:space="preserve">In addition, our paradigm involves a cue on every trial inducing a direct goal which is not the case with most of the studies assessing the influence of reward-history </w:t>
      </w:r>
      <w:r w:rsidR="009B5F34">
        <w:lastRenderedPageBreak/>
        <w:t xml:space="preserve">on attention. </w:t>
      </w:r>
      <w:r w:rsidR="00436F16">
        <w:t xml:space="preserve">Further research using SSVEPs in tasks designed to explicitly address the reward-history effects could help disentangle between the possible explanations of our findings.  </w:t>
      </w:r>
    </w:p>
    <w:p w14:paraId="63C3831E" w14:textId="20B09042"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142"/>
      <w:r w:rsidR="00ED76F0">
        <w:t>we</w:t>
      </w:r>
      <w:r w:rsidR="00136E70">
        <w:t xml:space="preserve"> show that monetary rewards can </w:t>
      </w:r>
      <w:r w:rsidR="00ED76F0">
        <w:t>enhance</w:t>
      </w:r>
      <w:r w:rsidR="00136E70">
        <w:t xml:space="preserve"> goal-directed attention</w:t>
      </w:r>
      <w:commentRangeEnd w:id="142"/>
      <w:r w:rsidR="00DC1C6B">
        <w:rPr>
          <w:rStyle w:val="CommentReference"/>
        </w:rPr>
        <w:commentReference w:id="142"/>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del w:id="143" w:author="Andersen, Soren" w:date="2019-08-01T17:42:00Z">
        <w:r w:rsidR="00136E70" w:rsidDel="00DC1C6B">
          <w:delText>biased competition</w:delText>
        </w:r>
      </w:del>
      <w:ins w:id="144" w:author="Andersen, Soren" w:date="2019-08-01T17:42:00Z">
        <w:r w:rsidR="00DC1C6B">
          <w:t>effect</w:t>
        </w:r>
      </w:ins>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lastRenderedPageBreak/>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lastRenderedPageBreak/>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w:t>
      </w:r>
      <w:r w:rsidR="00C94B53">
        <w:rPr>
          <w:i/>
        </w:rPr>
        <w:lastRenderedPageBreak/>
        <w:t xml:space="preserve">=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0108F1C9" w:rsidR="009D2102" w:rsidRPr="0013660A" w:rsidRDefault="009D2102"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9D2102" w:rsidRDefault="009D2102"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viXzBAAAA2gAAAA8AAABkcnMvZG93bnJldi54bWxET8lqwzAQvQf6D2IKvTVyewjGiWxCoVBC&#10;aTZDr1NrYruVRo6lOM7fR4FCTsPjrbMoRmvEQL1vHSt4mSYgiCunW64VlPv35xSED8gajWNScCEP&#10;Rf4wWWCm3Zm3NOxCLWII+wwVNCF0mZS+asiin7qOOHIH11sMEfa11D2eY7g18jVJZtJiy7GhwY7e&#10;Gqr+dierQJ5mafmTmo5XaH6/hvXm8/u4UerpcVzOQQQaw1387/7QcT7cXrld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viXzBAAAA2gAAAA8AAAAAAAAAAAAAAAAAnwIA&#10;AGRycy9kb3ducmV2LnhtbFBLBQYAAAAABAAEAPcAAACNAw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DocQA&#10;AADaAAAADwAAAGRycy9kb3ducmV2LnhtbESPQWvCQBSE74X+h+UVeqsbbZEa3QSxVHoRMRX1+Mw+&#10;k2D2bchuNfXXu4LgcZiZb5hJ2planKh1lWUF/V4Egji3uuJCwfr3++0ThPPIGmvLpOCfHKTJ89ME&#10;Y23PvKJT5gsRIOxiVFB638RSurwkg65nG+LgHWxr0AfZFlK3eA5wU8tBFA2lwYrDQokNzUrKj9mf&#10;UeDyaLhZfmSb7V7O6TLS+ms3Xyj1+tJNxyA8df4Rvrd/tIJ3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0g6HEAAAA2gAAAA8AAAAAAAAAAAAAAAAAmAIAAGRycy9k&#10;b3ducmV2LnhtbFBLBQYAAAAABAAEAPUAAACJAwAAAAA=&#10;" strokecolor="white [3212]">
                  <v:textbox>
                    <w:txbxContent>
                      <w:p w14:paraId="5A1C2FF6" w14:textId="0108F1C9" w:rsidR="009D2102" w:rsidRPr="0013660A" w:rsidRDefault="009D2102"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value. </w:t>
                        </w:r>
                        <w:r>
                          <w:rPr>
                            <w:b/>
                            <w:sz w:val="20"/>
                          </w:rPr>
                          <w:t xml:space="preserve">B) </w:t>
                        </w:r>
                        <w:r>
                          <w:rPr>
                            <w:sz w:val="20"/>
                          </w:rPr>
                          <w:t>Reaction times (</w:t>
                        </w:r>
                        <w:proofErr w:type="spellStart"/>
                        <w:r>
                          <w:rPr>
                            <w:sz w:val="20"/>
                          </w:rPr>
                          <w:t>ms</w:t>
                        </w:r>
                        <w:proofErr w:type="spellEnd"/>
                        <w:r>
                          <w:rPr>
                            <w:sz w:val="20"/>
                          </w:rPr>
                          <w:t xml:space="preserve">) in the six phases when the target is related to high or low value.  </w:t>
                        </w:r>
                      </w:p>
                      <w:p w14:paraId="0668E3D6" w14:textId="77777777" w:rsidR="009D2102" w:rsidRDefault="009D2102"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45"/>
      <w:r w:rsidR="007E09BA">
        <w:t>psych</w:t>
      </w:r>
      <w:commentRangeEnd w:id="145"/>
      <w:r w:rsidR="007E09BA">
        <w:rPr>
          <w:rStyle w:val="CommentReference"/>
        </w:rPr>
        <w:commentReference w:id="145"/>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46"/>
      <w:r w:rsidR="007E09BA">
        <w:t>here</w:t>
      </w:r>
      <w:commentRangeEnd w:id="146"/>
      <w:r w:rsidR="007E09BA">
        <w:rPr>
          <w:rStyle w:val="CommentReference"/>
        </w:rPr>
        <w:commentReference w:id="146"/>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47"/>
      <w:r w:rsidR="009508C9">
        <w:rPr>
          <w:highlight w:val="yellow"/>
        </w:rPr>
        <w:t xml:space="preserve">Gilles </w:t>
      </w:r>
      <w:commentRangeEnd w:id="147"/>
      <w:r w:rsidR="0047115E">
        <w:rPr>
          <w:rStyle w:val="CommentReference"/>
        </w:rPr>
        <w:commentReference w:id="14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148"/>
      <w:r w:rsidRPr="008F5A26">
        <w:rPr>
          <w:rFonts w:eastAsia="Times New Roman"/>
          <w:szCs w:val="24"/>
        </w:rPr>
        <w:t>manuscript</w:t>
      </w:r>
      <w:commentRangeEnd w:id="148"/>
      <w:r w:rsidR="001D78FC">
        <w:rPr>
          <w:rStyle w:val="CommentReference"/>
        </w:rPr>
        <w:commentReference w:id="148"/>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6D1A6B2B" w14:textId="34AC9C7C" w:rsidR="00850446" w:rsidRPr="00A5637B" w:rsidRDefault="009214B6" w:rsidP="00850446">
      <w:pPr>
        <w:widowControl w:val="0"/>
        <w:autoSpaceDE w:val="0"/>
        <w:autoSpaceDN w:val="0"/>
        <w:adjustRightInd w:val="0"/>
        <w:spacing w:after="0" w:line="480" w:lineRule="auto"/>
        <w:ind w:left="480" w:hanging="480"/>
        <w:rPr>
          <w:noProof/>
          <w:szCs w:val="24"/>
          <w:lang w:val="de-DE"/>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A5637B">
        <w:rPr>
          <w:i/>
          <w:iCs/>
          <w:noProof/>
          <w:szCs w:val="24"/>
          <w:lang w:val="de-DE"/>
        </w:rPr>
        <w:t>Nature</w:t>
      </w:r>
      <w:r w:rsidR="00850446" w:rsidRPr="00A5637B">
        <w:rPr>
          <w:noProof/>
          <w:szCs w:val="24"/>
          <w:lang w:val="de-DE"/>
        </w:rPr>
        <w:t xml:space="preserve">, </w:t>
      </w:r>
      <w:r w:rsidR="00850446" w:rsidRPr="00A5637B">
        <w:rPr>
          <w:i/>
          <w:iCs/>
          <w:noProof/>
          <w:szCs w:val="24"/>
          <w:lang w:val="de-DE"/>
        </w:rPr>
        <w:t>508</w:t>
      </w:r>
      <w:r w:rsidR="00850446" w:rsidRPr="00A5637B">
        <w:rPr>
          <w:noProof/>
          <w:szCs w:val="24"/>
          <w:lang w:val="de-DE"/>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Andersen, S. K., Müller, M. M., &amp; Hillyard, S. A. (2012). </w:t>
      </w:r>
      <w:r w:rsidRPr="00850446">
        <w:rPr>
          <w:noProof/>
          <w:szCs w:val="24"/>
        </w:rPr>
        <w:t xml:space="preserve">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Andersen, Søren K., Hillyard, S. A., &amp; Müller, M. M. (2008). </w:t>
      </w:r>
      <w:r w:rsidRPr="00850446">
        <w:rPr>
          <w:noProof/>
          <w:szCs w:val="24"/>
        </w:rPr>
        <w:t xml:space="preserve">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Bürkner, P.-C. (2017). Advanced Bayesian Multilevel Modeling with the R Package brms. </w:t>
      </w:r>
      <w:r w:rsidRPr="00A5637B">
        <w:rPr>
          <w:i/>
          <w:iCs/>
          <w:noProof/>
          <w:szCs w:val="24"/>
          <w:lang w:val="de-DE"/>
        </w:rPr>
        <w:t>ArXiv:1705.11123</w:t>
      </w:r>
      <w:r w:rsidRPr="00A5637B">
        <w:rPr>
          <w:noProof/>
          <w:szCs w:val="24"/>
          <w:lang w:val="de-DE"/>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Carpenter, B., Gelman, A., Hoffman, M., Lee, D., Goodrich, B., Betancourt, M., … </w:t>
      </w:r>
      <w:r w:rsidRPr="00850446">
        <w:rPr>
          <w:noProof/>
          <w:szCs w:val="24"/>
        </w:rPr>
        <w:t xml:space="preserve">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Garnier, S. (2018). viridis: Default Color Maps from ‘matplotlib.’ </w:t>
      </w:r>
      <w:r w:rsidRPr="00A5637B">
        <w:rPr>
          <w:noProof/>
          <w:szCs w:val="24"/>
          <w:lang w:val="de-DE"/>
        </w:rPr>
        <w:t>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Gelman, A., Goodrich, B., Gabry, J., &amp; Ali, I. (2017). </w:t>
      </w:r>
      <w:r w:rsidRPr="00850446">
        <w:rPr>
          <w:noProof/>
          <w:szCs w:val="24"/>
        </w:rPr>
        <w:t xml:space="preserve">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Gelman, A., &amp; Rubin, D. B. (1992). </w:t>
      </w:r>
      <w:r w:rsidRPr="00850446">
        <w:rPr>
          <w:noProof/>
          <w:szCs w:val="24"/>
        </w:rPr>
        <w:t xml:space="preserve">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t xml:space="preserve">Hickey, C., &amp; Peelen, M. V. (2015a). Neural mechanisms of incentive salience in naturalistic human vision. </w:t>
      </w:r>
      <w:r w:rsidRPr="003D06CF">
        <w:rPr>
          <w:i/>
          <w:iCs/>
          <w:noProof/>
          <w:szCs w:val="24"/>
          <w:lang w:val="nl-BE"/>
        </w:rPr>
        <w:t>Neuron</w:t>
      </w:r>
      <w:r w:rsidRPr="003D06CF">
        <w:rPr>
          <w:noProof/>
          <w:szCs w:val="24"/>
          <w:lang w:val="nl-BE"/>
        </w:rPr>
        <w:t xml:space="preserve">, </w:t>
      </w:r>
      <w:r w:rsidRPr="003D06CF">
        <w:rPr>
          <w:i/>
          <w:iCs/>
          <w:noProof/>
          <w:szCs w:val="24"/>
          <w:lang w:val="nl-BE"/>
        </w:rPr>
        <w:t>85</w:t>
      </w:r>
      <w:r w:rsidRPr="003D06CF">
        <w:rPr>
          <w:noProof/>
          <w:szCs w:val="24"/>
          <w:lang w:val="nl-BE"/>
        </w:rPr>
        <w:t>(3), 512–518. https://doi.org/10.1016/j.neuron.2014.12.049</w:t>
      </w:r>
    </w:p>
    <w:p w14:paraId="7E86540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Hickey, C., &amp; Peelen, M. V. (2015b). </w:t>
      </w:r>
      <w:r w:rsidRPr="00850446">
        <w:rPr>
          <w:noProof/>
          <w:szCs w:val="24"/>
        </w:rPr>
        <w:t xml:space="preserve">Neural Mechanisms of Incentive Salience in Naturalistic Human Vision Report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Holroyd, C. B., &amp; McClure, S. M. (2015). 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Hope, R. M. (2013). Rmisc: Ryan miscellaneous. </w:t>
      </w:r>
      <w:r w:rsidRPr="00A5637B">
        <w:rPr>
          <w:noProof/>
          <w:szCs w:val="24"/>
          <w:lang w:val="de-DE"/>
        </w:rPr>
        <w:t>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Junghöfer, M., Elbert, T., Tucker, D. O. N. M., &amp; Rockstroh, B. (2000). </w:t>
      </w:r>
      <w:r w:rsidRPr="00850446">
        <w:rPr>
          <w:noProof/>
          <w:szCs w:val="24"/>
        </w:rPr>
        <w:t xml:space="preserve">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Krebs, R. M., Boehler, C. N., Roberts, K. C., Song, A. W., &amp; Woldorff, M. G. (2012). </w:t>
      </w:r>
      <w:r w:rsidRPr="00850446">
        <w:rPr>
          <w:noProof/>
          <w:szCs w:val="24"/>
        </w:rPr>
        <w:t xml:space="preserve">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Kruschke, J. K., &amp; Meredith, M. (2017). </w:t>
      </w:r>
      <w:r w:rsidRPr="00850446">
        <w:rPr>
          <w:noProof/>
          <w:szCs w:val="24"/>
        </w:rPr>
        <w:t>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Qi, S., Zeng, Q., Ding, C., &amp; Li, H. (2013). </w:t>
      </w:r>
      <w:r w:rsidRPr="00850446">
        <w:rPr>
          <w:noProof/>
          <w:szCs w:val="24"/>
        </w:rPr>
        <w:t xml:space="preserve">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Roelfsema, P. R., van Ooyen, A., &amp; Watanabe, T. (2010). </w:t>
      </w:r>
      <w:r w:rsidRPr="00850446">
        <w:rPr>
          <w:noProof/>
          <w:szCs w:val="24"/>
        </w:rPr>
        <w:t xml:space="preserve">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Schevernels, H., Krebs, R. M., Santens, P., Woldorff, M. G., &amp; Boehler, C. N. (2014). </w:t>
      </w:r>
      <w:r w:rsidRPr="00850446">
        <w:rPr>
          <w:noProof/>
          <w:szCs w:val="24"/>
        </w:rPr>
        <w:t xml:space="preserve">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lastRenderedPageBreak/>
        <w:t xml:space="preserve">Theeuwes, J. (2010). Top-down and bottom-up control of visual selection. </w:t>
      </w:r>
      <w:r w:rsidRPr="003D06CF">
        <w:rPr>
          <w:i/>
          <w:iCs/>
          <w:noProof/>
          <w:szCs w:val="24"/>
          <w:lang w:val="nl-BE"/>
        </w:rPr>
        <w:t>Acta Psychologica</w:t>
      </w:r>
      <w:r w:rsidRPr="003D06CF">
        <w:rPr>
          <w:noProof/>
          <w:szCs w:val="24"/>
          <w:lang w:val="nl-BE"/>
        </w:rPr>
        <w:t xml:space="preserve">, </w:t>
      </w:r>
      <w:r w:rsidRPr="003D06CF">
        <w:rPr>
          <w:i/>
          <w:iCs/>
          <w:noProof/>
          <w:szCs w:val="24"/>
          <w:lang w:val="nl-BE"/>
        </w:rPr>
        <w:t>135</w:t>
      </w:r>
      <w:r w:rsidRPr="003D06CF">
        <w:rPr>
          <w:noProof/>
          <w:szCs w:val="24"/>
          <w:lang w:val="nl-BE"/>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Van der Does, A. J. W. (2002). </w:t>
      </w:r>
      <w:r w:rsidRPr="003D06CF">
        <w:rPr>
          <w:i/>
          <w:iCs/>
          <w:noProof/>
          <w:szCs w:val="24"/>
          <w:lang w:val="nl-BE"/>
        </w:rPr>
        <w:t xml:space="preserve">Handleiding bij de Nederlandse versie van beck depression inventory—second edition (BDI-II-NL). </w:t>
      </w:r>
      <w:r w:rsidRPr="00850446">
        <w:rPr>
          <w:i/>
          <w:iCs/>
          <w:noProof/>
          <w:szCs w:val="24"/>
        </w:rPr>
        <w:t>[The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A5637B" w:rsidRDefault="00850446" w:rsidP="00850446">
      <w:pPr>
        <w:widowControl w:val="0"/>
        <w:autoSpaceDE w:val="0"/>
        <w:autoSpaceDN w:val="0"/>
        <w:adjustRightInd w:val="0"/>
        <w:spacing w:after="0" w:line="480" w:lineRule="auto"/>
        <w:ind w:left="480" w:hanging="480"/>
        <w:rPr>
          <w:noProof/>
          <w:szCs w:val="24"/>
          <w:lang w:val="da-DK"/>
        </w:rPr>
      </w:pPr>
      <w:r w:rsidRPr="00850446">
        <w:rPr>
          <w:noProof/>
          <w:szCs w:val="24"/>
        </w:rPr>
        <w:t xml:space="preserve">Wilke, C. O. (2016). cowplot: streamlined plot theme and plot annotations for ‘ggplot2.’ </w:t>
      </w:r>
      <w:r w:rsidRPr="00A5637B">
        <w:rPr>
          <w:noProof/>
          <w:szCs w:val="24"/>
          <w:lang w:val="da-DK"/>
        </w:rPr>
        <w:t>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Wisniewski, D., Reverberi, C., Momennejad, I., Kahnt, T., &amp; Haynes, J.-D. (2015). </w:t>
      </w:r>
      <w:r w:rsidRPr="00850446">
        <w:rPr>
          <w:noProof/>
          <w:szCs w:val="24"/>
        </w:rPr>
        <w:t xml:space="preserve">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ersen, Soren" w:date="2019-07-31T16:57:00Z" w:initials="AS">
    <w:p w14:paraId="4555D758" w14:textId="6EFD902A" w:rsidR="009D2102" w:rsidRDefault="009D2102">
      <w:pPr>
        <w:pStyle w:val="CommentText"/>
      </w:pPr>
      <w:r>
        <w:rPr>
          <w:rStyle w:val="CommentReference"/>
        </w:rPr>
        <w:annotationRef/>
      </w:r>
      <w:r>
        <w:rPr>
          <w:rStyle w:val="CommentReference"/>
        </w:rPr>
        <w:t>We should revise the title once the rest is sorted to be more specific (i.e. what insights?)</w:t>
      </w:r>
    </w:p>
  </w:comment>
  <w:comment w:id="4" w:author="Andersen, Soren" w:date="2019-07-31T16:23:00Z" w:initials="AS">
    <w:p w14:paraId="7C737BDA" w14:textId="47BD543F" w:rsidR="009D2102" w:rsidRDefault="009D2102">
      <w:pPr>
        <w:pStyle w:val="CommentText"/>
      </w:pPr>
      <w:r>
        <w:rPr>
          <w:rStyle w:val="CommentReference"/>
        </w:rPr>
        <w:annotationRef/>
      </w:r>
      <w:r>
        <w:t>Note: A ‘VEP’ is a ‘visual evoked potential’ not a ‘visually evoked potential’. The same goes for ‘SSVEP’</w:t>
      </w:r>
    </w:p>
  </w:comment>
  <w:comment w:id="22" w:author="Andersen, Soren" w:date="2019-07-31T17:27:00Z" w:initials="AS">
    <w:p w14:paraId="398FF703" w14:textId="509DB5A8" w:rsidR="009D2102" w:rsidRDefault="009D2102">
      <w:pPr>
        <w:pStyle w:val="CommentText"/>
      </w:pPr>
      <w:r>
        <w:rPr>
          <w:rStyle w:val="CommentReference"/>
        </w:rPr>
        <w:annotationRef/>
      </w:r>
      <w:r>
        <w:t>I find the label ‘value’ rather nondescript. Would the label ‘reward’ or ‘reward value’ perhaps be better?</w:t>
      </w:r>
    </w:p>
  </w:comment>
  <w:comment w:id="32" w:author="Andersen, Soren" w:date="2019-07-31T16:34:00Z" w:initials="AS">
    <w:p w14:paraId="717CF7F0" w14:textId="75AB22FF" w:rsidR="009D2102" w:rsidRDefault="009D2102">
      <w:pPr>
        <w:pStyle w:val="CommentText"/>
      </w:pPr>
      <w:r>
        <w:rPr>
          <w:rStyle w:val="CommentReference"/>
        </w:rPr>
        <w:annotationRef/>
      </w:r>
      <w:r>
        <w:t>Need to say that this is an established paradigm</w:t>
      </w:r>
    </w:p>
  </w:comment>
  <w:comment w:id="33" w:author="Andersen, Soren" w:date="2019-07-31T16:35:00Z" w:initials="AS">
    <w:p w14:paraId="416A7C75" w14:textId="58D1E392" w:rsidR="009D2102" w:rsidRDefault="009D2102">
      <w:pPr>
        <w:pStyle w:val="CommentText"/>
      </w:pPr>
      <w:r>
        <w:rPr>
          <w:rStyle w:val="CommentReference"/>
        </w:rPr>
        <w:annotationRef/>
      </w:r>
      <w:r>
        <w:t>Don’t play Chinese whispers by citing the review: cite original studies that demonstrate/establish this!</w:t>
      </w:r>
    </w:p>
  </w:comment>
  <w:comment w:id="34" w:author="Andersen, Soren" w:date="2019-07-31T16:36:00Z" w:initials="AS">
    <w:p w14:paraId="07143268" w14:textId="253D4378" w:rsidR="009D2102" w:rsidRDefault="009D2102">
      <w:pPr>
        <w:pStyle w:val="CommentText"/>
      </w:pPr>
      <w:r>
        <w:rPr>
          <w:rStyle w:val="CommentReference"/>
        </w:rPr>
        <w:annotationRef/>
      </w:r>
      <w:r>
        <w:t>See initial comments. Without detailing the premises on which these empirical predictions rely, they are not really more than educated guesses.</w:t>
      </w:r>
      <w:r w:rsidR="008048C6">
        <w:t xml:space="preserve"> Predictions not founded on logical arguments are irrelevant (i.e. if I made predictions by flipping a coin this would be no better than HARKing).</w:t>
      </w:r>
    </w:p>
    <w:p w14:paraId="470F6FFA" w14:textId="77777777" w:rsidR="009D2102" w:rsidRDefault="009D2102">
      <w:pPr>
        <w:pStyle w:val="CommentText"/>
      </w:pPr>
    </w:p>
    <w:p w14:paraId="75D436C3" w14:textId="377A48EA" w:rsidR="009D2102" w:rsidRDefault="009D2102">
      <w:pPr>
        <w:pStyle w:val="CommentText"/>
      </w:pPr>
      <w:r>
        <w:t>Also note that ideally our hypotheses should be stated at the theoretical level first, i.e. prior to operationalization.</w:t>
      </w:r>
    </w:p>
    <w:p w14:paraId="248A96E1" w14:textId="3F94E22C" w:rsidR="009D2102" w:rsidRDefault="009D2102">
      <w:pPr>
        <w:pStyle w:val="CommentText"/>
      </w:pPr>
      <w:r>
        <w:t>Example: ‘Selective attention enhances stimulus processing in visual cortex’ vs. ‘SSVEP amplitudes are enhanced when the driving stimulus is cued’</w:t>
      </w:r>
    </w:p>
    <w:p w14:paraId="4DB595F0" w14:textId="77777777" w:rsidR="009D2102" w:rsidRDefault="009D2102">
      <w:pPr>
        <w:pStyle w:val="CommentText"/>
      </w:pPr>
    </w:p>
    <w:p w14:paraId="4A45FDDD" w14:textId="298EE86A" w:rsidR="009D2102" w:rsidRDefault="009D2102">
      <w:pPr>
        <w:pStyle w:val="CommentText"/>
      </w:pPr>
      <w:r>
        <w:t>What do we conclude if we actually observe these predicted effects? What if we don’t?</w:t>
      </w:r>
    </w:p>
  </w:comment>
  <w:comment w:id="42" w:author="Andersen, Soren" w:date="2019-07-31T16:46:00Z" w:initials="AS">
    <w:p w14:paraId="5F39EEDD" w14:textId="43885424" w:rsidR="009D2102" w:rsidRDefault="009D2102">
      <w:pPr>
        <w:pStyle w:val="CommentText"/>
      </w:pPr>
      <w:r>
        <w:rPr>
          <w:rStyle w:val="CommentReference"/>
        </w:rPr>
        <w:annotationRef/>
      </w:r>
      <w:r>
        <w:t>Blocked or shuffled?</w:t>
      </w:r>
    </w:p>
  </w:comment>
  <w:comment w:id="53" w:author="Andersen, Soren" w:date="2019-07-31T16:59:00Z" w:initials="AS">
    <w:p w14:paraId="52B3E655" w14:textId="0498C4BE" w:rsidR="009D2102" w:rsidRDefault="009D2102">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55" w:author="Andersen, Soren" w:date="2019-07-31T17:17:00Z" w:initials="AS">
    <w:p w14:paraId="04D78C9E" w14:textId="1DA346A6" w:rsidR="009D2102" w:rsidRDefault="009D2102">
      <w:pPr>
        <w:pStyle w:val="CommentText"/>
      </w:pPr>
      <w:r>
        <w:rPr>
          <w:rStyle w:val="CommentReference"/>
        </w:rPr>
        <w:annotationRef/>
      </w:r>
      <w:r>
        <w:rPr>
          <w:rStyle w:val="CommentReference"/>
        </w:rPr>
        <w:t>The subheading is ‘EEG recording…’, so this needs to go somewhere else.</w:t>
      </w:r>
    </w:p>
  </w:comment>
  <w:comment w:id="60" w:author="Andersen, Soren" w:date="2019-08-01T16:18:00Z" w:initials="AS">
    <w:p w14:paraId="3A91FE15" w14:textId="09685567" w:rsidR="00726ABD" w:rsidRDefault="00726ABD">
      <w:pPr>
        <w:pStyle w:val="CommentText"/>
      </w:pPr>
      <w:r>
        <w:rPr>
          <w:rStyle w:val="CommentReference"/>
        </w:rPr>
        <w:annotationRef/>
      </w:r>
      <w:r>
        <w:t>It is d prime, not d apostrophe!</w:t>
      </w:r>
    </w:p>
    <w:p w14:paraId="0E41B278" w14:textId="02A0FF8D" w:rsidR="00726ABD" w:rsidRDefault="00726ABD">
      <w:pPr>
        <w:pStyle w:val="CommentText"/>
      </w:pPr>
      <w:r>
        <w:t>Please fix this throughout</w:t>
      </w:r>
    </w:p>
  </w:comment>
  <w:comment w:id="63" w:author="Andersen, Soren" w:date="2019-08-01T16:16:00Z" w:initials="AS">
    <w:p w14:paraId="6A76F73B" w14:textId="7420C976" w:rsidR="008048C6" w:rsidRDefault="008048C6">
      <w:pPr>
        <w:pStyle w:val="CommentText"/>
      </w:pPr>
      <w:r>
        <w:rPr>
          <w:rStyle w:val="CommentReference"/>
        </w:rPr>
        <w:annotationRef/>
      </w:r>
      <w:r>
        <w:t>I think we need to relabel this throughout (e.g. ‘reward’)</w:t>
      </w:r>
    </w:p>
  </w:comment>
  <w:comment w:id="64" w:author="Andersen, Soren" w:date="2019-07-31T17:30:00Z" w:initials="AS">
    <w:p w14:paraId="4D4ECCF7" w14:textId="77543E87" w:rsidR="009D2102" w:rsidRDefault="009D2102">
      <w:pPr>
        <w:pStyle w:val="CommentText"/>
      </w:pPr>
      <w:r>
        <w:rPr>
          <w:rStyle w:val="CommentReference"/>
        </w:rPr>
        <w:annotationRef/>
      </w:r>
      <w:r>
        <w:t>How did you get to these priors from our previous study?</w:t>
      </w:r>
    </w:p>
  </w:comment>
  <w:comment w:id="70" w:author="Andersen, Soren" w:date="2019-08-01T16:21:00Z" w:initials="AS">
    <w:p w14:paraId="2D348FDF" w14:textId="37126968" w:rsidR="00726ABD" w:rsidRDefault="00726ABD">
      <w:pPr>
        <w:pStyle w:val="CommentText"/>
      </w:pPr>
      <w:r>
        <w:rPr>
          <w:rStyle w:val="CommentReference"/>
        </w:rPr>
        <w:annotationRef/>
      </w:r>
      <w:r>
        <w:rPr>
          <w:rStyle w:val="CommentReference"/>
        </w:rPr>
        <w:t>Redundant with subsequent sentence</w:t>
      </w:r>
    </w:p>
  </w:comment>
  <w:comment w:id="73" w:author="Andersen, Soren" w:date="2019-08-01T16:22:00Z" w:initials="AS">
    <w:p w14:paraId="09B2846B" w14:textId="13B74DE1" w:rsidR="00726ABD" w:rsidRDefault="00726ABD">
      <w:pPr>
        <w:pStyle w:val="CommentText"/>
      </w:pPr>
      <w:r>
        <w:rPr>
          <w:rStyle w:val="CommentReference"/>
        </w:rPr>
        <w:annotationRef/>
      </w:r>
      <w:r>
        <w:t>With the HDI so clearly including zero is it really appropriate to speak of a difference?</w:t>
      </w:r>
    </w:p>
  </w:comment>
  <w:comment w:id="74" w:author="Andersen, Soren" w:date="2019-08-01T16:24:00Z" w:initials="AS">
    <w:p w14:paraId="7A337FA2" w14:textId="2167DA2F" w:rsidR="00726ABD" w:rsidRDefault="00726ABD">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292F84" w:rsidRDefault="00292F84">
      <w:pPr>
        <w:pStyle w:val="CommentText"/>
      </w:pPr>
    </w:p>
    <w:p w14:paraId="66465E9B" w14:textId="78DCA904" w:rsidR="00292F84" w:rsidRDefault="00292F84">
      <w:pPr>
        <w:pStyle w:val="CommentText"/>
      </w:pPr>
      <w:r>
        <w:t>The labelling on top is redundant with the y-axis for A and B. Perhaps remove these?</w:t>
      </w:r>
    </w:p>
    <w:p w14:paraId="1E59DF6A" w14:textId="03A31AF8" w:rsidR="00292F84" w:rsidRDefault="00292F84">
      <w:pPr>
        <w:pStyle w:val="CommentText"/>
      </w:pPr>
      <w:r>
        <w:t>For C and D, the y-axis could say ‘SSVEP amplitude’ to be clearer.</w:t>
      </w:r>
    </w:p>
  </w:comment>
  <w:comment w:id="79" w:author="Andersen, Soren" w:date="2019-08-01T16:29:00Z" w:initials="AS">
    <w:p w14:paraId="5A4F0871" w14:textId="054CDA4A" w:rsidR="00292F84" w:rsidRDefault="00292F84">
      <w:pPr>
        <w:pStyle w:val="CommentText"/>
      </w:pPr>
      <w:r>
        <w:rPr>
          <w:rStyle w:val="CommentReference"/>
        </w:rPr>
        <w:annotationRef/>
      </w:r>
      <w:r>
        <w:t>Note: FFT is just an algorithm for computing the discrete Fourier transform, so it is not an ‘FFT spectrum’ in the same sense that it isn’t an ‘SPSS ANOVA’</w:t>
      </w:r>
    </w:p>
  </w:comment>
  <w:comment w:id="82" w:author="Andersen, Soren" w:date="2019-08-01T16:33:00Z" w:initials="AS">
    <w:p w14:paraId="09686B8D" w14:textId="52C50E60" w:rsidR="00292F84" w:rsidRDefault="00292F84">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292F84" w:rsidRDefault="00292F84">
      <w:pPr>
        <w:pStyle w:val="CommentText"/>
      </w:pPr>
      <w:r>
        <w:t>Zero padding in FT should be mentioned.</w:t>
      </w:r>
    </w:p>
    <w:p w14:paraId="2C3AFBC9" w14:textId="5B8E8A6B" w:rsidR="00292F84" w:rsidRDefault="00292F84">
      <w:pPr>
        <w:pStyle w:val="CommentText"/>
      </w:pPr>
      <w:r>
        <w:t>It is impossible to tell the different lines apart in the spectrum due to the confidence intervals, except for the frequency range below 2Hz.</w:t>
      </w:r>
    </w:p>
  </w:comment>
  <w:comment w:id="84" w:author="Andersen, Soren" w:date="2019-08-01T16:42:00Z" w:initials="AS">
    <w:p w14:paraId="53ABFFBF" w14:textId="4A8B5E9B" w:rsidR="00266347" w:rsidRDefault="00266347">
      <w:pPr>
        <w:pStyle w:val="CommentText"/>
      </w:pPr>
      <w:r>
        <w:rPr>
          <w:rStyle w:val="CommentReference"/>
        </w:rPr>
        <w:annotationRef/>
      </w:r>
      <w:r>
        <w:t>This is a very important point for attention research: we compare the SAME stimulus in different attentional conditions, not different stimuli in the same condition, which would be an apple-pear problem.</w:t>
      </w:r>
    </w:p>
  </w:comment>
  <w:comment w:id="105" w:author="Andersen, Soren" w:date="2019-08-01T16:45:00Z" w:initials="AS">
    <w:p w14:paraId="2734F9FB" w14:textId="5CFB39F6" w:rsidR="00266347" w:rsidRDefault="00266347">
      <w:pPr>
        <w:pStyle w:val="CommentText"/>
      </w:pPr>
      <w:r>
        <w:rPr>
          <w:rStyle w:val="CommentReference"/>
        </w:rPr>
        <w:annotationRef/>
      </w:r>
      <w:r>
        <w:t>Incorrect value! (this is the same value as for the corresponding distractor)</w:t>
      </w:r>
    </w:p>
  </w:comment>
  <w:comment w:id="108" w:author="Andersen, Soren" w:date="2019-08-01T16:48:00Z" w:initials="AS">
    <w:p w14:paraId="19825BD4" w14:textId="0503BD1E" w:rsidR="00450F6F" w:rsidRDefault="00450F6F">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450F6F" w:rsidRDefault="00450F6F">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125" w:author="Andersen, Soren" w:date="2019-08-01T16:59:00Z" w:initials="AS">
    <w:p w14:paraId="0EEA366B" w14:textId="518FE021" w:rsidR="00604F11" w:rsidRDefault="00604F11">
      <w:pPr>
        <w:pStyle w:val="CommentText"/>
      </w:pPr>
      <w:r>
        <w:rPr>
          <w:rStyle w:val="CommentReference"/>
        </w:rPr>
        <w:annotationRef/>
      </w:r>
      <w:r>
        <w:t>They don’t, otherwise there would be an interaction of attention and reward!!!</w:t>
      </w:r>
    </w:p>
  </w:comment>
  <w:comment w:id="126" w:author="Andersen, Soren" w:date="2019-08-01T17:14:00Z" w:initials="AS">
    <w:p w14:paraId="4F98BD36" w14:textId="449E3F80" w:rsidR="002F7B0C" w:rsidRDefault="002F7B0C">
      <w:pPr>
        <w:pStyle w:val="CommentText"/>
      </w:pPr>
      <w:r>
        <w:t>‘</w:t>
      </w:r>
      <w:r>
        <w:rPr>
          <w:rStyle w:val="CommentReference"/>
        </w:rPr>
        <w:annotationRef/>
      </w:r>
      <w:r>
        <w:t>Visual processing of attended and unattended stimuli of different reward values’</w:t>
      </w:r>
    </w:p>
  </w:comment>
  <w:comment w:id="128" w:author="Andersen, Soren" w:date="2019-08-01T17:15:00Z" w:initials="AS">
    <w:p w14:paraId="78857974" w14:textId="6929E437" w:rsidR="002F7B0C" w:rsidRDefault="002F7B0C">
      <w:pPr>
        <w:pStyle w:val="CommentText"/>
      </w:pPr>
      <w:r>
        <w:rPr>
          <w:rStyle w:val="CommentReference"/>
        </w:rPr>
        <w:annotationRef/>
      </w:r>
      <w:r>
        <w:t>See previous comments</w:t>
      </w:r>
    </w:p>
  </w:comment>
  <w:comment w:id="129" w:author="Andersen, Soren" w:date="2019-08-01T17:16:00Z" w:initials="AS">
    <w:p w14:paraId="4FCBB645" w14:textId="675B01E6" w:rsidR="002F7B0C" w:rsidRDefault="002F7B0C">
      <w:pPr>
        <w:pStyle w:val="CommentText"/>
      </w:pPr>
      <w:r>
        <w:t>What is new?</w:t>
      </w:r>
    </w:p>
    <w:p w14:paraId="0724FB2F" w14:textId="679EBD29" w:rsidR="002F7B0C" w:rsidRDefault="002F7B0C">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130" w:author="Andersen, Soren" w:date="2019-08-01T17:24:00Z" w:initials="AS">
    <w:p w14:paraId="037282A7" w14:textId="77777777" w:rsidR="005627CC" w:rsidRDefault="005627CC">
      <w:pPr>
        <w:pStyle w:val="CommentText"/>
      </w:pPr>
      <w:r>
        <w:rPr>
          <w:rStyle w:val="CommentReference"/>
        </w:rPr>
        <w:annotationRef/>
      </w:r>
      <w:r>
        <w:t>This is not a novel finding, it is an established fact that we used to address our questions. We’ve published over 10 papers showing this.</w:t>
      </w:r>
    </w:p>
    <w:p w14:paraId="461FE6C4" w14:textId="759B86C8" w:rsidR="005627CC" w:rsidRDefault="005627CC">
      <w:pPr>
        <w:pStyle w:val="CommentText"/>
      </w:pPr>
      <w:r>
        <w:t>It is important to clearly delineate what was to be expected from what we found that is truly new. If you advertise this as a ‘finding’, the response you will get from editors/reviewers is that this is long established and boring.</w:t>
      </w:r>
    </w:p>
  </w:comment>
  <w:comment w:id="132" w:author="Andersen, Soren" w:date="2019-08-01T17:23:00Z" w:initials="AS">
    <w:p w14:paraId="3A9BF5AA" w14:textId="7AF236B4" w:rsidR="002F7B0C" w:rsidRDefault="002F7B0C">
      <w:pPr>
        <w:pStyle w:val="CommentText"/>
      </w:pPr>
      <w:r>
        <w:rPr>
          <w:rStyle w:val="CommentReference"/>
        </w:rPr>
        <w:annotationRef/>
      </w:r>
      <w:r>
        <w:t>No it is not: your be</w:t>
      </w:r>
      <w:r w:rsidR="005627CC">
        <w:t>s</w:t>
      </w:r>
      <w:r>
        <w:t>t model does not have an interaction of attention and reward!</w:t>
      </w:r>
    </w:p>
  </w:comment>
  <w:comment w:id="133" w:author="Andersen, Soren" w:date="2019-08-01T17:27:00Z" w:initials="AS">
    <w:p w14:paraId="392995B8" w14:textId="6BA10242" w:rsidR="005627CC" w:rsidRDefault="005627CC">
      <w:pPr>
        <w:pStyle w:val="CommentText"/>
      </w:pPr>
      <w:r>
        <w:rPr>
          <w:rStyle w:val="CommentReference"/>
        </w:rPr>
        <w:annotationRef/>
      </w:r>
      <w:r>
        <w:t>Which is not what we find: ‘attentional control’ most closely corresponds to the effect of voluntary selective attention in our study, which remains constant throughout!</w:t>
      </w:r>
    </w:p>
  </w:comment>
  <w:comment w:id="134" w:author="Andersen, Soren" w:date="2019-08-01T17:35:00Z" w:initials="AS">
    <w:p w14:paraId="50846857" w14:textId="4E189EFF" w:rsidR="00DC1C6B" w:rsidRPr="00DC1C6B" w:rsidRDefault="00DC1C6B">
      <w:pPr>
        <w:pStyle w:val="CommentText"/>
        <w:rPr>
          <w:lang w:val="de-DE"/>
        </w:rPr>
      </w:pPr>
      <w:r>
        <w:rPr>
          <w:rStyle w:val="CommentReference"/>
        </w:rPr>
        <w:annotationRef/>
      </w:r>
      <w:r w:rsidRPr="00DC1C6B">
        <w:rPr>
          <w:lang w:val="de-DE"/>
        </w:rPr>
        <w:t>Note:</w:t>
      </w:r>
    </w:p>
    <w:p w14:paraId="5D0619CC" w14:textId="046B785F" w:rsidR="00DC1C6B" w:rsidRPr="00DC1C6B" w:rsidRDefault="00DC1C6B">
      <w:pPr>
        <w:pStyle w:val="CommentText"/>
        <w:rPr>
          <w:lang w:val="en-GB"/>
        </w:rPr>
      </w:pPr>
      <w:r w:rsidRPr="00DC1C6B">
        <w:rPr>
          <w:lang w:val="en-GB"/>
        </w:rPr>
        <w:t>In Steinhauser and Andersen (2019) we find that performance monitoring</w:t>
      </w:r>
      <w:r>
        <w:rPr>
          <w:lang w:val="en-GB"/>
        </w:rPr>
        <w:t xml:space="preserve"> (cognitive control!)</w:t>
      </w:r>
      <w:r w:rsidRPr="00DC1C6B">
        <w:rPr>
          <w:lang w:val="en-GB"/>
        </w:rPr>
        <w:t xml:space="preserve"> directly affects the magnitude of selective attention. </w:t>
      </w:r>
      <w:r>
        <w:rPr>
          <w:lang w:val="en-GB"/>
        </w:rPr>
        <w:t>This is not what we find here: it is a boost to the high reward stimulus irrespective of its attentional status, i.e. like increasing its salience (e.g. contrast). See Andersen, Muller, Martinovic (2012) for such an example.</w:t>
      </w:r>
    </w:p>
  </w:comment>
  <w:comment w:id="135" w:author="Andersen, Soren" w:date="2019-08-01T17:29:00Z" w:initials="AS">
    <w:p w14:paraId="101D3F1F" w14:textId="075BAF03" w:rsidR="005627CC" w:rsidRDefault="005627CC">
      <w:pPr>
        <w:pStyle w:val="CommentText"/>
        <w:rPr>
          <w:rStyle w:val="CommentReference"/>
        </w:rPr>
      </w:pPr>
      <w:r>
        <w:rPr>
          <w:rStyle w:val="CommentReference"/>
        </w:rPr>
        <w:annotationRef/>
      </w:r>
      <w:r>
        <w:rPr>
          <w:rStyle w:val="CommentReference"/>
        </w:rPr>
        <w:t>The important thing about hypotheses and predictions are the logic reasons they are based on. Without this basis, it is irrelevant what one predicts or whether one makes a prediction at all (e.g. if I based my predictions on the flip of a coin).</w:t>
      </w:r>
    </w:p>
    <w:p w14:paraId="6355B478" w14:textId="77777777" w:rsidR="005627CC" w:rsidRDefault="005627CC">
      <w:pPr>
        <w:pStyle w:val="CommentText"/>
        <w:rPr>
          <w:rStyle w:val="CommentReference"/>
        </w:rPr>
      </w:pPr>
    </w:p>
    <w:p w14:paraId="69F94A24" w14:textId="255BDEF0" w:rsidR="005627CC" w:rsidRDefault="005627CC">
      <w:pPr>
        <w:pStyle w:val="CommentText"/>
      </w:pPr>
      <w:r>
        <w:rPr>
          <w:rStyle w:val="CommentReference"/>
        </w:rPr>
        <w:t xml:space="preserve">So if you refer back to our predictions, say WHY we </w:t>
      </w:r>
      <w:r w:rsidR="00DC1C6B">
        <w:rPr>
          <w:rStyle w:val="CommentReference"/>
        </w:rPr>
        <w:t>made those predictions.</w:t>
      </w:r>
    </w:p>
  </w:comment>
  <w:comment w:id="139" w:author="Andersen, Soren" w:date="2019-08-01T17:39:00Z" w:initials="AS">
    <w:p w14:paraId="58D1893F" w14:textId="46B1ECF1" w:rsidR="00DC1C6B" w:rsidRDefault="00DC1C6B">
      <w:pPr>
        <w:pStyle w:val="CommentText"/>
      </w:pPr>
      <w:r>
        <w:rPr>
          <w:rStyle w:val="CommentReference"/>
        </w:rPr>
        <w:annotationRef/>
      </w:r>
      <w:r>
        <w:t>Are you eager to do a control experiment to test this? If not, then don’t give the reviewers stupid ideas! ;-)</w:t>
      </w:r>
    </w:p>
    <w:p w14:paraId="599F133D" w14:textId="77777777" w:rsidR="00DC1C6B" w:rsidRDefault="00DC1C6B">
      <w:pPr>
        <w:pStyle w:val="CommentText"/>
      </w:pPr>
    </w:p>
  </w:comment>
  <w:comment w:id="141" w:author="Andersen, Soren" w:date="2019-08-01T17:41:00Z" w:initials="AS">
    <w:p w14:paraId="31BA3249" w14:textId="494C70D0" w:rsidR="00DC1C6B" w:rsidRDefault="00DC1C6B">
      <w:pPr>
        <w:pStyle w:val="CommentText"/>
      </w:pPr>
      <w:r>
        <w:rPr>
          <w:rStyle w:val="CommentReference"/>
        </w:rPr>
        <w:annotationRef/>
      </w:r>
      <w:r>
        <w:t>Why is that important?</w:t>
      </w:r>
    </w:p>
  </w:comment>
  <w:comment w:id="142" w:author="Andersen, Soren" w:date="2019-08-01T17:42:00Z" w:initials="AS">
    <w:p w14:paraId="309AEFFF" w14:textId="53EC0173" w:rsidR="00DC1C6B" w:rsidRDefault="00DC1C6B">
      <w:pPr>
        <w:pStyle w:val="CommentText"/>
      </w:pPr>
      <w:r>
        <w:t>I disagree, s</w:t>
      </w:r>
      <w:r>
        <w:rPr>
          <w:rStyle w:val="CommentReference"/>
        </w:rPr>
        <w:annotationRef/>
      </w:r>
      <w:r>
        <w:t>ee previous comments</w:t>
      </w:r>
    </w:p>
  </w:comment>
  <w:comment w:id="145" w:author="Ivan Grahek" w:date="2019-07-25T14:52:00Z" w:initials="IG">
    <w:p w14:paraId="2AB196EC" w14:textId="51703981" w:rsidR="009D2102" w:rsidRDefault="009D2102">
      <w:pPr>
        <w:pStyle w:val="CommentText"/>
      </w:pPr>
      <w:r>
        <w:rPr>
          <w:rStyle w:val="CommentReference"/>
        </w:rPr>
        <w:annotationRef/>
      </w:r>
      <w:r>
        <w:t>Add REF</w:t>
      </w:r>
    </w:p>
  </w:comment>
  <w:comment w:id="146" w:author="Ivan Grahek" w:date="2019-07-25T14:52:00Z" w:initials="IG">
    <w:p w14:paraId="7CE9021A" w14:textId="17707E1D" w:rsidR="009D2102" w:rsidRDefault="009D2102">
      <w:pPr>
        <w:pStyle w:val="CommentText"/>
      </w:pPr>
      <w:r>
        <w:rPr>
          <w:rStyle w:val="CommentReference"/>
        </w:rPr>
        <w:annotationRef/>
      </w:r>
      <w:r>
        <w:t>Add REF</w:t>
      </w:r>
    </w:p>
  </w:comment>
  <w:comment w:id="147" w:author="Ivan Grahek" w:date="2019-02-09T14:15:00Z" w:initials="IG">
    <w:p w14:paraId="0ECD07BE" w14:textId="00E18607" w:rsidR="009D2102" w:rsidRDefault="009D2102">
      <w:pPr>
        <w:pStyle w:val="CommentText"/>
      </w:pPr>
      <w:r>
        <w:rPr>
          <w:rStyle w:val="CommentReference"/>
        </w:rPr>
        <w:annotationRef/>
      </w:r>
      <w:r>
        <w:t>Gilles, could you add the funding info here?</w:t>
      </w:r>
    </w:p>
  </w:comment>
  <w:comment w:id="148" w:author="Ivan Grahek" w:date="2019-07-30T18:33:00Z" w:initials="IG">
    <w:p w14:paraId="1B9490AD" w14:textId="77777777" w:rsidR="009D2102" w:rsidRDefault="009D2102" w:rsidP="001D78FC">
      <w:pPr>
        <w:spacing w:after="0"/>
      </w:pPr>
      <w:r>
        <w:rPr>
          <w:rStyle w:val="CommentReference"/>
        </w:rPr>
        <w:annotationRef/>
      </w:r>
      <w:r>
        <w:rPr>
          <w:rFonts w:eastAsia="Calibri"/>
        </w:rPr>
        <w:t>Add reference:</w:t>
      </w:r>
    </w:p>
    <w:p w14:paraId="2D7EF63F" w14:textId="77777777" w:rsidR="009D2102" w:rsidRDefault="009D2102" w:rsidP="001D78FC">
      <w:pPr>
        <w:spacing w:after="0"/>
      </w:pPr>
    </w:p>
    <w:p w14:paraId="35968390" w14:textId="7AB9879B" w:rsidR="009D2102" w:rsidRDefault="009D2102"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5D758" w15:done="0"/>
  <w15:commentEx w15:paraId="7C737BDA" w15:done="0"/>
  <w15:commentEx w15:paraId="398FF703" w15:done="0"/>
  <w15:commentEx w15:paraId="717CF7F0" w15:done="0"/>
  <w15:commentEx w15:paraId="416A7C75" w15:done="0"/>
  <w15:commentEx w15:paraId="4A45FDDD" w15:done="0"/>
  <w15:commentEx w15:paraId="5F39EEDD" w15:done="0"/>
  <w15:commentEx w15:paraId="52B3E655" w15:done="0"/>
  <w15:commentEx w15:paraId="04D78C9E" w15:done="0"/>
  <w15:commentEx w15:paraId="0E41B278" w15:done="0"/>
  <w15:commentEx w15:paraId="6A76F73B" w15:done="0"/>
  <w15:commentEx w15:paraId="4D4ECCF7" w15:done="0"/>
  <w15:commentEx w15:paraId="2D348FDF" w15:done="0"/>
  <w15:commentEx w15:paraId="09B2846B" w15:done="0"/>
  <w15:commentEx w15:paraId="1E59DF6A" w15:done="0"/>
  <w15:commentEx w15:paraId="5A4F0871" w15:done="0"/>
  <w15:commentEx w15:paraId="2C3AFBC9" w15:done="0"/>
  <w15:commentEx w15:paraId="53ABFFBF" w15:done="0"/>
  <w15:commentEx w15:paraId="2734F9FB" w15:done="0"/>
  <w15:commentEx w15:paraId="5B313257" w15:done="0"/>
  <w15:commentEx w15:paraId="0EEA366B" w15:done="0"/>
  <w15:commentEx w15:paraId="4F98BD36" w15:done="0"/>
  <w15:commentEx w15:paraId="78857974" w15:done="0"/>
  <w15:commentEx w15:paraId="0724FB2F" w15:done="0"/>
  <w15:commentEx w15:paraId="461FE6C4" w15:done="0"/>
  <w15:commentEx w15:paraId="3A9BF5AA" w15:done="0"/>
  <w15:commentEx w15:paraId="392995B8" w15:done="0"/>
  <w15:commentEx w15:paraId="5D0619CC" w15:done="0"/>
  <w15:commentEx w15:paraId="69F94A24" w15:done="0"/>
  <w15:commentEx w15:paraId="599F133D" w15:done="0"/>
  <w15:commentEx w15:paraId="31BA3249"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AE652" w14:textId="77777777" w:rsidR="00EC0FC3" w:rsidRDefault="00EC0FC3" w:rsidP="00AD5698">
      <w:pPr>
        <w:spacing w:after="0" w:line="240" w:lineRule="auto"/>
      </w:pPr>
      <w:r>
        <w:separator/>
      </w:r>
    </w:p>
  </w:endnote>
  <w:endnote w:type="continuationSeparator" w:id="0">
    <w:p w14:paraId="383C90E5" w14:textId="77777777" w:rsidR="00EC0FC3" w:rsidRDefault="00EC0FC3" w:rsidP="00AD5698">
      <w:pPr>
        <w:spacing w:after="0" w:line="240" w:lineRule="auto"/>
      </w:pPr>
      <w:r>
        <w:continuationSeparator/>
      </w:r>
    </w:p>
  </w:endnote>
  <w:endnote w:type="continuationNotice" w:id="1">
    <w:p w14:paraId="48BD9299" w14:textId="77777777" w:rsidR="00EC0FC3" w:rsidRDefault="00EC0F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9D2102" w:rsidRDefault="009D2102"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9D2102" w:rsidRDefault="009D2102"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B4978" w14:textId="77777777" w:rsidR="00EC0FC3" w:rsidRDefault="00EC0FC3" w:rsidP="00AD5698">
      <w:pPr>
        <w:spacing w:after="0" w:line="240" w:lineRule="auto"/>
      </w:pPr>
      <w:r>
        <w:separator/>
      </w:r>
    </w:p>
  </w:footnote>
  <w:footnote w:type="continuationSeparator" w:id="0">
    <w:p w14:paraId="4FE6EF0C" w14:textId="77777777" w:rsidR="00EC0FC3" w:rsidRDefault="00EC0FC3" w:rsidP="00AD5698">
      <w:pPr>
        <w:spacing w:after="0" w:line="240" w:lineRule="auto"/>
      </w:pPr>
      <w:r>
        <w:continuationSeparator/>
      </w:r>
    </w:p>
  </w:footnote>
  <w:footnote w:type="continuationNotice" w:id="1">
    <w:p w14:paraId="2ABAC993" w14:textId="77777777" w:rsidR="00EC0FC3" w:rsidRDefault="00EC0FC3">
      <w:pPr>
        <w:spacing w:after="0" w:line="240" w:lineRule="auto"/>
      </w:pPr>
    </w:p>
  </w:footnote>
  <w:footnote w:id="2">
    <w:p w14:paraId="3FDD8ADB" w14:textId="50176D7D" w:rsidR="009D2102" w:rsidRDefault="009D2102">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8116431" w:rsidR="009D2102" w:rsidRPr="002F7D7E" w:rsidRDefault="009D2102">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2843A1">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9D2102" w:rsidRDefault="009D2102"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501FDF"/>
    <w:multiLevelType w:val="hybridMultilevel"/>
    <w:tmpl w:val="103405F4"/>
    <w:lvl w:ilvl="0" w:tplc="099C1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28F22DB"/>
    <w:multiLevelType w:val="hybridMultilevel"/>
    <w:tmpl w:val="1990099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7"/>
  </w:num>
  <w:num w:numId="3">
    <w:abstractNumId w:val="21"/>
  </w:num>
  <w:num w:numId="4">
    <w:abstractNumId w:val="49"/>
  </w:num>
  <w:num w:numId="5">
    <w:abstractNumId w:val="17"/>
  </w:num>
  <w:num w:numId="6">
    <w:abstractNumId w:val="19"/>
  </w:num>
  <w:num w:numId="7">
    <w:abstractNumId w:val="10"/>
  </w:num>
  <w:num w:numId="8">
    <w:abstractNumId w:val="44"/>
  </w:num>
  <w:num w:numId="9">
    <w:abstractNumId w:val="23"/>
  </w:num>
  <w:num w:numId="10">
    <w:abstractNumId w:val="35"/>
  </w:num>
  <w:num w:numId="11">
    <w:abstractNumId w:val="24"/>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6"/>
  </w:num>
  <w:num w:numId="24">
    <w:abstractNumId w:val="14"/>
  </w:num>
  <w:num w:numId="25">
    <w:abstractNumId w:val="30"/>
  </w:num>
  <w:num w:numId="26">
    <w:abstractNumId w:val="13"/>
  </w:num>
  <w:num w:numId="27">
    <w:abstractNumId w:val="32"/>
  </w:num>
  <w:num w:numId="28">
    <w:abstractNumId w:val="12"/>
  </w:num>
  <w:num w:numId="29">
    <w:abstractNumId w:val="31"/>
  </w:num>
  <w:num w:numId="30">
    <w:abstractNumId w:val="42"/>
  </w:num>
  <w:num w:numId="31">
    <w:abstractNumId w:val="26"/>
  </w:num>
  <w:num w:numId="32">
    <w:abstractNumId w:val="34"/>
  </w:num>
  <w:num w:numId="33">
    <w:abstractNumId w:val="48"/>
  </w:num>
  <w:num w:numId="34">
    <w:abstractNumId w:val="28"/>
  </w:num>
  <w:num w:numId="35">
    <w:abstractNumId w:val="16"/>
  </w:num>
  <w:num w:numId="36">
    <w:abstractNumId w:val="37"/>
  </w:num>
  <w:num w:numId="37">
    <w:abstractNumId w:val="43"/>
  </w:num>
  <w:num w:numId="38">
    <w:abstractNumId w:val="39"/>
  </w:num>
  <w:num w:numId="39">
    <w:abstractNumId w:val="22"/>
  </w:num>
  <w:num w:numId="40">
    <w:abstractNumId w:val="46"/>
  </w:num>
  <w:num w:numId="41">
    <w:abstractNumId w:val="20"/>
  </w:num>
  <w:num w:numId="42">
    <w:abstractNumId w:val="11"/>
  </w:num>
  <w:num w:numId="43">
    <w:abstractNumId w:val="15"/>
  </w:num>
  <w:num w:numId="44">
    <w:abstractNumId w:val="45"/>
  </w:num>
  <w:num w:numId="45">
    <w:abstractNumId w:val="25"/>
  </w:num>
  <w:num w:numId="46">
    <w:abstractNumId w:val="38"/>
  </w:num>
  <w:num w:numId="47">
    <w:abstractNumId w:val="41"/>
  </w:num>
  <w:num w:numId="48">
    <w:abstractNumId w:val="18"/>
  </w:num>
  <w:num w:numId="49">
    <w:abstractNumId w:val="33"/>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ABD"/>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D31"/>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0FC3"/>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4BBEB-395B-4039-8776-19ABA6F9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43241</Words>
  <Characters>246478</Characters>
  <Application>Microsoft Office Word</Application>
  <DocSecurity>0</DocSecurity>
  <Lines>2053</Lines>
  <Paragraphs>578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2019-07-31T08:27:00Z</cp:lastPrinted>
  <dcterms:created xsi:type="dcterms:W3CDTF">2019-08-02T10:35:00Z</dcterms:created>
  <dcterms:modified xsi:type="dcterms:W3CDTF">2019-08-02T10:35:00Z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