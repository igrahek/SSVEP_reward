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19B0C5BA" w:rsidR="005F3ABC" w:rsidRPr="00592D73" w:rsidRDefault="007825F7" w:rsidP="005F3ABC">
      <w:pPr>
        <w:spacing w:line="480" w:lineRule="auto"/>
        <w:jc w:val="center"/>
        <w:rPr>
          <w:sz w:val="36"/>
          <w:szCs w:val="40"/>
        </w:rPr>
      </w:pPr>
      <w:r w:rsidRPr="00592D73">
        <w:rPr>
          <w:sz w:val="36"/>
          <w:szCs w:val="40"/>
        </w:rPr>
        <w:t xml:space="preserve">Reward influences </w:t>
      </w:r>
      <w:r w:rsidR="005F47E8">
        <w:rPr>
          <w:sz w:val="36"/>
          <w:szCs w:val="40"/>
        </w:rPr>
        <w:t>simultaneous</w:t>
      </w:r>
      <w:r w:rsidRPr="00592D73">
        <w:rPr>
          <w:sz w:val="36"/>
          <w:szCs w:val="40"/>
        </w:rPr>
        <w:t xml:space="preserve"> competition for feature-based attention:</w:t>
      </w:r>
      <w:r w:rsidR="00234B2A" w:rsidRPr="00592D73">
        <w:rPr>
          <w:sz w:val="36"/>
          <w:szCs w:val="40"/>
        </w:rPr>
        <w:t xml:space="preserve"> Insights from Steady-</w:t>
      </w:r>
      <w:r w:rsidR="00666A72" w:rsidRPr="00592D73">
        <w:rPr>
          <w:sz w:val="36"/>
          <w:szCs w:val="40"/>
        </w:rPr>
        <w:t>S</w:t>
      </w:r>
      <w:r w:rsidR="00234B2A" w:rsidRPr="00592D73">
        <w:rPr>
          <w:sz w:val="36"/>
          <w:szCs w:val="40"/>
        </w:rPr>
        <w:t>tate Visually Evoked P</w:t>
      </w:r>
      <w:r w:rsidR="0047282E" w:rsidRPr="00592D73">
        <w:rPr>
          <w:sz w:val="36"/>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3B361BC7" w:rsidR="00EE20A8" w:rsidRDefault="00EE20A8" w:rsidP="00EE20A8">
      <w:pPr>
        <w:spacing w:line="480" w:lineRule="auto"/>
      </w:pPr>
      <w:r>
        <w:t xml:space="preserve">Keywords: attention; </w:t>
      </w:r>
      <w:r w:rsidR="00377320">
        <w:t xml:space="preserve">attentional control; </w:t>
      </w:r>
      <w:r>
        <w:t xml:space="preserve">EEG; feature-based attention; reward; motivation; steady-state visually evoked potentials; frequency tagging  </w:t>
      </w:r>
    </w:p>
    <w:p w14:paraId="697F8BC7" w14:textId="58E6554D" w:rsidR="00EE20A8" w:rsidRDefault="00EE20A8" w:rsidP="00EE20A8"/>
    <w:p w14:paraId="17635227" w14:textId="5745EEEA" w:rsidR="00E4130A" w:rsidRDefault="00E4130A" w:rsidP="00EE20A8"/>
    <w:p w14:paraId="30EB5C0D" w14:textId="55513FE3" w:rsidR="00E4130A" w:rsidRDefault="00E4130A" w:rsidP="00EE20A8"/>
    <w:p w14:paraId="290CC3B4" w14:textId="79EC8F4B" w:rsidR="00E4130A" w:rsidRDefault="00E4130A" w:rsidP="00EE20A8"/>
    <w:p w14:paraId="03422DAE" w14:textId="216FAFBF" w:rsidR="00E4130A" w:rsidRDefault="00F13A14" w:rsidP="00F13A14">
      <w:pPr>
        <w:jc w:val="center"/>
        <w:rPr>
          <w:b/>
        </w:rPr>
      </w:pPr>
      <w:r>
        <w:rPr>
          <w:b/>
        </w:rPr>
        <w:t>To do list</w:t>
      </w:r>
    </w:p>
    <w:p w14:paraId="54B5E3D7" w14:textId="76A9D63A" w:rsidR="00F13A14" w:rsidRDefault="00F13A14" w:rsidP="00F13A14">
      <w:pPr>
        <w:pStyle w:val="ListParagraph"/>
        <w:numPr>
          <w:ilvl w:val="0"/>
          <w:numId w:val="46"/>
        </w:numPr>
      </w:pPr>
      <w:r>
        <w:t>Make new graphs</w:t>
      </w:r>
      <w:r w:rsidR="00830173">
        <w:t xml:space="preserve"> (change the y axis legend to a.u.)</w:t>
      </w:r>
    </w:p>
    <w:p w14:paraId="6C8C5831" w14:textId="21C744B7" w:rsidR="005E6E16" w:rsidRDefault="005E6E16" w:rsidP="00F13A14">
      <w:pPr>
        <w:pStyle w:val="ListParagraph"/>
        <w:numPr>
          <w:ilvl w:val="0"/>
          <w:numId w:val="46"/>
        </w:numPr>
      </w:pPr>
      <w:r>
        <w:t>Re-run the behavioral models with splitting the phases</w:t>
      </w:r>
    </w:p>
    <w:p w14:paraId="20DF68AF" w14:textId="0102452F" w:rsidR="00F13A14" w:rsidRDefault="00F13A14" w:rsidP="00F13A14">
      <w:pPr>
        <w:pStyle w:val="ListParagraph"/>
        <w:numPr>
          <w:ilvl w:val="0"/>
          <w:numId w:val="46"/>
        </w:numPr>
      </w:pPr>
      <w:r>
        <w:t>Insert the new results</w:t>
      </w:r>
    </w:p>
    <w:p w14:paraId="4F24C92E" w14:textId="552BF85E" w:rsidR="00F13A14" w:rsidRDefault="00F13A14" w:rsidP="00F13A14">
      <w:pPr>
        <w:pStyle w:val="ListParagraph"/>
        <w:numPr>
          <w:ilvl w:val="0"/>
          <w:numId w:val="46"/>
        </w:numPr>
      </w:pPr>
      <w:r>
        <w:t>Improve the paradigm figures</w:t>
      </w:r>
    </w:p>
    <w:p w14:paraId="12E4084A" w14:textId="33F25E0D" w:rsidR="00F13A14" w:rsidRDefault="00F13A14" w:rsidP="00F13A14">
      <w:pPr>
        <w:pStyle w:val="ListParagraph"/>
        <w:numPr>
          <w:ilvl w:val="0"/>
          <w:numId w:val="46"/>
        </w:numPr>
      </w:pPr>
      <w:r>
        <w:t>Brain-behavior correlations</w:t>
      </w:r>
    </w:p>
    <w:p w14:paraId="740EE1DA" w14:textId="3CAE7A12" w:rsidR="00F13A14" w:rsidRPr="00F13A14" w:rsidRDefault="00F13A14" w:rsidP="00F13A14">
      <w:pPr>
        <w:pStyle w:val="ListParagraph"/>
        <w:numPr>
          <w:ilvl w:val="0"/>
          <w:numId w:val="46"/>
        </w:numPr>
      </w:pPr>
      <w:r>
        <w:t>Individual differences correlations</w:t>
      </w:r>
    </w:p>
    <w:p w14:paraId="4FB721D3" w14:textId="60FF296B" w:rsidR="00E4130A" w:rsidRDefault="00E4130A" w:rsidP="00EE20A8"/>
    <w:p w14:paraId="37E4C9F5" w14:textId="0E8257B2" w:rsidR="00E4130A" w:rsidRDefault="00E4130A" w:rsidP="00EE20A8"/>
    <w:p w14:paraId="396AEDA7" w14:textId="0465DA2D" w:rsidR="00E4130A" w:rsidRDefault="00E4130A" w:rsidP="00EE20A8"/>
    <w:p w14:paraId="526FB2F5" w14:textId="38205E72" w:rsidR="00E4130A" w:rsidRDefault="00E4130A" w:rsidP="00EE20A8"/>
    <w:p w14:paraId="4CD4170D" w14:textId="685A0DD3" w:rsidR="00E4130A" w:rsidRDefault="00E4130A" w:rsidP="00EE20A8"/>
    <w:p w14:paraId="61D13F80" w14:textId="18C56B52" w:rsidR="00E4130A" w:rsidRDefault="00E4130A" w:rsidP="00EE20A8"/>
    <w:p w14:paraId="68B2DD9D" w14:textId="352F7BB5" w:rsidR="00E4130A" w:rsidRDefault="00E4130A" w:rsidP="00EE20A8"/>
    <w:p w14:paraId="79A9A79E" w14:textId="0AEDFE09" w:rsidR="00E4130A" w:rsidRDefault="00E4130A" w:rsidP="00EE20A8"/>
    <w:p w14:paraId="673764BA" w14:textId="32A9A085" w:rsidR="00E4130A" w:rsidRDefault="00E4130A" w:rsidP="00EE20A8"/>
    <w:p w14:paraId="307FE41C" w14:textId="1D51D7F4" w:rsidR="00E4130A" w:rsidRDefault="00E4130A" w:rsidP="00EE20A8"/>
    <w:p w14:paraId="67D65DD7" w14:textId="62459A84" w:rsidR="00E4130A" w:rsidRDefault="00E4130A" w:rsidP="00EE20A8"/>
    <w:p w14:paraId="2345AF5E" w14:textId="7A11425B" w:rsidR="00E4130A" w:rsidRDefault="00E4130A" w:rsidP="00EE20A8"/>
    <w:p w14:paraId="19006139" w14:textId="15AAB567" w:rsidR="0054295E" w:rsidRDefault="0054295E" w:rsidP="00CC580C">
      <w:pPr>
        <w:pStyle w:val="Heading1"/>
        <w:spacing w:before="0" w:after="240"/>
      </w:pPr>
      <w:r>
        <w:t>Introduction</w:t>
      </w:r>
    </w:p>
    <w:p w14:paraId="58A58700" w14:textId="6E0CD08D" w:rsidR="0079229A" w:rsidRDefault="0072510D" w:rsidP="00D0341A">
      <w:pPr>
        <w:spacing w:line="480" w:lineRule="auto"/>
        <w:ind w:firstLine="720"/>
        <w:jc w:val="both"/>
      </w:pPr>
      <w:r>
        <w:t xml:space="preserve">Selective attention is crucial for adaptive behavior as it </w:t>
      </w:r>
      <w:r w:rsidR="006649D9">
        <w:t>facilitates the</w:t>
      </w:r>
      <w:r>
        <w:t xml:space="preserve"> processing of relevant stimuli in our environment, as well as the suppression of irrelevant stimuli </w:t>
      </w:r>
      <w:r>
        <w:fldChar w:fldCharType="begin" w:fldLock="1"/>
      </w:r>
      <w:r>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fldChar w:fldCharType="separate"/>
      </w:r>
      <w:r w:rsidRPr="006A3657">
        <w:rPr>
          <w:noProof/>
        </w:rPr>
        <w:t>(Chun, Golomb, &amp; Turk-Browne, 2011; Desimone &amp; Duncan, 1995)</w:t>
      </w:r>
      <w:r>
        <w:fldChar w:fldCharType="end"/>
      </w:r>
      <w:r>
        <w:t xml:space="preserve">. This </w:t>
      </w:r>
      <w:r w:rsidR="000E604B">
        <w:t>process</w:t>
      </w:r>
      <w:r>
        <w:t xml:space="preserve"> depends on the physical salience of a stimulus (e.g., a loud noise) or on people’s current goals </w:t>
      </w:r>
      <w:r>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fldChar w:fldCharType="separate"/>
      </w:r>
      <w:r w:rsidRPr="006A3657">
        <w:rPr>
          <w:noProof/>
        </w:rPr>
        <w:t>(</w:t>
      </w:r>
      <w:r>
        <w:rPr>
          <w:noProof/>
        </w:rPr>
        <w:t xml:space="preserve">e.g., searching for our keys; </w:t>
      </w:r>
      <w:r w:rsidRPr="006A3657">
        <w:rPr>
          <w:noProof/>
        </w:rPr>
        <w:t>Corbetta &amp; Shulman, 2002; Posner, 1980; Theeuwes, 2010)</w:t>
      </w:r>
      <w:r>
        <w:fldChar w:fldCharType="end"/>
      </w:r>
      <w:r>
        <w:t xml:space="preserve">. </w:t>
      </w:r>
      <w:r w:rsidR="0079229A">
        <w:t>Another crucial factor</w:t>
      </w:r>
      <w:r w:rsidR="006649D9">
        <w:t xml:space="preserve"> determining </w:t>
      </w:r>
      <w:r w:rsidR="000E604B">
        <w:t>how stimuli will be processed</w:t>
      </w:r>
      <w:r w:rsidR="006649D9">
        <w:t xml:space="preserve"> </w:t>
      </w:r>
      <w:r w:rsidR="0079229A">
        <w:t>is motivation. Goal-driven attentional control is enhanced when individuals are motivated with extrinsic rewards</w:t>
      </w:r>
      <w:r w:rsidR="00416E61">
        <w:t xml:space="preserve"> </w:t>
      </w:r>
      <w:r w:rsidR="00416E61">
        <w:fldChar w:fldCharType="begin" w:fldLock="1"/>
      </w:r>
      <w:r w:rsidR="00416E61">
        <w:instrText>ADDIN CSL_CITATION {"citationItems":[{"id":"ITEM-1","itemData":{"DOI":"10.1080/13506285.2014.974729","ISBN":"0000000000000","ISSN":"0036-8075","PMID":"25792328","author":[{"dropping-particle":"","family":"Pessoa","given":"Luiz","non-dropping-particle":"","parse-names":false,"suffix":""}],"container-title":"Visual Cognition","id":"ITEM-1","issue":"1-2","issued":{"date-parts":[["2015"]]},"page":"272-290","title":"Multiple influences of reward on perception and attention","type":"article-journal","volume":"23"},"uris":["http://www.mendeley.com/documents/?uuid=f187d3d7-7d05-43c5-b97c-c7222b06f027"]},{"id":"ITEM-2","itemData":{"DOI":"10.1146/annurev-psych-010814-015044","author":[{"dropping-particle":"","family":"Botvinick","given":"M M","non-dropping-particle":"","parse-names":false,"suffix":""},{"dropping-particle":"","family":"Braver","given":"T S","non-dropping-particle":"","parse-names":false,"suffix":""}],"container-title":"Annual review of psychology","id":"ITEM-2","issue":"September 2014","issued":{"date-parts":[["2015"]]},"page":"1-31","title":"Motivation and Cognitive Control : From Behavior to Neural Mechanism","type":"article-journal"},"uris":["http://www.mendeley.com/documents/?uuid=17dbfb36-66c0-4176-a38c-3843f7ae5648"]}],"mendeley":{"formattedCitation":"(Botvinick &amp; Braver, 2015; Pessoa, 2015)","plainTextFormattedCitation":"(Botvinick &amp; Braver, 2015; Pessoa, 2015)","previouslyFormattedCitation":"(Botvinick &amp; Braver, 2015; Pessoa, 2015)"},"properties":{"noteIndex":0},"schema":"https://github.com/citation-style-language/schema/raw/master/csl-citation.json"}</w:instrText>
      </w:r>
      <w:r w:rsidR="00416E61">
        <w:fldChar w:fldCharType="separate"/>
      </w:r>
      <w:r w:rsidR="00416E61" w:rsidRPr="00416E61">
        <w:rPr>
          <w:noProof/>
        </w:rPr>
        <w:t>(Botvinick &amp; Braver, 2015; Pessoa, 2015)</w:t>
      </w:r>
      <w:r w:rsidR="00416E61">
        <w:fldChar w:fldCharType="end"/>
      </w:r>
      <w:r w:rsidR="000E604B">
        <w:t>. Attention</w:t>
      </w:r>
      <w:r w:rsidR="0079229A">
        <w:t xml:space="preserve"> can also be guided by previous reward history, independently from </w:t>
      </w:r>
      <w:r w:rsidR="000E604B">
        <w:t xml:space="preserve">top-down </w:t>
      </w:r>
      <w:r w:rsidR="0079229A">
        <w:t>attentional control</w:t>
      </w:r>
      <w:r w:rsidR="00416E61">
        <w:t xml:space="preserve"> </w:t>
      </w:r>
      <w:r w:rsidR="00416E61">
        <w:fldChar w:fldCharType="begin" w:fldLock="1"/>
      </w:r>
      <w:r w:rsidR="00416E61">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dichotomy","type":"article-journal","volume":"16"},"uris":["http://www.mendeley.com/documents/?uuid=4d1c077f-8443-44a9-9ccb-baf08cb320fd"]}],"mendeley":{"formattedCitation":"(Awh, Belopolsky, &amp; Theeuwes, 2012)","plainTextFormattedCitation":"(Awh, Belopolsky, &amp; Theeuwes, 2012)","previouslyFormattedCitation":"(Awh, Belopolsky, &amp; Theeuwes, 2012)"},"properties":{"noteIndex":0},"schema":"https://github.com/citation-style-language/schema/raw/master/csl-citation.json"}</w:instrText>
      </w:r>
      <w:r w:rsidR="00416E61">
        <w:fldChar w:fldCharType="separate"/>
      </w:r>
      <w:r w:rsidR="00416E61" w:rsidRPr="00416E61">
        <w:rPr>
          <w:noProof/>
        </w:rPr>
        <w:t>(Awh, Belopolsky, &amp; Theeuwes, 2012)</w:t>
      </w:r>
      <w:r w:rsidR="00416E61">
        <w:fldChar w:fldCharType="end"/>
      </w:r>
      <w:r w:rsidR="0079229A">
        <w:t>. Previous reward associations can worsen performance on attention tasks if they conflict with the current goals of the individual</w:t>
      </w:r>
      <w:r w:rsidR="00416E61">
        <w:t xml:space="preserve"> </w:t>
      </w:r>
      <w:r w:rsidR="00416E61">
        <w:fldChar w:fldCharType="begin" w:fldLock="1"/>
      </w:r>
      <w:r w:rsidR="0013477A">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Research","id":"ITEM-2","issued":{"date-parts":[["2013"]]},"page":"58-62","publisher":"Elsevier Ltd","title":"Rewards teach visual selective attention","type":"article-journal","volume":"85"},"uris":["http://www.mendeley.com/documents/?uuid=32b99263-1c78-4ea2-a826-fea9bd9f805a"]},{"id":"ITEM-3","itemData":{"DOI":"10.3758/s13423-017-1380-y","ISSN":"15315320","abstract":"Visual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Review","id":"ITEM-3","issued":{"date-parts":[["2017"]]},"page":"1-25","publisher":"Psychonomic Bulletin &amp; Review","title":"Selection history: How reward modulates selectivity of visual attention","type":"article-journal"},"uris":["http://www.mendeley.com/documents/?uuid=83f24a00-4327-40fe-99b4-3137e0d2c26a"]}],"mendeley":{"formattedCitation":"(B. A. Anderson, 2016; Chelazzi, Perlato, Santandrea, &amp; Della Libera, 2013; M. Failing &amp; Theeuwes, 2017)","manualFormatting":"(Anderson, 2016; Chelazzi, Perlato, Santandrea, &amp; Della Libera, 2013; Failing &amp; Theeuwes, 2017)","plainTextFormattedCitation":"(B. A. Anderson, 2016; Chelazzi, Perlato, Santandrea, &amp; Della Libera, 2013; M. Failing &amp; Theeuwes, 2017)","previouslyFormattedCitation":"(B. A. Anderson, 2016; Chelazzi, Perlato, Santandrea, &amp; Della Libera, 2013; M. Failing &amp; Theeuwes, 2017)"},"properties":{"noteIndex":0},"schema":"https://github.com/citation-style-language/schema/raw/master/csl-citation.json"}</w:instrText>
      </w:r>
      <w:r w:rsidR="00416E61">
        <w:fldChar w:fldCharType="separate"/>
      </w:r>
      <w:r w:rsidR="0013477A">
        <w:rPr>
          <w:noProof/>
        </w:rPr>
        <w:t>(</w:t>
      </w:r>
      <w:r w:rsidR="00F7524A" w:rsidRPr="00F7524A">
        <w:rPr>
          <w:noProof/>
        </w:rPr>
        <w:t>Anderson, 2016; Chelazzi, Perlato, Santa</w:t>
      </w:r>
      <w:r w:rsidR="0013477A">
        <w:rPr>
          <w:noProof/>
        </w:rPr>
        <w:t xml:space="preserve">ndrea, &amp; Della Libera, 2013; </w:t>
      </w:r>
      <w:r w:rsidR="00F7524A" w:rsidRPr="00F7524A">
        <w:rPr>
          <w:noProof/>
        </w:rPr>
        <w:t>Failing &amp; Theeuwes, 2017)</w:t>
      </w:r>
      <w:r w:rsidR="00416E61">
        <w:fldChar w:fldCharType="end"/>
      </w:r>
      <w:r w:rsidR="00416E61">
        <w:t>.</w:t>
      </w:r>
      <w:r w:rsidR="0079229A">
        <w:t xml:space="preserve"> </w:t>
      </w:r>
    </w:p>
    <w:p w14:paraId="2325645B" w14:textId="2A0E69DD" w:rsidR="00C71C28" w:rsidRDefault="006D1AE4" w:rsidP="00C71C28">
      <w:pPr>
        <w:spacing w:line="480" w:lineRule="auto"/>
        <w:ind w:firstLine="720"/>
        <w:jc w:val="both"/>
      </w:pPr>
      <w:r>
        <w:t>Goal-directed attention, as well as other cognitive control processes, are</w:t>
      </w:r>
      <w:r w:rsidR="00C71C28">
        <w:t xml:space="preserve"> enhanced when individuals are a</w:t>
      </w:r>
      <w:r w:rsidR="0079229A">
        <w:t>nticipating that they can earn</w:t>
      </w:r>
      <w:r w:rsidR="00C71C28">
        <w:t xml:space="preserve"> reward</w:t>
      </w:r>
      <w:r w:rsidR="0079229A">
        <w:t>s</w:t>
      </w:r>
      <w:r w:rsidR="00C71C28">
        <w:t xml:space="preserve"> for good </w:t>
      </w:r>
      <w:r w:rsidR="000E604B">
        <w:t>task-</w:t>
      </w:r>
      <w:r w:rsidR="00C71C28">
        <w:t>performance</w:t>
      </w:r>
      <w:r w:rsidR="00C175C9">
        <w:t xml:space="preserve"> </w:t>
      </w:r>
      <w:r w:rsidR="00416E61">
        <w:fldChar w:fldCharType="begin" w:fldLock="1"/>
      </w:r>
      <w:r>
        <w:instrText>ADDIN CSL_CITATION {"citationItems":[{"id":"ITEM-1","itemData":{"DOI":"10.1002/9781118920497.ch24","ISBN":"9781118920480 (pdf)","ISSN":"111892049X","author":[{"dropping-particle":"","family":"Krebs","given":"Ruth M","non-dropping-particle":"","parse-names":false,"suffix":""},{"dropping-particle":"","family":"Woldorff","given":"Marty G","non-dropping-particle":"","parse-names":false,"suffix":""}],"container-title":"The Wiley Handbook of Cognitive Control","id":"ITEM-1","issued":{"date-parts":[["2017"]]},"page":"422-439","title":"Cognitive control and reward","type":"article-journal"},"uris":["http://www.mendeley.com/documents/?uuid=a54d3034-331a-4d8c-b6c0-b292beb16564"]}],"mendeley":{"formattedCitation":"(Krebs &amp; Woldorff, 2017)","manualFormatting":"(for a review see: Krebs &amp; Woldorff, 2017)","plainTextFormattedCitation":"(Krebs &amp; Woldorff, 2017)","previouslyFormattedCitation":"(Krebs &amp; Woldorff, 2017)"},"properties":{"noteIndex":0},"schema":"https://github.com/citation-style-language/schema/raw/master/csl-citation.json"}</w:instrText>
      </w:r>
      <w:r w:rsidR="00416E61">
        <w:fldChar w:fldCharType="separate"/>
      </w:r>
      <w:r w:rsidR="00416E61" w:rsidRPr="00416E61">
        <w:rPr>
          <w:noProof/>
        </w:rPr>
        <w:t>(</w:t>
      </w:r>
      <w:r>
        <w:rPr>
          <w:noProof/>
        </w:rPr>
        <w:t xml:space="preserve">for a review see: </w:t>
      </w:r>
      <w:r w:rsidR="00416E61" w:rsidRPr="00416E61">
        <w:rPr>
          <w:noProof/>
        </w:rPr>
        <w:t>Krebs &amp; Woldorff, 2017)</w:t>
      </w:r>
      <w:r w:rsidR="00416E61">
        <w:fldChar w:fldCharType="end"/>
      </w:r>
      <w:r w:rsidR="00416E61">
        <w:t>.</w:t>
      </w:r>
      <w:r w:rsidR="00C71C28">
        <w:t xml:space="preserve"> </w:t>
      </w:r>
      <w:r>
        <w:t xml:space="preserve">A number of fMRI and EEG studies have demonstrated that these reward-based enhancements in preparation for the upcoming stimulus are driven by enhanced activity </w:t>
      </w:r>
      <w:r w:rsidR="0079229A">
        <w:t xml:space="preserve">in </w:t>
      </w:r>
      <w:r>
        <w:t xml:space="preserve">the </w:t>
      </w:r>
      <w:r w:rsidR="0079229A">
        <w:t xml:space="preserve">frontoparietal regions crucial for attentional control </w:t>
      </w:r>
      <w:r w:rsidR="00416E61">
        <w:fldChar w:fldCharType="begin" w:fldLock="1"/>
      </w:r>
      <w:r w:rsidR="0013477A">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expectation","type":"article-journal","volume":"84"},"uris":["http://www.mendeley.com/documents/?uuid=60eb008f-f785-42f5-9646-cde04a142bda"]}],"mendeley":{"formattedCitation":"(Krebs, Boehler, Roberts, Song, &amp; Woldorff, 2012; Pessoa &amp; Engelmann, 2010; Schevernels, Krebs, Santens, Woldorff, &amp; Boehler, 2014)","plainTextFormattedCitation":"(Krebs, Boehler, Roberts, Song, &amp; Woldorff, 2012; Pessoa &amp; Engelmann, 2010; Schevernels, Krebs, Santens, Woldorff, &amp; Boehler, 2014)","previouslyFormattedCitation":"(Krebs, Boehler, Roberts, Song, &amp; Woldorff, 2012; Pessoa &amp; Engelmann, 2010; Schevernels, Krebs, Santens, Woldorff, &amp; Boehler, 2014)"},"properties":{"noteIndex":0},"schema":"https://github.com/citation-style-language/schema/raw/master/csl-citation.json"}</w:instrText>
      </w:r>
      <w:r w:rsidR="00416E61">
        <w:fldChar w:fldCharType="separate"/>
      </w:r>
      <w:r w:rsidRPr="006D1AE4">
        <w:rPr>
          <w:noProof/>
        </w:rPr>
        <w:t>(Krebs, Boehler, Roberts, Song, &amp; Woldorff, 2012; Pessoa &amp; Engelmann, 2010; Schevernels, Krebs, Santens, Woldorff, &amp; Boehler, 2014)</w:t>
      </w:r>
      <w:r w:rsidR="00416E61">
        <w:fldChar w:fldCharType="end"/>
      </w:r>
      <w:r w:rsidR="0013477A">
        <w:t xml:space="preserve">, and enhanced task-set representations in these areas </w:t>
      </w:r>
      <w:r w:rsidR="0013477A">
        <w:fldChar w:fldCharType="begin" w:fldLock="1"/>
      </w:r>
      <w:r w:rsidR="00CE6454">
        <w:instrText>ADDIN CSL_CITATION {"citationItems":[{"id":"ITEM-1","itemData":{"DOI":"10.1093/cercor/bhu327","ISSN":"14602199","abstract":"? 2015 The Author 2015. Published by Oxford University Press. All rights reserved. For Permissions, please e-mail: journals.permissions@oup.com.Reward motivation often enhances task performance, but the neural mechanisms underlying such cognitive enhancement remain unclear. Here, we used a multivariate pattern analysis (MVPA) approach to test the hypothesis that motivation-related enhancement of cognitive control results from improved encoding and representation of task set information. Participants underwent two fMRI sessions of cued task switching, the first under baseline conditions, and the second with randomly intermixed reward incentive and no-incentive trials. Information about the upcoming task could be successfully decoded from cue-related activation patterns in a set of frontoparietal regions typically associated with task control. More critically, MVPA classifiers trained on the baseline session had significantly higher decoding accuracy on incentive than non-incentive trials, with decoding improvement mediating reward-related enhancement of behavioral performance. These results strongly support the hypothesis that reward motivation enhances cognitive control, by improving the discriminability of task-relevant information coded and maintained in frontoparietal brain regions.","author":[{"dropping-particle":"","family":"Etzel","given":"Joset A.","non-dropping-particle":"","parse-names":false,"suffix":""},{"dropping-particle":"","family":"Cole","given":"Michael W.","non-dropping-particle":"","parse-names":false,"suffix":""},{"dropping-particle":"","family":"Zacks","given":"Jeffrey M.","non-dropping-particle":"","parse-names":false,"suffix":""},{"dropping-particle":"","family":"Kay","given":"Kendrick N.","non-dropping-particle":"","parse-names":false,"suffix":""},{"dropping-particle":"","family":"Braver","given":"Todd S.","non-dropping-particle":"","parse-names":false,"suffix":""}],"container-title":"Cerebral Cortex","id":"ITEM-1","issue":"4","issued":{"date-parts":[["2016"]]},"page":"1647-1659","title":"Reward Motivation Enhances Task Coding in Frontoparietal Cortex","type":"article-journal","volume":"26"},"uris":["http://www.mendeley.com/documents/?uuid=25c93d73-8f72-4755-85f7-aba2ca2fc351"]},{"id":"ITEM-2","itemData":{"DOI":"10.1523/jneurosci.4882-14.2015","ISSN":"0270-6474","abstract":"Rewards obtained from specific behaviors can and do change across time. To adapt to such conditions, humans need to represent and update associations between behaviors and their outcomes. Much previous work focused on how rewards affect the processing of specific tasks. However, abstract associations between multiple potential behaviors and multiple rewards are an important basis for adaptation as well. In this experiment, we directly investigated which brain areas represent associations between multiple tasks and rewards, using time-resolved multivariate pattern analysis of functional magnetic resonance imaging data. Importantly, we were able to dissociate neural signals reflecting task–reward associations from those related to task preparation and reward expectation processes, variables that were often correlated in previous research. We hypothesized that brain regions involved in processing tasks and/or rewards will be involved in processing associations between them. Candidate areas included the dorsal anterior cingulate cortex, which is involved in associating simple actions and rewards, and the parietal cortex, which has been shown to represent task rules and action values. Our results indicate that local spatial activation patterns in the inferior parietal cortex indeed represent task–reward associations. Interestingly, the parietal cortex flexibly changes its content of representation within trials. It first represents task–reward associations, later switching to process tasks and rewards directly. These findings highlight the importance of the inferior parietal cortex in associating behaviors with their outcomes and further show that it can flexibly reconfigure its function within single trials. ","author":[{"dropping-particle":"","family":"Wisniewski","given":"D.","non-dropping-particle":"","parse-names":false,"suffix":""},{"dropping-particle":"","family":"Reverberi","given":"C.","non-dropping-particle":"","parse-names":false,"suffix":""},{"dropping-particle":"","family":"Momennejad","given":"I.","non-dropping-particle":"","parse-names":false,"suffix":""},{"dropping-particle":"","family":"Kahnt","given":"T.","non-dropping-particle":"","parse-names":false,"suffix":""},{"dropping-particle":"","family":"Haynes","given":"J.-D.","non-dropping-particle":"","parse-names":false,"suffix":""}],"container-title":"Journal of Neuroscience","id":"ITEM-2","issue":"36","issued":{"date-parts":[["2015"]]},"page":"12355-12365","title":"The Role of the Parietal Cortex in the Representation of Task-Reward Associations","type":"article-journal","volume":"35"},"uris":["http://www.mendeley.com/documents/?uuid=beff3d4a-9442-40f0-95eb-e59b44c2449f"]}],"mendeley":{"formattedCitation":"(Etzel, Cole, Zacks, Kay, &amp; Braver, 2016; Wisniewski, Reverberi, Momennejad, Kahnt, &amp; Haynes, 2015)","plainTextFormattedCitation":"(Etzel, Cole, Zacks, Kay, &amp; Braver, 2016; Wisniewski, Reverberi, Momennejad, Kahnt, &amp; Haynes, 2015)","previouslyFormattedCitation":"(Etzel, Cole, Zacks, Kay, &amp; Braver, 2016; Wisniewski, Reverberi, Momennejad, Kahnt, &amp; Haynes, 2015)"},"properties":{"noteIndex":0},"schema":"https://github.com/citation-style-language/schema/raw/master/csl-citation.json"}</w:instrText>
      </w:r>
      <w:r w:rsidR="0013477A">
        <w:fldChar w:fldCharType="separate"/>
      </w:r>
      <w:r w:rsidR="0013477A" w:rsidRPr="0013477A">
        <w:rPr>
          <w:noProof/>
        </w:rPr>
        <w:t>(Etzel, Cole, Zacks, Kay, &amp; Braver, 2016; Wisniewski, Reverberi, Momennejad, Kahnt, &amp; Haynes, 2015)</w:t>
      </w:r>
      <w:r w:rsidR="0013477A">
        <w:fldChar w:fldCharType="end"/>
      </w:r>
      <w:r w:rsidR="00C71C28" w:rsidRPr="00FF474F">
        <w:t>.</w:t>
      </w:r>
      <w:r w:rsidR="0067643F" w:rsidRPr="00FF474F">
        <w:t xml:space="preserve"> </w:t>
      </w:r>
      <w:r w:rsidR="00C175C9">
        <w:t xml:space="preserve">While these studies implicate the frontoparietal activity in reward-based improvements in attentional control, it remains unclear how the activity in these regions is translated into the enhanced processing of relevant </w:t>
      </w:r>
      <w:r w:rsidR="00FF474F">
        <w:t>stimuli</w:t>
      </w:r>
      <w:r w:rsidR="00C175C9">
        <w:t xml:space="preserve"> in the visual cortex. </w:t>
      </w:r>
      <w:r w:rsidR="00C113A9">
        <w:t xml:space="preserve"> </w:t>
      </w:r>
    </w:p>
    <w:p w14:paraId="4BAAA554" w14:textId="43C0193F" w:rsidR="007A1BD6" w:rsidRDefault="00324CEE" w:rsidP="00BD3227">
      <w:pPr>
        <w:spacing w:line="480" w:lineRule="auto"/>
        <w:ind w:firstLine="720"/>
        <w:jc w:val="both"/>
      </w:pPr>
      <w:r>
        <w:t>Another set of studies has focused on the</w:t>
      </w:r>
      <w:r w:rsidR="00CE6454">
        <w:t xml:space="preserve"> influence of previous reward history on the processing of stimuli, often in situations in which the reward history is opposed to </w:t>
      </w:r>
      <w:r w:rsidR="000E604B">
        <w:t>current goals</w:t>
      </w:r>
      <w:r w:rsidR="00CE6454">
        <w:t xml:space="preserve"> </w:t>
      </w:r>
      <w:r w:rsidR="00CE6454">
        <w:fldChar w:fldCharType="begin" w:fldLock="1"/>
      </w:r>
      <w:r w:rsidR="00CE6454">
        <w:instrText>ADDIN CSL_CITATION {"citationItems":[{"id":"ITEM-1","itemData":{"DOI":"10.3758/s13423-017-1380-y","ISSN":"15315320","abstract":"Visual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Review","id":"ITEM-1","issued":{"date-parts":[["2017"]]},"page":"1-25","publisher":"Psychonomic Bulletin &amp; Review","title":"Selection history: How reward modulates selectivity of visual attention","type":"article-journal"},"uris":["http://www.mendeley.com/documents/?uuid=83f24a00-4327-40fe-99b4-3137e0d2c26a"]},{"id":"ITEM-2","itemData":{"DOI":"10.1016/j.visres.2012.12.005","ISBN":"0042-6989","ISSN":"00426989","PMID":"23262054","abstract":"Visual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Research","id":"ITEM-2","issued":{"date-parts":[["2013"]]},"page":"58-62","publisher":"Elsevier Ltd","title":"Rewards teach visual selective attention","type":"article-journal","volume":"85"},"uris":["http://www.mendeley.com/documents/?uuid=32b99263-1c78-4ea2-a826-fea9bd9f805a"]},{"id":"ITEM-3","itemData":{"DOI":"10.1111/nyas.12957","ISBN":"1749-6632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Sciences","id":"ITEM-3","issue":"1","issued":{"date-parts":[["2016"]]},"page":"24-39","title":"The attention habit: How reward learning shapes attentional selection","type":"article-journal","volume":"1369"},"uris":["http://www.mendeley.com/documents/?uuid=0eceea53-0151-4f26-a5a8-42f0a0abb097"]}],"mendeley":{"formattedCitation":"(B.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rsidR="00CE6454">
        <w:fldChar w:fldCharType="separate"/>
      </w:r>
      <w:r w:rsidR="00CE6454">
        <w:rPr>
          <w:noProof/>
        </w:rPr>
        <w:t>(</w:t>
      </w:r>
      <w:r w:rsidR="00CE6454" w:rsidRPr="00CE6454">
        <w:rPr>
          <w:noProof/>
        </w:rPr>
        <w:t xml:space="preserve">Anderson, </w:t>
      </w:r>
      <w:r w:rsidR="00CE6454">
        <w:rPr>
          <w:noProof/>
        </w:rPr>
        <w:t xml:space="preserve">2016; Chelazzi et al., 2013; </w:t>
      </w:r>
      <w:r w:rsidR="00CE6454" w:rsidRPr="00CE6454">
        <w:rPr>
          <w:noProof/>
        </w:rPr>
        <w:t>Failing &amp; Theeuwes, 2017)</w:t>
      </w:r>
      <w:r w:rsidR="00CE6454">
        <w:fldChar w:fldCharType="end"/>
      </w:r>
      <w:r>
        <w:t xml:space="preserve">. </w:t>
      </w:r>
      <w:r w:rsidR="00CE6454">
        <w:t xml:space="preserve">Behavioral studies have found evidence for the involuntary attentional capture by the stimuli which have previously been linked to rewards, which can result in impaired task performance when such stimuli act as distractors </w:t>
      </w:r>
      <w:r w:rsidR="00CE6454">
        <w:fldChar w:fldCharType="begin" w:fldLock="1"/>
      </w:r>
      <w:r w:rsidR="00CE6454">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Vision","id":"ITEM-2","issue":"2014","issued":{"date-parts":[["2014"]]},"page":"1-9","title":"Exogenous visual orienting by reward","type":"article-journal","volume":"14"},"uris":["http://www.mendeley.com/documents/?uuid=42255e82-e8b3-4659-a168-287f428c6ebe"]},{"id":"ITEM-3","itemData":{"DOI":"10.1016/j.cognition.2012.07.018","ISBN":"1873-7838 (Electronic)\\r0010-0277 (Linking)","ISSN":"00100277","PMID":"22921189","abstract":"Reward prospect has been demonstrated to facilitate various cognitive and behavioral operations, particularly by enhancing the speed and vigor of processes linked to approaching reward. Studies in this domain typically employed task regimes in which participants' overt responses are facilitated by prospective rewards. In contrast, we demonstrate here that even the cancellation of a motor response can be accelerated by reward prospect, thus signifying reward-related benefits on restraint rather than approach behavior. Importantly, this facilitation occurred independent of strategy-related adjustments of response speed, which are known to systematically distort the estimation of response-cancellation speed. The fact that motivational factors can indeed facilitate response inhibition is not only relevant for understanding how motivation and response inhibition interact in healthy participants but also for work on various patient groups that display response-inhibition deficits, suggesting that core differences in the ability to inhibit motor responses have to be differentiated from motivational factors. ?? 2012 Elsevier B.V.","author":[{"dropping-particle":"","family":"Boehler","given":"Carsten N.","non-dropping-particle":"","parse-names":false,"suffix":""},{"dropping-particle":"","family":"Hopf","given":"Jens Max","non-dropping-particle":"","parse-names":false,"suffix":""},{"dropping-particle":"","family":"Stoppel","given":"Christian M.","non-dropping-particle":"","parse-names":false,"suffix":""},{"dropping-particle":"","family":"Krebs","given":"Ruth M.","non-dropping-particle":"","parse-names":false,"suffix":""}],"container-title":"Cognition","id":"ITEM-3","issue":"3","issued":{"date-parts":[["2012"]]},"page":"498-503","publisher":"Elsevier B.V.","title":"Motivating inhibition - reward prospect speeds up response cancellation","type":"article-journal","volume":"125"},"uris":["http://www.mendeley.com/documents/?uuid=27270996-b75c-4b5a-a177-1b4be613b681"]}],"mendeley":{"formattedCitation":"(B. a Anderson, Laurent, &amp; Yantis, 2011; Boehler, Hopf, Stoppel, &amp; Krebs, 2012; M. F. Failing &amp; Theeuwes, 2014)","manualFormatting":"(Anderson, Laurent, &amp; Yantis, 2011; Boehler, Hopf, Stoppel, &amp; Krebs, 2012; Failing &amp; Theeuwes, 2014)","plainTextFormattedCitation":"(B. a Anderson, Laurent, &amp; Yantis, 2011; Boehler, Hopf, Stoppel, &amp; Krebs, 2012; M. F. Failing &amp; Theeuwes, 2014)"},"properties":{"noteIndex":0},"schema":"https://github.com/citation-style-language/schema/raw/master/csl-citation.json"}</w:instrText>
      </w:r>
      <w:r w:rsidR="00CE6454">
        <w:fldChar w:fldCharType="separate"/>
      </w:r>
      <w:r w:rsidR="00CE6454">
        <w:rPr>
          <w:noProof/>
        </w:rPr>
        <w:t>(</w:t>
      </w:r>
      <w:r w:rsidR="00CE6454" w:rsidRPr="00CE6454">
        <w:rPr>
          <w:noProof/>
        </w:rPr>
        <w:t>Anderson, Laurent, &amp; Yantis, 2011; Boehler, Hopf,</w:t>
      </w:r>
      <w:r w:rsidR="00CE6454">
        <w:rPr>
          <w:noProof/>
        </w:rPr>
        <w:t xml:space="preserve"> Stoppel, &amp; Krebs, 2012; </w:t>
      </w:r>
      <w:r w:rsidR="00CE6454" w:rsidRPr="00CE6454">
        <w:rPr>
          <w:noProof/>
        </w:rPr>
        <w:t>Failing &amp; Theeuwes, 2014)</w:t>
      </w:r>
      <w:r w:rsidR="00CE6454">
        <w:fldChar w:fldCharType="end"/>
      </w:r>
      <w:r w:rsidR="00CE6454">
        <w:t>. Studies focused on the neural mechanism of these effects</w:t>
      </w:r>
      <w:r w:rsidR="00C113A9">
        <w:t xml:space="preserve"> have provided some evidence for the reward-related changes in the early stages of visual </w:t>
      </w:r>
      <w:r w:rsidR="00C5145F">
        <w:t xml:space="preserve">cortical </w:t>
      </w:r>
      <w:r w:rsidR="00C113A9">
        <w:t xml:space="preserve">processing </w:t>
      </w:r>
      <w:r w:rsidR="00416E61">
        <w:fldChar w:fldCharType="begin" w:fldLock="1"/>
      </w:r>
      <w:r w:rsidR="00F7524A">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Research","id":"ITEM-3","issued":{"date-parts":[["2015","5"]]},"page":"86-94","publisher":"Elsevier","title":"Neural evidence reveals the rapid effects of reward history on selective attention","type":"article-journal","volume":"1606"},"uris":["http://www.mendeley.com/documents/?uuid=ecde4fc0-3497-4da2-9ced-1c4afcbeebf9"]},{"id":"ITEM-4","itemData":{"DOI":"10.1523/jneurosci.3205-16.2017","ISSN":"0270-6474","abstract":"Recent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Neuroscience","id":"ITEM-4","issue":"11","issued":{"date-parts":[["2017"]]},"page":"3009-3017","title":"Goal-Directed and Habit-Like Modulations of Stimulus Processing during Reinforcement Learning","type":"article-journal","volume":"37"},"uris":["http://www.mendeley.com/documents/?uuid=9ad1490b-11df-4819-9eff-7e637faca8c0"]}],"mendeley":{"formattedCitation":"(Donohue et al., 2016; Hickey, Chelazzi, &amp; Theeuwes, 2010; Luque et al., 2017; MacLean &amp; Giesbrecht, 2015)","manualFormatting":"(i.e., increase in the P1 component; Donohue et al., 2016; Hickey, Chelazzi, &amp; Theeuwes, 2010; Luque et al., 2017; MacLean &amp; Giesbrecht, 2015)","plainTextFormattedCitation":"(Donohue et al., 2016; Hickey, Chelazzi, &amp; Theeuwes, 2010; Luque et al., 2017; MacLean &amp; Giesbrecht, 2015)","previouslyFormattedCitation":"(Donohue et al., 2016; Hickey, Chelazzi, &amp; Theeuwes, 2010; Luque et al., 2017; MacLean &amp; Giesbrecht, 2015)"},"properties":{"noteIndex":0},"schema":"https://github.com/citation-style-language/schema/raw/master/csl-citation.json"}</w:instrText>
      </w:r>
      <w:r w:rsidR="00416E61">
        <w:fldChar w:fldCharType="separate"/>
      </w:r>
      <w:r w:rsidR="00416E61" w:rsidRPr="00416E61">
        <w:rPr>
          <w:noProof/>
        </w:rPr>
        <w:t>(</w:t>
      </w:r>
      <w:r w:rsidR="00416E61">
        <w:rPr>
          <w:noProof/>
        </w:rPr>
        <w:t xml:space="preserve">i.e., increase in the P1 component; </w:t>
      </w:r>
      <w:r w:rsidR="00416E61" w:rsidRPr="00416E61">
        <w:rPr>
          <w:noProof/>
        </w:rPr>
        <w:t>Donohue et al., 2016; Hickey, Chelazzi, &amp; Theeuwes, 2010; Luque et al., 2017; MacLean &amp; Giesbrecht, 2015)</w:t>
      </w:r>
      <w:r w:rsidR="00416E61">
        <w:fldChar w:fldCharType="end"/>
      </w:r>
      <w:r w:rsidR="00C113A9" w:rsidRPr="009F1C3D">
        <w:t xml:space="preserve">. </w:t>
      </w:r>
      <w:r w:rsidR="00BD3227">
        <w:t xml:space="preserve">However, </w:t>
      </w:r>
      <w:r w:rsidR="00817D41">
        <w:t>other</w:t>
      </w:r>
      <w:r w:rsidR="00BD3227">
        <w:t xml:space="preserve"> studies have failed to find evidence for such early modulations</w:t>
      </w:r>
      <w:r w:rsidR="00817D41">
        <w:t>,</w:t>
      </w:r>
      <w:r w:rsidR="00BD3227">
        <w:t xml:space="preserve"> and found changes in later stages of processing</w:t>
      </w:r>
      <w:r w:rsidR="009F1C3D">
        <w:t xml:space="preserve"> </w:t>
      </w:r>
      <w:r w:rsidR="009F1C3D">
        <w:fldChar w:fldCharType="begin" w:fldLock="1"/>
      </w:r>
      <w:r w:rsidR="009F1C3D">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Zeng, Ding, &amp; Li, 2013; Tankelevitch, Spaak, Rushworth, &amp; Stokes, 2019)","manualFormatting":"(increased N2pc component and improved decoding in later processing stages; Qi, Zeng, Ding, &amp; Li, 2013; Tankelevitch, Spaak, Rushworth, &amp; Stokes, 2019)","plainTextFormattedCitation":"(Qi, Zeng, Ding, &amp; Li, 2013; Tankelevitch, Spaak, Rushworth, &amp; Stokes, 2019)","previouslyFormattedCitation":"(Qi, Zeng, Ding, &amp; Li, 2013; Tankelevitch, Spaak, Rushworth, &amp; Stokes, 2019)"},"properties":{"noteIndex":0},"schema":"https://github.com/citation-style-language/schema/raw/master/csl-citation.json"}</w:instrText>
      </w:r>
      <w:r w:rsidR="009F1C3D">
        <w:fldChar w:fldCharType="separate"/>
      </w:r>
      <w:r w:rsidR="009F1C3D" w:rsidRPr="009F1C3D">
        <w:rPr>
          <w:noProof/>
        </w:rPr>
        <w:t>(</w:t>
      </w:r>
      <w:r w:rsidR="009F1C3D">
        <w:rPr>
          <w:noProof/>
        </w:rPr>
        <w:t xml:space="preserve">increased N2pc component and improved decoding in later processing stages; </w:t>
      </w:r>
      <w:r w:rsidR="009F1C3D" w:rsidRPr="009F1C3D">
        <w:rPr>
          <w:noProof/>
        </w:rPr>
        <w:t>Qi, Zeng, Ding, &amp; Li, 2013; Tankelevitch, Spaak, Rushworth, &amp; Stokes, 2019)</w:t>
      </w:r>
      <w:r w:rsidR="009F1C3D">
        <w:fldChar w:fldCharType="end"/>
      </w:r>
      <w:r w:rsidR="009F1C3D">
        <w:t>.</w:t>
      </w:r>
      <w:r w:rsidR="00817D41">
        <w:t xml:space="preserve"> </w:t>
      </w:r>
      <w:r w:rsidR="00EB28D8">
        <w:t xml:space="preserve">Thus it remains unclear if the reward-history effects on attention are due to changes in plasticity at the early stages of visual processing. </w:t>
      </w:r>
    </w:p>
    <w:p w14:paraId="418D8D8A" w14:textId="7D51DF7D" w:rsidR="00441BA8" w:rsidRDefault="004B2C35" w:rsidP="00441BA8">
      <w:pPr>
        <w:spacing w:line="480" w:lineRule="auto"/>
        <w:ind w:firstLine="720"/>
        <w:jc w:val="both"/>
      </w:pPr>
      <w:commentRangeStart w:id="0"/>
      <w:r>
        <w:t xml:space="preserve">Theoretical frameworks propose that </w:t>
      </w:r>
      <w:r w:rsidR="00441BA8">
        <w:t xml:space="preserve">the allocation </w:t>
      </w:r>
      <w:commentRangeEnd w:id="0"/>
      <w:r w:rsidR="00CE6454">
        <w:rPr>
          <w:rStyle w:val="CommentReference"/>
        </w:rPr>
        <w:commentReference w:id="0"/>
      </w:r>
      <w:r w:rsidR="00441BA8">
        <w:t>of attention toward</w:t>
      </w:r>
      <w:r>
        <w:t xml:space="preserve"> stimuli which are (or used to be) predictive of rewards</w:t>
      </w:r>
      <w:r w:rsidR="00441BA8">
        <w:t xml:space="preserve"> is facilitated</w:t>
      </w:r>
      <w:r>
        <w:t xml:space="preserve">, while the processing of other stimuli is suppressed </w:t>
      </w:r>
      <w:r>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fldChar w:fldCharType="separate"/>
      </w:r>
      <w:r w:rsidRPr="00524556">
        <w:rPr>
          <w:noProof/>
        </w:rPr>
        <w:t>(Anderson, 2016; Awh et al., 2012; Chelazzi et al., 2013; Failing &amp; Theeuwes, 2017)</w:t>
      </w:r>
      <w:r>
        <w:fldChar w:fldCharType="end"/>
      </w:r>
      <w:r>
        <w:t xml:space="preserve">. Further, </w:t>
      </w:r>
      <w:r w:rsidR="0040325A">
        <w:t xml:space="preserve">Roelfsema and colleagues </w:t>
      </w:r>
      <w:r>
        <w:t xml:space="preserve">proposed that this effect </w:t>
      </w:r>
      <w:r w:rsidR="0040325A">
        <w:t>relies</w:t>
      </w:r>
      <w:r>
        <w:t xml:space="preserve"> on the plasticity of the visual cortex indu</w:t>
      </w:r>
      <w:r w:rsidR="0040325A">
        <w:t>ced by the join effect of top-down attention</w:t>
      </w:r>
      <w:r w:rsidR="00441BA8">
        <w:t>al control</w:t>
      </w:r>
      <w:r w:rsidR="0040325A">
        <w:t xml:space="preserve"> and </w:t>
      </w:r>
      <w:r>
        <w:t xml:space="preserve">dopamine </w:t>
      </w:r>
      <w:r>
        <w:fldChar w:fldCharType="begin" w:fldLock="1"/>
      </w:r>
      <w:r>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2010)","plainTextFormattedCitation":"(Roelfsema, van Ooyen, &amp; Watanabe, 2010)","previouslyFormattedCitation":"(Roelfsema, van Ooyen, &amp; Watanabe, 2010)"},"properties":{"noteIndex":0},"schema":"https://github.com/citation-style-language/schema/raw/master/csl-citation.json"}</w:instrText>
      </w:r>
      <w:r>
        <w:fldChar w:fldCharType="separate"/>
      </w:r>
      <w:r w:rsidRPr="00EC1A12">
        <w:rPr>
          <w:noProof/>
        </w:rPr>
        <w:t>(Roelfsema, van Ooyen, &amp; Watanabe, 2010)</w:t>
      </w:r>
      <w:r>
        <w:fldChar w:fldCharType="end"/>
      </w:r>
      <w:r>
        <w:t>.</w:t>
      </w:r>
      <w:r w:rsidR="00ED3546">
        <w:t xml:space="preserve"> However, studies which have focused on neural processing of the stimuli related to rewards have mostly focused on them being either targets or distractors. Only one study to date has provided evidence for the enhanced representation of reward-related stimuli and suppression of the other stimuli. </w:t>
      </w:r>
      <w:commentRangeStart w:id="1"/>
      <w:r w:rsidR="00441BA8">
        <w:t xml:space="preserve">In an fMRI Hickey and Peelen </w:t>
      </w:r>
      <w:r w:rsidR="009F1C3D">
        <w:fldChar w:fldCharType="begin" w:fldLock="1"/>
      </w:r>
      <w:r w:rsidR="00F7524A">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vision","type":"article-journal","volume":"85"},"uris":["http://www.mendeley.com/documents/?uuid=8023251a-3e10-4ac6-ab72-1cd54c2c81ef"]}],"mendeley":{"formattedCitation":"(Hickey &amp; Peelen, 2015)","plainTextFormattedCitation":"(Hickey &amp; Peelen, 2015)","previouslyFormattedCitation":"(Hickey &amp; Peelen, 2015)"},"properties":{"noteIndex":0},"schema":"https://github.com/citation-style-language/schema/raw/master/csl-citation.json"}</w:instrText>
      </w:r>
      <w:r w:rsidR="009F1C3D">
        <w:fldChar w:fldCharType="separate"/>
      </w:r>
      <w:r w:rsidR="009F1C3D" w:rsidRPr="009F1C3D">
        <w:rPr>
          <w:noProof/>
        </w:rPr>
        <w:t>(Hickey &amp; Peelen, 2015)</w:t>
      </w:r>
      <w:r w:rsidR="009F1C3D">
        <w:fldChar w:fldCharType="end"/>
      </w:r>
      <w:r w:rsidR="009F1C3D">
        <w:t xml:space="preserve"> </w:t>
      </w:r>
      <w:r w:rsidR="00441BA8">
        <w:t xml:space="preserve">demonstrated that representations of objects paired with rewards </w:t>
      </w:r>
      <w:r w:rsidR="000E604B">
        <w:t>were</w:t>
      </w:r>
      <w:r w:rsidR="00441BA8">
        <w:t xml:space="preserve"> </w:t>
      </w:r>
      <w:r w:rsidR="00ED3546">
        <w:t>easier to decode from the</w:t>
      </w:r>
      <w:r w:rsidR="00441BA8">
        <w:t xml:space="preserve"> object-selective visual cortex, while the representation of </w:t>
      </w:r>
      <w:r w:rsidR="00ED3546">
        <w:t xml:space="preserve">other </w:t>
      </w:r>
      <w:r w:rsidR="00441BA8">
        <w:t>objects</w:t>
      </w:r>
      <w:r w:rsidR="00ED3546">
        <w:t xml:space="preserve"> </w:t>
      </w:r>
      <w:r w:rsidR="000E604B">
        <w:t>were</w:t>
      </w:r>
      <w:r w:rsidR="00441BA8">
        <w:t xml:space="preserve"> </w:t>
      </w:r>
      <w:r w:rsidR="00ED3546">
        <w:t>harder to decode</w:t>
      </w:r>
      <w:r w:rsidR="00441BA8">
        <w:t xml:space="preserve">.  </w:t>
      </w:r>
      <w:commentRangeEnd w:id="1"/>
      <w:r w:rsidR="00672825">
        <w:rPr>
          <w:rStyle w:val="CommentReference"/>
        </w:rPr>
        <w:commentReference w:id="1"/>
      </w:r>
    </w:p>
    <w:p w14:paraId="2CD0757E" w14:textId="5A0E7C38" w:rsidR="00B37B7D" w:rsidRDefault="00441BA8" w:rsidP="00B37B7D">
      <w:pPr>
        <w:spacing w:line="480" w:lineRule="auto"/>
        <w:ind w:firstLine="720"/>
        <w:jc w:val="both"/>
      </w:pPr>
      <w:r>
        <w:t xml:space="preserve">In this study we sought to directly test the mechanism through which rewards influence </w:t>
      </w:r>
      <w:r w:rsidR="00601F4E">
        <w:t>goal-directed attention</w:t>
      </w:r>
      <w:r w:rsidR="00ED3546">
        <w:t xml:space="preserve"> at the level of processing of both targets and distractors in the task</w:t>
      </w:r>
      <w:r>
        <w:t xml:space="preserve">. </w:t>
      </w:r>
      <w:r w:rsidR="00601F4E">
        <w:t xml:space="preserve">Participants performed a random-dot kinematogram (RDK) task in which on each trial they </w:t>
      </w:r>
      <w:r w:rsidR="003F5AC4">
        <w:t>had a goal</w:t>
      </w:r>
      <w:r w:rsidR="00601F4E">
        <w:t xml:space="preserve"> to attend to either blue or red dots and detect their </w:t>
      </w:r>
      <w:r w:rsidR="003F5AC4">
        <w:t xml:space="preserve">coherent </w:t>
      </w:r>
      <w:r w:rsidR="00601F4E">
        <w:t xml:space="preserve">movements. </w:t>
      </w:r>
      <w:r>
        <w:t xml:space="preserve">We investigated how </w:t>
      </w:r>
      <w:r w:rsidR="003F5AC4">
        <w:t xml:space="preserve">the two </w:t>
      </w:r>
      <w:r>
        <w:t>stimulus features linked to different reward schedules simultaneously compete</w:t>
      </w:r>
      <w:r w:rsidR="00B44EE3">
        <w:t>d</w:t>
      </w:r>
      <w:r>
        <w:t xml:space="preserve"> for attentional control</w:t>
      </w:r>
      <w:r w:rsidR="003F5AC4">
        <w:t xml:space="preserve"> in baseline,</w:t>
      </w:r>
      <w:r>
        <w:t xml:space="preserve"> when individuals </w:t>
      </w:r>
      <w:r w:rsidR="00B44EE3">
        <w:t>were</w:t>
      </w:r>
      <w:r>
        <w:t xml:space="preserve"> able to earn extra mo</w:t>
      </w:r>
      <w:r w:rsidR="000E604B">
        <w:t>netary rewards</w:t>
      </w:r>
      <w:r w:rsidR="00601F4E">
        <w:t xml:space="preserve"> (training phase)</w:t>
      </w:r>
      <w:r w:rsidR="003F5AC4">
        <w:t>,</w:t>
      </w:r>
      <w:r w:rsidR="000E604B">
        <w:t xml:space="preserve"> </w:t>
      </w:r>
      <w:r>
        <w:t xml:space="preserve">and when such rewards </w:t>
      </w:r>
      <w:r w:rsidR="00B37B7D">
        <w:t>were</w:t>
      </w:r>
      <w:r>
        <w:t xml:space="preserve"> </w:t>
      </w:r>
      <w:r w:rsidR="000E604B">
        <w:t>no longer available</w:t>
      </w:r>
      <w:r w:rsidR="00601F4E">
        <w:t xml:space="preserve"> (test phase)</w:t>
      </w:r>
      <w:r w:rsidR="000E604B">
        <w:t>. W</w:t>
      </w:r>
      <w:r>
        <w:t xml:space="preserve">e </w:t>
      </w:r>
      <w:r w:rsidR="00B44EE3">
        <w:t xml:space="preserve">recorded </w:t>
      </w:r>
      <w:r>
        <w:t xml:space="preserve">steady-state visual evoked potentials (SSVEPs) to track stimulus processing in </w:t>
      </w:r>
      <w:r w:rsidR="000E604B">
        <w:t>the</w:t>
      </w:r>
      <w:r>
        <w:t xml:space="preserve"> visual cortex. SSVEPs represent the oscillatory response of the visual cortex to flickering stimuli </w:t>
      </w:r>
      <w:r>
        <w:fldChar w:fldCharType="begin" w:fldLock="1"/>
      </w:r>
      <w:r>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fldChar w:fldCharType="separate"/>
      </w:r>
      <w:r w:rsidRPr="009552B1">
        <w:rPr>
          <w:noProof/>
        </w:rPr>
        <w:t>(Norcia, Appelbaum, Ales, Cottereau, &amp; Rossion, 2015)</w:t>
      </w:r>
      <w:r>
        <w:fldChar w:fldCharType="end"/>
      </w:r>
      <w:r>
        <w:t xml:space="preserve">. They provide a continuous measure of feature-based attention </w:t>
      </w:r>
      <w:r w:rsidR="00C3254E">
        <w:t>deployed</w:t>
      </w:r>
      <w:r>
        <w:t xml:space="preserve"> across multiple stimuli simultaneously, and are a reliably modulated by </w:t>
      </w:r>
      <w:r w:rsidR="003F5AC4">
        <w:t>goal-directed attention in the paradigm which we used</w:t>
      </w:r>
      <w:r>
        <w:t xml:space="preserve"> </w:t>
      </w:r>
      <w:r>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sidR="00601F4E">
        <w:rPr>
          <w:noProof/>
        </w:rPr>
        <w:t>(</w:t>
      </w:r>
      <w:r w:rsidR="000B7FFA" w:rsidRPr="000B7FFA">
        <w:rPr>
          <w:noProof/>
        </w:rPr>
        <w:t>Andersen &amp; Müller, 2010)</w:t>
      </w:r>
      <w:r>
        <w:fldChar w:fldCharType="end"/>
      </w:r>
      <w:r>
        <w:t xml:space="preserve">. </w:t>
      </w:r>
      <w:r w:rsidR="000E604B">
        <w:t xml:space="preserve">Crucially, different stimuli can be tagged with different frequencies allowing for the simultaneous measurement of the amount of attention allocated to each of the stimuli. </w:t>
      </w:r>
    </w:p>
    <w:p w14:paraId="04BBDBBB" w14:textId="5305DA5F" w:rsidR="00441BA8" w:rsidRDefault="00441BA8" w:rsidP="00FF25C8">
      <w:pPr>
        <w:spacing w:line="480" w:lineRule="auto"/>
        <w:ind w:firstLine="720"/>
        <w:jc w:val="both"/>
      </w:pPr>
      <w:r>
        <w:t>This design enabled us to investigate</w:t>
      </w:r>
      <w:r w:rsidR="004E7B0F">
        <w:t xml:space="preserve"> </w:t>
      </w:r>
      <w:r w:rsidR="00FF25C8">
        <w:t>two</w:t>
      </w:r>
      <w:r w:rsidR="004E7B0F">
        <w:t xml:space="preserve"> main questions. First, </w:t>
      </w:r>
      <w:r w:rsidR="003F5AC4">
        <w:t xml:space="preserve">on each trial participants had a goal to attend to either blue or red dots. </w:t>
      </w:r>
      <w:r w:rsidR="00C3254E">
        <w:t xml:space="preserve">This meant that </w:t>
      </w:r>
      <w:r w:rsidR="003F5AC4">
        <w:t xml:space="preserve">in the training and test phase </w:t>
      </w:r>
      <w:r w:rsidR="00C3254E">
        <w:t>the feature linked to high rewards was the target on some trials and a distractor on others.</w:t>
      </w:r>
      <w:r w:rsidR="00FF25C8">
        <w:t xml:space="preserve"> This allowed us to investigate how </w:t>
      </w:r>
      <w:r w:rsidR="003F5AC4">
        <w:t>stimuli of different values simultaneously compete for</w:t>
      </w:r>
      <w:r w:rsidR="00FF25C8">
        <w:t xml:space="preserve"> goal-directed attention. Second, in the test phase individuals </w:t>
      </w:r>
      <w:r w:rsidR="00C3254E">
        <w:t>were</w:t>
      </w:r>
      <w:r w:rsidR="00FF25C8">
        <w:t xml:space="preserve"> no longer able to earn rewards. This allowed us to test how </w:t>
      </w:r>
      <w:r w:rsidR="00B44EE3">
        <w:t>previous, but no longer relevant, stimulus value</w:t>
      </w:r>
      <w:r w:rsidR="003F5AC4">
        <w:t>s</w:t>
      </w:r>
      <w:r w:rsidR="00FF25C8">
        <w:t xml:space="preserve"> </w:t>
      </w:r>
      <w:r w:rsidR="00ED3546">
        <w:t>interact</w:t>
      </w:r>
      <w:r w:rsidR="00FF25C8">
        <w:t xml:space="preserve"> with goal-dire</w:t>
      </w:r>
      <w:r w:rsidR="000E604B">
        <w:t>cted attention. In both</w:t>
      </w:r>
      <w:r w:rsidR="00FF25C8">
        <w:t xml:space="preserve"> cases there are several mechanisms through which reward-based effects can emerge</w:t>
      </w:r>
      <w:r w:rsidR="003F5AC4">
        <w:t xml:space="preserve"> based on the existing theoretical models </w:t>
      </w:r>
      <w:r w:rsidR="003F5AC4">
        <w:fldChar w:fldCharType="begin" w:fldLock="1"/>
      </w:r>
      <w:r w:rsidR="00ED3546">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Sciences","id":"ITEM-3","issue":"2","issued":{"date-parts":[["2010"]]},"page":"64-71","title":"Perceptual learning rules based on reinforcers and attention","type":"article-journal","volume":"14"},"uris":["http://www.mendeley.com/documents/?uuid=44209895-d2c3-4380-a87e-7e20d12b9145"]}],"mendeley":{"formattedCitation":"(Chelazzi et al., 2013; M. Failing &amp; Theeuwes, 2017; Roelfsema et al., 2010)","manualFormatting":"(Chelazzi et al., 2013; Failing &amp; Theeuwes, 2017; Roelfsema et al., 2010)","plainTextFormattedCitation":"(Chelazzi et al., 2013; M. Failing &amp; Theeuwes, 2017; Roelfsema et al., 2010)","previouslyFormattedCitation":"(Chelazzi et al., 2013; M. Failing &amp; Theeuwes, 2017; Roelfsema et al., 2010)"},"properties":{"noteIndex":0},"schema":"https://github.com/citation-style-language/schema/raw/master/csl-citation.json"}</w:instrText>
      </w:r>
      <w:r w:rsidR="003F5AC4">
        <w:fldChar w:fldCharType="separate"/>
      </w:r>
      <w:r w:rsidR="00ED3546">
        <w:rPr>
          <w:noProof/>
        </w:rPr>
        <w:t xml:space="preserve">(Chelazzi et al., 2013; </w:t>
      </w:r>
      <w:r w:rsidR="003F5AC4" w:rsidRPr="003F5AC4">
        <w:rPr>
          <w:noProof/>
        </w:rPr>
        <w:t>Failing &amp; Theeuwes, 2017; Roelfsema et al., 2010)</w:t>
      </w:r>
      <w:r w:rsidR="003F5AC4">
        <w:fldChar w:fldCharType="end"/>
      </w:r>
      <w:r w:rsidR="00FF25C8">
        <w:t xml:space="preserve">. </w:t>
      </w:r>
      <w:r w:rsidR="000E604B">
        <w:t>T</w:t>
      </w:r>
      <w:r w:rsidR="00FF25C8">
        <w:t xml:space="preserve">hey </w:t>
      </w:r>
      <w:r w:rsidR="000E604B">
        <w:t xml:space="preserve">can </w:t>
      </w:r>
      <w:r w:rsidR="00FF25C8">
        <w:t>result from the</w:t>
      </w:r>
      <w:r w:rsidR="00B37B7D">
        <w:t xml:space="preserve"> improved processing of </w:t>
      </w:r>
      <w:r w:rsidR="000E604B">
        <w:t>the targets</w:t>
      </w:r>
      <w:r w:rsidR="00B37B7D">
        <w:t xml:space="preserve"> (facilitation), reduced processing of </w:t>
      </w:r>
      <w:r w:rsidR="000E604B">
        <w:t>the distractors</w:t>
      </w:r>
      <w:r w:rsidR="00B37B7D">
        <w:t xml:space="preserve"> (suppression), or both. </w:t>
      </w:r>
      <w:r w:rsidR="003F5AC4">
        <w:t xml:space="preserve">Crucially, the incentive-based enhancement of goal-directed attention can be the product of facilitated processing of the high value stimuli and/or the suppression of the processing of the low value stimuli. </w:t>
      </w:r>
    </w:p>
    <w:p w14:paraId="78FCD169" w14:textId="2973CB67"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43BBF4FC"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recording. Four additional participants were discarded due to excessive artifacts in the EEG signal (i.e., the </w:t>
      </w:r>
      <w:r w:rsidR="00E23355" w:rsidRPr="00554168">
        <w:t>percentage of rejected epochs in one or more conditions exceed</w:t>
      </w:r>
      <w:r w:rsidR="00E23355">
        <w:t>ed</w:t>
      </w:r>
      <w:r w:rsidR="00E23355" w:rsidRPr="00554168">
        <w:t xml:space="preserve"> 35%</w:t>
      </w:r>
      <w:r w:rsidR="00E23355">
        <w:t xml:space="preserve">). Thus, the final data set consisted of 40 </w:t>
      </w:r>
      <w:r w:rsidR="00E23355" w:rsidRPr="00050303">
        <w:t>participants (27 female</w:t>
      </w:r>
      <w:r w:rsidR="00E23355">
        <w:t>s, 13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extra as </w:t>
      </w:r>
      <w:r w:rsidR="00E23355">
        <w:t xml:space="preserve">performance-contingent </w:t>
      </w:r>
      <w:r w:rsidR="00321CA8">
        <w:t>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6F023124"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sidR="000B7FFA" w:rsidRPr="000B7FFA">
        <w:rPr>
          <w:noProof/>
        </w:rPr>
        <w:t>(S K Andersen &amp; Müller, 2010)</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 coherent movement as fast as possible by pressing the space </w:t>
      </w:r>
      <w:r w:rsidR="00595B7D">
        <w:lastRenderedPageBreak/>
        <w:t xml:space="preserve">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r w:rsidR="00595B7D" w:rsidRPr="00D63926">
        <w:t>ms</w:t>
      </w:r>
      <w:r w:rsidR="00352BD6">
        <w:t xml:space="preserve"> </w:t>
      </w:r>
      <w:r w:rsidR="005D4203">
        <w:t xml:space="preserve">post-RDK onset </w:t>
      </w:r>
      <w:r w:rsidR="00352BD6">
        <w:t xml:space="preserve">and no response </w:t>
      </w:r>
      <w:r w:rsidR="005D4203">
        <w:t xml:space="preserve">was recorded </w:t>
      </w:r>
      <w:r w:rsidR="00352BD6">
        <w:t>before 200 ms</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Responses that were too late or incorrect were followed by </w:t>
      </w:r>
      <w:r w:rsidR="00D204BA" w:rsidRPr="00D63926">
        <w:t xml:space="preserve">a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p>
    <w:p w14:paraId="724CB6B0" w14:textId="12E8512E" w:rsidR="002749F6" w:rsidRDefault="008D6BE0" w:rsidP="002749F6">
      <w:pPr>
        <w:spacing w:after="0" w:line="480" w:lineRule="auto"/>
        <w:ind w:firstLine="284"/>
        <w:jc w:val="both"/>
        <w:rPr>
          <w:lang w:val="da-DK"/>
        </w:rPr>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t xml:space="preserve">of 50 trials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990174">
        <w:t xml:space="preserve">During baseline, participants were simply doing the described task. In the </w:t>
      </w:r>
      <w:r w:rsidR="00C153CF">
        <w:t>training</w:t>
      </w:r>
      <w:r w:rsidR="00990174" w:rsidDel="00BA1868">
        <w:t xml:space="preserve"> </w:t>
      </w:r>
      <w:r w:rsidR="00990174">
        <w:t xml:space="preserve">phase, the task was identical but participants could earn additional monetary rewards (up to 6 €) based on their 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The mapping between color and reward probability was counterbalanced across participants.</w:t>
      </w:r>
      <w:r w:rsidR="00DF0A3A">
        <w:t xml:space="preserve"> </w:t>
      </w:r>
      <w:r w:rsidR="00FF4565">
        <w:t xml:space="preserve">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the 4 blocks of the </w:t>
      </w:r>
      <w:r w:rsidR="00C153CF">
        <w:t>training</w:t>
      </w:r>
      <w:r w:rsidR="002749F6">
        <w:t xml:space="preserve"> phase, participants got feedback on both their performance and the amount of extra money earned within the block. The third phase, </w:t>
      </w:r>
      <w:r w:rsidR="00C153CF">
        <w:t>test</w:t>
      </w:r>
      <w:r w:rsidR="002749F6">
        <w:t xml:space="preserve">, was identical to baseline (i.e., no monetary rewards assigned). The whole task lasted for </w:t>
      </w:r>
      <w:r w:rsidR="002749F6" w:rsidRPr="00FC3F13">
        <w:t>approximately 50 minutes</w:t>
      </w:r>
      <w:r w:rsidR="002749F6">
        <w:t xml:space="preserve">, plus a few minutes of break in between blocks. After completing the task, participants filled in two questionnaires aimed at assessing their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p>
    <w:p w14:paraId="51519D5E" w14:textId="61689EC9" w:rsidR="002749F6" w:rsidRDefault="005D695E" w:rsidP="002749F6">
      <w:pPr>
        <w:spacing w:line="480" w:lineRule="auto"/>
        <w:ind w:firstLine="720"/>
        <w:jc w:val="both"/>
      </w:pPr>
      <w:r>
        <w:rPr>
          <w:noProof/>
        </w:rPr>
        <w:lastRenderedPageBreak/>
        <mc:AlternateContent>
          <mc:Choice Requires="wpg">
            <w:drawing>
              <wp:anchor distT="0" distB="0" distL="114300" distR="114300" simplePos="0" relativeHeight="251679744" behindDoc="0" locked="0" layoutInCell="1" allowOverlap="1" wp14:anchorId="05A07424" wp14:editId="138F6F69">
                <wp:simplePos x="0" y="0"/>
                <wp:positionH relativeFrom="column">
                  <wp:posOffset>52705</wp:posOffset>
                </wp:positionH>
                <wp:positionV relativeFrom="paragraph">
                  <wp:posOffset>1275715</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2EEF6565" w:rsidR="00FF5E8B" w:rsidRPr="005D695E" w:rsidRDefault="00FF5E8B"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sounds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6" style="position:absolute;left:0;text-align:left;margin-left:4.15pt;margin-top:100.45pt;width:470.3pt;height:309.75pt;z-index:251679744"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11" o:title=""/>
                  <v:path arrowok="t"/>
                </v:shape>
                <v:shapetype id="_x0000_t202" coordsize="21600,21600" o:spt="202" path="m,l,21600r21600,l21600,xe">
                  <v:stroke joinstyle="miter"/>
                  <v:path gradientshapeok="t" o:connecttype="rect"/>
                </v:shapetype>
                <v:shape id="Text Box 23" o:spid="_x0000_s1028"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2EEF6565" w:rsidR="00FF5E8B" w:rsidRPr="005D695E" w:rsidRDefault="00FF5E8B"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sounds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v:textbox>
                </v:shape>
                <w10:wrap type="topAndBottom"/>
              </v:group>
            </w:pict>
          </mc:Fallback>
        </mc:AlternateContent>
      </w:r>
      <w:r w:rsidR="002749F6" w:rsidRPr="00695F22">
        <w:t>This experiment was realized using Cogent 2000 developed by the Cogent 2000 team at the FIL and the ICN and Cogent Graphics developed by John Romaya at the LON at the Wellcome Department of Imaging Neuroscience</w:t>
      </w:r>
      <w:r w:rsidR="002749F6">
        <w:t>.</w:t>
      </w:r>
      <w:r w:rsidR="00FE7621" w:rsidRPr="00FE7621">
        <w:t xml:space="preserve"> </w:t>
      </w:r>
    </w:p>
    <w:p w14:paraId="39094CBE" w14:textId="56311951" w:rsidR="005509D4" w:rsidRDefault="0052624A" w:rsidP="002749F6">
      <w:pPr>
        <w:spacing w:line="480" w:lineRule="auto"/>
        <w:ind w:firstLine="720"/>
        <w:jc w:val="both"/>
      </w:pPr>
      <w:r>
        <w:rPr>
          <w:rStyle w:val="CommentReference"/>
        </w:rPr>
        <w:commentReference w:id="2"/>
      </w:r>
    </w:p>
    <w:p w14:paraId="0E45C2E5" w14:textId="77777777" w:rsidR="005E0446" w:rsidRDefault="005E0446" w:rsidP="005E0446">
      <w:pPr>
        <w:spacing w:line="276" w:lineRule="auto"/>
        <w:rPr>
          <w:b/>
          <w:sz w:val="20"/>
          <w:lang w:val="da-DK"/>
        </w:rPr>
      </w:pPr>
    </w:p>
    <w:p w14:paraId="6718E7DA" w14:textId="77777777" w:rsidR="0052624A" w:rsidRDefault="0052624A" w:rsidP="00CA0030">
      <w:pPr>
        <w:pStyle w:val="Heading2"/>
        <w:spacing w:before="0" w:after="240"/>
      </w:pPr>
    </w:p>
    <w:p w14:paraId="08D1DCE6" w14:textId="25A5DCEB" w:rsidR="002749F6" w:rsidRDefault="002749F6" w:rsidP="00CA0030">
      <w:pPr>
        <w:pStyle w:val="Heading2"/>
        <w:spacing w:before="0" w:after="240"/>
      </w:pPr>
      <w:commentRangeStart w:id="3"/>
      <w:r>
        <w:t xml:space="preserve">Behavior </w:t>
      </w:r>
      <w:commentRangeEnd w:id="3"/>
      <w:r>
        <w:rPr>
          <w:rStyle w:val="CommentReference"/>
          <w:rFonts w:eastAsiaTheme="minorHAnsi" w:cs="Times New Roman"/>
          <w:b w:val="0"/>
        </w:rPr>
        <w:commentReference w:id="3"/>
      </w:r>
    </w:p>
    <w:p w14:paraId="0DFF79D4" w14:textId="1D01E22C" w:rsidR="00F02AB1" w:rsidRDefault="00F02AB1" w:rsidP="00F02AB1"/>
    <w:p w14:paraId="6C4E84ED" w14:textId="28AA2BBD" w:rsidR="00F02AB1" w:rsidRDefault="00F02AB1" w:rsidP="00F02AB1">
      <w:r w:rsidRPr="00F02AB1">
        <w:rPr>
          <w:highlight w:val="yellow"/>
        </w:rPr>
        <w:t>XXXXXXXXXXXXXXXXXXXXX</w:t>
      </w:r>
    </w:p>
    <w:p w14:paraId="3594AC76" w14:textId="77777777" w:rsidR="00F02AB1" w:rsidRPr="00F02AB1" w:rsidRDefault="00F02AB1" w:rsidP="00F02AB1"/>
    <w:p w14:paraId="1B0C36CA" w14:textId="42426963" w:rsidR="00BA0ADE" w:rsidRDefault="00BA0ADE" w:rsidP="00CA0030">
      <w:pPr>
        <w:pStyle w:val="Heading2"/>
        <w:spacing w:before="0" w:after="240"/>
      </w:pPr>
      <w:commentRangeStart w:id="4"/>
      <w:r>
        <w:lastRenderedPageBreak/>
        <w:t>EEG recording and pre</w:t>
      </w:r>
      <w:r w:rsidR="00703DB2">
        <w:t>-</w:t>
      </w:r>
      <w:r>
        <w:t>processing</w:t>
      </w:r>
      <w:commentRangeEnd w:id="4"/>
      <w:r w:rsidR="00A44140">
        <w:rPr>
          <w:rStyle w:val="CommentReference"/>
          <w:rFonts w:eastAsiaTheme="minorHAnsi" w:cs="Times New Roman"/>
          <w:b w:val="0"/>
        </w:rPr>
        <w:commentReference w:id="4"/>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ActiveTwo amplifier (BioSemi, Inc., The Netherlands) at a sampling rate of 512 Hz.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commentRangeStart w:id="5"/>
      <w:r w:rsidR="007A5260">
        <w:t xml:space="preserve">Additional external electrodes were applied to the left and right mastoids, </w:t>
      </w:r>
      <w:commentRangeEnd w:id="5"/>
      <w:r w:rsidR="00314813">
        <w:rPr>
          <w:rStyle w:val="CommentReference"/>
        </w:rPr>
        <w:commentReference w:id="5"/>
      </w:r>
      <w:r w:rsidR="007A5260">
        <w:t xml:space="preserve">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03AFD62B"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epoched between 0 and </w:t>
      </w:r>
      <w:r w:rsidR="00E34F80">
        <w:rPr>
          <w:szCs w:val="24"/>
        </w:rPr>
        <w:t>3,250</w:t>
      </w:r>
      <w:r w:rsidRPr="002006AF">
        <w:rPr>
          <w:szCs w:val="24"/>
        </w:rPr>
        <w:t xml:space="preserve"> ms, corresponding to the beginning and end of the </w:t>
      </w:r>
      <w:r w:rsidR="00E34F80">
        <w:rPr>
          <w:szCs w:val="24"/>
        </w:rPr>
        <w:t>RDK trial</w:t>
      </w:r>
      <w:r w:rsidRPr="002006AF">
        <w:rPr>
          <w:szCs w:val="24"/>
        </w:rPr>
        <w:t xml:space="preserve">, respectively. After referencing to </w:t>
      </w:r>
      <w:r w:rsidRPr="00CA0030">
        <w:rPr>
          <w:i/>
          <w:szCs w:val="24"/>
        </w:rPr>
        <w:t>Cz</w:t>
      </w:r>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(i</w:t>
      </w:r>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A16807">
        <w:rPr>
          <w:szCs w:val="24"/>
        </w:rPr>
        <w:t xml:space="preserve">containing residual </w:t>
      </w:r>
      <w:r w:rsidR="0091756E">
        <w:rPr>
          <w:szCs w:val="24"/>
        </w:rPr>
        <w:t>artifacts</w:t>
      </w:r>
      <w:r w:rsidR="00054E36">
        <w:rPr>
          <w:szCs w:val="24"/>
        </w:rPr>
        <w:t>.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average number of interpolated channels was </w:t>
      </w:r>
      <w:r w:rsidR="00EB170F">
        <w:rPr>
          <w:szCs w:val="24"/>
        </w:rPr>
        <w:t>4.08</w:t>
      </w:r>
      <w:r w:rsidRPr="002006AF">
        <w:rPr>
          <w:szCs w:val="24"/>
        </w:rPr>
        <w:t xml:space="preserve"> </w:t>
      </w:r>
      <w:r w:rsidRPr="002006AF">
        <w:rPr>
          <w:szCs w:val="24"/>
        </w:rPr>
        <w:lastRenderedPageBreak/>
        <w:t>(</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w:t>
      </w:r>
      <w:commentRangeStart w:id="6"/>
      <w:r w:rsidR="003319D7">
        <w:rPr>
          <w:szCs w:val="24"/>
        </w:rPr>
        <w:t xml:space="preserve">After re-referencing </w:t>
      </w:r>
      <w:r w:rsidR="003319D7" w:rsidRPr="003319D7">
        <w:rPr>
          <w:szCs w:val="24"/>
        </w:rPr>
        <w:t xml:space="preserve">to </w:t>
      </w:r>
      <w:r w:rsidR="000B39A4">
        <w:t xml:space="preserve">averaged </w:t>
      </w:r>
      <w:r w:rsidR="000B39A4">
        <w:rPr>
          <w:rStyle w:val="highlight"/>
        </w:rPr>
        <w:t>mast</w:t>
      </w:r>
      <w:r w:rsidR="000B39A4">
        <w:t>oids</w:t>
      </w:r>
      <w:commentRangeEnd w:id="6"/>
      <w:r w:rsidR="00314813">
        <w:rPr>
          <w:rStyle w:val="CommentReference"/>
        </w:rPr>
        <w:commentReference w:id="6"/>
      </w:r>
      <w:r w:rsidRPr="002006AF">
        <w:rPr>
          <w:szCs w:val="24"/>
        </w:rPr>
        <w:t xml:space="preserve">, </w:t>
      </w:r>
      <w:r w:rsidR="00A91667">
        <w:rPr>
          <w:szCs w:val="24"/>
        </w:rPr>
        <w:t>trials in each condition were averaged separately for each participant</w:t>
      </w:r>
      <w:r w:rsidR="0017433F">
        <w:rPr>
          <w:szCs w:val="24"/>
        </w:rPr>
        <w:t>, resulting in the following grand-averages: (i)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78F426C9" w:rsidR="00F6194D" w:rsidRPr="00D92BFE"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isocontour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commentRangeStart w:id="7"/>
      <w:r>
        <w:rPr>
          <w:rFonts w:eastAsia="Times New Roman"/>
          <w:szCs w:val="24"/>
        </w:rPr>
        <w:t xml:space="preserve">The amplitudes were normalized for each </w:t>
      </w:r>
      <w:r w:rsidR="004C379C">
        <w:rPr>
          <w:rFonts w:eastAsia="Times New Roman"/>
          <w:szCs w:val="24"/>
        </w:rPr>
        <w:t>participant</w:t>
      </w:r>
      <w:r>
        <w:rPr>
          <w:rFonts w:eastAsia="Times New Roman"/>
          <w:szCs w:val="24"/>
        </w:rPr>
        <w:t xml:space="preserve"> and frequency separately by dividing amplitudes by the average amplitude across all six conditions. </w:t>
      </w:r>
      <w:commentRangeEnd w:id="7"/>
      <w:r w:rsidR="004C379C">
        <w:rPr>
          <w:rStyle w:val="CommentReference"/>
        </w:rPr>
        <w:commentReference w:id="7"/>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10D01D99" w14:textId="4A93E230" w:rsidR="004F6F4C" w:rsidRDefault="004F6F4C" w:rsidP="00F36223">
      <w:pPr>
        <w:pStyle w:val="Heading2"/>
        <w:spacing w:before="0" w:after="240"/>
      </w:pPr>
      <w:r>
        <w:t>Statistical analyses</w:t>
      </w:r>
    </w:p>
    <w:p w14:paraId="2FA87989" w14:textId="23AC5EDB"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complexity to predict hit rates, reaction times</w:t>
      </w:r>
      <w:r w:rsidR="0041367D">
        <w:t xml:space="preserve"> for correct responses</w:t>
      </w:r>
      <w:r w:rsidR="00A55975">
        <w:t xml:space="preserve">,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w:t>
      </w:r>
      <w:r w:rsidR="00720800" w:rsidRPr="008C39A8">
        <w:lastRenderedPageBreak/>
        <w:t>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xml:space="preserve">. </w:t>
      </w:r>
      <w:r w:rsidR="00E1746F">
        <w:t>In brief,</w:t>
      </w:r>
      <w:r w:rsidR="00DE2D24">
        <w:t xml:space="preserve"> estimates that strongly deviate from the mean (e.g., a participant performing the task much worse than the average of the </w:t>
      </w:r>
      <w:r w:rsidR="00E1746F">
        <w:t xml:space="preserve">total </w:t>
      </w:r>
      <w:r w:rsidR="00DE2D24">
        <w:t xml:space="preserve">sample) will be </w:t>
      </w:r>
      <w:r w:rsidR="00E1746F">
        <w:t>pulled</w:t>
      </w:r>
      <w:r w:rsidR="00DE2D24">
        <w:t xml:space="preserve">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w:t>
      </w:r>
      <w:r w:rsidR="00E1746F">
        <w:t xml:space="preserve">the </w:t>
      </w:r>
      <w:r w:rsidR="00DE2D24">
        <w:t>results.</w:t>
      </w:r>
    </w:p>
    <w:p w14:paraId="3B96C488" w14:textId="118C56D8"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w:t>
      </w:r>
      <w:r w:rsidR="00462C5A">
        <w:t>ere</w:t>
      </w:r>
      <w:r w:rsidR="00750379">
        <w:t xml:space="preserve">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xml:space="preserve">) and Gaussian likelihood. Four MCMC simulations (“chains”) with </w:t>
      </w:r>
      <w:commentRangeStart w:id="8"/>
      <w:r w:rsidR="00750379">
        <w:t>10</w:t>
      </w:r>
      <w:r w:rsidR="00462C5A">
        <w:t>,</w:t>
      </w:r>
      <w:r w:rsidR="00750379">
        <w:t>000 iterations (2</w:t>
      </w:r>
      <w:r w:rsidR="00462C5A">
        <w:t>,</w:t>
      </w:r>
      <w:r w:rsidR="00750379">
        <w:t>000 warmup</w:t>
      </w:r>
      <w:commentRangeEnd w:id="8"/>
      <w:r w:rsidR="001123A6">
        <w:rPr>
          <w:rStyle w:val="CommentReference"/>
        </w:rPr>
        <w:commentReference w:id="8"/>
      </w:r>
      <w:r w:rsidR="00750379">
        <w:t>)</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lastRenderedPageBreak/>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commentRangeStart w:id="9"/>
      <w:r>
        <w:t>Behavioral results</w:t>
      </w:r>
      <w:commentRangeEnd w:id="9"/>
      <w:r w:rsidR="00917742">
        <w:rPr>
          <w:rStyle w:val="CommentReference"/>
          <w:rFonts w:eastAsiaTheme="minorHAnsi" w:cs="Times New Roman"/>
          <w:b w:val="0"/>
        </w:rPr>
        <w:commentReference w:id="9"/>
      </w:r>
    </w:p>
    <w:p w14:paraId="524FBDC5" w14:textId="28CF44E9" w:rsidR="00FE2900" w:rsidRDefault="00FF793F" w:rsidP="00F35FBF">
      <w:pPr>
        <w:spacing w:line="480" w:lineRule="auto"/>
        <w:ind w:firstLine="284"/>
        <w:jc w:val="both"/>
      </w:pPr>
      <w:r>
        <w:t xml:space="preserve">We fitted </w:t>
      </w:r>
      <w:r w:rsidR="00563137">
        <w:t>three</w:t>
      </w:r>
      <w:r>
        <w:t xml:space="preserve"> models to predict both hit rates</w:t>
      </w:r>
      <w:r w:rsidR="003460DC">
        <w:t xml:space="preserve"> (proportion of hits)</w:t>
      </w:r>
      <w:r>
        <w:t xml:space="preserve"> and reaction times</w:t>
      </w:r>
      <w:r w:rsidR="003460DC">
        <w:t xml:space="preserve"> (</w:t>
      </w:r>
      <w:r w:rsidR="00BC7D05">
        <w:t xml:space="preserve">in </w:t>
      </w:r>
      <w:r w:rsidR="003460DC">
        <w:t>milliseconds)</w:t>
      </w:r>
      <w:r>
        <w:t xml:space="preserve"> separately</w:t>
      </w:r>
      <w:r w:rsidR="00E66917">
        <w:t xml:space="preserve"> (</w:t>
      </w:r>
      <w:r w:rsidR="00E66917" w:rsidRPr="00B57645">
        <w:rPr>
          <w:i/>
        </w:rPr>
        <w:t>Figure 2</w:t>
      </w:r>
      <w:r w:rsidR="00E66917">
        <w:t xml:space="preserve"> and </w:t>
      </w:r>
      <w:r w:rsidR="00E66917" w:rsidRPr="00B57645">
        <w:rPr>
          <w:i/>
        </w:rPr>
        <w:t>Table 1</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411041">
        <w:t>one</w:t>
      </w:r>
      <w:r w:rsidR="004D3AB3">
        <w:t xml:space="preserve"> </w:t>
      </w:r>
      <w:r w:rsidR="00700D33">
        <w:t>constant</w:t>
      </w:r>
      <w:r w:rsidR="00AA56D6">
        <w:t xml:space="preserve"> and </w:t>
      </w:r>
      <w:r w:rsidR="00411041">
        <w:t xml:space="preserve">multiple </w:t>
      </w:r>
      <w:r w:rsidR="00AA56D6">
        <w:t xml:space="preserve">varying intercepts across </w:t>
      </w:r>
      <w:r w:rsidR="00411041">
        <w:t>participants</w:t>
      </w:r>
      <w:r w:rsidR="00AA56D6">
        <w:t xml:space="preserve">. This model was fitted in order to </w:t>
      </w:r>
      <w:r w:rsidR="00411041">
        <w:t>explore</w:t>
      </w:r>
      <w:r w:rsidR="00AA56D6">
        <w:t xml:space="preserv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w:t>
      </w:r>
      <w:r w:rsidR="00411041">
        <w:t>participants</w:t>
      </w:r>
      <w:r w:rsidR="00AA56D6">
        <w:t xml:space="preserve">. </w:t>
      </w:r>
      <w:r w:rsidR="006F62F4">
        <w:t>To</w:t>
      </w:r>
      <w:r w:rsidR="00AF1D01">
        <w:t xml:space="preserve"> investigate the effect of </w:t>
      </w:r>
      <w:r w:rsidR="006F62F4">
        <w:t xml:space="preserve">reward </w:t>
      </w:r>
      <w:r w:rsidR="00AF1D01">
        <w:t>phase</w:t>
      </w:r>
      <w:r w:rsidR="006F62F4">
        <w:t xml:space="preserve"> (baseline, </w:t>
      </w:r>
      <w:r w:rsidR="00C153CF">
        <w:t>training</w:t>
      </w:r>
      <w:r w:rsidR="006F62F4">
        <w:t xml:space="preserve">, </w:t>
      </w:r>
      <w:r w:rsidR="00C153CF">
        <w:t>test</w:t>
      </w:r>
      <w:r w:rsidR="006F62F4">
        <w:t>),</w:t>
      </w:r>
      <w:r w:rsidR="00AF1D01">
        <w:t xml:space="preserve"> we fitted</w:t>
      </w:r>
      <w:r w:rsidR="004D7EBB">
        <w:t xml:space="preserve"> the</w:t>
      </w:r>
      <w:r w:rsidR="00AF1D01">
        <w:t xml:space="preserve"> </w:t>
      </w:r>
      <w:r w:rsidR="004D7EBB" w:rsidRPr="004D7EBB">
        <w:rPr>
          <w:i/>
        </w:rPr>
        <w:t xml:space="preserve">Reward phase </w:t>
      </w:r>
      <w:r w:rsidR="00AF1D01" w:rsidRPr="004D7EBB">
        <w:rPr>
          <w:i/>
        </w:rPr>
        <w:t>model</w:t>
      </w:r>
      <w:r w:rsidR="00AF1D01">
        <w:t xml:space="preserve"> that included only reward phase as the constant predictor and varying intercepts and slopes across </w:t>
      </w:r>
      <w:r w:rsidR="00411041">
        <w:t>participants</w:t>
      </w:r>
      <w:r w:rsidR="00AF1D01">
        <w:t xml:space="preserve"> for this effect. To investigate the possible interaction between reward phase a</w:t>
      </w:r>
      <w:r w:rsidR="004D7EBB">
        <w:t xml:space="preserve">nd reward </w:t>
      </w:r>
      <w:r w:rsidR="00884EE2">
        <w:t>probability</w:t>
      </w:r>
      <w:r w:rsidR="004D7EBB">
        <w:t xml:space="preserve">, we fitted the </w:t>
      </w:r>
      <w:r w:rsidR="004D7EBB" w:rsidRPr="004D7EBB">
        <w:rPr>
          <w:i/>
        </w:rPr>
        <w:t>Interaction</w:t>
      </w:r>
      <w:r w:rsidR="00AF1D01" w:rsidRPr="004D7EBB">
        <w:rPr>
          <w:i/>
        </w:rPr>
        <w:t xml:space="preserve"> model</w:t>
      </w:r>
      <w:r w:rsidR="00AF1D01">
        <w:t xml:space="preserve"> </w:t>
      </w:r>
      <w:r w:rsidR="006F62F4">
        <w:t xml:space="preserve">including </w:t>
      </w:r>
      <w:r w:rsidR="00AF1D01">
        <w:t>these two effects and their interaction as constant effects. The intercepts and slopes of main effects and their interaction were allow</w:t>
      </w:r>
      <w:r w:rsidR="00FE2900">
        <w:t xml:space="preserve">ed to vary across participants. </w:t>
      </w:r>
      <w:r w:rsidR="006F62F4">
        <w:t>Please</w:t>
      </w:r>
      <w:r w:rsidR="00563137">
        <w:t xml:space="preserve"> note that </w:t>
      </w:r>
      <w:r w:rsidR="0066169F">
        <w:t xml:space="preserve">there are two additional models that, although possible to 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w:t>
      </w:r>
      <w:r w:rsidR="00C153CF">
        <w:t>training</w:t>
      </w:r>
      <w:r w:rsidR="00FE2900">
        <w:t xml:space="preserve"> phase, thus interacting with the effect of reward phase. The same logic applies to the model with additive effects of reward phase and </w:t>
      </w:r>
      <w:r w:rsidR="00884EE2">
        <w:t>probability</w:t>
      </w:r>
      <w:r w:rsidR="008D6F6F">
        <w:t xml:space="preserve"> (i.e., these effects cannot act independently in our experimental design)</w:t>
      </w:r>
      <w:r w:rsidR="00FE2900">
        <w:t>.</w:t>
      </w:r>
    </w:p>
    <w:p w14:paraId="1F63DEB1" w14:textId="77777777" w:rsidR="00C11E13" w:rsidRDefault="00C11E13" w:rsidP="00F35FBF">
      <w:pPr>
        <w:spacing w:line="480" w:lineRule="auto"/>
        <w:ind w:firstLine="284"/>
        <w:jc w:val="both"/>
      </w:pPr>
    </w:p>
    <w:p w14:paraId="12513D98" w14:textId="5426A805" w:rsidR="00FF1479" w:rsidRDefault="00FF1479" w:rsidP="007709FE">
      <w:pPr>
        <w:ind w:firstLine="720"/>
      </w:pPr>
    </w:p>
    <w:tbl>
      <w:tblPr>
        <w:tblStyle w:val="APA6"/>
        <w:tblpPr w:leftFromText="181" w:rightFromText="181" w:vertAnchor="text" w:tblpXSpec="center" w:tblpY="1"/>
        <w:tblOverlap w:val="never"/>
        <w:tblW w:w="9378" w:type="dxa"/>
        <w:tblLook w:val="04A0" w:firstRow="1" w:lastRow="0" w:firstColumn="1" w:lastColumn="0" w:noHBand="0" w:noVBand="1"/>
      </w:tblPr>
      <w:tblGrid>
        <w:gridCol w:w="1973"/>
        <w:gridCol w:w="2103"/>
        <w:gridCol w:w="2563"/>
        <w:gridCol w:w="2739"/>
      </w:tblGrid>
      <w:tr w:rsidR="00FF1479" w14:paraId="0D71388E" w14:textId="77777777" w:rsidTr="00C11E13">
        <w:trPr>
          <w:trHeight w:val="588"/>
        </w:trPr>
        <w:tc>
          <w:tcPr>
            <w:tcW w:w="9378" w:type="dxa"/>
            <w:gridSpan w:val="4"/>
            <w:tcBorders>
              <w:bottom w:val="single" w:sz="4" w:space="0" w:color="auto"/>
            </w:tcBorders>
          </w:tcPr>
          <w:p w14:paraId="4E4589FE" w14:textId="32278603" w:rsidR="00FF1479" w:rsidRDefault="001D374C" w:rsidP="00C11E13">
            <w:pPr>
              <w:spacing w:line="360" w:lineRule="auto"/>
            </w:pPr>
            <w:commentRangeStart w:id="10"/>
            <w:r>
              <w:lastRenderedPageBreak/>
              <w:t>Table 1</w:t>
            </w:r>
            <w:commentRangeEnd w:id="10"/>
            <w:r w:rsidR="00917742">
              <w:rPr>
                <w:rStyle w:val="CommentReference"/>
              </w:rPr>
              <w:commentReference w:id="10"/>
            </w:r>
          </w:p>
          <w:p w14:paraId="5CCBB1CF" w14:textId="4021BE69" w:rsidR="00FF1479" w:rsidRDefault="00FF1479" w:rsidP="00C11E13">
            <w:pPr>
              <w:spacing w:line="360" w:lineRule="auto"/>
              <w:rPr>
                <w:i/>
              </w:rPr>
            </w:pPr>
            <w:r>
              <w:rPr>
                <w:i/>
              </w:rPr>
              <w:t xml:space="preserve">Means and 95% HDIs </w:t>
            </w:r>
            <w:r w:rsidR="006F62F4">
              <w:rPr>
                <w:i/>
              </w:rPr>
              <w:t xml:space="preserve">(in square brackets) </w:t>
            </w:r>
            <w:r>
              <w:rPr>
                <w:i/>
              </w:rPr>
              <w:t>of hit rates</w:t>
            </w:r>
            <w:r w:rsidR="001D374C">
              <w:rPr>
                <w:i/>
              </w:rPr>
              <w:t xml:space="preserve"> and reaction times</w:t>
            </w:r>
            <w:r w:rsidR="007063D5">
              <w:rPr>
                <w:i/>
              </w:rPr>
              <w:t>.</w:t>
            </w:r>
          </w:p>
        </w:tc>
      </w:tr>
      <w:tr w:rsidR="00FF1479" w14:paraId="1EFD9796" w14:textId="77777777" w:rsidTr="00C11E13">
        <w:trPr>
          <w:trHeight w:val="588"/>
        </w:trPr>
        <w:tc>
          <w:tcPr>
            <w:tcW w:w="1973" w:type="dxa"/>
            <w:tcBorders>
              <w:top w:val="single" w:sz="4" w:space="0" w:color="auto"/>
            </w:tcBorders>
            <w:vAlign w:val="center"/>
          </w:tcPr>
          <w:p w14:paraId="4B9357B5" w14:textId="77777777" w:rsidR="00FF1479" w:rsidRDefault="00FF1479" w:rsidP="00C11E13">
            <w:r>
              <w:t>Reward phase</w:t>
            </w:r>
          </w:p>
        </w:tc>
        <w:tc>
          <w:tcPr>
            <w:tcW w:w="2103" w:type="dxa"/>
            <w:tcBorders>
              <w:top w:val="single" w:sz="4" w:space="0" w:color="auto"/>
            </w:tcBorders>
            <w:vAlign w:val="center"/>
          </w:tcPr>
          <w:p w14:paraId="6E989677" w14:textId="21646892" w:rsidR="00FF1479" w:rsidRDefault="00FF1479" w:rsidP="00C11E13">
            <w:r>
              <w:t xml:space="preserve">Reward </w:t>
            </w:r>
            <w:r w:rsidR="00884EE2">
              <w:t>probability</w:t>
            </w:r>
          </w:p>
        </w:tc>
        <w:tc>
          <w:tcPr>
            <w:tcW w:w="2563" w:type="dxa"/>
            <w:tcBorders>
              <w:top w:val="single" w:sz="4" w:space="0" w:color="auto"/>
            </w:tcBorders>
            <w:vAlign w:val="center"/>
          </w:tcPr>
          <w:p w14:paraId="6ED139A8" w14:textId="77777777" w:rsidR="00FF1479" w:rsidRPr="007F6AA7" w:rsidRDefault="00FF1479" w:rsidP="00C11E13">
            <w:r>
              <w:t>Hit rates (proportion)</w:t>
            </w:r>
          </w:p>
        </w:tc>
        <w:tc>
          <w:tcPr>
            <w:tcW w:w="2737" w:type="dxa"/>
            <w:tcBorders>
              <w:top w:val="single" w:sz="4" w:space="0" w:color="auto"/>
            </w:tcBorders>
            <w:vAlign w:val="center"/>
          </w:tcPr>
          <w:p w14:paraId="6B9DC78F" w14:textId="77777777" w:rsidR="00FF1479" w:rsidRPr="00297068" w:rsidRDefault="00FF1479" w:rsidP="00C11E13">
            <w:r>
              <w:t>Reaction times (milliseconds)</w:t>
            </w:r>
          </w:p>
        </w:tc>
      </w:tr>
      <w:tr w:rsidR="00FF1479" w14:paraId="78D93BB0" w14:textId="77777777" w:rsidTr="00C11E13">
        <w:trPr>
          <w:trHeight w:val="387"/>
        </w:trPr>
        <w:tc>
          <w:tcPr>
            <w:tcW w:w="1973" w:type="dxa"/>
            <w:vAlign w:val="center"/>
          </w:tcPr>
          <w:p w14:paraId="01AD18DB" w14:textId="77777777" w:rsidR="00FF1479" w:rsidRDefault="00FF1479" w:rsidP="00C11E13">
            <w:r>
              <w:t>Baseline</w:t>
            </w:r>
          </w:p>
        </w:tc>
        <w:tc>
          <w:tcPr>
            <w:tcW w:w="2103" w:type="dxa"/>
            <w:vAlign w:val="center"/>
          </w:tcPr>
          <w:p w14:paraId="689F4859" w14:textId="63D51402" w:rsidR="00FF1479" w:rsidRPr="008E021D" w:rsidRDefault="00FF1479" w:rsidP="00C11E13">
            <w:r>
              <w:t>High</w:t>
            </w:r>
          </w:p>
        </w:tc>
        <w:tc>
          <w:tcPr>
            <w:tcW w:w="2563" w:type="dxa"/>
            <w:vAlign w:val="center"/>
          </w:tcPr>
          <w:p w14:paraId="41A7606A" w14:textId="04D29640" w:rsidR="00FF1479" w:rsidRPr="00FF1479" w:rsidRDefault="00FF1479" w:rsidP="00C11E13">
            <w:r w:rsidRPr="00FF1479">
              <w:rPr>
                <w:color w:val="000000"/>
              </w:rPr>
              <w:t>0.6</w:t>
            </w:r>
            <w:r>
              <w:rPr>
                <w:color w:val="000000"/>
              </w:rPr>
              <w:t>0 [</w:t>
            </w:r>
            <w:r w:rsidRPr="00FF1479">
              <w:rPr>
                <w:color w:val="000000"/>
              </w:rPr>
              <w:t>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4D2AAA6F" w14:textId="174900FB" w:rsidR="00FF1479" w:rsidRDefault="00FF1479" w:rsidP="00C11E13">
            <w:r>
              <w:rPr>
                <w:color w:val="000000"/>
              </w:rPr>
              <w:t>547.18 [</w:t>
            </w:r>
            <w:r w:rsidRPr="00FF1479">
              <w:rPr>
                <w:color w:val="000000"/>
              </w:rPr>
              <w:t>460.9</w:t>
            </w:r>
            <w:r w:rsidR="00703CFE">
              <w:rPr>
                <w:color w:val="000000"/>
              </w:rPr>
              <w:t>0</w:t>
            </w:r>
            <w:r>
              <w:rPr>
                <w:color w:val="000000"/>
              </w:rPr>
              <w:t>,</w:t>
            </w:r>
            <w:r w:rsidRPr="00FF1479">
              <w:rPr>
                <w:color w:val="000000"/>
              </w:rPr>
              <w:t xml:space="preserve"> 612.74]</w:t>
            </w:r>
          </w:p>
        </w:tc>
      </w:tr>
      <w:tr w:rsidR="00FF1479" w14:paraId="60CB0A2D" w14:textId="77777777" w:rsidTr="00C11E13">
        <w:trPr>
          <w:trHeight w:val="387"/>
        </w:trPr>
        <w:tc>
          <w:tcPr>
            <w:tcW w:w="1973" w:type="dxa"/>
            <w:vAlign w:val="center"/>
          </w:tcPr>
          <w:p w14:paraId="40D3C733" w14:textId="77777777" w:rsidR="00FF1479" w:rsidRDefault="00FF1479" w:rsidP="00C11E13">
            <w:r>
              <w:t>Baseline</w:t>
            </w:r>
          </w:p>
        </w:tc>
        <w:tc>
          <w:tcPr>
            <w:tcW w:w="2103" w:type="dxa"/>
            <w:vAlign w:val="center"/>
          </w:tcPr>
          <w:p w14:paraId="178DB789" w14:textId="1E8533C2" w:rsidR="00FF1479" w:rsidRPr="008E021D" w:rsidRDefault="00FF1479" w:rsidP="00C11E13">
            <w:r>
              <w:t>Low</w:t>
            </w:r>
          </w:p>
        </w:tc>
        <w:tc>
          <w:tcPr>
            <w:tcW w:w="2563" w:type="dxa"/>
            <w:vAlign w:val="center"/>
          </w:tcPr>
          <w:p w14:paraId="32C6CB9A" w14:textId="64474135" w:rsidR="00FF1479" w:rsidRPr="00FF1479" w:rsidRDefault="00FF1479" w:rsidP="00C11E13">
            <w:r w:rsidRPr="00FF1479">
              <w:rPr>
                <w:color w:val="000000"/>
              </w:rPr>
              <w:t>0.59 [0.32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0F7D9BB4" w14:textId="5B1C106B" w:rsidR="00FF1479" w:rsidRDefault="00FF1479" w:rsidP="00C11E13">
            <w:r w:rsidRPr="00FF1479">
              <w:rPr>
                <w:color w:val="000000"/>
              </w:rPr>
              <w:t>552.93 [470.68</w:t>
            </w:r>
            <w:r>
              <w:rPr>
                <w:color w:val="000000"/>
              </w:rPr>
              <w:t>,</w:t>
            </w:r>
            <w:r w:rsidRPr="00FF1479">
              <w:rPr>
                <w:color w:val="000000"/>
              </w:rPr>
              <w:t xml:space="preserve"> 631.36]</w:t>
            </w:r>
          </w:p>
        </w:tc>
      </w:tr>
      <w:tr w:rsidR="00FF1479" w14:paraId="1D6E14A9" w14:textId="77777777" w:rsidTr="00C11E13">
        <w:trPr>
          <w:trHeight w:val="387"/>
        </w:trPr>
        <w:tc>
          <w:tcPr>
            <w:tcW w:w="1973" w:type="dxa"/>
            <w:vAlign w:val="center"/>
          </w:tcPr>
          <w:p w14:paraId="68524C9E" w14:textId="56D58E29" w:rsidR="00FF1479" w:rsidRDefault="00C153CF" w:rsidP="00C11E13">
            <w:r>
              <w:t>Training</w:t>
            </w:r>
          </w:p>
        </w:tc>
        <w:tc>
          <w:tcPr>
            <w:tcW w:w="2103" w:type="dxa"/>
            <w:vAlign w:val="center"/>
          </w:tcPr>
          <w:p w14:paraId="3852354C" w14:textId="593D4E9A" w:rsidR="00FF1479" w:rsidRPr="008E021D" w:rsidRDefault="00FF1479" w:rsidP="00C11E13">
            <w:r>
              <w:t>High</w:t>
            </w:r>
          </w:p>
        </w:tc>
        <w:tc>
          <w:tcPr>
            <w:tcW w:w="2563" w:type="dxa"/>
            <w:vAlign w:val="center"/>
          </w:tcPr>
          <w:p w14:paraId="44D36DAA" w14:textId="0694C743" w:rsidR="00FF1479" w:rsidRPr="00FF1479" w:rsidRDefault="00FF1479" w:rsidP="00C11E13">
            <w:r w:rsidRPr="00FF1479">
              <w:rPr>
                <w:color w:val="000000"/>
              </w:rPr>
              <w:t>0.62 [0.37</w:t>
            </w:r>
            <w:r>
              <w:rPr>
                <w:color w:val="000000"/>
              </w:rPr>
              <w:t>,</w:t>
            </w:r>
            <w:r w:rsidRPr="00FF1479">
              <w:rPr>
                <w:color w:val="000000"/>
              </w:rPr>
              <w:t xml:space="preserve"> 0.8</w:t>
            </w:r>
            <w:r>
              <w:rPr>
                <w:color w:val="000000"/>
              </w:rPr>
              <w:t>0</w:t>
            </w:r>
            <w:r w:rsidRPr="00FF1479">
              <w:rPr>
                <w:color w:val="000000"/>
              </w:rPr>
              <w:t>]</w:t>
            </w:r>
          </w:p>
        </w:tc>
        <w:tc>
          <w:tcPr>
            <w:tcW w:w="2737" w:type="dxa"/>
            <w:vAlign w:val="center"/>
          </w:tcPr>
          <w:p w14:paraId="7E22F06A" w14:textId="5EAEC238" w:rsidR="00FF1479" w:rsidRDefault="00FF1479" w:rsidP="00C11E13">
            <w:r w:rsidRPr="00FF1479">
              <w:rPr>
                <w:color w:val="000000"/>
              </w:rPr>
              <w:t>526</w:t>
            </w:r>
            <w:r>
              <w:rPr>
                <w:color w:val="000000"/>
              </w:rPr>
              <w:t>.00</w:t>
            </w:r>
            <w:r w:rsidRPr="00FF1479">
              <w:rPr>
                <w:color w:val="000000"/>
              </w:rPr>
              <w:t xml:space="preserve"> [457.23</w:t>
            </w:r>
            <w:r>
              <w:rPr>
                <w:color w:val="000000"/>
              </w:rPr>
              <w:t>,</w:t>
            </w:r>
            <w:r w:rsidRPr="00FF1479">
              <w:rPr>
                <w:color w:val="000000"/>
              </w:rPr>
              <w:t xml:space="preserve"> 599.49]</w:t>
            </w:r>
          </w:p>
        </w:tc>
      </w:tr>
      <w:tr w:rsidR="00FF1479" w14:paraId="40BB724E" w14:textId="77777777" w:rsidTr="00C11E13">
        <w:trPr>
          <w:trHeight w:val="387"/>
        </w:trPr>
        <w:tc>
          <w:tcPr>
            <w:tcW w:w="1973" w:type="dxa"/>
            <w:vAlign w:val="center"/>
          </w:tcPr>
          <w:p w14:paraId="231B5E81" w14:textId="0B099033" w:rsidR="00FF1479" w:rsidRDefault="00C153CF" w:rsidP="00C11E13">
            <w:r>
              <w:t>Training</w:t>
            </w:r>
          </w:p>
        </w:tc>
        <w:tc>
          <w:tcPr>
            <w:tcW w:w="2103" w:type="dxa"/>
            <w:vAlign w:val="center"/>
          </w:tcPr>
          <w:p w14:paraId="6C053CCC" w14:textId="5411D566" w:rsidR="00FF1479" w:rsidRPr="00534F07" w:rsidRDefault="00FF1479" w:rsidP="00C11E13">
            <w:r>
              <w:t>Low</w:t>
            </w:r>
          </w:p>
        </w:tc>
        <w:tc>
          <w:tcPr>
            <w:tcW w:w="2563" w:type="dxa"/>
            <w:vAlign w:val="center"/>
          </w:tcPr>
          <w:p w14:paraId="1FFA5852" w14:textId="33ED6770" w:rsidR="00FF1479" w:rsidRPr="00FF1479" w:rsidRDefault="00FF1479" w:rsidP="00C11E13">
            <w:r w:rsidRPr="00FF1479">
              <w:rPr>
                <w:color w:val="000000"/>
              </w:rPr>
              <w:t>0.63 [0.47</w:t>
            </w:r>
            <w:r>
              <w:rPr>
                <w:color w:val="000000"/>
              </w:rPr>
              <w:t>,</w:t>
            </w:r>
            <w:r w:rsidRPr="00FF1479">
              <w:rPr>
                <w:color w:val="000000"/>
              </w:rPr>
              <w:t xml:space="preserve"> 0.77]</w:t>
            </w:r>
          </w:p>
        </w:tc>
        <w:tc>
          <w:tcPr>
            <w:tcW w:w="2737" w:type="dxa"/>
            <w:vAlign w:val="center"/>
          </w:tcPr>
          <w:p w14:paraId="621AFF27" w14:textId="715DC704" w:rsidR="00FF1479" w:rsidRDefault="00FF1479" w:rsidP="00C11E13">
            <w:r w:rsidRPr="00FF1479">
              <w:rPr>
                <w:color w:val="000000"/>
              </w:rPr>
              <w:t>538.41 [465.32</w:t>
            </w:r>
            <w:r>
              <w:rPr>
                <w:color w:val="000000"/>
              </w:rPr>
              <w:t>,</w:t>
            </w:r>
            <w:r w:rsidRPr="00FF1479">
              <w:rPr>
                <w:color w:val="000000"/>
              </w:rPr>
              <w:t xml:space="preserve"> 605.14]</w:t>
            </w:r>
          </w:p>
        </w:tc>
      </w:tr>
      <w:tr w:rsidR="00FF1479" w14:paraId="3AC35046" w14:textId="77777777" w:rsidTr="00C11E13">
        <w:trPr>
          <w:trHeight w:val="387"/>
        </w:trPr>
        <w:tc>
          <w:tcPr>
            <w:tcW w:w="1973" w:type="dxa"/>
            <w:vAlign w:val="center"/>
          </w:tcPr>
          <w:p w14:paraId="721CECD4" w14:textId="5C5A178C" w:rsidR="00FF1479" w:rsidRDefault="00C153CF" w:rsidP="00C11E13">
            <w:r>
              <w:t>Test</w:t>
            </w:r>
          </w:p>
        </w:tc>
        <w:tc>
          <w:tcPr>
            <w:tcW w:w="2103" w:type="dxa"/>
            <w:vAlign w:val="center"/>
          </w:tcPr>
          <w:p w14:paraId="5AB680B1" w14:textId="75F2B1E5" w:rsidR="00FF1479" w:rsidRPr="00C21D51" w:rsidRDefault="00FF1479" w:rsidP="00C11E13">
            <w:r>
              <w:t>High</w:t>
            </w:r>
          </w:p>
        </w:tc>
        <w:tc>
          <w:tcPr>
            <w:tcW w:w="2563" w:type="dxa"/>
            <w:vAlign w:val="center"/>
          </w:tcPr>
          <w:p w14:paraId="2673F3EC" w14:textId="190BCE41" w:rsidR="00FF1479" w:rsidRPr="00FF1479" w:rsidRDefault="00FF1479" w:rsidP="00C11E13">
            <w:r w:rsidRPr="00FF1479">
              <w:rPr>
                <w:color w:val="000000"/>
              </w:rPr>
              <w:t>0.61 [0.32</w:t>
            </w:r>
            <w:r>
              <w:rPr>
                <w:color w:val="000000"/>
              </w:rPr>
              <w:t>,</w:t>
            </w:r>
            <w:r w:rsidRPr="00FF1479">
              <w:rPr>
                <w:color w:val="000000"/>
              </w:rPr>
              <w:t xml:space="preserve"> 0.74]</w:t>
            </w:r>
          </w:p>
        </w:tc>
        <w:tc>
          <w:tcPr>
            <w:tcW w:w="2737" w:type="dxa"/>
            <w:vAlign w:val="center"/>
          </w:tcPr>
          <w:p w14:paraId="4961749C" w14:textId="34362390" w:rsidR="00FF1479" w:rsidRDefault="00FF1479" w:rsidP="00C11E13">
            <w:r w:rsidRPr="00FF1479">
              <w:rPr>
                <w:color w:val="000000"/>
              </w:rPr>
              <w:t>528.21 [448.5</w:t>
            </w:r>
            <w:r w:rsidR="00703CFE">
              <w:rPr>
                <w:color w:val="000000"/>
              </w:rPr>
              <w:t>0</w:t>
            </w:r>
            <w:r>
              <w:rPr>
                <w:color w:val="000000"/>
              </w:rPr>
              <w:t>,</w:t>
            </w:r>
            <w:r w:rsidRPr="00FF1479">
              <w:rPr>
                <w:color w:val="000000"/>
              </w:rPr>
              <w:t xml:space="preserve"> 599.83]</w:t>
            </w:r>
          </w:p>
        </w:tc>
      </w:tr>
      <w:tr w:rsidR="00FF1479" w14:paraId="701049D1" w14:textId="77777777" w:rsidTr="00C11E13">
        <w:trPr>
          <w:trHeight w:val="387"/>
        </w:trPr>
        <w:tc>
          <w:tcPr>
            <w:tcW w:w="1973" w:type="dxa"/>
            <w:tcBorders>
              <w:bottom w:val="single" w:sz="4" w:space="0" w:color="auto"/>
            </w:tcBorders>
            <w:vAlign w:val="center"/>
          </w:tcPr>
          <w:p w14:paraId="71EB71D5" w14:textId="2E274F18" w:rsidR="00FF1479" w:rsidRDefault="00C153CF" w:rsidP="00C11E13">
            <w:r>
              <w:t>Test</w:t>
            </w:r>
          </w:p>
        </w:tc>
        <w:tc>
          <w:tcPr>
            <w:tcW w:w="2103" w:type="dxa"/>
            <w:tcBorders>
              <w:bottom w:val="single" w:sz="4" w:space="0" w:color="auto"/>
            </w:tcBorders>
            <w:vAlign w:val="center"/>
          </w:tcPr>
          <w:p w14:paraId="707AE180" w14:textId="19816106" w:rsidR="00FF1479" w:rsidRPr="00C21D51" w:rsidRDefault="00FF1479" w:rsidP="00C11E13">
            <w:r>
              <w:t>Low</w:t>
            </w:r>
          </w:p>
        </w:tc>
        <w:tc>
          <w:tcPr>
            <w:tcW w:w="2563" w:type="dxa"/>
            <w:tcBorders>
              <w:bottom w:val="single" w:sz="4" w:space="0" w:color="auto"/>
            </w:tcBorders>
            <w:vAlign w:val="center"/>
          </w:tcPr>
          <w:p w14:paraId="3529E5B6" w14:textId="035C5198" w:rsidR="00FF1479" w:rsidRPr="00FF1479" w:rsidRDefault="00FF1479" w:rsidP="00C11E13">
            <w:r w:rsidRPr="00FF1479">
              <w:rPr>
                <w:color w:val="000000"/>
              </w:rPr>
              <w:t>0.61 [0.39</w:t>
            </w:r>
            <w:r>
              <w:rPr>
                <w:color w:val="000000"/>
              </w:rPr>
              <w:t>,</w:t>
            </w:r>
            <w:r w:rsidRPr="00FF1479">
              <w:rPr>
                <w:color w:val="000000"/>
              </w:rPr>
              <w:t xml:space="preserve"> 0.79]</w:t>
            </w:r>
          </w:p>
        </w:tc>
        <w:tc>
          <w:tcPr>
            <w:tcW w:w="2737" w:type="dxa"/>
            <w:tcBorders>
              <w:bottom w:val="single" w:sz="4" w:space="0" w:color="auto"/>
            </w:tcBorders>
            <w:vAlign w:val="center"/>
          </w:tcPr>
          <w:p w14:paraId="235E347C" w14:textId="29EBC321" w:rsidR="00FF1479" w:rsidRDefault="00FF1479" w:rsidP="00C11E13">
            <w:r w:rsidRPr="00FF1479">
              <w:rPr>
                <w:color w:val="000000"/>
              </w:rPr>
              <w:t>538.21 [464.21</w:t>
            </w:r>
            <w:r>
              <w:rPr>
                <w:color w:val="000000"/>
              </w:rPr>
              <w:t>,</w:t>
            </w:r>
            <w:r w:rsidRPr="00FF1479">
              <w:rPr>
                <w:color w:val="000000"/>
              </w:rPr>
              <w:t xml:space="preserve"> 642.55]</w:t>
            </w:r>
          </w:p>
        </w:tc>
      </w:tr>
    </w:tbl>
    <w:commentRangeStart w:id="11"/>
    <w:p w14:paraId="71258051" w14:textId="1500ADA3" w:rsidR="00EF140D" w:rsidRDefault="005509D4" w:rsidP="007709FE">
      <w:pPr>
        <w:ind w:firstLine="720"/>
      </w:pPr>
      <w:r w:rsidRPr="003A0B81">
        <w:rPr>
          <w:noProof/>
        </w:rPr>
        <mc:AlternateContent>
          <mc:Choice Requires="wpg">
            <w:drawing>
              <wp:anchor distT="0" distB="0" distL="114300" distR="114300" simplePos="0" relativeHeight="251663360" behindDoc="0" locked="0" layoutInCell="1" allowOverlap="1" wp14:anchorId="0AE3DD69" wp14:editId="3BEBF031">
                <wp:simplePos x="0" y="0"/>
                <wp:positionH relativeFrom="margin">
                  <wp:posOffset>-666115</wp:posOffset>
                </wp:positionH>
                <wp:positionV relativeFrom="margin">
                  <wp:posOffset>52070</wp:posOffset>
                </wp:positionV>
                <wp:extent cx="7212330" cy="2472055"/>
                <wp:effectExtent l="19050" t="19050" r="26670" b="23495"/>
                <wp:wrapSquare wrapText="bothSides"/>
                <wp:docPr id="32" name="Group 23"/>
                <wp:cNvGraphicFramePr/>
                <a:graphic xmlns:a="http://schemas.openxmlformats.org/drawingml/2006/main">
                  <a:graphicData uri="http://schemas.microsoft.com/office/word/2010/wordprocessingGroup">
                    <wpg:wgp>
                      <wpg:cNvGrpSpPr/>
                      <wpg:grpSpPr>
                        <a:xfrm>
                          <a:off x="0" y="0"/>
                          <a:ext cx="7212330" cy="2472055"/>
                          <a:chOff x="0" y="0"/>
                          <a:chExt cx="6146152" cy="1911600"/>
                        </a:xfrm>
                      </wpg:grpSpPr>
                      <pic:pic xmlns:pic="http://schemas.openxmlformats.org/drawingml/2006/picture">
                        <pic:nvPicPr>
                          <pic:cNvPr id="33" name="Picture 3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32"/>
                            <a:ext cx="3072970" cy="1911468"/>
                          </a:xfrm>
                          <a:prstGeom prst="rect">
                            <a:avLst/>
                          </a:prstGeom>
                          <a:ln>
                            <a:solidFill>
                              <a:schemeClr val="bg1"/>
                            </a:solidFill>
                          </a:ln>
                        </pic:spPr>
                      </pic:pic>
                      <pic:pic xmlns:pic="http://schemas.openxmlformats.org/drawingml/2006/picture">
                        <pic:nvPicPr>
                          <pic:cNvPr id="34" name="Picture 3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072972" y="0"/>
                            <a:ext cx="3073180" cy="1911600"/>
                          </a:xfrm>
                          <a:prstGeom prst="rect">
                            <a:avLst/>
                          </a:prstGeom>
                          <a:ln>
                            <a:solidFill>
                              <a:schemeClr val="bg1"/>
                            </a:solidFill>
                          </a:ln>
                        </pic:spPr>
                      </pic:pic>
                      <wps:wsp>
                        <wps:cNvPr id="35" name="Rectangle 35"/>
                        <wps:cNvSpPr/>
                        <wps:spPr>
                          <a:xfrm>
                            <a:off x="9315" y="1672416"/>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077522" y="1677178"/>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D32B9D" id="Group 23" o:spid="_x0000_s1026" style="position:absolute;margin-left:-52.45pt;margin-top:4.1pt;width:567.9pt;height:194.65pt;z-index:251663360;mso-position-horizontal-relative:margin;mso-position-vertical-relative:margin;mso-width-relative:margin;mso-height-relative:margin" coordsize="61461,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">
                <v:shape id="Picture 33" o:spid="_x0000_s1027" type="#_x0000_t75" style="position:absolute;top:1;width:30729;height:19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" stroked="t" strokecolor="white [3212]">
                  <v:imagedata r:id="rId14" o:title=""/>
                  <v:path arrowok="t"/>
                </v:shape>
                <v:shape id="Picture 34" o:spid="_x0000_s1028" type="#_x0000_t75" style="position:absolute;left:30729;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" stroked="t" strokecolor="white [3212]">
                  <v:imagedata r:id="rId15" o:title=""/>
                  <v:path arrowok="t"/>
                </v:shape>
                <v:rect id="Rectangle 35" o:spid="_x0000_s1029" style="position:absolute;left:93;top:16724;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" fillcolor="white [3212]" strokecolor="white [3212]" strokeweight="1pt"/>
                <v:rect id="Rectangle 36" o:spid="_x0000_s1030" style="position:absolute;left:30775;top:16771;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ExAAAANsAAAAPAAAAZHJzL2Rvd25yZXYueG1sRI9Ba8JA&#10;FITvBf/D8oTe6kYL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FgH9UTEAAAA2wAAAA8A&#10;AAAAAAAAAAAAAAAABwIAAGRycy9kb3ducmV2LnhtbFBLBQYAAAAAAwADALcAAAD4AgAAAAA=&#10;" fillcolor="white [3212]" strokecolor="white [3212]" strokeweight="1pt"/>
                <w10:wrap type="square" anchorx="margin" anchory="margin"/>
              </v:group>
            </w:pict>
          </mc:Fallback>
        </mc:AlternateContent>
      </w:r>
      <w:commentRangeEnd w:id="11"/>
      <w:r w:rsidR="00917742">
        <w:rPr>
          <w:rStyle w:val="CommentReference"/>
        </w:rPr>
        <w:commentReference w:id="11"/>
      </w:r>
    </w:p>
    <w:p w14:paraId="6D93541F" w14:textId="6C51B103" w:rsidR="009F2266" w:rsidRPr="00EF140D" w:rsidRDefault="00765B6B" w:rsidP="00917742">
      <w:pPr>
        <w:jc w:val="center"/>
        <w:rPr>
          <w:b/>
          <w:sz w:val="20"/>
        </w:rPr>
      </w:pPr>
      <w:r>
        <w:rPr>
          <w:b/>
          <w:sz w:val="20"/>
        </w:rPr>
        <w:t>Figure</w:t>
      </w:r>
      <w:r w:rsidR="00E1045E">
        <w:rPr>
          <w:b/>
          <w:sz w:val="20"/>
        </w:rPr>
        <w:t xml:space="preserve"> 2.</w:t>
      </w:r>
      <w:r>
        <w:rPr>
          <w:b/>
          <w:sz w:val="20"/>
        </w:rPr>
        <w:t xml:space="preserve"> </w:t>
      </w:r>
      <w:r w:rsidR="00FF793F" w:rsidRPr="00FF793F">
        <w:rPr>
          <w:b/>
          <w:sz w:val="20"/>
        </w:rPr>
        <w:t xml:space="preserve"> </w:t>
      </w:r>
      <w:r w:rsidR="00EF140D">
        <w:rPr>
          <w:sz w:val="20"/>
        </w:rPr>
        <w:t>Distributions</w:t>
      </w:r>
      <w:r w:rsidR="00BF580F">
        <w:rPr>
          <w:sz w:val="20"/>
        </w:rPr>
        <w:t xml:space="preserve"> and means of raw hit</w:t>
      </w:r>
      <w:r w:rsidR="00EF140D">
        <w:rPr>
          <w:sz w:val="20"/>
        </w:rPr>
        <w:t xml:space="preserve"> rates and reaction times per condition.</w:t>
      </w:r>
    </w:p>
    <w:p w14:paraId="3A333C60" w14:textId="351AFE52" w:rsidR="0078557A" w:rsidRDefault="0078557A" w:rsidP="00FD5FE6">
      <w:pPr>
        <w:ind w:firstLine="284"/>
      </w:pPr>
    </w:p>
    <w:p w14:paraId="27CE72C1" w14:textId="177F84D0" w:rsidR="00E66917" w:rsidRDefault="00E66917" w:rsidP="00E66917">
      <w:pPr>
        <w:pStyle w:val="Heading2"/>
        <w:spacing w:before="0" w:after="240"/>
      </w:pPr>
      <w:commentRangeStart w:id="12"/>
      <w:r>
        <w:t>Hit rates</w:t>
      </w:r>
      <w:del w:id="13" w:author="Antonio Schettino" w:date="2018-08-28T10:15:00Z">
        <w:r w:rsidDel="006F62F4">
          <w:delText xml:space="preserve"> </w:delText>
        </w:r>
      </w:del>
      <w:commentRangeEnd w:id="12"/>
      <w:r w:rsidR="00411041">
        <w:rPr>
          <w:rStyle w:val="CommentReference"/>
          <w:rFonts w:eastAsiaTheme="minorHAnsi" w:cs="Times New Roman"/>
          <w:b w:val="0"/>
        </w:rPr>
        <w:commentReference w:id="12"/>
      </w:r>
    </w:p>
    <w:p w14:paraId="38AFDDD3" w14:textId="2889AFB9" w:rsidR="00FE683F" w:rsidRDefault="00411041" w:rsidP="00575829">
      <w:pPr>
        <w:spacing w:line="480" w:lineRule="auto"/>
        <w:ind w:firstLine="284"/>
        <w:jc w:val="both"/>
      </w:pPr>
      <w:r>
        <w:t xml:space="preserve">As can be seen in </w:t>
      </w:r>
      <w:r>
        <w:rPr>
          <w:i/>
        </w:rPr>
        <w:t xml:space="preserve">Table </w:t>
      </w:r>
      <w:r w:rsidRPr="00917742">
        <w:rPr>
          <w:i/>
        </w:rPr>
        <w:t>1</w:t>
      </w:r>
      <w:r>
        <w:t>, this task was quite challenging as participants were able to detect only about 60% of the movements across different experimental conditions. Nonetheless</w:t>
      </w:r>
      <w:commentRangeStart w:id="14"/>
      <w:r w:rsidR="00917742">
        <w:t xml:space="preserve">, it should be noted that this is a signal detection task, so the performance of 50% is not chance level. </w:t>
      </w:r>
      <w:commentRangeEnd w:id="14"/>
      <w:r w:rsidR="0041367D">
        <w:rPr>
          <w:rStyle w:val="CommentReference"/>
        </w:rPr>
        <w:commentReference w:id="14"/>
      </w:r>
      <w:r w:rsidR="00765B6B" w:rsidRPr="00917742">
        <w:t>Of</w:t>
      </w:r>
      <w:r w:rsidR="00765B6B">
        <w:t xml:space="preserve"> all the tested models, t</w:t>
      </w:r>
      <w:r w:rsidR="00FE2900">
        <w:t xml:space="preserve">he interaction model best predicted hit rates </w:t>
      </w:r>
      <w:r w:rsidR="00C11E13">
        <w:t>(</w:t>
      </w:r>
      <w:r w:rsidR="00C11E13" w:rsidRPr="00B57645">
        <w:rPr>
          <w:i/>
        </w:rPr>
        <w:t>Table 2</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hit rates. </w:t>
      </w:r>
      <w:r w:rsidR="00B92561">
        <w:t>T</w:t>
      </w:r>
      <w:r w:rsidR="00FD5FE6">
        <w:t>he posterior distribution</w:t>
      </w:r>
      <w:r>
        <w:t>s</w:t>
      </w:r>
      <w:r w:rsidR="00FD5FE6">
        <w:t xml:space="preserve"> of the</w:t>
      </w:r>
      <w:r w:rsidR="00C11E13">
        <w:t xml:space="preserve"> interaction model (</w:t>
      </w:r>
      <w:r w:rsidR="00C11E13" w:rsidRPr="00B57645">
        <w:rPr>
          <w:i/>
        </w:rPr>
        <w:t>Figure 3</w:t>
      </w:r>
      <w:r w:rsidR="00FD5FE6">
        <w:t>)</w:t>
      </w:r>
      <w:r w:rsidR="0078557A">
        <w:t xml:space="preserve"> revealed that hit rates improved in </w:t>
      </w:r>
      <w:r w:rsidR="0078557A">
        <w:lastRenderedPageBreak/>
        <w:t xml:space="preserve">the </w:t>
      </w:r>
      <w:r w:rsidR="00C153CF">
        <w:t>training</w:t>
      </w:r>
      <w:r w:rsidR="0078557A">
        <w:t xml:space="preserve"> phase compared to the baseline</w:t>
      </w:r>
      <w:r w:rsidR="00923E38">
        <w:t xml:space="preserve"> for both low</w:t>
      </w:r>
      <w:r w:rsidR="0078557A">
        <w:t xml:space="preserve"> </w:t>
      </w:r>
      <w:r w:rsidR="003B33DC">
        <w:t>(</w:t>
      </w:r>
      <w:r w:rsidR="003B33DC">
        <w:rPr>
          <w:i/>
        </w:rPr>
        <w:t xml:space="preserve">M = </w:t>
      </w:r>
      <w:r w:rsidR="003B33DC">
        <w:t>0.04; 95% HDI [0.02, 0.06]; ER = 999</w:t>
      </w:r>
      <w:r w:rsidR="005B2FAA">
        <w:t>.00</w:t>
      </w:r>
      <w:r w:rsidR="003B33DC">
        <w:t xml:space="preserve">) </w:t>
      </w:r>
      <w:r w:rsidR="00C04A3E">
        <w:t>and</w:t>
      </w:r>
      <w:r w:rsidR="003B33DC">
        <w:t xml:space="preserve"> high rewarded color (</w:t>
      </w:r>
      <w:r w:rsidR="003B33DC">
        <w:rPr>
          <w:i/>
        </w:rPr>
        <w:t xml:space="preserve">M = </w:t>
      </w:r>
      <w:r w:rsidR="003B33DC">
        <w:t>0.02; 95% HDI [0.00, 0.04]; ER = 33.48)</w:t>
      </w:r>
      <w:r w:rsidR="00C36A08">
        <w:t xml:space="preserve">. </w:t>
      </w:r>
      <w:r w:rsidR="00923E38">
        <w:t xml:space="preserve">This </w:t>
      </w:r>
      <w:r w:rsidR="00C04A3E">
        <w:t xml:space="preserve">improvement </w:t>
      </w:r>
      <w:r w:rsidR="00923E38">
        <w:t xml:space="preserve">was 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792843">
        <w:t>0.02; 95% HDI [-0.01, 0.05]; ER = 8.43</w:t>
      </w:r>
      <w:r w:rsidR="00923E38" w:rsidRPr="00792843">
        <w:t>).</w:t>
      </w:r>
      <w:r w:rsidR="00923E38">
        <w:t xml:space="preserve"> </w:t>
      </w:r>
      <w:r w:rsidR="00C04A3E">
        <w:t xml:space="preserve">Conversely, </w:t>
      </w:r>
      <w:r w:rsidR="00FE2900">
        <w:t xml:space="preserve">evidence for the difference between </w:t>
      </w:r>
      <w:r w:rsidR="00C153CF">
        <w:t>training</w:t>
      </w:r>
      <w:r w:rsidR="00FE2900">
        <w:t xml:space="preserve"> and </w:t>
      </w:r>
      <w:r w:rsidR="00C153CF">
        <w:t>test</w:t>
      </w:r>
      <w:r w:rsidR="00FE2900">
        <w:t xml:space="preserve"> phase</w:t>
      </w:r>
      <w:r w:rsidR="00C04A3E">
        <w:t>s</w:t>
      </w:r>
      <w:r w:rsidR="00FE2900">
        <w:t xml:space="preserve"> was much weaker. </w:t>
      </w:r>
      <w:r w:rsidR="00575829">
        <w:t>Participants were</w:t>
      </w:r>
      <w:r w:rsidR="007063D5">
        <w:t xml:space="preserve"> slightly</w:t>
      </w:r>
      <w:r w:rsidR="00575829">
        <w:t xml:space="preserve"> less accurate in </w:t>
      </w:r>
      <w:r w:rsidR="00C153CF">
        <w:t>test</w:t>
      </w:r>
      <w:r w:rsidR="00575829">
        <w:t xml:space="preserve"> compared to </w:t>
      </w:r>
      <w:r w:rsidR="00C153CF">
        <w:t>training</w:t>
      </w:r>
      <w:r w:rsidR="00575829">
        <w:t xml:space="preserve"> in the low rewarded condition (</w:t>
      </w:r>
      <w:r w:rsidR="00575829">
        <w:rPr>
          <w:i/>
        </w:rPr>
        <w:t xml:space="preserve">M = </w:t>
      </w:r>
      <w:r w:rsidR="00C36A08">
        <w:t>-</w:t>
      </w:r>
      <w:r w:rsidR="00575829">
        <w:t>0.</w:t>
      </w:r>
      <w:r w:rsidR="00C36A08">
        <w:t>01</w:t>
      </w:r>
      <w:r w:rsidR="00575829">
        <w:t>; 95% HDI</w:t>
      </w:r>
      <w:r w:rsidR="00C36A08">
        <w:t xml:space="preserve"> [-0.04</w:t>
      </w:r>
      <w:r w:rsidR="00575829">
        <w:t xml:space="preserve">, </w:t>
      </w:r>
      <w:r w:rsidR="00C36A08">
        <w:t>0.01</w:t>
      </w:r>
      <w:r w:rsidR="00575829">
        <w:t>]</w:t>
      </w:r>
      <w:r w:rsidR="00B71FD2">
        <w:t>; ER = 8</w:t>
      </w:r>
      <w:r w:rsidR="003B33DC">
        <w:t>.43</w:t>
      </w:r>
      <w:r w:rsidR="00575829">
        <w:t xml:space="preserve">), </w:t>
      </w:r>
      <w:r w:rsidR="00B71FD2">
        <w:t>while there was very little difference i</w:t>
      </w:r>
      <w:r w:rsidR="00575829">
        <w:t>n the high rewarded condition (</w:t>
      </w:r>
      <w:r w:rsidR="00575829">
        <w:rPr>
          <w:i/>
        </w:rPr>
        <w:t xml:space="preserve">M = </w:t>
      </w:r>
      <w:r w:rsidR="00C36A08" w:rsidRPr="00C36A08">
        <w:t>-</w:t>
      </w:r>
      <w:r w:rsidR="00575829">
        <w:t>0.01; 95% HDI</w:t>
      </w:r>
      <w:r w:rsidR="00C36A08">
        <w:t xml:space="preserve"> [-0.03</w:t>
      </w:r>
      <w:r w:rsidR="00575829">
        <w:t xml:space="preserve">, </w:t>
      </w:r>
      <w:r w:rsidR="00C36A08">
        <w:t>0.02</w:t>
      </w:r>
      <w:r w:rsidR="00575829">
        <w:t>]</w:t>
      </w:r>
      <w:r w:rsidR="00B71FD2">
        <w:t>; ER = 2</w:t>
      </w:r>
      <w:r w:rsidR="003B33DC">
        <w:t>.42</w:t>
      </w:r>
      <w:r w:rsidR="00575829">
        <w:t>).</w:t>
      </w:r>
    </w:p>
    <w:p w14:paraId="3C6DA101" w14:textId="31246DF2" w:rsidR="00FF793F" w:rsidRDefault="00575829" w:rsidP="00575829">
      <w:pPr>
        <w:spacing w:line="480" w:lineRule="auto"/>
        <w:ind w:firstLine="284"/>
        <w:jc w:val="both"/>
      </w:pPr>
      <w:r>
        <w:t xml:space="preserve">These results suggest that participants were reliably more accurate in the </w:t>
      </w:r>
      <w:r w:rsidR="00C153CF">
        <w:t>training</w:t>
      </w:r>
      <w:r>
        <w:t xml:space="preserve"> phase compared to baseline, </w:t>
      </w:r>
      <w:r w:rsidR="00B92561">
        <w:t xml:space="preserve">and </w:t>
      </w:r>
      <w:commentRangeStart w:id="15"/>
      <w:commentRangeStart w:id="16"/>
      <w:r w:rsidR="00B92561">
        <w:t>more so</w:t>
      </w:r>
      <w:r>
        <w:t xml:space="preserve"> for the low rewarded color</w:t>
      </w:r>
      <w:commentRangeEnd w:id="15"/>
      <w:r w:rsidR="0041367D">
        <w:rPr>
          <w:rStyle w:val="CommentReference"/>
        </w:rPr>
        <w:commentReference w:id="15"/>
      </w:r>
      <w:commentRangeEnd w:id="16"/>
      <w:r w:rsidR="00411041">
        <w:rPr>
          <w:rStyle w:val="CommentReference"/>
        </w:rPr>
        <w:commentReference w:id="16"/>
      </w:r>
      <w:r>
        <w:t xml:space="preserve">. There was also evidence for </w:t>
      </w:r>
      <w:r w:rsidR="00FE683F">
        <w:t xml:space="preserve">a </w:t>
      </w:r>
      <w:r>
        <w:t xml:space="preserve">drop in their accuracy in the </w:t>
      </w:r>
      <w:r w:rsidR="00C153CF">
        <w:t>test</w:t>
      </w:r>
      <w:r>
        <w:t xml:space="preserve"> phase for the low rewarded, but not high rewarded color.</w:t>
      </w:r>
    </w:p>
    <w:tbl>
      <w:tblPr>
        <w:tblStyle w:val="APA6"/>
        <w:tblpPr w:leftFromText="181" w:rightFromText="181" w:vertAnchor="text" w:tblpXSpec="center" w:tblpY="1"/>
        <w:tblOverlap w:val="never"/>
        <w:tblW w:w="8505" w:type="dxa"/>
        <w:tblLook w:val="04A0" w:firstRow="1" w:lastRow="0" w:firstColumn="1" w:lastColumn="0" w:noHBand="0" w:noVBand="1"/>
      </w:tblPr>
      <w:tblGrid>
        <w:gridCol w:w="1762"/>
        <w:gridCol w:w="2418"/>
        <w:gridCol w:w="2079"/>
        <w:gridCol w:w="262"/>
        <w:gridCol w:w="1984"/>
      </w:tblGrid>
      <w:tr w:rsidR="009F2266" w14:paraId="595A2DD2" w14:textId="77777777" w:rsidTr="00C11E13">
        <w:trPr>
          <w:trHeight w:val="664"/>
        </w:trPr>
        <w:tc>
          <w:tcPr>
            <w:tcW w:w="8505" w:type="dxa"/>
            <w:gridSpan w:val="5"/>
            <w:vAlign w:val="center"/>
          </w:tcPr>
          <w:p w14:paraId="66503193" w14:textId="72DEBD4D" w:rsidR="009F2266" w:rsidRDefault="001D374C" w:rsidP="00C11E13">
            <w:pPr>
              <w:spacing w:line="360" w:lineRule="auto"/>
            </w:pPr>
            <w:r>
              <w:t>Table 2</w:t>
            </w:r>
          </w:p>
          <w:p w14:paraId="4B536518" w14:textId="1D3C3F38" w:rsidR="009F2266" w:rsidRDefault="00FE683F" w:rsidP="00C11E13">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hit rates and </w:t>
            </w:r>
            <w:r w:rsidR="002952F2">
              <w:rPr>
                <w:i/>
              </w:rPr>
              <w:t>r</w:t>
            </w:r>
            <w:r w:rsidR="009215B9">
              <w:rPr>
                <w:i/>
              </w:rPr>
              <w:t>eaction times.</w:t>
            </w:r>
          </w:p>
        </w:tc>
      </w:tr>
      <w:tr w:rsidR="007427B7" w14:paraId="05156EE8" w14:textId="77777777" w:rsidTr="00C11E13">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C11E13">
        <w:trPr>
          <w:trHeight w:val="438"/>
        </w:trPr>
        <w:tc>
          <w:tcPr>
            <w:tcW w:w="8505" w:type="dxa"/>
            <w:gridSpan w:val="5"/>
            <w:tcBorders>
              <w:top w:val="single" w:sz="4" w:space="0" w:color="auto"/>
            </w:tcBorders>
            <w:vAlign w:val="center"/>
          </w:tcPr>
          <w:p w14:paraId="24A6DC17" w14:textId="1A4D2CC6" w:rsidR="00876BCA" w:rsidRPr="00297068" w:rsidRDefault="00876BCA" w:rsidP="00C11E13">
            <w:pPr>
              <w:rPr>
                <w:i/>
              </w:rPr>
            </w:pPr>
            <w:r w:rsidRPr="00297068">
              <w:rPr>
                <w:i/>
              </w:rPr>
              <w:t>Hit rates</w:t>
            </w:r>
          </w:p>
        </w:tc>
      </w:tr>
      <w:tr w:rsidR="009609D6" w14:paraId="62120BFC" w14:textId="77777777" w:rsidTr="00C11E13">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568B9A34" w:rsidR="00F21309" w:rsidRDefault="00F21309" w:rsidP="00C11E13">
            <w:r w:rsidRPr="008E021D">
              <w:t xml:space="preserve">-475.41 </w:t>
            </w:r>
            <w:r>
              <w:t>(</w:t>
            </w:r>
            <w:r w:rsidRPr="008E021D">
              <w:t>32.92</w:t>
            </w:r>
            <w:r>
              <w:t>)</w:t>
            </w:r>
          </w:p>
        </w:tc>
        <w:tc>
          <w:tcPr>
            <w:tcW w:w="262" w:type="dxa"/>
            <w:vAlign w:val="center"/>
          </w:tcPr>
          <w:p w14:paraId="56A348BD" w14:textId="74DD500E" w:rsidR="00F21309" w:rsidRDefault="00F21309" w:rsidP="00C11E13"/>
        </w:tc>
        <w:tc>
          <w:tcPr>
            <w:tcW w:w="1984" w:type="dxa"/>
            <w:vAlign w:val="center"/>
          </w:tcPr>
          <w:p w14:paraId="512A6283" w14:textId="59975660" w:rsidR="00F21309" w:rsidRDefault="00F21309" w:rsidP="00C11E13">
            <w:r>
              <w:t>0.34</w:t>
            </w:r>
            <w:r w:rsidR="00651687">
              <w:t xml:space="preserve"> (0.05)</w:t>
            </w:r>
          </w:p>
        </w:tc>
      </w:tr>
      <w:tr w:rsidR="009609D6" w14:paraId="26EFEC87" w14:textId="77777777" w:rsidTr="00C11E13">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4DC8183E" w:rsidR="00F21309" w:rsidRDefault="00F21309" w:rsidP="00C11E13">
            <w:r w:rsidRPr="008E021D">
              <w:t>-471.65</w:t>
            </w:r>
            <w:r>
              <w:t xml:space="preserve"> (</w:t>
            </w:r>
            <w:r w:rsidRPr="008E021D">
              <w:t>33.43</w:t>
            </w:r>
            <w:r>
              <w:t>)</w:t>
            </w:r>
          </w:p>
        </w:tc>
        <w:tc>
          <w:tcPr>
            <w:tcW w:w="262" w:type="dxa"/>
            <w:vAlign w:val="center"/>
          </w:tcPr>
          <w:p w14:paraId="694D0F02" w14:textId="69552910" w:rsidR="00F21309" w:rsidRDefault="00F21309" w:rsidP="00C11E13"/>
        </w:tc>
        <w:tc>
          <w:tcPr>
            <w:tcW w:w="1984" w:type="dxa"/>
            <w:vAlign w:val="center"/>
          </w:tcPr>
          <w:p w14:paraId="4C45A5A1" w14:textId="230385B3" w:rsidR="00F21309" w:rsidRDefault="00F21309" w:rsidP="00C11E13">
            <w:r>
              <w:t>0.36</w:t>
            </w:r>
            <w:r w:rsidR="00651687">
              <w:t xml:space="preserve"> (0.05)</w:t>
            </w:r>
          </w:p>
        </w:tc>
      </w:tr>
      <w:tr w:rsidR="009609D6" w14:paraId="4C6545EB" w14:textId="77777777" w:rsidTr="00C11E13">
        <w:trPr>
          <w:trHeight w:val="438"/>
        </w:trPr>
        <w:tc>
          <w:tcPr>
            <w:tcW w:w="4180" w:type="dxa"/>
            <w:gridSpan w:val="2"/>
            <w:tcBorders>
              <w:bottom w:val="single" w:sz="4" w:space="0" w:color="auto"/>
            </w:tcBorders>
            <w:tcMar>
              <w:left w:w="284" w:type="dxa"/>
            </w:tcMar>
            <w:vAlign w:val="center"/>
          </w:tcPr>
          <w:p w14:paraId="5D51C51E" w14:textId="54287D26" w:rsidR="00F21309" w:rsidRDefault="00FE683F" w:rsidP="00C11E13">
            <w:r>
              <w:t>Reward phase x Reward probability</w:t>
            </w:r>
          </w:p>
        </w:tc>
        <w:tc>
          <w:tcPr>
            <w:tcW w:w="2079" w:type="dxa"/>
            <w:tcBorders>
              <w:bottom w:val="single" w:sz="4" w:space="0" w:color="auto"/>
            </w:tcBorders>
            <w:vAlign w:val="center"/>
          </w:tcPr>
          <w:p w14:paraId="2503F414" w14:textId="78AC66BF" w:rsidR="00F21309" w:rsidRDefault="00F21309" w:rsidP="00C11E13">
            <w:r w:rsidRPr="008E021D">
              <w:t>-709.13</w:t>
            </w:r>
            <w:r>
              <w:t xml:space="preserve"> (</w:t>
            </w:r>
            <w:r w:rsidRPr="008E021D">
              <w:t>23.99</w:t>
            </w:r>
            <w:r>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2CF708CF" w:rsidR="00F21309" w:rsidRDefault="00F21309" w:rsidP="00C11E13">
            <w:r>
              <w:t>0.82</w:t>
            </w:r>
            <w:r w:rsidR="00651687">
              <w:t xml:space="preserve"> (0.03)</w:t>
            </w:r>
          </w:p>
        </w:tc>
      </w:tr>
      <w:tr w:rsidR="00876BCA" w14:paraId="47028B34" w14:textId="77777777" w:rsidTr="00C11E13">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C11E13">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FF4C158" w:rsidR="00876BCA" w:rsidRDefault="00876BCA" w:rsidP="00C11E13">
            <w:r w:rsidRPr="00534F07">
              <w:t>2</w:t>
            </w:r>
            <w:r w:rsidR="00FE683F">
              <w:t>,</w:t>
            </w:r>
            <w:r w:rsidRPr="00534F07">
              <w:t xml:space="preserve">346.29 </w:t>
            </w:r>
            <w:r>
              <w:t>(</w:t>
            </w:r>
            <w:r w:rsidRPr="00534F07">
              <w:t>32.74</w:t>
            </w:r>
            <w:r>
              <w:t>)</w:t>
            </w:r>
          </w:p>
        </w:tc>
        <w:tc>
          <w:tcPr>
            <w:tcW w:w="262" w:type="dxa"/>
            <w:vAlign w:val="center"/>
          </w:tcPr>
          <w:p w14:paraId="372FC307" w14:textId="7490FABD" w:rsidR="00876BCA" w:rsidRDefault="00876BCA" w:rsidP="00C11E13"/>
        </w:tc>
        <w:tc>
          <w:tcPr>
            <w:tcW w:w="1984" w:type="dxa"/>
            <w:vAlign w:val="center"/>
          </w:tcPr>
          <w:p w14:paraId="3E59B7B0" w14:textId="0562264E" w:rsidR="00876BCA" w:rsidRDefault="00676E2A" w:rsidP="00C11E13">
            <w:r>
              <w:t>0.49</w:t>
            </w:r>
            <w:r w:rsidR="00876BCA" w:rsidRPr="00C21D51">
              <w:t xml:space="preserve"> </w:t>
            </w:r>
            <w:r w:rsidR="00876BCA">
              <w:t>(0.04)</w:t>
            </w:r>
          </w:p>
        </w:tc>
      </w:tr>
      <w:tr w:rsidR="009609D6" w14:paraId="7F012FA8" w14:textId="77777777" w:rsidTr="00C11E13">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2BAA14FA" w:rsidR="00876BCA" w:rsidRDefault="00876BCA" w:rsidP="00C11E13">
            <w:r w:rsidRPr="00C21D51">
              <w:t>2</w:t>
            </w:r>
            <w:r w:rsidR="00FE683F">
              <w:t>,</w:t>
            </w:r>
            <w:r w:rsidRPr="00C21D51">
              <w:t xml:space="preserve">329.70 </w:t>
            </w:r>
            <w:r>
              <w:t>(</w:t>
            </w:r>
            <w:r w:rsidRPr="00C21D51">
              <w:t>35.38</w:t>
            </w:r>
            <w:r>
              <w:t>)</w:t>
            </w:r>
          </w:p>
        </w:tc>
        <w:tc>
          <w:tcPr>
            <w:tcW w:w="262" w:type="dxa"/>
            <w:vAlign w:val="center"/>
          </w:tcPr>
          <w:p w14:paraId="1EBA8610" w14:textId="78F00C22" w:rsidR="00876BCA" w:rsidRDefault="00876BCA" w:rsidP="00C11E13"/>
        </w:tc>
        <w:tc>
          <w:tcPr>
            <w:tcW w:w="1984" w:type="dxa"/>
            <w:vAlign w:val="center"/>
          </w:tcPr>
          <w:p w14:paraId="74B5D6DF" w14:textId="72137617" w:rsidR="00876BCA" w:rsidRDefault="00876BCA" w:rsidP="00C11E13">
            <w:r w:rsidRPr="00C21D51">
              <w:t>0.5</w:t>
            </w:r>
            <w:r>
              <w:t>6</w:t>
            </w:r>
            <w:r w:rsidRPr="00C21D51">
              <w:t xml:space="preserve"> </w:t>
            </w:r>
            <w:r>
              <w:t>(</w:t>
            </w:r>
            <w:r w:rsidRPr="00C21D51">
              <w:t>0.04</w:t>
            </w:r>
            <w:r>
              <w:t>)</w:t>
            </w:r>
          </w:p>
        </w:tc>
      </w:tr>
      <w:tr w:rsidR="009609D6" w14:paraId="5C3FF6BF" w14:textId="77777777" w:rsidTr="00C11E13">
        <w:trPr>
          <w:trHeight w:val="438"/>
        </w:trPr>
        <w:tc>
          <w:tcPr>
            <w:tcW w:w="4180" w:type="dxa"/>
            <w:gridSpan w:val="2"/>
            <w:tcBorders>
              <w:bottom w:val="single" w:sz="4" w:space="0" w:color="auto"/>
            </w:tcBorders>
            <w:tcMar>
              <w:left w:w="284" w:type="dxa"/>
            </w:tcMar>
            <w:vAlign w:val="center"/>
          </w:tcPr>
          <w:p w14:paraId="3E99428A" w14:textId="207B77EF" w:rsidR="00876BCA" w:rsidRDefault="00FE683F" w:rsidP="00C11E13">
            <w:r>
              <w:t>Reward phase x Reward probability</w:t>
            </w:r>
          </w:p>
        </w:tc>
        <w:tc>
          <w:tcPr>
            <w:tcW w:w="2079" w:type="dxa"/>
            <w:tcBorders>
              <w:bottom w:val="single" w:sz="4" w:space="0" w:color="auto"/>
            </w:tcBorders>
            <w:vAlign w:val="center"/>
          </w:tcPr>
          <w:p w14:paraId="189A6D72" w14:textId="36F383A7" w:rsidR="00876BCA" w:rsidRDefault="00876BCA" w:rsidP="00C11E13">
            <w:r w:rsidRPr="00C21D51">
              <w:t>2</w:t>
            </w:r>
            <w:r w:rsidR="00FE683F">
              <w:t>,</w:t>
            </w:r>
            <w:r w:rsidRPr="00C21D51">
              <w:t xml:space="preserve">154.64 </w:t>
            </w:r>
            <w:r>
              <w:t>(</w:t>
            </w:r>
            <w:r w:rsidRPr="00C21D51">
              <w:t>25.19</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09F480C9" w:rsidR="00876BCA" w:rsidRDefault="00876BCA" w:rsidP="00C11E13">
            <w:r w:rsidRPr="00C21D51">
              <w:t xml:space="preserve">0.84 </w:t>
            </w:r>
            <w:r>
              <w:t>(0.03)</w:t>
            </w:r>
          </w:p>
        </w:tc>
      </w:tr>
    </w:tbl>
    <w:p w14:paraId="7707032B" w14:textId="4433072C" w:rsidR="00C11E13" w:rsidRDefault="00C11E13" w:rsidP="008E021D"/>
    <w:p w14:paraId="74A706DC" w14:textId="3E817639" w:rsidR="00C11E13" w:rsidRDefault="00C11E13" w:rsidP="008E021D"/>
    <w:p w14:paraId="07A14360" w14:textId="5AE7209E" w:rsidR="00C11E13" w:rsidRDefault="00C11E13" w:rsidP="008E021D"/>
    <w:p w14:paraId="6FDB3087" w14:textId="77777777"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713" w:type="dxa"/>
        <w:tblLook w:val="04A0" w:firstRow="1" w:lastRow="0" w:firstColumn="1" w:lastColumn="0" w:noHBand="0" w:noVBand="1"/>
      </w:tblPr>
      <w:tblGrid>
        <w:gridCol w:w="2044"/>
        <w:gridCol w:w="2179"/>
        <w:gridCol w:w="2372"/>
        <w:gridCol w:w="3118"/>
      </w:tblGrid>
      <w:tr w:rsidR="007F6AA7" w14:paraId="5095E8B3" w14:textId="77777777" w:rsidTr="00C11E13">
        <w:trPr>
          <w:trHeight w:val="646"/>
        </w:trPr>
        <w:tc>
          <w:tcPr>
            <w:tcW w:w="9713" w:type="dxa"/>
            <w:gridSpan w:val="4"/>
            <w:tcBorders>
              <w:bottom w:val="single" w:sz="4" w:space="0" w:color="auto"/>
            </w:tcBorders>
          </w:tcPr>
          <w:p w14:paraId="68CDCE02" w14:textId="7AEA6F24" w:rsidR="007F6AA7" w:rsidRDefault="001D374C" w:rsidP="00C11E13">
            <w:pPr>
              <w:spacing w:line="360" w:lineRule="auto"/>
            </w:pPr>
            <w:r>
              <w:t>Table 3</w:t>
            </w:r>
          </w:p>
          <w:p w14:paraId="3A6505A2" w14:textId="005DA362" w:rsidR="007F6AA7" w:rsidRDefault="007F6AA7" w:rsidP="00C11E13">
            <w:pPr>
              <w:spacing w:line="360" w:lineRule="auto"/>
              <w:rPr>
                <w:i/>
              </w:rPr>
            </w:pPr>
            <w:r>
              <w:rPr>
                <w:i/>
              </w:rPr>
              <w:t>Means and 95% HDIs of the posterior distributions</w:t>
            </w:r>
            <w:r w:rsidR="00F0061E">
              <w:rPr>
                <w:i/>
              </w:rPr>
              <w:t xml:space="preserve"> of reaction times and hit rates</w:t>
            </w:r>
            <w:r>
              <w:rPr>
                <w:i/>
              </w:rPr>
              <w:t xml:space="preserve"> </w:t>
            </w:r>
            <w:r w:rsidR="00FE683F">
              <w:rPr>
                <w:i/>
              </w:rPr>
              <w:t xml:space="preserve">in </w:t>
            </w:r>
            <w:r>
              <w:rPr>
                <w:i/>
              </w:rPr>
              <w:t>each condition</w:t>
            </w:r>
            <w:r w:rsidR="00B100A4">
              <w:rPr>
                <w:i/>
              </w:rPr>
              <w:t>.</w:t>
            </w:r>
          </w:p>
        </w:tc>
      </w:tr>
      <w:tr w:rsidR="00055026" w14:paraId="4A37E2EC" w14:textId="77777777" w:rsidTr="00C11E13">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12297F12" w:rsidR="007F6AA7" w:rsidRPr="007F6AA7" w:rsidRDefault="007F6AA7" w:rsidP="00C11E13">
            <w:r>
              <w:t xml:space="preserve">Hit rates </w:t>
            </w:r>
            <w:r w:rsidR="005C4A57">
              <w:t>(proportion)</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5C4A57" w14:paraId="44D3F323" w14:textId="77777777" w:rsidTr="00C11E13">
        <w:trPr>
          <w:trHeight w:val="425"/>
        </w:trPr>
        <w:tc>
          <w:tcPr>
            <w:tcW w:w="2044" w:type="dxa"/>
            <w:vAlign w:val="center"/>
          </w:tcPr>
          <w:p w14:paraId="416C0973" w14:textId="42022716" w:rsidR="007F6AA7" w:rsidRDefault="007F6AA7" w:rsidP="00C11E13">
            <w:r>
              <w:t>Baseline</w:t>
            </w:r>
          </w:p>
        </w:tc>
        <w:tc>
          <w:tcPr>
            <w:tcW w:w="2179" w:type="dxa"/>
            <w:vAlign w:val="center"/>
          </w:tcPr>
          <w:p w14:paraId="4C6C0157" w14:textId="6D8DF16C" w:rsidR="007F6AA7" w:rsidRPr="008E021D" w:rsidRDefault="007F6AA7" w:rsidP="00C11E13">
            <w:r>
              <w:t>High</w:t>
            </w:r>
          </w:p>
        </w:tc>
        <w:tc>
          <w:tcPr>
            <w:tcW w:w="2372" w:type="dxa"/>
            <w:vAlign w:val="center"/>
          </w:tcPr>
          <w:p w14:paraId="44ADC54D" w14:textId="21865E63" w:rsidR="007F6AA7" w:rsidRDefault="007F6AA7" w:rsidP="00C11E13">
            <w:r>
              <w:t>0.6</w:t>
            </w:r>
            <w:r w:rsidR="00055026">
              <w:t>0</w:t>
            </w:r>
            <w:r>
              <w:t xml:space="preserve"> [0.57</w:t>
            </w:r>
            <w:r w:rsidR="00055026">
              <w:t>,</w:t>
            </w:r>
            <w:r>
              <w:t xml:space="preserve"> 0.63</w:t>
            </w:r>
            <w:r w:rsidRPr="00C57028">
              <w:t>]</w:t>
            </w:r>
          </w:p>
        </w:tc>
        <w:tc>
          <w:tcPr>
            <w:tcW w:w="3118" w:type="dxa"/>
            <w:vAlign w:val="center"/>
          </w:tcPr>
          <w:p w14:paraId="5976FCFA" w14:textId="460B9049" w:rsidR="007F6AA7" w:rsidRDefault="007F6AA7" w:rsidP="00C11E13">
            <w:r>
              <w:t>547.19 [</w:t>
            </w:r>
            <w:r w:rsidRPr="00C57028">
              <w:t>534.84</w:t>
            </w:r>
            <w:r w:rsidR="00055026">
              <w:t>,</w:t>
            </w:r>
            <w:r w:rsidRPr="00C57028">
              <w:t xml:space="preserve"> 559.56]</w:t>
            </w:r>
          </w:p>
        </w:tc>
      </w:tr>
      <w:tr w:rsidR="005C4A57" w14:paraId="673FC164" w14:textId="77777777" w:rsidTr="00C11E13">
        <w:trPr>
          <w:trHeight w:val="425"/>
        </w:trPr>
        <w:tc>
          <w:tcPr>
            <w:tcW w:w="2044" w:type="dxa"/>
            <w:vAlign w:val="center"/>
          </w:tcPr>
          <w:p w14:paraId="12236A46" w14:textId="7CC86F68" w:rsidR="007F6AA7" w:rsidRDefault="007F6AA7" w:rsidP="00C11E13">
            <w:r>
              <w:t>Baseline</w:t>
            </w:r>
          </w:p>
        </w:tc>
        <w:tc>
          <w:tcPr>
            <w:tcW w:w="2179" w:type="dxa"/>
            <w:vAlign w:val="center"/>
          </w:tcPr>
          <w:p w14:paraId="48C54B58" w14:textId="43823C2E" w:rsidR="007F6AA7" w:rsidRPr="008E021D" w:rsidRDefault="007F6AA7" w:rsidP="00C11E13">
            <w:r>
              <w:t>Low</w:t>
            </w:r>
          </w:p>
        </w:tc>
        <w:tc>
          <w:tcPr>
            <w:tcW w:w="2372" w:type="dxa"/>
            <w:vAlign w:val="center"/>
          </w:tcPr>
          <w:p w14:paraId="5B6D8FBB" w14:textId="7FBF2468" w:rsidR="007F6AA7" w:rsidRDefault="007F6AA7" w:rsidP="00C11E13">
            <w:r>
              <w:t>0.59 [0.55</w:t>
            </w:r>
            <w:r w:rsidR="00055026">
              <w:t>,</w:t>
            </w:r>
            <w:r>
              <w:t xml:space="preserve"> 0.62</w:t>
            </w:r>
            <w:r w:rsidRPr="00C57028">
              <w:t>]</w:t>
            </w:r>
          </w:p>
        </w:tc>
        <w:tc>
          <w:tcPr>
            <w:tcW w:w="3118" w:type="dxa"/>
            <w:vAlign w:val="center"/>
          </w:tcPr>
          <w:p w14:paraId="152FD65F" w14:textId="051EFD99" w:rsidR="007F6AA7" w:rsidRDefault="007F6AA7" w:rsidP="00C11E13">
            <w:r w:rsidRPr="00C57028">
              <w:t>552.97 [539.22</w:t>
            </w:r>
            <w:r w:rsidR="00055026">
              <w:t>,</w:t>
            </w:r>
            <w:r w:rsidRPr="00C57028">
              <w:t xml:space="preserve"> 567.24]</w:t>
            </w:r>
          </w:p>
        </w:tc>
      </w:tr>
      <w:tr w:rsidR="005C4A57" w14:paraId="758184FE" w14:textId="77777777" w:rsidTr="00C11E13">
        <w:trPr>
          <w:trHeight w:val="425"/>
        </w:trPr>
        <w:tc>
          <w:tcPr>
            <w:tcW w:w="2044" w:type="dxa"/>
            <w:vAlign w:val="center"/>
          </w:tcPr>
          <w:p w14:paraId="13EB1317" w14:textId="15D915A0" w:rsidR="007F6AA7" w:rsidRDefault="00C153CF" w:rsidP="00C11E13">
            <w:r>
              <w:t>Training</w:t>
            </w:r>
          </w:p>
        </w:tc>
        <w:tc>
          <w:tcPr>
            <w:tcW w:w="2179" w:type="dxa"/>
            <w:vAlign w:val="center"/>
          </w:tcPr>
          <w:p w14:paraId="1240B33C" w14:textId="2010B45F" w:rsidR="007F6AA7" w:rsidRPr="008E021D" w:rsidRDefault="007F6AA7" w:rsidP="00C11E13">
            <w:r>
              <w:t>High</w:t>
            </w:r>
          </w:p>
        </w:tc>
        <w:tc>
          <w:tcPr>
            <w:tcW w:w="2372" w:type="dxa"/>
            <w:vAlign w:val="center"/>
          </w:tcPr>
          <w:p w14:paraId="34156E0F" w14:textId="626C9AEC" w:rsidR="007F6AA7" w:rsidRDefault="007F6AA7" w:rsidP="00C11E13">
            <w:r>
              <w:t>0.62 [0.59</w:t>
            </w:r>
            <w:r w:rsidR="00055026">
              <w:t>,</w:t>
            </w:r>
            <w:r>
              <w:t xml:space="preserve"> 0.65</w:t>
            </w:r>
            <w:r w:rsidRPr="00C57028">
              <w:t>]</w:t>
            </w:r>
          </w:p>
        </w:tc>
        <w:tc>
          <w:tcPr>
            <w:tcW w:w="3118" w:type="dxa"/>
            <w:vAlign w:val="center"/>
          </w:tcPr>
          <w:p w14:paraId="352C09D2" w14:textId="68834773" w:rsidR="007F6AA7" w:rsidRDefault="007F6AA7" w:rsidP="00C11E13">
            <w:r w:rsidRPr="00C57028">
              <w:t>526.03 [513.9</w:t>
            </w:r>
            <w:r w:rsidR="00055026">
              <w:t>0,</w:t>
            </w:r>
            <w:r w:rsidRPr="00C57028">
              <w:t xml:space="preserve"> 538.04]</w:t>
            </w:r>
          </w:p>
        </w:tc>
      </w:tr>
      <w:tr w:rsidR="005C4A57" w14:paraId="6681AAF1" w14:textId="77777777" w:rsidTr="00C11E13">
        <w:trPr>
          <w:trHeight w:val="425"/>
        </w:trPr>
        <w:tc>
          <w:tcPr>
            <w:tcW w:w="2044" w:type="dxa"/>
            <w:vAlign w:val="center"/>
          </w:tcPr>
          <w:p w14:paraId="5DD6262C" w14:textId="02F15AC6" w:rsidR="007F6AA7" w:rsidRDefault="00C153CF" w:rsidP="00C11E13">
            <w:r>
              <w:t>Training</w:t>
            </w:r>
          </w:p>
        </w:tc>
        <w:tc>
          <w:tcPr>
            <w:tcW w:w="2179" w:type="dxa"/>
            <w:vAlign w:val="center"/>
          </w:tcPr>
          <w:p w14:paraId="520991E4" w14:textId="3BE4770E" w:rsidR="007F6AA7" w:rsidRPr="00534F07" w:rsidRDefault="007F6AA7" w:rsidP="00C11E13">
            <w:r>
              <w:t>Low</w:t>
            </w:r>
          </w:p>
        </w:tc>
        <w:tc>
          <w:tcPr>
            <w:tcW w:w="2372" w:type="dxa"/>
            <w:vAlign w:val="center"/>
          </w:tcPr>
          <w:p w14:paraId="7A199AEF" w14:textId="6380ADD6" w:rsidR="007F6AA7" w:rsidRDefault="007F6AA7" w:rsidP="00C11E13">
            <w:r w:rsidRPr="00C57028">
              <w:t>0.63 [0.59</w:t>
            </w:r>
            <w:r w:rsidR="00055026">
              <w:t>,</w:t>
            </w:r>
            <w:r w:rsidRPr="00C57028">
              <w:t xml:space="preserve"> 0.66]</w:t>
            </w:r>
          </w:p>
        </w:tc>
        <w:tc>
          <w:tcPr>
            <w:tcW w:w="3118" w:type="dxa"/>
            <w:vAlign w:val="center"/>
          </w:tcPr>
          <w:p w14:paraId="4359C905" w14:textId="711D10AD" w:rsidR="007F6AA7" w:rsidRDefault="007F6AA7" w:rsidP="00C11E13">
            <w:r>
              <w:t>538.5</w:t>
            </w:r>
            <w:r w:rsidR="00326703">
              <w:t>0</w:t>
            </w:r>
            <w:r>
              <w:t xml:space="preserve"> [</w:t>
            </w:r>
            <w:r w:rsidRPr="00C57028">
              <w:t>525.69</w:t>
            </w:r>
            <w:r w:rsidR="00055026">
              <w:t>,</w:t>
            </w:r>
            <w:r w:rsidRPr="00C57028">
              <w:t xml:space="preserve"> 550.34]</w:t>
            </w:r>
          </w:p>
        </w:tc>
      </w:tr>
      <w:tr w:rsidR="005C4A57" w14:paraId="53921331" w14:textId="77777777" w:rsidTr="00C11E13">
        <w:trPr>
          <w:trHeight w:val="425"/>
        </w:trPr>
        <w:tc>
          <w:tcPr>
            <w:tcW w:w="2044" w:type="dxa"/>
            <w:vAlign w:val="center"/>
          </w:tcPr>
          <w:p w14:paraId="1787CF7F" w14:textId="113FB45C" w:rsidR="007F6AA7" w:rsidRDefault="00C153CF" w:rsidP="00C11E13">
            <w:r>
              <w:t>Test</w:t>
            </w:r>
          </w:p>
        </w:tc>
        <w:tc>
          <w:tcPr>
            <w:tcW w:w="2179" w:type="dxa"/>
            <w:vAlign w:val="center"/>
          </w:tcPr>
          <w:p w14:paraId="2084E639" w14:textId="671A36A1" w:rsidR="007F6AA7" w:rsidRPr="00C21D51" w:rsidRDefault="007F6AA7" w:rsidP="00C11E13">
            <w:r>
              <w:t>High</w:t>
            </w:r>
          </w:p>
        </w:tc>
        <w:tc>
          <w:tcPr>
            <w:tcW w:w="2372" w:type="dxa"/>
            <w:vAlign w:val="center"/>
          </w:tcPr>
          <w:p w14:paraId="5C03F622" w14:textId="448A8F0C" w:rsidR="007F6AA7" w:rsidRDefault="007F6AA7" w:rsidP="00C11E13">
            <w:r w:rsidRPr="00C57028">
              <w:t>0.61 [0.58</w:t>
            </w:r>
            <w:r w:rsidR="00055026">
              <w:t>,</w:t>
            </w:r>
            <w:r w:rsidRPr="00C57028">
              <w:t xml:space="preserve"> 0.65]</w:t>
            </w:r>
          </w:p>
        </w:tc>
        <w:tc>
          <w:tcPr>
            <w:tcW w:w="3118" w:type="dxa"/>
            <w:vAlign w:val="center"/>
          </w:tcPr>
          <w:p w14:paraId="1F06665F" w14:textId="43A12EAC" w:rsidR="007F6AA7" w:rsidRDefault="007F6AA7" w:rsidP="00C11E13">
            <w:r w:rsidRPr="00C57028">
              <w:t>528.29 [</w:t>
            </w:r>
            <w:r>
              <w:t>515.32</w:t>
            </w:r>
            <w:r w:rsidR="00055026">
              <w:t>,</w:t>
            </w:r>
            <w:r>
              <w:t xml:space="preserve"> 541.69</w:t>
            </w:r>
            <w:r w:rsidRPr="00C57028">
              <w:t>]</w:t>
            </w:r>
          </w:p>
        </w:tc>
      </w:tr>
      <w:tr w:rsidR="005C4A57" w14:paraId="5A0BDAC0" w14:textId="77777777" w:rsidTr="00C11E13">
        <w:trPr>
          <w:trHeight w:val="425"/>
        </w:trPr>
        <w:tc>
          <w:tcPr>
            <w:tcW w:w="2044" w:type="dxa"/>
            <w:tcBorders>
              <w:bottom w:val="single" w:sz="4" w:space="0" w:color="auto"/>
            </w:tcBorders>
            <w:vAlign w:val="center"/>
          </w:tcPr>
          <w:p w14:paraId="25F71FFC" w14:textId="43690ED8" w:rsidR="007F6AA7" w:rsidRDefault="00C153CF" w:rsidP="00C11E13">
            <w:r>
              <w:t>Test</w:t>
            </w:r>
          </w:p>
        </w:tc>
        <w:tc>
          <w:tcPr>
            <w:tcW w:w="2179" w:type="dxa"/>
            <w:tcBorders>
              <w:bottom w:val="single" w:sz="4" w:space="0" w:color="auto"/>
            </w:tcBorders>
            <w:vAlign w:val="center"/>
          </w:tcPr>
          <w:p w14:paraId="5C78D277" w14:textId="73AEAD28" w:rsidR="007F6AA7" w:rsidRPr="00C21D51" w:rsidRDefault="007F6AA7" w:rsidP="00C11E13">
            <w:r>
              <w:t>Low</w:t>
            </w:r>
          </w:p>
        </w:tc>
        <w:tc>
          <w:tcPr>
            <w:tcW w:w="2372" w:type="dxa"/>
            <w:tcBorders>
              <w:bottom w:val="single" w:sz="4" w:space="0" w:color="auto"/>
            </w:tcBorders>
            <w:vAlign w:val="center"/>
          </w:tcPr>
          <w:p w14:paraId="5F5882EC" w14:textId="133D5992" w:rsidR="007F6AA7" w:rsidRDefault="007F6AA7" w:rsidP="00C11E13">
            <w:r>
              <w:t>0.61 [</w:t>
            </w:r>
            <w:r w:rsidRPr="00C57028">
              <w:t>0.57</w:t>
            </w:r>
            <w:r w:rsidR="00055026">
              <w:t>,</w:t>
            </w:r>
            <w:r w:rsidRPr="00C57028">
              <w:t xml:space="preserve"> 0.65]</w:t>
            </w:r>
          </w:p>
        </w:tc>
        <w:tc>
          <w:tcPr>
            <w:tcW w:w="3118" w:type="dxa"/>
            <w:tcBorders>
              <w:bottom w:val="single" w:sz="4" w:space="0" w:color="auto"/>
            </w:tcBorders>
            <w:vAlign w:val="center"/>
          </w:tcPr>
          <w:p w14:paraId="61A38AAC" w14:textId="79E3645A" w:rsidR="007F6AA7" w:rsidRDefault="007F6AA7" w:rsidP="00C11E13">
            <w:r w:rsidRPr="00C57028">
              <w:t>538.35 [</w:t>
            </w:r>
            <w:r>
              <w:t>522.97</w:t>
            </w:r>
            <w:r w:rsidR="00055026">
              <w:t>,</w:t>
            </w:r>
            <w:r>
              <w:t xml:space="preserve"> 554.23</w:t>
            </w:r>
            <w:r w:rsidRPr="00C57028">
              <w:t>]</w:t>
            </w:r>
          </w:p>
        </w:tc>
      </w:tr>
    </w:tbl>
    <w:p w14:paraId="6DFB8006" w14:textId="77777777" w:rsidR="00510DA0" w:rsidRDefault="00510DA0" w:rsidP="008E021D">
      <w:pPr>
        <w:rPr>
          <w:b/>
        </w:rPr>
      </w:pPr>
    </w:p>
    <w:p w14:paraId="493B129A" w14:textId="330482BB" w:rsidR="004D7EBB" w:rsidRPr="004D7EBB" w:rsidRDefault="003A0B81" w:rsidP="008E021D">
      <w:pPr>
        <w:rPr>
          <w:b/>
        </w:rPr>
      </w:pPr>
      <w:r w:rsidRPr="003A0B81">
        <w:rPr>
          <w:b/>
          <w:noProof/>
        </w:rPr>
        <mc:AlternateContent>
          <mc:Choice Requires="wpg">
            <w:drawing>
              <wp:anchor distT="0" distB="0" distL="114300" distR="114300" simplePos="0" relativeHeight="251665408" behindDoc="0" locked="0" layoutInCell="1" allowOverlap="1" wp14:anchorId="4F181D98" wp14:editId="656A56B3">
                <wp:simplePos x="0" y="0"/>
                <wp:positionH relativeFrom="margin">
                  <wp:align>center</wp:align>
                </wp:positionH>
                <wp:positionV relativeFrom="paragraph">
                  <wp:posOffset>20320</wp:posOffset>
                </wp:positionV>
                <wp:extent cx="7210800" cy="2473200"/>
                <wp:effectExtent l="19050" t="19050" r="28575" b="22860"/>
                <wp:wrapSquare wrapText="bothSides"/>
                <wp:docPr id="37" name="Group 22"/>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38" name="Picture 3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pic:pic xmlns:pic="http://schemas.openxmlformats.org/drawingml/2006/picture">
                        <pic:nvPicPr>
                          <pic:cNvPr id="39" name="Picture 3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073181" y="0"/>
                            <a:ext cx="3073182" cy="1911600"/>
                          </a:xfrm>
                          <a:prstGeom prst="rect">
                            <a:avLst/>
                          </a:prstGeom>
                          <a:ln>
                            <a:solidFill>
                              <a:schemeClr val="bg1"/>
                            </a:solidFill>
                          </a:ln>
                        </pic:spPr>
                      </pic:pic>
                      <wps:wsp>
                        <wps:cNvPr id="40" name="Rectangle 40"/>
                        <wps:cNvSpPr/>
                        <wps:spPr>
                          <a:xfrm>
                            <a:off x="0" y="1677142"/>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077732" y="170252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0BA7F4" id="Group 22" o:spid="_x0000_s1026" style="position:absolute;margin-left:0;margin-top:1.6pt;width:567.8pt;height:194.75pt;z-index:251665408;mso-position-horizontal:center;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">
                <v:shape id="Picture 38"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" stroked="t" strokecolor="white [3212]">
                  <v:imagedata r:id="rId18" o:title=""/>
                  <v:path arrowok="t"/>
                </v:shape>
                <v:shape id="Picture 39"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" stroked="t" strokecolor="white [3212]">
                  <v:imagedata r:id="rId19" o:title=""/>
                  <v:path arrowok="t"/>
                </v:shape>
                <v:rect id="Rectangle 40" o:spid="_x0000_s1029" style="position:absolute;top:1677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" fillcolor="white [3212]" strokecolor="white [3212]" strokeweight="1pt"/>
                <v:rect id="Rectangle 41" o:spid="_x0000_s1030" style="position:absolute;left:30777;top:17025;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" fillcolor="white [3212]" strokecolor="white [3212]" strokeweight="1pt"/>
                <w10:wrap type="square" anchorx="margin"/>
              </v:group>
            </w:pict>
          </mc:Fallback>
        </mc:AlternateContent>
      </w:r>
    </w:p>
    <w:p w14:paraId="6A17D506" w14:textId="0EA182D2" w:rsidR="00FF793F" w:rsidRDefault="00765B6B" w:rsidP="004269CE">
      <w:pPr>
        <w:jc w:val="both"/>
        <w:rPr>
          <w:sz w:val="20"/>
        </w:rPr>
      </w:pPr>
      <w:r>
        <w:rPr>
          <w:b/>
          <w:sz w:val="20"/>
        </w:rPr>
        <w:t xml:space="preserve">Figure </w:t>
      </w:r>
      <w:r w:rsidR="00E1045E">
        <w:rPr>
          <w:b/>
          <w:sz w:val="20"/>
        </w:rPr>
        <w:t>3</w:t>
      </w:r>
      <w:r w:rsidR="00FF793F" w:rsidRPr="00FF793F">
        <w:rPr>
          <w:b/>
          <w:sz w:val="20"/>
        </w:rPr>
        <w:t xml:space="preserve">. </w:t>
      </w:r>
      <w:r w:rsidR="00FF793F" w:rsidRPr="00FF793F">
        <w:rPr>
          <w:sz w:val="20"/>
        </w:rPr>
        <w:t>Posterior distribution</w:t>
      </w:r>
      <w:r w:rsidR="00EF140D">
        <w:rPr>
          <w:sz w:val="20"/>
        </w:rPr>
        <w:t>s</w:t>
      </w:r>
      <w:r w:rsidR="00FF793F" w:rsidRPr="00FF793F">
        <w:rPr>
          <w:sz w:val="20"/>
        </w:rPr>
        <w:t xml:space="preserve"> of the interaction model</w:t>
      </w:r>
      <w:r w:rsidR="00EF140D">
        <w:rPr>
          <w:sz w:val="20"/>
        </w:rPr>
        <w:t>s for hit rates and reaction times across conditions.</w:t>
      </w:r>
    </w:p>
    <w:p w14:paraId="434C3BCB" w14:textId="0342B6C3" w:rsidR="00EF140D" w:rsidRDefault="00EF140D" w:rsidP="00FF793F">
      <w:pPr>
        <w:rPr>
          <w:sz w:val="20"/>
        </w:rPr>
      </w:pPr>
    </w:p>
    <w:p w14:paraId="77451852" w14:textId="0BBD55E4" w:rsidR="008C4B5F" w:rsidRDefault="008C4B5F" w:rsidP="00BC3FB6">
      <w:pPr>
        <w:pStyle w:val="Heading2"/>
        <w:spacing w:before="0" w:after="240"/>
      </w:pPr>
      <w:r>
        <w:t>Reaction times</w:t>
      </w:r>
    </w:p>
    <w:p w14:paraId="557A58F4" w14:textId="59E462D9" w:rsidR="00825530" w:rsidRDefault="00B92561" w:rsidP="00411041">
      <w:pPr>
        <w:spacing w:line="480" w:lineRule="auto"/>
        <w:ind w:firstLine="284"/>
        <w:jc w:val="both"/>
      </w:pPr>
      <w:r>
        <w:t>The interaction model</w:t>
      </w:r>
      <w:r w:rsidR="00B100A4">
        <w:t xml:space="preserve"> (Reward phase x Reward probability)</w:t>
      </w:r>
      <w:r>
        <w:t xml:space="preserve"> also best pr</w:t>
      </w:r>
      <w:r w:rsidR="00C11E13">
        <w:t>edict</w:t>
      </w:r>
      <w:r w:rsidR="00B100A4">
        <w:t>ed</w:t>
      </w:r>
      <w:r w:rsidR="00C11E13">
        <w:t xml:space="preserve"> reaction times (</w:t>
      </w:r>
      <w:r w:rsidR="00C11E13" w:rsidRPr="00B57645">
        <w:rPr>
          <w:i/>
        </w:rPr>
        <w:t>Table 2</w:t>
      </w:r>
      <w:r>
        <w:t xml:space="preserve">). Participants were reliably faster in the </w:t>
      </w:r>
      <w:r w:rsidR="00C153CF">
        <w:t>training</w:t>
      </w:r>
      <w:r>
        <w:t xml:space="preserve"> compared to the baseline phase</w:t>
      </w:r>
      <w:r w:rsidR="00DF3CBB">
        <w:t xml:space="preserve"> in both the high reward</w:t>
      </w:r>
      <w:r w:rsidR="00825530">
        <w:t>ed</w:t>
      </w:r>
      <w:r w:rsidR="00CC2633">
        <w:t xml:space="preserve"> (</w:t>
      </w:r>
      <w:r w:rsidR="00CC2633">
        <w:rPr>
          <w:i/>
        </w:rPr>
        <w:t xml:space="preserve">M = </w:t>
      </w:r>
      <w:r w:rsidR="00746C80">
        <w:t>-21.16</w:t>
      </w:r>
      <w:r w:rsidR="00BF4EA7">
        <w:t>; 95% HDI [-29.79, -12.27</w:t>
      </w:r>
      <w:r w:rsidR="00CC2633">
        <w:t xml:space="preserve">]; ER = </w:t>
      </w:r>
      <w:r w:rsidR="00CC2633" w:rsidRPr="00B57645">
        <w:rPr>
          <w:i/>
        </w:rPr>
        <w:t>Inf.</w:t>
      </w:r>
      <w:r w:rsidR="00CC2633">
        <w:t xml:space="preserve">, i.e. </w:t>
      </w:r>
      <w:r w:rsidR="00462A22">
        <w:t>whole</w:t>
      </w:r>
      <w:r w:rsidR="00CC2633">
        <w:t xml:space="preserve"> </w:t>
      </w:r>
      <w:r w:rsidR="00462A22">
        <w:t xml:space="preserve">posterior </w:t>
      </w:r>
      <w:r w:rsidR="00CC2633">
        <w:lastRenderedPageBreak/>
        <w:t>distribution</w:t>
      </w:r>
      <w:r w:rsidR="00462A22">
        <w:t xml:space="preserve"> </w:t>
      </w:r>
      <w:r w:rsidR="00CC2633">
        <w:t xml:space="preserve">above zero) </w:t>
      </w:r>
      <w:r w:rsidR="00DF3CBB">
        <w:t>and</w:t>
      </w:r>
      <w:r w:rsidR="00CC2633">
        <w:t xml:space="preserve"> the low rewarded condition</w:t>
      </w:r>
      <w:r w:rsidR="0041367D">
        <w:t>s</w:t>
      </w:r>
      <w:r w:rsidR="00CC2633">
        <w:t xml:space="preserve"> (</w:t>
      </w:r>
      <w:r w:rsidR="00CC2633">
        <w:rPr>
          <w:i/>
        </w:rPr>
        <w:t xml:space="preserve">M = </w:t>
      </w:r>
      <w:r w:rsidR="00323FBF">
        <w:t>-14.47</w:t>
      </w:r>
      <w:r w:rsidR="00CC2633">
        <w:t>; 95% HDI [-24.7</w:t>
      </w:r>
      <w:r w:rsidR="00323FBF">
        <w:t>1</w:t>
      </w:r>
      <w:r w:rsidR="00CC2633">
        <w:t>, -4.63]; ER = 332</w:t>
      </w:r>
      <w:r w:rsidR="00323FBF">
        <w:t>.33</w:t>
      </w:r>
      <w:r w:rsidR="00CC2633">
        <w:t>)</w:t>
      </w:r>
      <w:r>
        <w:t xml:space="preserve">. </w:t>
      </w:r>
      <w:r w:rsidR="00DF3CBB">
        <w:t>Moreover, this difference was larger in the high compared to low rewarded condition (</w:t>
      </w:r>
      <w:r w:rsidR="00DF3CBB">
        <w:rPr>
          <w:i/>
        </w:rPr>
        <w:t xml:space="preserve">M = </w:t>
      </w:r>
      <w:r w:rsidR="00DF3CBB">
        <w:t xml:space="preserve">-6.69; 95% HDI [-18.01, 4.77]; ER = 7.20). </w:t>
      </w:r>
      <w:r w:rsidR="00340112">
        <w:t xml:space="preserve">We found little evidence for </w:t>
      </w:r>
      <w:r w:rsidR="00825530">
        <w:t xml:space="preserve">any </w:t>
      </w:r>
      <w:r w:rsidR="00340112">
        <w:t>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B71FD2">
        <w:t xml:space="preserve">Participants were approximately equally fast in </w:t>
      </w:r>
      <w:r w:rsidR="00C153CF">
        <w:t>training</w:t>
      </w:r>
      <w:r w:rsidR="00B71FD2">
        <w:t xml:space="preserve"> and </w:t>
      </w:r>
      <w:r w:rsidR="00C153CF">
        <w:t>test</w:t>
      </w:r>
      <w:r w:rsidR="00B71FD2">
        <w:t xml:space="preserve"> for both the </w:t>
      </w:r>
      <w:r w:rsidR="00340112">
        <w:t>high (</w:t>
      </w:r>
      <w:r w:rsidR="00340112">
        <w:rPr>
          <w:i/>
        </w:rPr>
        <w:t xml:space="preserve">M = </w:t>
      </w:r>
      <w:r w:rsidR="00771373">
        <w:t>2.26</w:t>
      </w:r>
      <w:r w:rsidR="0090292B">
        <w:t>; 95% HDI [-6</w:t>
      </w:r>
      <w:r w:rsidR="00340112">
        <w:t>.8</w:t>
      </w:r>
      <w:r w:rsidR="00613D9B">
        <w:t>0</w:t>
      </w:r>
      <w:r w:rsidR="00340112">
        <w:t xml:space="preserve">, </w:t>
      </w:r>
      <w:r w:rsidR="00323FBF">
        <w:t>11</w:t>
      </w:r>
      <w:r w:rsidR="00613D9B">
        <w:t>.00</w:t>
      </w:r>
      <w:r w:rsidR="00340112">
        <w:t>]</w:t>
      </w:r>
      <w:r w:rsidR="00B71FD2">
        <w:t>; ER = 2</w:t>
      </w:r>
      <w:r w:rsidR="00323FBF">
        <w:t>.26</w:t>
      </w:r>
      <w:r w:rsidR="00340112">
        <w:t xml:space="preserve">), </w:t>
      </w:r>
      <w:r w:rsidR="00B71FD2">
        <w:t xml:space="preserve">and the </w:t>
      </w:r>
      <w:r w:rsidR="0090292B">
        <w:t xml:space="preserve">low </w:t>
      </w:r>
      <w:r w:rsidR="00746C80">
        <w:t xml:space="preserve">reward </w:t>
      </w:r>
      <w:r w:rsidR="0090292B">
        <w:t>condition (</w:t>
      </w:r>
      <w:r w:rsidR="0090292B">
        <w:rPr>
          <w:i/>
        </w:rPr>
        <w:t xml:space="preserve">M = </w:t>
      </w:r>
      <w:r w:rsidR="00771373">
        <w:t>-0.15</w:t>
      </w:r>
      <w:r w:rsidR="00323FBF">
        <w:t>; 95% HDI [-10.86, 10.26</w:t>
      </w:r>
      <w:r w:rsidR="0090292B">
        <w:t>]</w:t>
      </w:r>
      <w:r w:rsidR="00B71FD2">
        <w:t>; ER = 1.05</w:t>
      </w:r>
      <w:r w:rsidR="0090292B">
        <w:t>)</w:t>
      </w:r>
      <w:r w:rsidR="000205D1">
        <w:t>.</w:t>
      </w:r>
    </w:p>
    <w:p w14:paraId="1B4E111D" w14:textId="7CBDF49D" w:rsidR="00B92561" w:rsidRDefault="000205D1" w:rsidP="00340112">
      <w:pPr>
        <w:spacing w:line="480" w:lineRule="auto"/>
        <w:ind w:firstLine="284"/>
        <w:jc w:val="both"/>
      </w:pPr>
      <w:r>
        <w:t xml:space="preserve">These results indicate that participants were faster in the condition in which they could earn rewards, </w:t>
      </w:r>
      <w:commentRangeStart w:id="17"/>
      <w:commentRangeStart w:id="18"/>
      <w:r>
        <w:t>and more so in the condition with higher probability of earning a reward</w:t>
      </w:r>
      <w:commentRangeEnd w:id="17"/>
      <w:r w:rsidR="0041367D">
        <w:rPr>
          <w:rStyle w:val="CommentReference"/>
        </w:rPr>
        <w:commentReference w:id="17"/>
      </w:r>
      <w:commentRangeEnd w:id="18"/>
      <w:r w:rsidR="00411041">
        <w:rPr>
          <w:rStyle w:val="CommentReference"/>
        </w:rPr>
        <w:commentReference w:id="18"/>
      </w:r>
      <w:r>
        <w:t xml:space="preserve">. Also, there </w:t>
      </w:r>
      <w:r w:rsidR="00CC2633">
        <w:t>was</w:t>
      </w:r>
      <w:r>
        <w:t xml:space="preserve"> no evidence for </w:t>
      </w:r>
      <w:r w:rsidR="00825530">
        <w:t xml:space="preserve">any </w:t>
      </w:r>
      <w:r>
        <w:t>change</w:t>
      </w:r>
      <w:r w:rsidR="00825530">
        <w:t>s</w:t>
      </w:r>
      <w:r>
        <w:t xml:space="preserve"> in reaction times when rewards were no longer available.</w:t>
      </w:r>
    </w:p>
    <w:p w14:paraId="6A363A93" w14:textId="22B14FF2" w:rsidR="00F4458A" w:rsidRDefault="00825530" w:rsidP="00340112">
      <w:pPr>
        <w:spacing w:line="480" w:lineRule="auto"/>
        <w:ind w:firstLine="284"/>
        <w:jc w:val="both"/>
      </w:pPr>
      <w:r>
        <w:t>Supplementary analyses carried out to</w:t>
      </w:r>
      <w:r w:rsidR="00F4458A">
        <w:t xml:space="preserve"> </w:t>
      </w:r>
      <w:r>
        <w:t xml:space="preserve">assess possible </w:t>
      </w:r>
      <w:r w:rsidR="00F4458A">
        <w:t xml:space="preserve">training effects indicated some evidence for the presence of training effects in hit rates and </w:t>
      </w:r>
      <w:r>
        <w:t xml:space="preserve">scant </w:t>
      </w:r>
      <w:r w:rsidR="00F4458A">
        <w:t>evidence for such effects in reaction times. The</w:t>
      </w:r>
      <w:r>
        <w:t>se</w:t>
      </w:r>
      <w:r w:rsidR="00F4458A">
        <w:t xml:space="preserve"> results can be found in </w:t>
      </w:r>
      <w:r w:rsidR="00F4458A" w:rsidRPr="00411041">
        <w:rPr>
          <w:i/>
        </w:rPr>
        <w:t>Appendix 1</w:t>
      </w:r>
      <w:r w:rsidR="00F4458A">
        <w:t>.</w:t>
      </w:r>
    </w:p>
    <w:p w14:paraId="4134A50A" w14:textId="743F911E" w:rsidR="006531B0" w:rsidRDefault="00565524" w:rsidP="007B463E">
      <w:pPr>
        <w:pStyle w:val="Heading2"/>
        <w:spacing w:before="0" w:after="240"/>
      </w:pPr>
      <w:r>
        <w:t xml:space="preserve">SSVEP </w:t>
      </w:r>
      <w:r w:rsidR="00BE710C">
        <w:t>amplitudes</w:t>
      </w:r>
    </w:p>
    <w:p w14:paraId="45AF31F2" w14:textId="2491990D" w:rsidR="00826535" w:rsidRPr="00826535" w:rsidRDefault="00826535" w:rsidP="00411041">
      <w:pPr>
        <w:spacing w:line="480" w:lineRule="auto"/>
        <w:ind w:firstLine="284"/>
      </w:pPr>
      <w:r w:rsidRPr="00D92BFE">
        <w:rPr>
          <w:rFonts w:eastAsia="Times New Roman"/>
          <w:szCs w:val="24"/>
        </w:rPr>
        <w:t xml:space="preserve">As shown in </w:t>
      </w:r>
      <w:r>
        <w:rPr>
          <w:rFonts w:eastAsia="Times New Roman"/>
          <w:i/>
          <w:szCs w:val="24"/>
        </w:rPr>
        <w:t>Figure 4</w:t>
      </w:r>
      <w:r w:rsidRPr="00D92BFE">
        <w:rPr>
          <w:rFonts w:eastAsia="Times New Roman"/>
          <w:szCs w:val="24"/>
        </w:rPr>
        <w:t>, activity</w:t>
      </w:r>
      <w:r>
        <w:rPr>
          <w:rFonts w:eastAsia="Times New Roman"/>
          <w:szCs w:val="24"/>
        </w:rPr>
        <w:t xml:space="preserve"> 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r w:rsidRPr="00411041">
        <w:rPr>
          <w:rFonts w:eastAsia="Times New Roman"/>
          <w:i/>
          <w:szCs w:val="24"/>
        </w:rPr>
        <w:t>POz</w:t>
      </w:r>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FFT-amplitude spectra showed the expected peaks at the frequencies of 10 and 12</w:t>
      </w:r>
      <w:r w:rsidR="00085449">
        <w:t xml:space="preserve"> </w:t>
      </w:r>
      <w:r>
        <w:t>Hz.</w:t>
      </w:r>
    </w:p>
    <w:p w14:paraId="7324DA6F" w14:textId="77777777" w:rsidR="00C03E65" w:rsidRDefault="00DF5EDD" w:rsidP="00C03E65">
      <w:pPr>
        <w:keepNext/>
        <w:spacing w:line="480" w:lineRule="auto"/>
        <w:ind w:firstLine="284"/>
        <w:jc w:val="both"/>
      </w:pPr>
      <w:r w:rsidRPr="00DF5EDD">
        <w:rPr>
          <w:rFonts w:eastAsia="Times New Roman"/>
          <w:snapToGrid w:val="0"/>
          <w:color w:val="000000"/>
          <w:w w:val="0"/>
          <w:sz w:val="0"/>
          <w:szCs w:val="0"/>
          <w:u w:color="000000"/>
          <w:bdr w:val="none" w:sz="0" w:space="0" w:color="000000"/>
          <w:shd w:val="clear" w:color="000000" w:fill="000000"/>
          <w:lang w:val="x-none" w:eastAsia="x-none" w:bidi="x-none"/>
        </w:rPr>
        <w:lastRenderedPageBreak/>
        <w:t xml:space="preserve"> </w:t>
      </w:r>
      <w:commentRangeStart w:id="19"/>
      <w:r w:rsidRPr="00DF5EDD">
        <w:rPr>
          <w:noProof/>
        </w:rPr>
        <w:drawing>
          <wp:inline distT="0" distB="0" distL="0" distR="0" wp14:anchorId="2AA6C60A" wp14:editId="3B8CF522">
            <wp:extent cx="5972810" cy="5429827"/>
            <wp:effectExtent l="0" t="0" r="8890" b="0"/>
            <wp:docPr id="25" name="Picture 25" descr="C:\Users\igrahek\Documents\Studies\SSVEP Reward - Soren &amp; Antonio\Experiment 1\SSVEP_reward\figures\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rahek\Documents\Studies\SSVEP Reward - Soren &amp; Antonio\Experiment 1\SSVEP_reward\figures\Figure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2810" cy="5429827"/>
                    </a:xfrm>
                    <a:prstGeom prst="rect">
                      <a:avLst/>
                    </a:prstGeom>
                    <a:noFill/>
                    <a:ln>
                      <a:noFill/>
                    </a:ln>
                  </pic:spPr>
                </pic:pic>
              </a:graphicData>
            </a:graphic>
          </wp:inline>
        </w:drawing>
      </w:r>
      <w:commentRangeEnd w:id="19"/>
    </w:p>
    <w:p w14:paraId="18F62F57" w14:textId="5574CBDF" w:rsidR="00E1045E" w:rsidRPr="00F36223" w:rsidRDefault="00DF5EDD" w:rsidP="00C03E65">
      <w:pPr>
        <w:spacing w:line="480" w:lineRule="auto"/>
        <w:jc w:val="both"/>
        <w:rPr>
          <w:sz w:val="20"/>
          <w:szCs w:val="20"/>
        </w:rPr>
      </w:pPr>
      <w:r>
        <w:rPr>
          <w:rStyle w:val="CommentReference"/>
        </w:rPr>
        <w:commentReference w:id="19"/>
      </w:r>
      <w:r w:rsidR="00E1045E" w:rsidRPr="00F36223">
        <w:rPr>
          <w:b/>
          <w:sz w:val="20"/>
          <w:szCs w:val="20"/>
        </w:rPr>
        <w:t>Figure</w:t>
      </w:r>
      <w:r w:rsidR="00E1045E">
        <w:rPr>
          <w:b/>
          <w:sz w:val="20"/>
          <w:szCs w:val="20"/>
        </w:rPr>
        <w:t xml:space="preserve"> 4.</w:t>
      </w:r>
      <w:r w:rsidR="00E1045E" w:rsidRPr="00F36223">
        <w:rPr>
          <w:sz w:val="20"/>
          <w:szCs w:val="20"/>
        </w:rPr>
        <w:t xml:space="preserve"> Grand average FFT-amplitude spectra derived from EEG signals at each participant's best four-electrode cluster for the </w:t>
      </w:r>
      <w:r w:rsidR="00E1045E">
        <w:rPr>
          <w:sz w:val="20"/>
          <w:szCs w:val="20"/>
        </w:rPr>
        <w:t>10 and 1</w:t>
      </w:r>
      <w:r w:rsidR="00E1045E" w:rsidRPr="00F36223">
        <w:rPr>
          <w:sz w:val="20"/>
          <w:szCs w:val="20"/>
        </w:rPr>
        <w:t>2 Hz signal</w:t>
      </w:r>
      <w:r w:rsidR="00E1045E">
        <w:rPr>
          <w:sz w:val="20"/>
          <w:szCs w:val="20"/>
        </w:rPr>
        <w:t>.</w:t>
      </w:r>
      <w:r w:rsidR="00917742">
        <w:rPr>
          <w:sz w:val="20"/>
          <w:szCs w:val="20"/>
        </w:rPr>
        <w:t xml:space="preserve"> </w:t>
      </w:r>
      <w:r w:rsidR="00E1045E">
        <w:rPr>
          <w:sz w:val="20"/>
          <w:szCs w:val="20"/>
        </w:rPr>
        <w:t xml:space="preserve">Data in the figure are filtered with 1Hz high-pass filter for visualization purposes. </w:t>
      </w:r>
    </w:p>
    <w:p w14:paraId="37CF1C23" w14:textId="77777777" w:rsidR="00E1045E" w:rsidRDefault="00E1045E" w:rsidP="00C11E13">
      <w:pPr>
        <w:spacing w:line="480" w:lineRule="auto"/>
        <w:ind w:firstLine="284"/>
        <w:jc w:val="both"/>
      </w:pPr>
    </w:p>
    <w:p w14:paraId="6D432CAC" w14:textId="2E8EC26C" w:rsidR="00443CF7" w:rsidRDefault="00E66917" w:rsidP="00C11E13">
      <w:pPr>
        <w:spacing w:line="480" w:lineRule="auto"/>
        <w:ind w:firstLine="284"/>
        <w:jc w:val="both"/>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r w:rsidR="0011021B">
        <w:t>a.u. due to the normalization</w:t>
      </w:r>
      <w:r>
        <w:t>) across conditions (</w:t>
      </w:r>
      <w:r w:rsidRPr="00B57645">
        <w:rPr>
          <w:i/>
        </w:rPr>
        <w:t xml:space="preserve">Figure </w:t>
      </w:r>
      <w:r w:rsidR="00825530" w:rsidRPr="00B57645">
        <w:rPr>
          <w:i/>
        </w:rPr>
        <w:t>5</w:t>
      </w:r>
      <w:r w:rsidR="00825530">
        <w:t xml:space="preserve"> </w:t>
      </w:r>
      <w:r>
        <w:t xml:space="preserve">and </w:t>
      </w:r>
      <w:r w:rsidRPr="00B57645">
        <w:rPr>
          <w:i/>
        </w:rPr>
        <w:t>Table 4</w:t>
      </w:r>
      <w:r>
        <w:t xml:space="preserve">). The </w:t>
      </w:r>
      <w:r w:rsidRPr="004D7EBB">
        <w:rPr>
          <w:i/>
        </w:rPr>
        <w:t>Null model</w:t>
      </w:r>
      <w:r>
        <w:t xml:space="preserve"> included </w:t>
      </w:r>
      <w:r w:rsidR="00411041">
        <w:t>one</w:t>
      </w:r>
      <w:r w:rsidR="00700D33">
        <w:t xml:space="preserve"> constant and</w:t>
      </w:r>
      <w:r>
        <w:t xml:space="preserve"> </w:t>
      </w:r>
      <w:r w:rsidR="00411041">
        <w:t xml:space="preserve">multiple </w:t>
      </w:r>
      <w:r>
        <w:t xml:space="preserve">varying intercepts across </w:t>
      </w:r>
      <w:r w:rsidR="00411041">
        <w:t>participants</w:t>
      </w:r>
      <w:r>
        <w:t xml:space="preserve">.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Reward phase model</w:t>
      </w:r>
      <w:r>
        <w:t xml:space="preserve"> included the constant effect of reward phase</w:t>
      </w:r>
      <w:r w:rsidR="00B34D24">
        <w:t>;</w:t>
      </w:r>
      <w:r>
        <w:t xml:space="preserve"> the </w:t>
      </w:r>
      <w:r>
        <w:rPr>
          <w:i/>
        </w:rPr>
        <w:lastRenderedPageBreak/>
        <w:t xml:space="preserve">Reward phase </w:t>
      </w:r>
      <w:r w:rsidR="00B34D24">
        <w:rPr>
          <w:i/>
        </w:rPr>
        <w:t xml:space="preserve">+ </w:t>
      </w:r>
      <w:r>
        <w:rPr>
          <w:i/>
        </w:rPr>
        <w:t>attention</w:t>
      </w:r>
      <w:r>
        <w:t xml:space="preserve"> model included the additive effects of reward phase and attention</w:t>
      </w:r>
      <w:r w:rsidR="00B34D24">
        <w:t>;</w:t>
      </w:r>
      <w:r>
        <w:t xml:space="preserve"> and the </w:t>
      </w:r>
      <w:r>
        <w:rPr>
          <w:i/>
        </w:rPr>
        <w:t xml:space="preserve">Reward phase </w:t>
      </w:r>
      <w:r w:rsidR="00B34D24">
        <w:rPr>
          <w:i/>
        </w:rPr>
        <w:t xml:space="preserve">x </w:t>
      </w:r>
      <w:r>
        <w:rPr>
          <w:i/>
        </w:rPr>
        <w:t>attention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B34D24">
        <w:rPr>
          <w:i/>
        </w:rPr>
        <w:t>x</w:t>
      </w:r>
      <w:r w:rsidR="00B34D24" w:rsidRPr="00822832">
        <w:rPr>
          <w:i/>
        </w:rPr>
        <w:t xml:space="preserve"> </w:t>
      </w:r>
      <w:r w:rsidRPr="00822832">
        <w:rPr>
          <w:i/>
        </w:rPr>
        <w:t>reward phase + attention</w:t>
      </w:r>
      <w:r>
        <w:t xml:space="preserve"> model consisted of the constant effects of reward probability and phase, their interaction, and the </w:t>
      </w:r>
      <w:r w:rsidR="00B34D24">
        <w:t xml:space="preserve">independent </w:t>
      </w:r>
      <w:r>
        <w:t xml:space="preserve">effect of attention. The last model was the </w:t>
      </w:r>
      <w:r>
        <w:rPr>
          <w:i/>
        </w:rPr>
        <w:t>Interaction</w:t>
      </w:r>
      <w:r>
        <w:t xml:space="preserve"> model which included </w:t>
      </w:r>
      <w:r w:rsidR="00B34D24">
        <w:t xml:space="preserve">all constant effects </w:t>
      </w:r>
      <w:r>
        <w:t>and their interaction</w:t>
      </w:r>
      <w:r w:rsidR="00B34D24">
        <w:t xml:space="preserve"> (</w:t>
      </w:r>
      <w:r w:rsidR="00B34D24" w:rsidRPr="00822832">
        <w:rPr>
          <w:i/>
        </w:rPr>
        <w:t xml:space="preserve">Reward </w:t>
      </w:r>
      <w:r w:rsidR="00B34D24">
        <w:rPr>
          <w:i/>
        </w:rPr>
        <w:t>probability</w:t>
      </w:r>
      <w:r w:rsidR="00B34D24" w:rsidRPr="00822832">
        <w:rPr>
          <w:i/>
        </w:rPr>
        <w:t xml:space="preserve"> </w:t>
      </w:r>
      <w:r w:rsidR="00B34D24">
        <w:rPr>
          <w:i/>
        </w:rPr>
        <w:t>x</w:t>
      </w:r>
      <w:r w:rsidR="00B34D24" w:rsidRPr="00822832">
        <w:rPr>
          <w:i/>
        </w:rPr>
        <w:t xml:space="preserve"> reward phase </w:t>
      </w:r>
      <w:r w:rsidR="00B34D24">
        <w:rPr>
          <w:i/>
        </w:rPr>
        <w:t>x</w:t>
      </w:r>
      <w:r w:rsidR="00B34D24" w:rsidRPr="00822832">
        <w:rPr>
          <w:i/>
        </w:rPr>
        <w:t xml:space="preserve"> attention</w:t>
      </w:r>
      <w:r w:rsidR="00B34D24">
        <w:t>)</w:t>
      </w:r>
      <w:r>
        <w:t xml:space="preserve">. All models, except for the </w:t>
      </w:r>
      <w:r>
        <w:rPr>
          <w:i/>
        </w:rPr>
        <w:t>Null</w:t>
      </w:r>
      <w:r>
        <w:t xml:space="preserve"> </w:t>
      </w:r>
      <w:r>
        <w:rPr>
          <w:i/>
        </w:rPr>
        <w:t>model</w:t>
      </w:r>
      <w:r>
        <w:t xml:space="preserve">, included varying slopes and intercepts across participants for all constant effects. As </w:t>
      </w:r>
      <w:r w:rsidR="0041367D">
        <w:t>was</w:t>
      </w:r>
      <w:r>
        <w:t xml:space="preserve"> </w:t>
      </w:r>
      <w:r w:rsidR="00D86728">
        <w:t xml:space="preserve">the </w:t>
      </w:r>
      <w:r>
        <w:t xml:space="preserve">case </w:t>
      </w:r>
      <w:r w:rsidR="0041367D">
        <w:t>for the</w:t>
      </w:r>
      <w:r>
        <w:t xml:space="preserve"> 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p>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443CF7" w14:paraId="3FA00F95" w14:textId="77777777" w:rsidTr="00C11E13">
        <w:trPr>
          <w:trHeight w:val="634"/>
        </w:trPr>
        <w:tc>
          <w:tcPr>
            <w:tcW w:w="10032" w:type="dxa"/>
            <w:gridSpan w:val="4"/>
            <w:tcBorders>
              <w:bottom w:val="single" w:sz="4" w:space="0" w:color="auto"/>
            </w:tcBorders>
          </w:tcPr>
          <w:p w14:paraId="6BD8F538" w14:textId="3668EF26" w:rsidR="00443CF7" w:rsidRDefault="00493C9B" w:rsidP="00C11E13">
            <w:pPr>
              <w:spacing w:line="360" w:lineRule="auto"/>
            </w:pPr>
            <w:r>
              <w:t>Table 4</w:t>
            </w:r>
          </w:p>
          <w:p w14:paraId="7D44488C" w14:textId="414940F9" w:rsidR="00443CF7" w:rsidRDefault="00443CF7" w:rsidP="00352BD6">
            <w:pPr>
              <w:spacing w:line="360" w:lineRule="auto"/>
              <w:rPr>
                <w:i/>
              </w:rPr>
            </w:pPr>
            <w:r>
              <w:rPr>
                <w:i/>
              </w:rPr>
              <w:t xml:space="preserve">Means and 95% HDIs of </w:t>
            </w:r>
            <w:r w:rsidR="00B34D24">
              <w:rPr>
                <w:i/>
              </w:rPr>
              <w:t xml:space="preserve">recorded </w:t>
            </w:r>
            <w:r w:rsidR="00352BD6">
              <w:rPr>
                <w:i/>
              </w:rPr>
              <w:t>SSVEP</w:t>
            </w:r>
            <w:r>
              <w:rPr>
                <w:i/>
              </w:rPr>
              <w:t xml:space="preserve"> amplitudes </w:t>
            </w:r>
            <w:r w:rsidR="00B34D24">
              <w:rPr>
                <w:i/>
              </w:rPr>
              <w:t>in each</w:t>
            </w:r>
            <w:r>
              <w:rPr>
                <w:i/>
              </w:rPr>
              <w:t xml:space="preserve"> condition</w:t>
            </w:r>
            <w:r w:rsidR="00B34D24">
              <w:rPr>
                <w:i/>
              </w:rPr>
              <w:t>.</w:t>
            </w:r>
          </w:p>
        </w:tc>
      </w:tr>
      <w:tr w:rsidR="00443CF7" w14:paraId="1E90C22A" w14:textId="77777777" w:rsidTr="00C11E13">
        <w:trPr>
          <w:trHeight w:val="634"/>
        </w:trPr>
        <w:tc>
          <w:tcPr>
            <w:tcW w:w="2235" w:type="dxa"/>
            <w:tcBorders>
              <w:top w:val="single" w:sz="4" w:space="0" w:color="auto"/>
              <w:bottom w:val="single" w:sz="4" w:space="0" w:color="auto"/>
            </w:tcBorders>
            <w:vAlign w:val="center"/>
          </w:tcPr>
          <w:p w14:paraId="7A82902E" w14:textId="77777777" w:rsidR="00443CF7" w:rsidRDefault="00443CF7" w:rsidP="00C11E13">
            <w:r>
              <w:t>Attention</w:t>
            </w:r>
          </w:p>
        </w:tc>
        <w:tc>
          <w:tcPr>
            <w:tcW w:w="2382" w:type="dxa"/>
            <w:tcBorders>
              <w:top w:val="single" w:sz="4" w:space="0" w:color="auto"/>
              <w:bottom w:val="single" w:sz="4" w:space="0" w:color="auto"/>
            </w:tcBorders>
            <w:vAlign w:val="center"/>
          </w:tcPr>
          <w:p w14:paraId="7DE238BB" w14:textId="77777777" w:rsidR="00443CF7" w:rsidRDefault="00443CF7" w:rsidP="00C11E13">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C11E13">
            <w:r>
              <w:t xml:space="preserve">Reward </w:t>
            </w:r>
            <w:r w:rsidR="00884EE2">
              <w:t>probability</w:t>
            </w:r>
          </w:p>
        </w:tc>
        <w:tc>
          <w:tcPr>
            <w:tcW w:w="3027" w:type="dxa"/>
            <w:tcBorders>
              <w:top w:val="single" w:sz="4" w:space="0" w:color="auto"/>
              <w:bottom w:val="single" w:sz="4" w:space="0" w:color="auto"/>
            </w:tcBorders>
            <w:vAlign w:val="center"/>
          </w:tcPr>
          <w:p w14:paraId="3223B2D7" w14:textId="503D5F53" w:rsidR="00443CF7" w:rsidRPr="00297068" w:rsidRDefault="00443CF7" w:rsidP="0011021B">
            <w:r>
              <w:t>Amplitudes (</w:t>
            </w:r>
            <w:r w:rsidR="0011021B">
              <w:t>a.u.</w:t>
            </w:r>
            <w:r>
              <w:t>)</w:t>
            </w:r>
          </w:p>
        </w:tc>
      </w:tr>
      <w:tr w:rsidR="00443CF7" w14:paraId="1D035D48" w14:textId="77777777" w:rsidTr="00C11E13">
        <w:trPr>
          <w:trHeight w:val="417"/>
        </w:trPr>
        <w:tc>
          <w:tcPr>
            <w:tcW w:w="2235" w:type="dxa"/>
            <w:tcBorders>
              <w:top w:val="single" w:sz="4" w:space="0" w:color="auto"/>
            </w:tcBorders>
            <w:vAlign w:val="center"/>
          </w:tcPr>
          <w:p w14:paraId="327599DA" w14:textId="77777777" w:rsidR="00443CF7" w:rsidRDefault="00443CF7" w:rsidP="00C11E13">
            <w:r>
              <w:t>Attended</w:t>
            </w:r>
          </w:p>
        </w:tc>
        <w:tc>
          <w:tcPr>
            <w:tcW w:w="2382" w:type="dxa"/>
            <w:tcBorders>
              <w:top w:val="single" w:sz="4" w:space="0" w:color="auto"/>
            </w:tcBorders>
            <w:vAlign w:val="center"/>
          </w:tcPr>
          <w:p w14:paraId="649C1CCE" w14:textId="77777777" w:rsidR="00443CF7" w:rsidRPr="008E021D" w:rsidRDefault="00443CF7" w:rsidP="00C11E13">
            <w:r>
              <w:t>Baseline</w:t>
            </w:r>
          </w:p>
        </w:tc>
        <w:tc>
          <w:tcPr>
            <w:tcW w:w="2388" w:type="dxa"/>
            <w:tcBorders>
              <w:top w:val="single" w:sz="4" w:space="0" w:color="auto"/>
            </w:tcBorders>
            <w:vAlign w:val="center"/>
          </w:tcPr>
          <w:p w14:paraId="5409F828" w14:textId="77777777" w:rsidR="00443CF7" w:rsidRDefault="00443CF7" w:rsidP="00C11E13">
            <w:r>
              <w:t>High</w:t>
            </w:r>
          </w:p>
        </w:tc>
        <w:tc>
          <w:tcPr>
            <w:tcW w:w="3027" w:type="dxa"/>
            <w:tcBorders>
              <w:top w:val="single" w:sz="4" w:space="0" w:color="auto"/>
            </w:tcBorders>
            <w:vAlign w:val="center"/>
          </w:tcPr>
          <w:p w14:paraId="1D81F0E6" w14:textId="142081AE" w:rsidR="00443CF7" w:rsidRDefault="00443CF7" w:rsidP="00C11E13">
            <w:r>
              <w:t>1.11 [</w:t>
            </w:r>
            <w:r w:rsidRPr="00E91E20">
              <w:t>0.77</w:t>
            </w:r>
            <w:r>
              <w:t>,</w:t>
            </w:r>
            <w:r w:rsidRPr="00E91E20">
              <w:t xml:space="preserve"> 1.42]</w:t>
            </w:r>
          </w:p>
        </w:tc>
      </w:tr>
      <w:tr w:rsidR="00443CF7" w14:paraId="13BCF29B" w14:textId="77777777" w:rsidTr="00C11E13">
        <w:trPr>
          <w:trHeight w:val="417"/>
        </w:trPr>
        <w:tc>
          <w:tcPr>
            <w:tcW w:w="2235" w:type="dxa"/>
            <w:vAlign w:val="center"/>
          </w:tcPr>
          <w:p w14:paraId="251E4FB3" w14:textId="77777777" w:rsidR="00443CF7" w:rsidRDefault="00443CF7" w:rsidP="00C11E13">
            <w:r>
              <w:t>Attended</w:t>
            </w:r>
          </w:p>
        </w:tc>
        <w:tc>
          <w:tcPr>
            <w:tcW w:w="2382" w:type="dxa"/>
            <w:vAlign w:val="center"/>
          </w:tcPr>
          <w:p w14:paraId="16E456E1" w14:textId="77777777" w:rsidR="00443CF7" w:rsidRPr="008E021D" w:rsidRDefault="00443CF7" w:rsidP="00C11E13">
            <w:r>
              <w:t>Baseline</w:t>
            </w:r>
          </w:p>
        </w:tc>
        <w:tc>
          <w:tcPr>
            <w:tcW w:w="2388" w:type="dxa"/>
            <w:vAlign w:val="center"/>
          </w:tcPr>
          <w:p w14:paraId="50E5A8D7" w14:textId="77777777" w:rsidR="00443CF7" w:rsidRDefault="00443CF7" w:rsidP="00C11E13">
            <w:r>
              <w:t>Low</w:t>
            </w:r>
          </w:p>
        </w:tc>
        <w:tc>
          <w:tcPr>
            <w:tcW w:w="3027" w:type="dxa"/>
            <w:vAlign w:val="center"/>
          </w:tcPr>
          <w:p w14:paraId="158B154D" w14:textId="3BF48C5D" w:rsidR="00443CF7" w:rsidRDefault="00443CF7" w:rsidP="00C11E13">
            <w:r w:rsidRPr="00E91E20">
              <w:t>1.09 [0.41</w:t>
            </w:r>
            <w:r>
              <w:t>,</w:t>
            </w:r>
            <w:r w:rsidRPr="00E91E20">
              <w:t xml:space="preserve"> 1.44]</w:t>
            </w:r>
          </w:p>
        </w:tc>
      </w:tr>
      <w:tr w:rsidR="00443CF7" w14:paraId="4F30A74D" w14:textId="77777777" w:rsidTr="00C11E13">
        <w:trPr>
          <w:trHeight w:val="417"/>
        </w:trPr>
        <w:tc>
          <w:tcPr>
            <w:tcW w:w="2235" w:type="dxa"/>
            <w:vAlign w:val="center"/>
          </w:tcPr>
          <w:p w14:paraId="52B3F0A9" w14:textId="77777777" w:rsidR="00443CF7" w:rsidRDefault="00443CF7" w:rsidP="00C11E13">
            <w:r>
              <w:t>Attended</w:t>
            </w:r>
          </w:p>
        </w:tc>
        <w:tc>
          <w:tcPr>
            <w:tcW w:w="2382" w:type="dxa"/>
            <w:vAlign w:val="center"/>
          </w:tcPr>
          <w:p w14:paraId="5C2460C1" w14:textId="337B9763" w:rsidR="00443CF7" w:rsidRPr="008E021D" w:rsidRDefault="00C153CF" w:rsidP="00C11E13">
            <w:r>
              <w:t>Training</w:t>
            </w:r>
          </w:p>
        </w:tc>
        <w:tc>
          <w:tcPr>
            <w:tcW w:w="2388" w:type="dxa"/>
            <w:vAlign w:val="center"/>
          </w:tcPr>
          <w:p w14:paraId="7AA0B263" w14:textId="77777777" w:rsidR="00443CF7" w:rsidRDefault="00443CF7" w:rsidP="00C11E13">
            <w:r>
              <w:t>High</w:t>
            </w:r>
          </w:p>
        </w:tc>
        <w:tc>
          <w:tcPr>
            <w:tcW w:w="3027" w:type="dxa"/>
            <w:vAlign w:val="center"/>
          </w:tcPr>
          <w:p w14:paraId="01E87DD9" w14:textId="112C5D37" w:rsidR="00443CF7" w:rsidRDefault="00443CF7" w:rsidP="00C11E13">
            <w:r w:rsidRPr="00E91E20">
              <w:t>1.1</w:t>
            </w:r>
            <w:r>
              <w:t>0</w:t>
            </w:r>
            <w:r w:rsidRPr="00E91E20">
              <w:t xml:space="preserve"> [0.77</w:t>
            </w:r>
            <w:r>
              <w:t>,</w:t>
            </w:r>
            <w:r w:rsidRPr="00E91E20">
              <w:t xml:space="preserve"> 1.5</w:t>
            </w:r>
            <w:r>
              <w:t>0</w:t>
            </w:r>
            <w:r w:rsidRPr="00E91E20">
              <w:t>]</w:t>
            </w:r>
          </w:p>
        </w:tc>
      </w:tr>
      <w:tr w:rsidR="00443CF7" w14:paraId="2B0265E8" w14:textId="77777777" w:rsidTr="00C11E13">
        <w:trPr>
          <w:trHeight w:val="417"/>
        </w:trPr>
        <w:tc>
          <w:tcPr>
            <w:tcW w:w="2235" w:type="dxa"/>
            <w:vAlign w:val="center"/>
          </w:tcPr>
          <w:p w14:paraId="188F1B08" w14:textId="77777777" w:rsidR="00443CF7" w:rsidRDefault="00443CF7" w:rsidP="00C11E13">
            <w:r>
              <w:t>Attended</w:t>
            </w:r>
          </w:p>
        </w:tc>
        <w:tc>
          <w:tcPr>
            <w:tcW w:w="2382" w:type="dxa"/>
            <w:vAlign w:val="center"/>
          </w:tcPr>
          <w:p w14:paraId="450CB528" w14:textId="619F4AB1" w:rsidR="00443CF7" w:rsidRPr="00534F07" w:rsidRDefault="00C153CF" w:rsidP="00C11E13">
            <w:r>
              <w:t>Training</w:t>
            </w:r>
          </w:p>
        </w:tc>
        <w:tc>
          <w:tcPr>
            <w:tcW w:w="2388" w:type="dxa"/>
            <w:vAlign w:val="center"/>
          </w:tcPr>
          <w:p w14:paraId="138EA2AA" w14:textId="77777777" w:rsidR="00443CF7" w:rsidRDefault="00443CF7" w:rsidP="00C11E13">
            <w:r>
              <w:t>Low</w:t>
            </w:r>
          </w:p>
        </w:tc>
        <w:tc>
          <w:tcPr>
            <w:tcW w:w="3027" w:type="dxa"/>
            <w:vAlign w:val="center"/>
          </w:tcPr>
          <w:p w14:paraId="62031325" w14:textId="6A6D3A5B" w:rsidR="00443CF7" w:rsidRDefault="00443CF7" w:rsidP="00C11E13">
            <w:r w:rsidRPr="00E91E20">
              <w:t>1.04 [0.55</w:t>
            </w:r>
            <w:r>
              <w:t>,</w:t>
            </w:r>
            <w:r w:rsidRPr="00E91E20">
              <w:t xml:space="preserve"> 1.4</w:t>
            </w:r>
            <w:r>
              <w:t>0</w:t>
            </w:r>
            <w:r w:rsidRPr="00E91E20">
              <w:t>]</w:t>
            </w:r>
          </w:p>
        </w:tc>
      </w:tr>
      <w:tr w:rsidR="00443CF7" w14:paraId="38149568" w14:textId="77777777" w:rsidTr="00C11E13">
        <w:trPr>
          <w:trHeight w:val="417"/>
        </w:trPr>
        <w:tc>
          <w:tcPr>
            <w:tcW w:w="2235" w:type="dxa"/>
            <w:vAlign w:val="center"/>
          </w:tcPr>
          <w:p w14:paraId="160C4B9A" w14:textId="77777777" w:rsidR="00443CF7" w:rsidRDefault="00443CF7" w:rsidP="00C11E13">
            <w:r>
              <w:t>Attended</w:t>
            </w:r>
          </w:p>
        </w:tc>
        <w:tc>
          <w:tcPr>
            <w:tcW w:w="2382" w:type="dxa"/>
            <w:vAlign w:val="center"/>
          </w:tcPr>
          <w:p w14:paraId="70BD1002" w14:textId="06156697" w:rsidR="00443CF7" w:rsidRPr="00C21D51" w:rsidRDefault="00C153CF" w:rsidP="00C11E13">
            <w:r>
              <w:t>Test</w:t>
            </w:r>
          </w:p>
        </w:tc>
        <w:tc>
          <w:tcPr>
            <w:tcW w:w="2388" w:type="dxa"/>
            <w:vAlign w:val="center"/>
          </w:tcPr>
          <w:p w14:paraId="201C1E5B" w14:textId="77777777" w:rsidR="00443CF7" w:rsidRDefault="00443CF7" w:rsidP="00C11E13">
            <w:r>
              <w:t>High</w:t>
            </w:r>
          </w:p>
        </w:tc>
        <w:tc>
          <w:tcPr>
            <w:tcW w:w="3027" w:type="dxa"/>
            <w:vAlign w:val="center"/>
          </w:tcPr>
          <w:p w14:paraId="71C545D3" w14:textId="7F14C58A" w:rsidR="00443CF7" w:rsidRDefault="00443CF7" w:rsidP="00C11E13">
            <w:r w:rsidRPr="00E91E20">
              <w:t>1.07 [0.72</w:t>
            </w:r>
            <w:r>
              <w:t>,</w:t>
            </w:r>
            <w:r w:rsidRPr="00E91E20">
              <w:t xml:space="preserve"> 1.47]</w:t>
            </w:r>
          </w:p>
        </w:tc>
      </w:tr>
      <w:tr w:rsidR="00443CF7" w14:paraId="53C10384" w14:textId="77777777" w:rsidTr="00C11E13">
        <w:trPr>
          <w:trHeight w:val="417"/>
        </w:trPr>
        <w:tc>
          <w:tcPr>
            <w:tcW w:w="2235" w:type="dxa"/>
            <w:vAlign w:val="center"/>
          </w:tcPr>
          <w:p w14:paraId="08B48409" w14:textId="77777777" w:rsidR="00443CF7" w:rsidRDefault="00443CF7" w:rsidP="00C11E13">
            <w:r>
              <w:t>Attended</w:t>
            </w:r>
          </w:p>
        </w:tc>
        <w:tc>
          <w:tcPr>
            <w:tcW w:w="2382" w:type="dxa"/>
            <w:vAlign w:val="center"/>
          </w:tcPr>
          <w:p w14:paraId="103A0B2A" w14:textId="62BBA5F6" w:rsidR="00443CF7" w:rsidRPr="00C21D51" w:rsidRDefault="00C153CF" w:rsidP="00C11E13">
            <w:r>
              <w:t>Test</w:t>
            </w:r>
          </w:p>
        </w:tc>
        <w:tc>
          <w:tcPr>
            <w:tcW w:w="2388" w:type="dxa"/>
            <w:vAlign w:val="center"/>
          </w:tcPr>
          <w:p w14:paraId="1DCAFF16" w14:textId="77777777" w:rsidR="00443CF7" w:rsidRDefault="00443CF7" w:rsidP="00C11E13">
            <w:r>
              <w:t>Low</w:t>
            </w:r>
          </w:p>
        </w:tc>
        <w:tc>
          <w:tcPr>
            <w:tcW w:w="3027" w:type="dxa"/>
            <w:vAlign w:val="center"/>
          </w:tcPr>
          <w:p w14:paraId="0FA8A4A5" w14:textId="15A28A64" w:rsidR="00443CF7" w:rsidRDefault="00443CF7" w:rsidP="00C11E13">
            <w:r w:rsidRPr="00E91E20">
              <w:t>1.09 [0.76</w:t>
            </w:r>
            <w:r>
              <w:t>,</w:t>
            </w:r>
            <w:r w:rsidRPr="00E91E20">
              <w:t xml:space="preserve"> 1.59]</w:t>
            </w:r>
          </w:p>
        </w:tc>
      </w:tr>
      <w:tr w:rsidR="00443CF7" w14:paraId="30FE2A72" w14:textId="77777777" w:rsidTr="00C11E13">
        <w:trPr>
          <w:trHeight w:val="417"/>
        </w:trPr>
        <w:tc>
          <w:tcPr>
            <w:tcW w:w="2235" w:type="dxa"/>
            <w:vAlign w:val="center"/>
          </w:tcPr>
          <w:p w14:paraId="2EB0B3EC" w14:textId="77777777" w:rsidR="00443CF7" w:rsidRDefault="00443CF7" w:rsidP="00C11E13">
            <w:r>
              <w:t>Unattended</w:t>
            </w:r>
          </w:p>
        </w:tc>
        <w:tc>
          <w:tcPr>
            <w:tcW w:w="2382" w:type="dxa"/>
            <w:vAlign w:val="center"/>
          </w:tcPr>
          <w:p w14:paraId="4BF33DD3" w14:textId="77777777" w:rsidR="00443CF7" w:rsidRDefault="00443CF7" w:rsidP="00C11E13">
            <w:r>
              <w:t>Baseline</w:t>
            </w:r>
          </w:p>
        </w:tc>
        <w:tc>
          <w:tcPr>
            <w:tcW w:w="2388" w:type="dxa"/>
            <w:vAlign w:val="center"/>
          </w:tcPr>
          <w:p w14:paraId="4D97A05E" w14:textId="77777777" w:rsidR="00443CF7" w:rsidRDefault="00443CF7" w:rsidP="00C11E13">
            <w:r>
              <w:t>High</w:t>
            </w:r>
          </w:p>
        </w:tc>
        <w:tc>
          <w:tcPr>
            <w:tcW w:w="3027" w:type="dxa"/>
            <w:vAlign w:val="center"/>
          </w:tcPr>
          <w:p w14:paraId="4CF01262" w14:textId="683A26B0" w:rsidR="00443CF7" w:rsidRPr="00C57028" w:rsidRDefault="00443CF7" w:rsidP="00C11E13">
            <w:r w:rsidRPr="00E91E20">
              <w:t>0.95 [0.65</w:t>
            </w:r>
            <w:r>
              <w:t>,</w:t>
            </w:r>
            <w:r w:rsidRPr="00E91E20">
              <w:t xml:space="preserve"> 1.43]</w:t>
            </w:r>
          </w:p>
        </w:tc>
      </w:tr>
      <w:tr w:rsidR="00443CF7" w14:paraId="094B2CE6" w14:textId="77777777" w:rsidTr="00C11E13">
        <w:trPr>
          <w:trHeight w:val="417"/>
        </w:trPr>
        <w:tc>
          <w:tcPr>
            <w:tcW w:w="2235" w:type="dxa"/>
            <w:vAlign w:val="center"/>
          </w:tcPr>
          <w:p w14:paraId="21AF2006" w14:textId="77777777" w:rsidR="00443CF7" w:rsidRDefault="00443CF7" w:rsidP="00C11E13">
            <w:r>
              <w:t>Unattended</w:t>
            </w:r>
          </w:p>
        </w:tc>
        <w:tc>
          <w:tcPr>
            <w:tcW w:w="2382" w:type="dxa"/>
            <w:vAlign w:val="center"/>
          </w:tcPr>
          <w:p w14:paraId="566C3A07" w14:textId="77777777" w:rsidR="00443CF7" w:rsidRDefault="00443CF7" w:rsidP="00C11E13">
            <w:r>
              <w:t>Baseline</w:t>
            </w:r>
          </w:p>
        </w:tc>
        <w:tc>
          <w:tcPr>
            <w:tcW w:w="2388" w:type="dxa"/>
            <w:vAlign w:val="center"/>
          </w:tcPr>
          <w:p w14:paraId="10FB130F" w14:textId="77777777" w:rsidR="00443CF7" w:rsidRDefault="00443CF7" w:rsidP="00C11E13">
            <w:r>
              <w:t>Low</w:t>
            </w:r>
          </w:p>
        </w:tc>
        <w:tc>
          <w:tcPr>
            <w:tcW w:w="3027" w:type="dxa"/>
            <w:vAlign w:val="center"/>
          </w:tcPr>
          <w:p w14:paraId="0B16EB3D" w14:textId="1022FE42" w:rsidR="00443CF7" w:rsidRPr="00C57028" w:rsidRDefault="00443CF7" w:rsidP="00C11E13">
            <w:r w:rsidRPr="00E91E20">
              <w:t>0.89 [0.58</w:t>
            </w:r>
            <w:r>
              <w:t>,</w:t>
            </w:r>
            <w:r w:rsidRPr="00E91E20">
              <w:t xml:space="preserve"> 1.32]</w:t>
            </w:r>
          </w:p>
        </w:tc>
      </w:tr>
      <w:tr w:rsidR="00443CF7" w14:paraId="75F94411" w14:textId="77777777" w:rsidTr="00C11E13">
        <w:trPr>
          <w:trHeight w:val="417"/>
        </w:trPr>
        <w:tc>
          <w:tcPr>
            <w:tcW w:w="2235" w:type="dxa"/>
            <w:vAlign w:val="center"/>
          </w:tcPr>
          <w:p w14:paraId="24062DB3" w14:textId="77777777" w:rsidR="00443CF7" w:rsidRDefault="00443CF7" w:rsidP="00C11E13">
            <w:r>
              <w:t>Unattended</w:t>
            </w:r>
          </w:p>
        </w:tc>
        <w:tc>
          <w:tcPr>
            <w:tcW w:w="2382" w:type="dxa"/>
            <w:vAlign w:val="center"/>
          </w:tcPr>
          <w:p w14:paraId="1C140412" w14:textId="46C34BB5" w:rsidR="00443CF7" w:rsidRDefault="00C153CF" w:rsidP="00C11E13">
            <w:r>
              <w:t>Training</w:t>
            </w:r>
          </w:p>
        </w:tc>
        <w:tc>
          <w:tcPr>
            <w:tcW w:w="2388" w:type="dxa"/>
            <w:vAlign w:val="center"/>
          </w:tcPr>
          <w:p w14:paraId="46ECEA6D" w14:textId="77777777" w:rsidR="00443CF7" w:rsidRDefault="00443CF7" w:rsidP="00C11E13">
            <w:r>
              <w:t>High</w:t>
            </w:r>
          </w:p>
        </w:tc>
        <w:tc>
          <w:tcPr>
            <w:tcW w:w="3027" w:type="dxa"/>
            <w:vAlign w:val="center"/>
          </w:tcPr>
          <w:p w14:paraId="09EA20CE" w14:textId="3A50AAFA" w:rsidR="00443CF7" w:rsidRPr="00C57028" w:rsidRDefault="00443CF7" w:rsidP="00C11E13">
            <w:r w:rsidRPr="00E91E20">
              <w:t>0.91 [0.57</w:t>
            </w:r>
            <w:r>
              <w:t>,</w:t>
            </w:r>
            <w:r w:rsidRPr="00E91E20">
              <w:t xml:space="preserve"> 1.3</w:t>
            </w:r>
            <w:r>
              <w:t>0</w:t>
            </w:r>
            <w:r w:rsidRPr="00E91E20">
              <w:t>]</w:t>
            </w:r>
          </w:p>
        </w:tc>
      </w:tr>
      <w:tr w:rsidR="00443CF7" w14:paraId="10A0F3FD" w14:textId="77777777" w:rsidTr="00C11E13">
        <w:trPr>
          <w:trHeight w:val="417"/>
        </w:trPr>
        <w:tc>
          <w:tcPr>
            <w:tcW w:w="2235" w:type="dxa"/>
            <w:vAlign w:val="center"/>
          </w:tcPr>
          <w:p w14:paraId="76B53A15" w14:textId="77777777" w:rsidR="00443CF7" w:rsidRDefault="00443CF7" w:rsidP="00C11E13">
            <w:r>
              <w:t>Unattended</w:t>
            </w:r>
          </w:p>
        </w:tc>
        <w:tc>
          <w:tcPr>
            <w:tcW w:w="2382" w:type="dxa"/>
            <w:vAlign w:val="center"/>
          </w:tcPr>
          <w:p w14:paraId="218225DA" w14:textId="192BDE37" w:rsidR="00443CF7" w:rsidRDefault="00C153CF" w:rsidP="00C11E13">
            <w:r>
              <w:t>Training</w:t>
            </w:r>
          </w:p>
        </w:tc>
        <w:tc>
          <w:tcPr>
            <w:tcW w:w="2388" w:type="dxa"/>
            <w:vAlign w:val="center"/>
          </w:tcPr>
          <w:p w14:paraId="18F2D72B" w14:textId="77777777" w:rsidR="00443CF7" w:rsidRDefault="00443CF7" w:rsidP="00C11E13">
            <w:r>
              <w:t>Low</w:t>
            </w:r>
          </w:p>
        </w:tc>
        <w:tc>
          <w:tcPr>
            <w:tcW w:w="3027" w:type="dxa"/>
            <w:vAlign w:val="center"/>
          </w:tcPr>
          <w:p w14:paraId="37353E39" w14:textId="7DD7E260" w:rsidR="00443CF7" w:rsidRPr="00C57028" w:rsidRDefault="00443CF7" w:rsidP="00C11E13">
            <w:r w:rsidRPr="00E91E20">
              <w:t>0.9</w:t>
            </w:r>
            <w:r>
              <w:t>0</w:t>
            </w:r>
            <w:r w:rsidRPr="00E91E20">
              <w:t xml:space="preserve"> [0.62</w:t>
            </w:r>
            <w:r>
              <w:t>,</w:t>
            </w:r>
            <w:r w:rsidRPr="00E91E20">
              <w:t xml:space="preserve"> 1.21]</w:t>
            </w:r>
          </w:p>
        </w:tc>
      </w:tr>
      <w:tr w:rsidR="00443CF7" w14:paraId="0810D6D4" w14:textId="77777777" w:rsidTr="00C11E13">
        <w:trPr>
          <w:trHeight w:val="417"/>
        </w:trPr>
        <w:tc>
          <w:tcPr>
            <w:tcW w:w="2235" w:type="dxa"/>
            <w:vAlign w:val="center"/>
          </w:tcPr>
          <w:p w14:paraId="09BCFE3D" w14:textId="77777777" w:rsidR="00443CF7" w:rsidRDefault="00443CF7" w:rsidP="00C11E13">
            <w:r>
              <w:t>Unattended</w:t>
            </w:r>
          </w:p>
        </w:tc>
        <w:tc>
          <w:tcPr>
            <w:tcW w:w="2382" w:type="dxa"/>
            <w:vAlign w:val="center"/>
          </w:tcPr>
          <w:p w14:paraId="32722F05" w14:textId="0B4D930F" w:rsidR="00443CF7" w:rsidRDefault="00C153CF" w:rsidP="00C11E13">
            <w:r>
              <w:t>Test</w:t>
            </w:r>
          </w:p>
        </w:tc>
        <w:tc>
          <w:tcPr>
            <w:tcW w:w="2388" w:type="dxa"/>
            <w:vAlign w:val="center"/>
          </w:tcPr>
          <w:p w14:paraId="6182A9E2" w14:textId="77777777" w:rsidR="00443CF7" w:rsidRDefault="00443CF7" w:rsidP="00C11E13">
            <w:r>
              <w:t>High</w:t>
            </w:r>
          </w:p>
        </w:tc>
        <w:tc>
          <w:tcPr>
            <w:tcW w:w="3027" w:type="dxa"/>
            <w:vAlign w:val="center"/>
          </w:tcPr>
          <w:p w14:paraId="6CBC1F7C" w14:textId="00DE4F68" w:rsidR="00443CF7" w:rsidRPr="00C57028" w:rsidRDefault="00443CF7" w:rsidP="00C11E13">
            <w:r w:rsidRPr="00E91E20">
              <w:t>0.93 [0.51</w:t>
            </w:r>
            <w:r>
              <w:t>,</w:t>
            </w:r>
            <w:r w:rsidRPr="00E91E20">
              <w:t xml:space="preserve"> 1.37]</w:t>
            </w:r>
          </w:p>
        </w:tc>
      </w:tr>
      <w:tr w:rsidR="00443CF7" w14:paraId="0FAC480A" w14:textId="77777777" w:rsidTr="00C11E13">
        <w:trPr>
          <w:trHeight w:val="417"/>
        </w:trPr>
        <w:tc>
          <w:tcPr>
            <w:tcW w:w="2235" w:type="dxa"/>
            <w:tcBorders>
              <w:bottom w:val="single" w:sz="4" w:space="0" w:color="auto"/>
            </w:tcBorders>
            <w:vAlign w:val="center"/>
          </w:tcPr>
          <w:p w14:paraId="090E4362" w14:textId="77777777" w:rsidR="00443CF7" w:rsidRDefault="00443CF7" w:rsidP="00C11E13">
            <w:r>
              <w:t>Unattended</w:t>
            </w:r>
          </w:p>
        </w:tc>
        <w:tc>
          <w:tcPr>
            <w:tcW w:w="2382" w:type="dxa"/>
            <w:tcBorders>
              <w:bottom w:val="single" w:sz="4" w:space="0" w:color="auto"/>
            </w:tcBorders>
            <w:vAlign w:val="center"/>
          </w:tcPr>
          <w:p w14:paraId="033BBB35" w14:textId="7D52443A" w:rsidR="00443CF7" w:rsidRDefault="00C153CF" w:rsidP="00C11E13">
            <w:r>
              <w:t>Test</w:t>
            </w:r>
          </w:p>
        </w:tc>
        <w:tc>
          <w:tcPr>
            <w:tcW w:w="2388" w:type="dxa"/>
            <w:tcBorders>
              <w:bottom w:val="single" w:sz="4" w:space="0" w:color="auto"/>
            </w:tcBorders>
            <w:vAlign w:val="center"/>
          </w:tcPr>
          <w:p w14:paraId="25898100" w14:textId="77777777" w:rsidR="00443CF7" w:rsidRDefault="00443CF7" w:rsidP="00C11E13">
            <w:r>
              <w:t>Low</w:t>
            </w:r>
          </w:p>
        </w:tc>
        <w:tc>
          <w:tcPr>
            <w:tcW w:w="3027" w:type="dxa"/>
            <w:tcBorders>
              <w:bottom w:val="single" w:sz="4" w:space="0" w:color="auto"/>
            </w:tcBorders>
            <w:vAlign w:val="center"/>
          </w:tcPr>
          <w:p w14:paraId="27269EF1" w14:textId="3CAA2F1F" w:rsidR="00443CF7" w:rsidRPr="00C57028" w:rsidRDefault="00443CF7" w:rsidP="00C11E13">
            <w:r w:rsidRPr="00E91E20">
              <w:t>0.92 [0.6</w:t>
            </w:r>
            <w:r>
              <w:t>0,</w:t>
            </w:r>
            <w:r w:rsidRPr="00E91E20">
              <w:t xml:space="preserve"> 1.34]</w:t>
            </w:r>
          </w:p>
        </w:tc>
      </w:tr>
    </w:tbl>
    <w:p w14:paraId="7F7F7584" w14:textId="4E2E3237" w:rsidR="00443CF7" w:rsidRDefault="00443CF7" w:rsidP="00443CF7"/>
    <w:p w14:paraId="5D493C93" w14:textId="77777777" w:rsidR="00C11E13" w:rsidRPr="00443CF7" w:rsidRDefault="00C11E13" w:rsidP="00443CF7"/>
    <w:p w14:paraId="106E119A" w14:textId="63885D18" w:rsidR="00C1424D" w:rsidRDefault="00C11E13" w:rsidP="00C1424D">
      <w:pPr>
        <w:rPr>
          <w:b/>
          <w:sz w:val="20"/>
        </w:rPr>
      </w:pPr>
      <w:r w:rsidRPr="008B3849">
        <w:rPr>
          <w:b/>
          <w:noProof/>
          <w:sz w:val="20"/>
        </w:rPr>
        <w:lastRenderedPageBreak/>
        <mc:AlternateContent>
          <mc:Choice Requires="wpg">
            <w:drawing>
              <wp:anchor distT="0" distB="0" distL="114300" distR="114300" simplePos="0" relativeHeight="251671552" behindDoc="0" locked="0" layoutInCell="1" allowOverlap="1" wp14:anchorId="76261424" wp14:editId="29A4E69B">
                <wp:simplePos x="0" y="0"/>
                <wp:positionH relativeFrom="margin">
                  <wp:posOffset>-622339</wp:posOffset>
                </wp:positionH>
                <wp:positionV relativeFrom="paragraph">
                  <wp:posOffset>190576</wp:posOffset>
                </wp:positionV>
                <wp:extent cx="7210800" cy="2473200"/>
                <wp:effectExtent l="19050" t="19050" r="28575" b="22860"/>
                <wp:wrapSquare wrapText="bothSides"/>
                <wp:docPr id="4" name="Group 3"/>
                <wp:cNvGraphicFramePr/>
                <a:graphic xmlns:a="http://schemas.openxmlformats.org/drawingml/2006/main">
                  <a:graphicData uri="http://schemas.microsoft.com/office/word/2010/wordprocessingGroup">
                    <wpg:wgp>
                      <wpg:cNvGrpSpPr/>
                      <wpg:grpSpPr>
                        <a:xfrm>
                          <a:off x="0" y="0"/>
                          <a:ext cx="7210800" cy="2473200"/>
                          <a:chOff x="0" y="0"/>
                          <a:chExt cx="6146362" cy="1911600"/>
                        </a:xfrm>
                      </wpg:grpSpPr>
                      <wpg:grpSp>
                        <wpg:cNvPr id="1" name="Group 2"/>
                        <wpg:cNvGrpSpPr/>
                        <wpg:grpSpPr>
                          <a:xfrm>
                            <a:off x="0" y="0"/>
                            <a:ext cx="3073181" cy="1911600"/>
                            <a:chOff x="0" y="0"/>
                            <a:chExt cx="3073181" cy="1911600"/>
                          </a:xfrm>
                        </wpg:grpSpPr>
                        <pic:pic xmlns:pic="http://schemas.openxmlformats.org/drawingml/2006/picture">
                          <pic:nvPicPr>
                            <pic:cNvPr id="7" name="Picture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wps:wsp>
                          <wps:cNvPr id="8" name="Rectangle 8"/>
                          <wps:cNvSpPr/>
                          <wps:spPr>
                            <a:xfrm>
                              <a:off x="1049" y="169812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 name="Group 3"/>
                        <wpg:cNvGrpSpPr/>
                        <wpg:grpSpPr>
                          <a:xfrm>
                            <a:off x="3058357" y="0"/>
                            <a:ext cx="3088005" cy="1911600"/>
                            <a:chOff x="3058357" y="0"/>
                            <a:chExt cx="3088005" cy="1911600"/>
                          </a:xfrm>
                        </wpg:grpSpPr>
                        <pic:pic xmlns:pic="http://schemas.openxmlformats.org/drawingml/2006/picture">
                          <pic:nvPicPr>
                            <pic:cNvPr id="5" name="Picture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073181" y="0"/>
                              <a:ext cx="3073181" cy="1911600"/>
                            </a:xfrm>
                            <a:prstGeom prst="rect">
                              <a:avLst/>
                            </a:prstGeom>
                            <a:ln>
                              <a:solidFill>
                                <a:schemeClr val="bg1"/>
                              </a:solidFill>
                            </a:ln>
                          </pic:spPr>
                        </pic:pic>
                        <wps:wsp>
                          <wps:cNvPr id="6" name="Rectangle 6"/>
                          <wps:cNvSpPr/>
                          <wps:spPr>
                            <a:xfrm>
                              <a:off x="3058357" y="169811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31EDEAC3" id="Group 3" o:spid="_x0000_s1026" style="position:absolute;margin-left:-49pt;margin-top:15pt;width:567.8pt;height:194.75pt;z-index:251671552;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">
                <v:group id="Group 2" o:spid="_x0000_s1027" style="position:absolute;width:30731;height:19116" coordsize="30731,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7" o:spid="_x0000_s1028"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" stroked="t" strokecolor="white [3212]">
                    <v:imagedata r:id="rId23" o:title=""/>
                    <v:path arrowok="t"/>
                  </v:shape>
                  <v:rect id="Rectangle 8" o:spid="_x0000_s1029" style="position:absolute;left:10;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" fillcolor="white [3212]" strokecolor="white [3212]" strokeweight="1pt"/>
                </v:group>
                <v:group id="_x0000_s1030" style="position:absolute;left:30583;width:30880;height:19116" coordorigin="30583" coordsize="30880,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5" o:spid="_x0000_s1031"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" stroked="t" strokecolor="white [3212]">
                    <v:imagedata r:id="rId24" o:title=""/>
                    <v:path arrowok="t"/>
                  </v:shape>
                  <v:rect id="Rectangle 6" o:spid="_x0000_s1032" style="position:absolute;left:30583;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group>
                <w10:wrap type="square" anchorx="margin"/>
              </v:group>
            </w:pict>
          </mc:Fallback>
        </mc:AlternateContent>
      </w:r>
    </w:p>
    <w:p w14:paraId="6D033E17" w14:textId="56623763" w:rsidR="006531B0" w:rsidRDefault="00E66917" w:rsidP="007B463E">
      <w:pPr>
        <w:jc w:val="both"/>
        <w:rPr>
          <w:b/>
          <w:sz w:val="20"/>
        </w:rPr>
      </w:pPr>
      <w:r>
        <w:rPr>
          <w:b/>
          <w:sz w:val="20"/>
        </w:rPr>
        <w:t xml:space="preserve">Figure </w:t>
      </w:r>
      <w:r w:rsidR="00825530">
        <w:rPr>
          <w:b/>
          <w:sz w:val="20"/>
        </w:rPr>
        <w:t>5</w:t>
      </w:r>
      <w:r w:rsidR="00C1424D" w:rsidRPr="00FF793F">
        <w:rPr>
          <w:b/>
          <w:sz w:val="20"/>
        </w:rPr>
        <w:t xml:space="preserve">. </w:t>
      </w:r>
      <w:r w:rsidR="00C1424D">
        <w:rPr>
          <w:sz w:val="20"/>
        </w:rPr>
        <w:t xml:space="preserve">Distributions, means, and credible intervals of </w:t>
      </w:r>
      <w:r w:rsidR="00352BD6">
        <w:rPr>
          <w:sz w:val="20"/>
        </w:rPr>
        <w:t>SSVEP</w:t>
      </w:r>
      <w:r w:rsidR="00C1424D">
        <w:rPr>
          <w:sz w:val="20"/>
        </w:rPr>
        <w:t xml:space="preserve"> amplitudes per condition.</w:t>
      </w:r>
    </w:p>
    <w:p w14:paraId="384F4B44" w14:textId="77777777" w:rsidR="007B463E" w:rsidRPr="007B463E" w:rsidRDefault="007B463E" w:rsidP="007B463E">
      <w:pPr>
        <w:jc w:val="both"/>
        <w:rPr>
          <w:b/>
          <w:sz w:val="20"/>
        </w:rPr>
      </w:pPr>
    </w:p>
    <w:p w14:paraId="631E81D8" w14:textId="07E781BB" w:rsidR="00E1045E" w:rsidRDefault="004269CE" w:rsidP="00A02266">
      <w:pPr>
        <w:spacing w:line="480" w:lineRule="auto"/>
        <w:ind w:firstLine="284"/>
        <w:jc w:val="both"/>
      </w:pPr>
      <w:r>
        <w:t>The interaction 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C11E13" w:rsidRPr="00B57645">
        <w:rPr>
          <w:i/>
        </w:rPr>
        <w:t>Table 5</w:t>
      </w:r>
      <w:r>
        <w:t xml:space="preserve">). </w:t>
      </w:r>
      <w:r w:rsidR="003273E4">
        <w:t>The analysis of the posterior distribution</w:t>
      </w:r>
      <w:r w:rsidR="00B34D24">
        <w:t>s</w:t>
      </w:r>
      <w:r w:rsidR="003273E4">
        <w:t xml:space="preserve"> of</w:t>
      </w:r>
      <w:r w:rsidR="00C11E13">
        <w:t xml:space="preserve"> the interaction model (</w:t>
      </w:r>
      <w:r w:rsidR="00C11E13" w:rsidRPr="00B57645">
        <w:rPr>
          <w:i/>
        </w:rPr>
        <w:t xml:space="preserve">Figure </w:t>
      </w:r>
      <w:r w:rsidR="00D86728">
        <w:rPr>
          <w:i/>
        </w:rPr>
        <w:t>6</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for the attended compared to the unattended stimuli. </w:t>
      </w:r>
      <w:r w:rsidR="003A5736">
        <w:t xml:space="preserve">At </w:t>
      </w:r>
      <w:r w:rsidR="003273E4">
        <w:t>baseline</w:t>
      </w:r>
      <w:r w:rsidR="003A5736">
        <w:t>,</w:t>
      </w:r>
      <w:r w:rsidR="003273E4">
        <w:t xml:space="preserve"> the </w:t>
      </w:r>
      <w:r w:rsidR="003A5736">
        <w:t xml:space="preserve">posterior </w:t>
      </w:r>
      <w:r w:rsidR="003273E4">
        <w:t xml:space="preserve">distribution </w:t>
      </w:r>
      <w:r w:rsidR="003A5736">
        <w:t xml:space="preserve">of </w:t>
      </w:r>
      <w:r w:rsidR="003273E4">
        <w:t>the difference between attended and unattended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attended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unattended ones (for high reward probability: </w:t>
      </w:r>
      <w:r w:rsidR="003273E4">
        <w:rPr>
          <w:i/>
        </w:rPr>
        <w:t xml:space="preserve">M = </w:t>
      </w:r>
      <w:r w:rsidR="003460DC">
        <w:t>0.17</w:t>
      </w:r>
      <w:r w:rsidR="003273E4">
        <w:t>; 95% HDI [0.</w:t>
      </w:r>
      <w:r w:rsidR="000A54DD">
        <w:t>09</w:t>
      </w:r>
      <w:r w:rsidR="003273E4">
        <w:t>, 0.24];</w:t>
      </w:r>
      <w:r w:rsidR="00750818">
        <w:t xml:space="preserve"> ER = </w:t>
      </w:r>
      <w:r w:rsidR="00750818" w:rsidRPr="00B57645">
        <w:rPr>
          <w:i/>
        </w:rPr>
        <w:t>Inf.</w:t>
      </w:r>
      <w:r w:rsidR="00750818">
        <w:t>;</w:t>
      </w:r>
      <w:r w:rsidR="003273E4">
        <w:t xml:space="preserve"> for low reward probability: </w:t>
      </w:r>
      <w:r w:rsidR="003273E4">
        <w:rPr>
          <w:i/>
        </w:rPr>
        <w:t xml:space="preserve">M = </w:t>
      </w:r>
      <w:r w:rsidR="000A54DD">
        <w:t>0.19; 95% HDI [0.11, 0.27</w:t>
      </w:r>
      <w:r w:rsidR="003273E4">
        <w:t>]</w:t>
      </w:r>
      <w:r w:rsidR="00750818">
        <w:t xml:space="preserve">; ER = </w:t>
      </w:r>
      <w:r w:rsidR="00750818" w:rsidRPr="00B57645">
        <w:rPr>
          <w:i/>
        </w:rPr>
        <w:t>Inf.</w:t>
      </w:r>
      <w:r w:rsidR="003273E4">
        <w:t xml:space="preserve">). </w:t>
      </w:r>
      <w:r w:rsidR="000A54DD">
        <w:t xml:space="preserve">In the </w:t>
      </w:r>
      <w:r w:rsidR="00C153CF">
        <w:t>training</w:t>
      </w:r>
      <w:r w:rsidR="000A54DD">
        <w:t xml:space="preserve"> </w:t>
      </w:r>
      <w:r w:rsidR="008C3227">
        <w:t>phase</w:t>
      </w:r>
      <w:r w:rsidR="003A5736">
        <w:t>,</w:t>
      </w:r>
      <w:r w:rsidR="008C3227">
        <w:t xml:space="preserve"> </w:t>
      </w:r>
      <w:r w:rsidR="000A54DD">
        <w:t xml:space="preserve">amplitudes were higher in the attended condition for </w:t>
      </w:r>
      <w:r w:rsidR="008C3227">
        <w:t xml:space="preserve">both </w:t>
      </w:r>
      <w:r w:rsidR="000A54DD">
        <w:t>high rewarded (</w:t>
      </w:r>
      <w:r w:rsidR="000A54DD">
        <w:rPr>
          <w:i/>
        </w:rPr>
        <w:t xml:space="preserve">M = </w:t>
      </w:r>
      <w:r w:rsidR="003460DC">
        <w:t>0.19</w:t>
      </w:r>
      <w:r w:rsidR="000A54DD">
        <w:t>; 95% HDI [0.11, 0.27]</w:t>
      </w:r>
      <w:r w:rsidR="00750818">
        <w:t xml:space="preserve">; ER = </w:t>
      </w:r>
      <w:r w:rsidR="00750818" w:rsidRPr="00B57645">
        <w:rPr>
          <w:i/>
        </w:rPr>
        <w:t>Inf.</w:t>
      </w:r>
      <w:r w:rsidR="008C3227">
        <w:t>)</w:t>
      </w:r>
      <w:r w:rsidR="000A54DD">
        <w:t xml:space="preserve"> and low rewarded stimuli (</w:t>
      </w:r>
      <w:r w:rsidR="000A54DD">
        <w:rPr>
          <w:i/>
        </w:rPr>
        <w:t xml:space="preserve">M = </w:t>
      </w:r>
      <w:r w:rsidR="003460DC">
        <w:t>0.11</w:t>
      </w:r>
      <w:r w:rsidR="007118AB">
        <w:t>; 95% HDI [-0.02, 0.23</w:t>
      </w:r>
      <w:r w:rsidR="000A54DD">
        <w:t>]</w:t>
      </w:r>
      <w:r w:rsidR="00750818">
        <w:t xml:space="preserve">; ER </w:t>
      </w:r>
      <w:r w:rsidR="007118AB">
        <w:t>= 22.81</w:t>
      </w:r>
      <w:r w:rsidR="000A54DD">
        <w:t xml:space="preserve">). </w:t>
      </w:r>
      <w:r w:rsidR="00750818">
        <w:t>Similarly, i</w:t>
      </w:r>
      <w:r w:rsidR="000A54DD">
        <w:t xml:space="preserve">n the </w:t>
      </w:r>
      <w:r w:rsidR="00C153CF">
        <w:t>test</w:t>
      </w:r>
      <w:r w:rsidR="000A54DD">
        <w:t xml:space="preserve"> phase amplitudes were higher in the attended condition for highly rewarded stimuli (</w:t>
      </w:r>
      <w:r w:rsidR="000A54DD">
        <w:rPr>
          <w:i/>
        </w:rPr>
        <w:t xml:space="preserve">M = </w:t>
      </w:r>
      <w:r w:rsidR="007118AB">
        <w:t>0.14</w:t>
      </w:r>
      <w:r w:rsidR="000A54DD">
        <w:t>; 95% HDI [0.05, 0.23]</w:t>
      </w:r>
      <w:r w:rsidR="00750818">
        <w:t>; ER = 999</w:t>
      </w:r>
      <w:r w:rsidR="008C3227">
        <w:t>)</w:t>
      </w:r>
      <w:r w:rsidR="000A54DD">
        <w:t xml:space="preserve"> and for low rewarded stimuli (</w:t>
      </w:r>
      <w:r w:rsidR="000A54DD">
        <w:rPr>
          <w:i/>
        </w:rPr>
        <w:t xml:space="preserve">M = </w:t>
      </w:r>
      <w:r w:rsidR="003460DC">
        <w:t>0.14</w:t>
      </w:r>
      <w:r w:rsidR="000A54DD">
        <w:t>; 95% HDI [0.00, 0.26]</w:t>
      </w:r>
      <w:r w:rsidR="007118AB">
        <w:t xml:space="preserve">; ER = </w:t>
      </w:r>
      <w:r w:rsidR="00D86728">
        <w:t>51.63). These results reveal a very robust effect of attention across all experimental conditions.</w:t>
      </w:r>
    </w:p>
    <w:p w14:paraId="0E1FD766" w14:textId="73A38BEC" w:rsidR="00D86728" w:rsidRDefault="00D86728" w:rsidP="00A02266">
      <w:pPr>
        <w:spacing w:line="480" w:lineRule="auto"/>
        <w:ind w:firstLine="284"/>
        <w:jc w:val="both"/>
      </w:pPr>
    </w:p>
    <w:p w14:paraId="643BE1F4" w14:textId="77777777" w:rsidR="00D86728" w:rsidRDefault="00D86728" w:rsidP="00A02266">
      <w:pPr>
        <w:spacing w:line="480" w:lineRule="auto"/>
        <w:ind w:firstLine="284"/>
        <w:jc w:val="both"/>
      </w:pPr>
    </w:p>
    <w:tbl>
      <w:tblPr>
        <w:tblStyle w:val="APA6"/>
        <w:tblpPr w:leftFromText="181" w:rightFromText="181" w:vertAnchor="text" w:tblpXSpec="center" w:tblpY="252"/>
        <w:tblOverlap w:val="never"/>
        <w:tblW w:w="9498" w:type="dxa"/>
        <w:tblLook w:val="04A0" w:firstRow="1" w:lastRow="0" w:firstColumn="1" w:lastColumn="0" w:noHBand="0" w:noVBand="1"/>
      </w:tblPr>
      <w:tblGrid>
        <w:gridCol w:w="2132"/>
        <w:gridCol w:w="2265"/>
        <w:gridCol w:w="2263"/>
        <w:gridCol w:w="2838"/>
      </w:tblGrid>
      <w:tr w:rsidR="00E1045E" w14:paraId="23CB5753" w14:textId="77777777" w:rsidTr="00E1045E">
        <w:trPr>
          <w:trHeight w:val="634"/>
        </w:trPr>
        <w:tc>
          <w:tcPr>
            <w:tcW w:w="9498" w:type="dxa"/>
            <w:gridSpan w:val="4"/>
            <w:tcBorders>
              <w:bottom w:val="single" w:sz="4" w:space="0" w:color="auto"/>
            </w:tcBorders>
          </w:tcPr>
          <w:p w14:paraId="2468306F" w14:textId="77777777" w:rsidR="00E1045E" w:rsidRDefault="00E1045E" w:rsidP="00E1045E">
            <w:pPr>
              <w:spacing w:line="360" w:lineRule="auto"/>
            </w:pPr>
            <w:r>
              <w:t>Table 6</w:t>
            </w:r>
          </w:p>
          <w:p w14:paraId="4C16DA8E" w14:textId="77777777" w:rsidR="00E1045E" w:rsidRDefault="00E1045E" w:rsidP="00E1045E">
            <w:pPr>
              <w:spacing w:line="360" w:lineRule="auto"/>
              <w:rPr>
                <w:i/>
              </w:rPr>
            </w:pPr>
            <w:r>
              <w:rPr>
                <w:i/>
              </w:rPr>
              <w:t>Means and 95% HDIs of the posterior distributions of the SSVEP amplitudes for each condition.</w:t>
            </w:r>
          </w:p>
        </w:tc>
      </w:tr>
      <w:tr w:rsidR="00E1045E" w14:paraId="67B7D41F" w14:textId="77777777" w:rsidTr="00E1045E">
        <w:trPr>
          <w:trHeight w:val="634"/>
        </w:trPr>
        <w:tc>
          <w:tcPr>
            <w:tcW w:w="2132" w:type="dxa"/>
            <w:tcBorders>
              <w:top w:val="single" w:sz="4" w:space="0" w:color="auto"/>
              <w:bottom w:val="single" w:sz="4" w:space="0" w:color="auto"/>
            </w:tcBorders>
            <w:vAlign w:val="center"/>
          </w:tcPr>
          <w:p w14:paraId="4AE1C78B" w14:textId="77777777" w:rsidR="00E1045E" w:rsidRDefault="00E1045E" w:rsidP="00E1045E">
            <w:r>
              <w:t>Attention</w:t>
            </w:r>
          </w:p>
        </w:tc>
        <w:tc>
          <w:tcPr>
            <w:tcW w:w="2265" w:type="dxa"/>
            <w:tcBorders>
              <w:top w:val="single" w:sz="4" w:space="0" w:color="auto"/>
              <w:bottom w:val="single" w:sz="4" w:space="0" w:color="auto"/>
            </w:tcBorders>
            <w:vAlign w:val="center"/>
          </w:tcPr>
          <w:p w14:paraId="52B108C5" w14:textId="77777777" w:rsidR="00E1045E" w:rsidRDefault="00E1045E" w:rsidP="00E1045E">
            <w:r>
              <w:t>Reward phase</w:t>
            </w:r>
          </w:p>
        </w:tc>
        <w:tc>
          <w:tcPr>
            <w:tcW w:w="2263" w:type="dxa"/>
            <w:tcBorders>
              <w:top w:val="single" w:sz="4" w:space="0" w:color="auto"/>
              <w:bottom w:val="single" w:sz="4" w:space="0" w:color="auto"/>
            </w:tcBorders>
            <w:vAlign w:val="center"/>
          </w:tcPr>
          <w:p w14:paraId="6CAA4F45" w14:textId="77777777" w:rsidR="00E1045E" w:rsidRPr="007F6AA7" w:rsidRDefault="00E1045E" w:rsidP="00E1045E">
            <w:r>
              <w:t>Reward probability</w:t>
            </w:r>
          </w:p>
        </w:tc>
        <w:tc>
          <w:tcPr>
            <w:tcW w:w="2838" w:type="dxa"/>
            <w:tcBorders>
              <w:top w:val="single" w:sz="4" w:space="0" w:color="auto"/>
              <w:bottom w:val="single" w:sz="4" w:space="0" w:color="auto"/>
            </w:tcBorders>
            <w:vAlign w:val="center"/>
          </w:tcPr>
          <w:p w14:paraId="5CB004DF" w14:textId="77777777" w:rsidR="00E1045E" w:rsidRPr="00297068" w:rsidRDefault="00E1045E" w:rsidP="00E1045E">
            <w:r>
              <w:t>Amplitudes (a.u.)</w:t>
            </w:r>
          </w:p>
        </w:tc>
      </w:tr>
      <w:tr w:rsidR="00E1045E" w14:paraId="3DC550C5" w14:textId="77777777" w:rsidTr="00E1045E">
        <w:trPr>
          <w:trHeight w:val="417"/>
        </w:trPr>
        <w:tc>
          <w:tcPr>
            <w:tcW w:w="2132" w:type="dxa"/>
            <w:tcBorders>
              <w:top w:val="single" w:sz="4" w:space="0" w:color="auto"/>
            </w:tcBorders>
            <w:vAlign w:val="center"/>
          </w:tcPr>
          <w:p w14:paraId="1251A5CC" w14:textId="77777777" w:rsidR="00E1045E" w:rsidRDefault="00E1045E" w:rsidP="00E1045E">
            <w:r>
              <w:t>Attended</w:t>
            </w:r>
          </w:p>
        </w:tc>
        <w:tc>
          <w:tcPr>
            <w:tcW w:w="2265" w:type="dxa"/>
            <w:tcBorders>
              <w:top w:val="single" w:sz="4" w:space="0" w:color="auto"/>
            </w:tcBorders>
            <w:vAlign w:val="center"/>
          </w:tcPr>
          <w:p w14:paraId="6152323D" w14:textId="77777777" w:rsidR="00E1045E" w:rsidRPr="008E021D" w:rsidRDefault="00E1045E" w:rsidP="00E1045E">
            <w:r>
              <w:t>Baseline</w:t>
            </w:r>
          </w:p>
        </w:tc>
        <w:tc>
          <w:tcPr>
            <w:tcW w:w="2263" w:type="dxa"/>
            <w:tcBorders>
              <w:top w:val="single" w:sz="4" w:space="0" w:color="auto"/>
            </w:tcBorders>
            <w:vAlign w:val="center"/>
          </w:tcPr>
          <w:p w14:paraId="295E31AB" w14:textId="77777777" w:rsidR="00E1045E" w:rsidRDefault="00E1045E" w:rsidP="00E1045E">
            <w:r>
              <w:t>High</w:t>
            </w:r>
          </w:p>
        </w:tc>
        <w:tc>
          <w:tcPr>
            <w:tcW w:w="2838" w:type="dxa"/>
            <w:tcBorders>
              <w:top w:val="single" w:sz="4" w:space="0" w:color="auto"/>
            </w:tcBorders>
            <w:vAlign w:val="center"/>
          </w:tcPr>
          <w:p w14:paraId="1DA428FE" w14:textId="77777777" w:rsidR="00E1045E" w:rsidRDefault="00E1045E" w:rsidP="00E1045E">
            <w:r>
              <w:t>1.11 [</w:t>
            </w:r>
            <w:r w:rsidRPr="00DB4107">
              <w:t>1.06</w:t>
            </w:r>
            <w:r>
              <w:t>,</w:t>
            </w:r>
            <w:r w:rsidRPr="00DB4107">
              <w:t xml:space="preserve"> 1.16]</w:t>
            </w:r>
          </w:p>
        </w:tc>
      </w:tr>
      <w:tr w:rsidR="00E1045E" w14:paraId="1FE798A3" w14:textId="77777777" w:rsidTr="00E1045E">
        <w:trPr>
          <w:trHeight w:val="417"/>
        </w:trPr>
        <w:tc>
          <w:tcPr>
            <w:tcW w:w="2132" w:type="dxa"/>
            <w:vAlign w:val="center"/>
          </w:tcPr>
          <w:p w14:paraId="55B86DC2" w14:textId="77777777" w:rsidR="00E1045E" w:rsidRDefault="00E1045E" w:rsidP="00E1045E">
            <w:r>
              <w:t>Attended</w:t>
            </w:r>
          </w:p>
        </w:tc>
        <w:tc>
          <w:tcPr>
            <w:tcW w:w="2265" w:type="dxa"/>
            <w:vAlign w:val="center"/>
          </w:tcPr>
          <w:p w14:paraId="1F577D4D" w14:textId="77777777" w:rsidR="00E1045E" w:rsidRPr="008E021D" w:rsidRDefault="00E1045E" w:rsidP="00E1045E">
            <w:r>
              <w:t>Baseline</w:t>
            </w:r>
          </w:p>
        </w:tc>
        <w:tc>
          <w:tcPr>
            <w:tcW w:w="2263" w:type="dxa"/>
            <w:vAlign w:val="center"/>
          </w:tcPr>
          <w:p w14:paraId="7A6EB3EF" w14:textId="77777777" w:rsidR="00E1045E" w:rsidRDefault="00E1045E" w:rsidP="00E1045E">
            <w:r>
              <w:t>Low</w:t>
            </w:r>
          </w:p>
        </w:tc>
        <w:tc>
          <w:tcPr>
            <w:tcW w:w="2838" w:type="dxa"/>
            <w:vAlign w:val="center"/>
          </w:tcPr>
          <w:p w14:paraId="03F9C42D" w14:textId="77777777" w:rsidR="00E1045E" w:rsidRDefault="00E1045E" w:rsidP="00E1045E">
            <w:r w:rsidRPr="00DB4107">
              <w:t>1.09 [1.02</w:t>
            </w:r>
            <w:r>
              <w:t>,</w:t>
            </w:r>
            <w:r w:rsidRPr="00DB4107">
              <w:t xml:space="preserve"> 1.15]</w:t>
            </w:r>
          </w:p>
        </w:tc>
      </w:tr>
      <w:tr w:rsidR="00E1045E" w14:paraId="06B36DD1" w14:textId="77777777" w:rsidTr="00E1045E">
        <w:trPr>
          <w:trHeight w:val="417"/>
        </w:trPr>
        <w:tc>
          <w:tcPr>
            <w:tcW w:w="2132" w:type="dxa"/>
            <w:vAlign w:val="center"/>
          </w:tcPr>
          <w:p w14:paraId="12D77817" w14:textId="77777777" w:rsidR="00E1045E" w:rsidRDefault="00E1045E" w:rsidP="00E1045E">
            <w:r>
              <w:t>Attended</w:t>
            </w:r>
          </w:p>
        </w:tc>
        <w:tc>
          <w:tcPr>
            <w:tcW w:w="2265" w:type="dxa"/>
            <w:vAlign w:val="center"/>
          </w:tcPr>
          <w:p w14:paraId="6F26B9C8" w14:textId="05D70E5D" w:rsidR="00E1045E" w:rsidRPr="008E021D" w:rsidRDefault="00C153CF" w:rsidP="00E1045E">
            <w:r>
              <w:t>Training</w:t>
            </w:r>
          </w:p>
        </w:tc>
        <w:tc>
          <w:tcPr>
            <w:tcW w:w="2263" w:type="dxa"/>
            <w:vAlign w:val="center"/>
          </w:tcPr>
          <w:p w14:paraId="3BB22D09" w14:textId="77777777" w:rsidR="00E1045E" w:rsidRDefault="00E1045E" w:rsidP="00E1045E">
            <w:r>
              <w:t>High</w:t>
            </w:r>
          </w:p>
        </w:tc>
        <w:tc>
          <w:tcPr>
            <w:tcW w:w="2838" w:type="dxa"/>
            <w:vAlign w:val="center"/>
          </w:tcPr>
          <w:p w14:paraId="3D768404" w14:textId="77777777" w:rsidR="00E1045E" w:rsidRDefault="00E1045E" w:rsidP="00E1045E">
            <w:r>
              <w:t>1.10 [</w:t>
            </w:r>
            <w:r w:rsidRPr="00DB4107">
              <w:t>1.04</w:t>
            </w:r>
            <w:r>
              <w:t>,</w:t>
            </w:r>
            <w:r w:rsidRPr="00DB4107">
              <w:t xml:space="preserve"> 1.15]</w:t>
            </w:r>
          </w:p>
        </w:tc>
      </w:tr>
      <w:tr w:rsidR="00E1045E" w14:paraId="2C08664D" w14:textId="77777777" w:rsidTr="00E1045E">
        <w:trPr>
          <w:trHeight w:val="417"/>
        </w:trPr>
        <w:tc>
          <w:tcPr>
            <w:tcW w:w="2132" w:type="dxa"/>
            <w:vAlign w:val="center"/>
          </w:tcPr>
          <w:p w14:paraId="2C888EAB" w14:textId="77777777" w:rsidR="00E1045E" w:rsidRDefault="00E1045E" w:rsidP="00E1045E">
            <w:r>
              <w:t>Attended</w:t>
            </w:r>
          </w:p>
        </w:tc>
        <w:tc>
          <w:tcPr>
            <w:tcW w:w="2265" w:type="dxa"/>
            <w:vAlign w:val="center"/>
          </w:tcPr>
          <w:p w14:paraId="0DD60240" w14:textId="360926CC" w:rsidR="00E1045E" w:rsidRPr="00534F07" w:rsidRDefault="00C153CF" w:rsidP="00E1045E">
            <w:r>
              <w:t>Training</w:t>
            </w:r>
          </w:p>
        </w:tc>
        <w:tc>
          <w:tcPr>
            <w:tcW w:w="2263" w:type="dxa"/>
            <w:vAlign w:val="center"/>
          </w:tcPr>
          <w:p w14:paraId="662119B4" w14:textId="77777777" w:rsidR="00E1045E" w:rsidRDefault="00E1045E" w:rsidP="00E1045E">
            <w:r>
              <w:t>Low</w:t>
            </w:r>
          </w:p>
        </w:tc>
        <w:tc>
          <w:tcPr>
            <w:tcW w:w="2838" w:type="dxa"/>
            <w:vAlign w:val="center"/>
          </w:tcPr>
          <w:p w14:paraId="1EE40109" w14:textId="77777777" w:rsidR="00E1045E" w:rsidRDefault="00E1045E" w:rsidP="00E1045E">
            <w:r w:rsidRPr="00DB4107">
              <w:t>1.04 [0.97</w:t>
            </w:r>
            <w:r>
              <w:t>,</w:t>
            </w:r>
            <w:r w:rsidRPr="00DB4107">
              <w:t xml:space="preserve"> 1.11]</w:t>
            </w:r>
          </w:p>
        </w:tc>
      </w:tr>
      <w:tr w:rsidR="00E1045E" w14:paraId="2B45D8E0" w14:textId="77777777" w:rsidTr="00E1045E">
        <w:trPr>
          <w:trHeight w:val="417"/>
        </w:trPr>
        <w:tc>
          <w:tcPr>
            <w:tcW w:w="2132" w:type="dxa"/>
            <w:vAlign w:val="center"/>
          </w:tcPr>
          <w:p w14:paraId="59495C02" w14:textId="77777777" w:rsidR="00E1045E" w:rsidRDefault="00E1045E" w:rsidP="00E1045E">
            <w:r>
              <w:t>Attended</w:t>
            </w:r>
          </w:p>
        </w:tc>
        <w:tc>
          <w:tcPr>
            <w:tcW w:w="2265" w:type="dxa"/>
            <w:vAlign w:val="center"/>
          </w:tcPr>
          <w:p w14:paraId="6E5B8FDE" w14:textId="65028D6C" w:rsidR="00E1045E" w:rsidRPr="00C21D51" w:rsidRDefault="00C153CF" w:rsidP="00E1045E">
            <w:r>
              <w:t>Test</w:t>
            </w:r>
          </w:p>
        </w:tc>
        <w:tc>
          <w:tcPr>
            <w:tcW w:w="2263" w:type="dxa"/>
            <w:vAlign w:val="center"/>
          </w:tcPr>
          <w:p w14:paraId="49AB1B01" w14:textId="77777777" w:rsidR="00E1045E" w:rsidRDefault="00E1045E" w:rsidP="00E1045E">
            <w:r>
              <w:t>High</w:t>
            </w:r>
          </w:p>
        </w:tc>
        <w:tc>
          <w:tcPr>
            <w:tcW w:w="2838" w:type="dxa"/>
            <w:vAlign w:val="center"/>
          </w:tcPr>
          <w:p w14:paraId="4437C9CF" w14:textId="77777777" w:rsidR="00E1045E" w:rsidRDefault="00E1045E" w:rsidP="00E1045E">
            <w:r w:rsidRPr="00DB4107">
              <w:t>1.07 [1.01</w:t>
            </w:r>
            <w:r>
              <w:t>,</w:t>
            </w:r>
            <w:r w:rsidRPr="00DB4107">
              <w:t xml:space="preserve"> 1.13]</w:t>
            </w:r>
          </w:p>
        </w:tc>
      </w:tr>
      <w:tr w:rsidR="00E1045E" w14:paraId="25CE7934" w14:textId="77777777" w:rsidTr="00E1045E">
        <w:trPr>
          <w:trHeight w:val="417"/>
        </w:trPr>
        <w:tc>
          <w:tcPr>
            <w:tcW w:w="2132" w:type="dxa"/>
            <w:vAlign w:val="center"/>
          </w:tcPr>
          <w:p w14:paraId="319DD893" w14:textId="77777777" w:rsidR="00E1045E" w:rsidRDefault="00E1045E" w:rsidP="00E1045E">
            <w:r>
              <w:t>Attended</w:t>
            </w:r>
          </w:p>
        </w:tc>
        <w:tc>
          <w:tcPr>
            <w:tcW w:w="2265" w:type="dxa"/>
            <w:vAlign w:val="center"/>
          </w:tcPr>
          <w:p w14:paraId="0F8A5905" w14:textId="2C52D34D" w:rsidR="00E1045E" w:rsidRPr="00C21D51" w:rsidRDefault="00C153CF" w:rsidP="00E1045E">
            <w:r>
              <w:t>Test</w:t>
            </w:r>
          </w:p>
        </w:tc>
        <w:tc>
          <w:tcPr>
            <w:tcW w:w="2263" w:type="dxa"/>
            <w:vAlign w:val="center"/>
          </w:tcPr>
          <w:p w14:paraId="4985D195" w14:textId="77777777" w:rsidR="00E1045E" w:rsidRDefault="00E1045E" w:rsidP="00E1045E">
            <w:r>
              <w:t>Low</w:t>
            </w:r>
          </w:p>
        </w:tc>
        <w:tc>
          <w:tcPr>
            <w:tcW w:w="2838" w:type="dxa"/>
            <w:vAlign w:val="center"/>
          </w:tcPr>
          <w:p w14:paraId="2DC626E2" w14:textId="77777777" w:rsidR="00E1045E" w:rsidRDefault="00E1045E" w:rsidP="00E1045E">
            <w:r w:rsidRPr="00DB4107">
              <w:t>0.95 [0.84</w:t>
            </w:r>
            <w:r>
              <w:t>,</w:t>
            </w:r>
            <w:r w:rsidRPr="00DB4107">
              <w:t xml:space="preserve"> 1.06]</w:t>
            </w:r>
          </w:p>
        </w:tc>
      </w:tr>
      <w:tr w:rsidR="00E1045E" w14:paraId="1D16ED11" w14:textId="77777777" w:rsidTr="00E1045E">
        <w:trPr>
          <w:trHeight w:val="417"/>
        </w:trPr>
        <w:tc>
          <w:tcPr>
            <w:tcW w:w="2132" w:type="dxa"/>
            <w:vAlign w:val="center"/>
          </w:tcPr>
          <w:p w14:paraId="7D0C9634" w14:textId="77777777" w:rsidR="00E1045E" w:rsidRDefault="00E1045E" w:rsidP="00E1045E">
            <w:r>
              <w:t>Unattended</w:t>
            </w:r>
          </w:p>
        </w:tc>
        <w:tc>
          <w:tcPr>
            <w:tcW w:w="2265" w:type="dxa"/>
            <w:vAlign w:val="center"/>
          </w:tcPr>
          <w:p w14:paraId="66EB52AF" w14:textId="77777777" w:rsidR="00E1045E" w:rsidRDefault="00E1045E" w:rsidP="00E1045E">
            <w:r>
              <w:t>Baseline</w:t>
            </w:r>
          </w:p>
        </w:tc>
        <w:tc>
          <w:tcPr>
            <w:tcW w:w="2263" w:type="dxa"/>
            <w:vAlign w:val="center"/>
          </w:tcPr>
          <w:p w14:paraId="6CCFDEE9" w14:textId="77777777" w:rsidR="00E1045E" w:rsidRDefault="00E1045E" w:rsidP="00E1045E">
            <w:r>
              <w:t>High</w:t>
            </w:r>
          </w:p>
        </w:tc>
        <w:tc>
          <w:tcPr>
            <w:tcW w:w="2838" w:type="dxa"/>
            <w:vAlign w:val="center"/>
          </w:tcPr>
          <w:p w14:paraId="7DA77A97" w14:textId="77777777" w:rsidR="00E1045E" w:rsidRPr="00C57028" w:rsidRDefault="00E1045E" w:rsidP="00E1045E">
            <w:r w:rsidRPr="00DB4107">
              <w:t>0.95 [0.89</w:t>
            </w:r>
            <w:r>
              <w:t>,</w:t>
            </w:r>
            <w:r w:rsidRPr="00DB4107">
              <w:t xml:space="preserve"> 1.01]</w:t>
            </w:r>
          </w:p>
        </w:tc>
      </w:tr>
      <w:tr w:rsidR="00E1045E" w14:paraId="0FF7ECC0" w14:textId="77777777" w:rsidTr="00E1045E">
        <w:trPr>
          <w:trHeight w:val="417"/>
        </w:trPr>
        <w:tc>
          <w:tcPr>
            <w:tcW w:w="2132" w:type="dxa"/>
            <w:vAlign w:val="center"/>
          </w:tcPr>
          <w:p w14:paraId="1391628C" w14:textId="77777777" w:rsidR="00E1045E" w:rsidRDefault="00E1045E" w:rsidP="00E1045E">
            <w:r>
              <w:t>Unattended</w:t>
            </w:r>
          </w:p>
        </w:tc>
        <w:tc>
          <w:tcPr>
            <w:tcW w:w="2265" w:type="dxa"/>
            <w:vAlign w:val="center"/>
          </w:tcPr>
          <w:p w14:paraId="4B7E3F45" w14:textId="77777777" w:rsidR="00E1045E" w:rsidRDefault="00E1045E" w:rsidP="00E1045E">
            <w:r>
              <w:t>Baseline</w:t>
            </w:r>
          </w:p>
        </w:tc>
        <w:tc>
          <w:tcPr>
            <w:tcW w:w="2263" w:type="dxa"/>
            <w:vAlign w:val="center"/>
          </w:tcPr>
          <w:p w14:paraId="454E0C90" w14:textId="77777777" w:rsidR="00E1045E" w:rsidRDefault="00E1045E" w:rsidP="00E1045E">
            <w:r>
              <w:t>Low</w:t>
            </w:r>
          </w:p>
        </w:tc>
        <w:tc>
          <w:tcPr>
            <w:tcW w:w="2838" w:type="dxa"/>
            <w:vAlign w:val="center"/>
          </w:tcPr>
          <w:p w14:paraId="5E44C9A0" w14:textId="77777777" w:rsidR="00E1045E" w:rsidRPr="00C57028" w:rsidRDefault="00E1045E" w:rsidP="00E1045E">
            <w:r w:rsidRPr="00DB4107">
              <w:t>0.89 [0.83</w:t>
            </w:r>
            <w:r>
              <w:t>,</w:t>
            </w:r>
            <w:r w:rsidRPr="00DB4107">
              <w:t xml:space="preserve"> 0.96]</w:t>
            </w:r>
          </w:p>
        </w:tc>
      </w:tr>
      <w:tr w:rsidR="00E1045E" w14:paraId="017C34FA" w14:textId="77777777" w:rsidTr="00E1045E">
        <w:trPr>
          <w:trHeight w:val="417"/>
        </w:trPr>
        <w:tc>
          <w:tcPr>
            <w:tcW w:w="2132" w:type="dxa"/>
            <w:vAlign w:val="center"/>
          </w:tcPr>
          <w:p w14:paraId="35422B43" w14:textId="77777777" w:rsidR="00E1045E" w:rsidRDefault="00E1045E" w:rsidP="00E1045E">
            <w:r>
              <w:t>Unattended</w:t>
            </w:r>
          </w:p>
        </w:tc>
        <w:tc>
          <w:tcPr>
            <w:tcW w:w="2265" w:type="dxa"/>
            <w:vAlign w:val="center"/>
          </w:tcPr>
          <w:p w14:paraId="468274F1" w14:textId="7138F1ED" w:rsidR="00E1045E" w:rsidRDefault="00C153CF" w:rsidP="00E1045E">
            <w:r>
              <w:t>Training</w:t>
            </w:r>
          </w:p>
        </w:tc>
        <w:tc>
          <w:tcPr>
            <w:tcW w:w="2263" w:type="dxa"/>
            <w:vAlign w:val="center"/>
          </w:tcPr>
          <w:p w14:paraId="15CD25F5" w14:textId="77777777" w:rsidR="00E1045E" w:rsidRDefault="00E1045E" w:rsidP="00E1045E">
            <w:r>
              <w:t>High</w:t>
            </w:r>
          </w:p>
        </w:tc>
        <w:tc>
          <w:tcPr>
            <w:tcW w:w="2838" w:type="dxa"/>
            <w:vAlign w:val="center"/>
          </w:tcPr>
          <w:p w14:paraId="7A35EAC3" w14:textId="77777777" w:rsidR="00E1045E" w:rsidRPr="00C57028" w:rsidRDefault="00E1045E" w:rsidP="00E1045E">
            <w:r w:rsidRPr="00DB4107">
              <w:t>0.91 [0.84</w:t>
            </w:r>
            <w:r>
              <w:t>,</w:t>
            </w:r>
            <w:r w:rsidRPr="00DB4107">
              <w:t xml:space="preserve"> 0.97]</w:t>
            </w:r>
          </w:p>
        </w:tc>
      </w:tr>
      <w:tr w:rsidR="00E1045E" w14:paraId="2953B3C3" w14:textId="77777777" w:rsidTr="00E1045E">
        <w:trPr>
          <w:trHeight w:val="417"/>
        </w:trPr>
        <w:tc>
          <w:tcPr>
            <w:tcW w:w="2132" w:type="dxa"/>
            <w:vAlign w:val="center"/>
          </w:tcPr>
          <w:p w14:paraId="1509114C" w14:textId="77777777" w:rsidR="00E1045E" w:rsidRDefault="00E1045E" w:rsidP="00E1045E">
            <w:r>
              <w:t>Unattended</w:t>
            </w:r>
          </w:p>
        </w:tc>
        <w:tc>
          <w:tcPr>
            <w:tcW w:w="2265" w:type="dxa"/>
            <w:vAlign w:val="center"/>
          </w:tcPr>
          <w:p w14:paraId="17E9461D" w14:textId="6A6351CA" w:rsidR="00E1045E" w:rsidRDefault="00C153CF" w:rsidP="00E1045E">
            <w:r>
              <w:t>Training</w:t>
            </w:r>
          </w:p>
        </w:tc>
        <w:tc>
          <w:tcPr>
            <w:tcW w:w="2263" w:type="dxa"/>
            <w:vAlign w:val="center"/>
          </w:tcPr>
          <w:p w14:paraId="6B3379AC" w14:textId="77777777" w:rsidR="00E1045E" w:rsidRDefault="00E1045E" w:rsidP="00E1045E">
            <w:r>
              <w:t>Low</w:t>
            </w:r>
          </w:p>
        </w:tc>
        <w:tc>
          <w:tcPr>
            <w:tcW w:w="2838" w:type="dxa"/>
            <w:vAlign w:val="center"/>
          </w:tcPr>
          <w:p w14:paraId="30CFA758" w14:textId="77777777" w:rsidR="00E1045E" w:rsidRPr="00C57028" w:rsidRDefault="00E1045E" w:rsidP="00E1045E">
            <w:r w:rsidRPr="00DB4107">
              <w:t>0.93 [0.82</w:t>
            </w:r>
            <w:r>
              <w:t>,</w:t>
            </w:r>
            <w:r w:rsidRPr="00DB4107">
              <w:t xml:space="preserve"> 1.04]</w:t>
            </w:r>
          </w:p>
        </w:tc>
      </w:tr>
      <w:tr w:rsidR="00E1045E" w14:paraId="16C273B2" w14:textId="77777777" w:rsidTr="00E1045E">
        <w:trPr>
          <w:trHeight w:val="417"/>
        </w:trPr>
        <w:tc>
          <w:tcPr>
            <w:tcW w:w="2132" w:type="dxa"/>
            <w:vAlign w:val="center"/>
          </w:tcPr>
          <w:p w14:paraId="0B23FCAF" w14:textId="77777777" w:rsidR="00E1045E" w:rsidRDefault="00E1045E" w:rsidP="00E1045E">
            <w:r>
              <w:t>Unattended</w:t>
            </w:r>
          </w:p>
        </w:tc>
        <w:tc>
          <w:tcPr>
            <w:tcW w:w="2265" w:type="dxa"/>
            <w:vAlign w:val="center"/>
          </w:tcPr>
          <w:p w14:paraId="7EA18BEE" w14:textId="71E1BB39" w:rsidR="00E1045E" w:rsidRDefault="00C153CF" w:rsidP="00E1045E">
            <w:r>
              <w:t>Test</w:t>
            </w:r>
          </w:p>
        </w:tc>
        <w:tc>
          <w:tcPr>
            <w:tcW w:w="2263" w:type="dxa"/>
            <w:vAlign w:val="center"/>
          </w:tcPr>
          <w:p w14:paraId="168218CF" w14:textId="77777777" w:rsidR="00E1045E" w:rsidRDefault="00E1045E" w:rsidP="00E1045E">
            <w:r>
              <w:t>High</w:t>
            </w:r>
          </w:p>
        </w:tc>
        <w:tc>
          <w:tcPr>
            <w:tcW w:w="2838" w:type="dxa"/>
            <w:vAlign w:val="center"/>
          </w:tcPr>
          <w:p w14:paraId="17FE6DAE" w14:textId="77777777" w:rsidR="00E1045E" w:rsidRPr="00C57028" w:rsidRDefault="00E1045E" w:rsidP="00E1045E">
            <w:r w:rsidRPr="00DB4107">
              <w:t>0.93 [0.85</w:t>
            </w:r>
            <w:r>
              <w:t>,</w:t>
            </w:r>
            <w:r w:rsidRPr="00DB4107">
              <w:t xml:space="preserve"> 1</w:t>
            </w:r>
            <w:r>
              <w:t>.00</w:t>
            </w:r>
            <w:r w:rsidRPr="00DB4107">
              <w:t>]</w:t>
            </w:r>
          </w:p>
        </w:tc>
      </w:tr>
      <w:tr w:rsidR="00E1045E" w14:paraId="69DB92F6" w14:textId="77777777" w:rsidTr="00E1045E">
        <w:trPr>
          <w:trHeight w:val="417"/>
        </w:trPr>
        <w:tc>
          <w:tcPr>
            <w:tcW w:w="2132" w:type="dxa"/>
            <w:tcBorders>
              <w:bottom w:val="single" w:sz="4" w:space="0" w:color="auto"/>
            </w:tcBorders>
            <w:vAlign w:val="center"/>
          </w:tcPr>
          <w:p w14:paraId="3CDD3214" w14:textId="77777777" w:rsidR="00E1045E" w:rsidRDefault="00E1045E" w:rsidP="00E1045E">
            <w:r>
              <w:t>Unattended</w:t>
            </w:r>
          </w:p>
        </w:tc>
        <w:tc>
          <w:tcPr>
            <w:tcW w:w="2265" w:type="dxa"/>
            <w:tcBorders>
              <w:bottom w:val="single" w:sz="4" w:space="0" w:color="auto"/>
            </w:tcBorders>
            <w:vAlign w:val="center"/>
          </w:tcPr>
          <w:p w14:paraId="0CD70EDF" w14:textId="38D2B37D" w:rsidR="00E1045E" w:rsidRDefault="00C153CF" w:rsidP="00E1045E">
            <w:r>
              <w:t>Test</w:t>
            </w:r>
          </w:p>
        </w:tc>
        <w:tc>
          <w:tcPr>
            <w:tcW w:w="2263" w:type="dxa"/>
            <w:tcBorders>
              <w:bottom w:val="single" w:sz="4" w:space="0" w:color="auto"/>
            </w:tcBorders>
            <w:vAlign w:val="center"/>
          </w:tcPr>
          <w:p w14:paraId="3162402D" w14:textId="77777777" w:rsidR="00E1045E" w:rsidRDefault="00E1045E" w:rsidP="00E1045E">
            <w:r>
              <w:t>Low</w:t>
            </w:r>
          </w:p>
        </w:tc>
        <w:tc>
          <w:tcPr>
            <w:tcW w:w="2838" w:type="dxa"/>
            <w:tcBorders>
              <w:bottom w:val="single" w:sz="4" w:space="0" w:color="auto"/>
            </w:tcBorders>
            <w:vAlign w:val="center"/>
          </w:tcPr>
          <w:p w14:paraId="2144DCE9" w14:textId="77777777" w:rsidR="00E1045E" w:rsidRPr="00C57028" w:rsidRDefault="00E1045E" w:rsidP="00E1045E">
            <w:r w:rsidRPr="00DB4107">
              <w:t>0.95 [0.84</w:t>
            </w:r>
            <w:r>
              <w:t>,</w:t>
            </w:r>
            <w:r w:rsidRPr="00DB4107">
              <w:t xml:space="preserve"> 1.06]</w:t>
            </w:r>
          </w:p>
        </w:tc>
      </w:tr>
    </w:tbl>
    <w:p w14:paraId="69D6C98F" w14:textId="49FAC915" w:rsidR="004269CE" w:rsidRDefault="004269CE" w:rsidP="00A02266">
      <w:pPr>
        <w:spacing w:line="480" w:lineRule="auto"/>
        <w:ind w:firstLine="284"/>
        <w:jc w:val="both"/>
      </w:pPr>
    </w:p>
    <w:tbl>
      <w:tblPr>
        <w:tblStyle w:val="APA6"/>
        <w:tblpPr w:leftFromText="181" w:rightFromText="181" w:vertAnchor="text" w:horzAnchor="margin" w:tblpY="1343"/>
        <w:tblOverlap w:val="never"/>
        <w:tblW w:w="9498" w:type="dxa"/>
        <w:tblLook w:val="04A0" w:firstRow="1" w:lastRow="0" w:firstColumn="1" w:lastColumn="0" w:noHBand="0" w:noVBand="1"/>
      </w:tblPr>
      <w:tblGrid>
        <w:gridCol w:w="4962"/>
        <w:gridCol w:w="2126"/>
        <w:gridCol w:w="425"/>
        <w:gridCol w:w="1985"/>
      </w:tblGrid>
      <w:tr w:rsidR="009F2266" w14:paraId="2403C5D6" w14:textId="77777777" w:rsidTr="00D86728">
        <w:trPr>
          <w:trHeight w:val="664"/>
        </w:trPr>
        <w:tc>
          <w:tcPr>
            <w:tcW w:w="9498" w:type="dxa"/>
            <w:gridSpan w:val="4"/>
            <w:tcBorders>
              <w:bottom w:val="single" w:sz="4" w:space="0" w:color="auto"/>
            </w:tcBorders>
            <w:vAlign w:val="center"/>
          </w:tcPr>
          <w:p w14:paraId="6BAD840F" w14:textId="2F33EAE3" w:rsidR="009F2266" w:rsidRDefault="00493C9B" w:rsidP="00D86728">
            <w:pPr>
              <w:spacing w:line="360" w:lineRule="auto"/>
            </w:pPr>
            <w:r>
              <w:t>Table 5</w:t>
            </w:r>
          </w:p>
          <w:p w14:paraId="2C506A1E" w14:textId="7AB02A78" w:rsidR="009F2266" w:rsidRDefault="009F2266" w:rsidP="00D86728">
            <w:pPr>
              <w:spacing w:line="360" w:lineRule="auto"/>
              <w:rPr>
                <w:i/>
              </w:rPr>
            </w:pPr>
            <w:r>
              <w:rPr>
                <w:i/>
              </w:rPr>
              <w:t>Model comparison indices for EEG results</w:t>
            </w:r>
          </w:p>
        </w:tc>
      </w:tr>
      <w:tr w:rsidR="005D0085" w14:paraId="6C8A9F7E" w14:textId="77777777" w:rsidTr="00D86728">
        <w:trPr>
          <w:trHeight w:val="664"/>
        </w:trPr>
        <w:tc>
          <w:tcPr>
            <w:tcW w:w="4962" w:type="dxa"/>
            <w:tcBorders>
              <w:top w:val="single" w:sz="4" w:space="0" w:color="auto"/>
              <w:bottom w:val="single" w:sz="4" w:space="0" w:color="auto"/>
            </w:tcBorders>
            <w:vAlign w:val="center"/>
          </w:tcPr>
          <w:p w14:paraId="71696330" w14:textId="0C64C253" w:rsidR="005D0085" w:rsidRDefault="005D0085" w:rsidP="00D86728">
            <w:r>
              <w:t>Model</w:t>
            </w:r>
          </w:p>
        </w:tc>
        <w:tc>
          <w:tcPr>
            <w:tcW w:w="2126" w:type="dxa"/>
            <w:tcBorders>
              <w:top w:val="single" w:sz="4" w:space="0" w:color="auto"/>
              <w:bottom w:val="single" w:sz="4" w:space="0" w:color="auto"/>
            </w:tcBorders>
            <w:vAlign w:val="center"/>
          </w:tcPr>
          <w:p w14:paraId="730F1681" w14:textId="77777777" w:rsidR="005D0085" w:rsidRPr="008E021D" w:rsidRDefault="005D0085" w:rsidP="00D86728">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D86728">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D86728">
            <w:r>
              <w:rPr>
                <w:i/>
              </w:rPr>
              <w:t>Bayesian R</w:t>
            </w:r>
            <w:r>
              <w:rPr>
                <w:i/>
                <w:vertAlign w:val="superscript"/>
              </w:rPr>
              <w:t>2</w:t>
            </w:r>
            <w:r w:rsidR="00297068">
              <w:rPr>
                <w:i/>
              </w:rPr>
              <w:t xml:space="preserve"> (SE)</w:t>
            </w:r>
          </w:p>
        </w:tc>
      </w:tr>
      <w:tr w:rsidR="005D0085" w14:paraId="533CDB1C" w14:textId="77777777" w:rsidTr="00D86728">
        <w:trPr>
          <w:trHeight w:val="437"/>
        </w:trPr>
        <w:tc>
          <w:tcPr>
            <w:tcW w:w="4962" w:type="dxa"/>
            <w:tcBorders>
              <w:top w:val="single" w:sz="4" w:space="0" w:color="auto"/>
            </w:tcBorders>
            <w:vAlign w:val="center"/>
          </w:tcPr>
          <w:p w14:paraId="18886DE6" w14:textId="77777777" w:rsidR="005D0085" w:rsidRDefault="005D0085" w:rsidP="00D86728">
            <w:r>
              <w:t>Null</w:t>
            </w:r>
          </w:p>
        </w:tc>
        <w:tc>
          <w:tcPr>
            <w:tcW w:w="2126" w:type="dxa"/>
            <w:tcBorders>
              <w:top w:val="single" w:sz="4" w:space="0" w:color="auto"/>
            </w:tcBorders>
            <w:vAlign w:val="center"/>
          </w:tcPr>
          <w:p w14:paraId="44ECC83A" w14:textId="11072626" w:rsidR="005D0085" w:rsidRDefault="00BA6825" w:rsidP="00D86728">
            <w:r w:rsidRPr="00BA6825">
              <w:t xml:space="preserve">-122.16 </w:t>
            </w:r>
            <w:r>
              <w:t>(</w:t>
            </w:r>
            <w:r w:rsidRPr="00BA6825">
              <w:t>38.14</w:t>
            </w:r>
            <w:r>
              <w:t>)</w:t>
            </w:r>
          </w:p>
        </w:tc>
        <w:tc>
          <w:tcPr>
            <w:tcW w:w="425" w:type="dxa"/>
            <w:tcBorders>
              <w:top w:val="single" w:sz="4" w:space="0" w:color="auto"/>
            </w:tcBorders>
            <w:vAlign w:val="center"/>
          </w:tcPr>
          <w:p w14:paraId="4ACA3156" w14:textId="77EC314B" w:rsidR="005D0085" w:rsidRDefault="005D0085" w:rsidP="00D86728"/>
        </w:tc>
        <w:tc>
          <w:tcPr>
            <w:tcW w:w="1985" w:type="dxa"/>
            <w:tcBorders>
              <w:top w:val="single" w:sz="4" w:space="0" w:color="auto"/>
            </w:tcBorders>
            <w:vAlign w:val="center"/>
          </w:tcPr>
          <w:p w14:paraId="49D38908" w14:textId="29135CA8" w:rsidR="005D0085" w:rsidRDefault="00BA6825" w:rsidP="00D86728">
            <w:r w:rsidRPr="00BA6825">
              <w:t xml:space="preserve">0.00 </w:t>
            </w:r>
            <w:r>
              <w:t>(</w:t>
            </w:r>
            <w:r w:rsidRPr="00BA6825">
              <w:t>0.00</w:t>
            </w:r>
            <w:r>
              <w:t>)</w:t>
            </w:r>
          </w:p>
        </w:tc>
      </w:tr>
      <w:tr w:rsidR="005D0085" w14:paraId="7F731221" w14:textId="77777777" w:rsidTr="00D86728">
        <w:trPr>
          <w:trHeight w:val="437"/>
        </w:trPr>
        <w:tc>
          <w:tcPr>
            <w:tcW w:w="4962" w:type="dxa"/>
            <w:vAlign w:val="center"/>
          </w:tcPr>
          <w:p w14:paraId="60AEADE4" w14:textId="77777777" w:rsidR="005D0085" w:rsidRDefault="005D0085" w:rsidP="00D86728">
            <w:r>
              <w:t>Reward phase</w:t>
            </w:r>
          </w:p>
        </w:tc>
        <w:tc>
          <w:tcPr>
            <w:tcW w:w="2126" w:type="dxa"/>
            <w:vAlign w:val="center"/>
          </w:tcPr>
          <w:p w14:paraId="2851F32C" w14:textId="360BFE81" w:rsidR="005D0085" w:rsidRDefault="00BA6825" w:rsidP="00D86728">
            <w:r w:rsidRPr="00BA6825">
              <w:t xml:space="preserve">-115.47 </w:t>
            </w:r>
            <w:r>
              <w:t>(</w:t>
            </w:r>
            <w:r w:rsidRPr="00BA6825">
              <w:t>38.14</w:t>
            </w:r>
            <w:r>
              <w:t>)</w:t>
            </w:r>
          </w:p>
        </w:tc>
        <w:tc>
          <w:tcPr>
            <w:tcW w:w="425" w:type="dxa"/>
            <w:vAlign w:val="center"/>
          </w:tcPr>
          <w:p w14:paraId="6AEAB5AD" w14:textId="3B2BF5EB" w:rsidR="005D0085" w:rsidRDefault="005D0085" w:rsidP="00D86728"/>
        </w:tc>
        <w:tc>
          <w:tcPr>
            <w:tcW w:w="1985" w:type="dxa"/>
            <w:vAlign w:val="center"/>
          </w:tcPr>
          <w:p w14:paraId="49488DC1" w14:textId="12F03E2E" w:rsidR="005D0085" w:rsidRDefault="00BA6825" w:rsidP="00D86728">
            <w:r w:rsidRPr="00BA6825">
              <w:t>0.0</w:t>
            </w:r>
            <w:r w:rsidR="00FB785C">
              <w:t>2</w:t>
            </w:r>
            <w:r w:rsidRPr="00BA6825">
              <w:t xml:space="preserve"> </w:t>
            </w:r>
            <w:r>
              <w:t>(</w:t>
            </w:r>
            <w:r w:rsidRPr="00BA6825">
              <w:t>0.01</w:t>
            </w:r>
            <w:r>
              <w:t>)</w:t>
            </w:r>
          </w:p>
        </w:tc>
      </w:tr>
      <w:tr w:rsidR="005D0085" w14:paraId="67071F3D" w14:textId="77777777" w:rsidTr="00D86728">
        <w:trPr>
          <w:trHeight w:val="419"/>
        </w:trPr>
        <w:tc>
          <w:tcPr>
            <w:tcW w:w="4962" w:type="dxa"/>
            <w:vAlign w:val="center"/>
          </w:tcPr>
          <w:p w14:paraId="7C8B8734" w14:textId="28A55B41" w:rsidR="005D0085" w:rsidRDefault="00BA6825" w:rsidP="00D86728">
            <w:r>
              <w:t>Attention</w:t>
            </w:r>
          </w:p>
        </w:tc>
        <w:tc>
          <w:tcPr>
            <w:tcW w:w="2126" w:type="dxa"/>
            <w:vAlign w:val="center"/>
          </w:tcPr>
          <w:p w14:paraId="0FCEC29D" w14:textId="188FCF77" w:rsidR="005D0085" w:rsidRDefault="00BA6825" w:rsidP="00D86728">
            <w:r w:rsidRPr="00BA6825">
              <w:t xml:space="preserve">-211.10 </w:t>
            </w:r>
            <w:r>
              <w:t>(</w:t>
            </w:r>
            <w:r w:rsidRPr="00BA6825">
              <w:t>41.72</w:t>
            </w:r>
            <w:r>
              <w:t>)</w:t>
            </w:r>
          </w:p>
        </w:tc>
        <w:tc>
          <w:tcPr>
            <w:tcW w:w="425" w:type="dxa"/>
            <w:vAlign w:val="center"/>
          </w:tcPr>
          <w:p w14:paraId="0A0CCA18" w14:textId="208612F6" w:rsidR="005D0085" w:rsidRDefault="005D0085" w:rsidP="00D86728"/>
        </w:tc>
        <w:tc>
          <w:tcPr>
            <w:tcW w:w="1985" w:type="dxa"/>
            <w:vAlign w:val="center"/>
          </w:tcPr>
          <w:p w14:paraId="27B1B205" w14:textId="2E6E5D00" w:rsidR="005D0085" w:rsidRDefault="00BA6825" w:rsidP="00D86728">
            <w:r w:rsidRPr="00BA6825">
              <w:t xml:space="preserve">0.21 </w:t>
            </w:r>
            <w:r>
              <w:t>(</w:t>
            </w:r>
            <w:r w:rsidRPr="00BA6825">
              <w:t>0.0</w:t>
            </w:r>
            <w:r w:rsidR="00FB785C">
              <w:t>4</w:t>
            </w:r>
            <w:r>
              <w:t>)</w:t>
            </w:r>
          </w:p>
        </w:tc>
      </w:tr>
      <w:tr w:rsidR="00BA6825" w14:paraId="11033BEE" w14:textId="77777777" w:rsidTr="00D86728">
        <w:trPr>
          <w:trHeight w:val="419"/>
        </w:trPr>
        <w:tc>
          <w:tcPr>
            <w:tcW w:w="4962" w:type="dxa"/>
            <w:vAlign w:val="center"/>
          </w:tcPr>
          <w:p w14:paraId="4D6995CA" w14:textId="4B241257" w:rsidR="00BA6825" w:rsidRDefault="00BA6825" w:rsidP="00D86728">
            <w:r>
              <w:lastRenderedPageBreak/>
              <w:t xml:space="preserve">Reward phase </w:t>
            </w:r>
            <w:r w:rsidR="00E91E39">
              <w:t>+</w:t>
            </w:r>
            <w:r>
              <w:t xml:space="preserve"> attention</w:t>
            </w:r>
          </w:p>
        </w:tc>
        <w:tc>
          <w:tcPr>
            <w:tcW w:w="2126" w:type="dxa"/>
            <w:vAlign w:val="center"/>
          </w:tcPr>
          <w:p w14:paraId="66A441C1" w14:textId="52FB3980" w:rsidR="00BA6825" w:rsidRDefault="00BA6825" w:rsidP="00D86728">
            <w:r w:rsidRPr="00BA6825">
              <w:t xml:space="preserve">-200.35 </w:t>
            </w:r>
            <w:r>
              <w:t>(</w:t>
            </w:r>
            <w:r w:rsidRPr="00BA6825">
              <w:t>41.10</w:t>
            </w:r>
            <w:r>
              <w:t>)</w:t>
            </w:r>
          </w:p>
        </w:tc>
        <w:tc>
          <w:tcPr>
            <w:tcW w:w="425" w:type="dxa"/>
            <w:vAlign w:val="center"/>
          </w:tcPr>
          <w:p w14:paraId="467B89B1" w14:textId="529231FF" w:rsidR="00BA6825" w:rsidRDefault="00BA6825" w:rsidP="00D86728"/>
        </w:tc>
        <w:tc>
          <w:tcPr>
            <w:tcW w:w="1985" w:type="dxa"/>
            <w:vAlign w:val="center"/>
          </w:tcPr>
          <w:p w14:paraId="0C5E1974" w14:textId="44F7F2CD" w:rsidR="00BA6825" w:rsidRDefault="00BA6825" w:rsidP="00D86728">
            <w:r w:rsidRPr="00BA6825">
              <w:t xml:space="preserve">0.22 </w:t>
            </w:r>
            <w:r>
              <w:t>(</w:t>
            </w:r>
            <w:r w:rsidRPr="00BA6825">
              <w:t>0.0</w:t>
            </w:r>
            <w:r w:rsidR="00FB785C">
              <w:t>4</w:t>
            </w:r>
            <w:r>
              <w:t>)</w:t>
            </w:r>
          </w:p>
        </w:tc>
      </w:tr>
      <w:tr w:rsidR="00E91E39" w14:paraId="404428DF" w14:textId="77777777" w:rsidTr="00D86728">
        <w:trPr>
          <w:trHeight w:val="419"/>
        </w:trPr>
        <w:tc>
          <w:tcPr>
            <w:tcW w:w="4962" w:type="dxa"/>
            <w:vAlign w:val="center"/>
          </w:tcPr>
          <w:p w14:paraId="073A3545" w14:textId="4054DFF1" w:rsidR="00E91E39" w:rsidRDefault="00E91E39" w:rsidP="00D86728">
            <w:r>
              <w:t xml:space="preserve">Reward phase </w:t>
            </w:r>
            <w:r w:rsidR="007063D5">
              <w:t xml:space="preserve">x </w:t>
            </w:r>
            <w:r>
              <w:t>attention</w:t>
            </w:r>
          </w:p>
        </w:tc>
        <w:tc>
          <w:tcPr>
            <w:tcW w:w="2126" w:type="dxa"/>
            <w:vAlign w:val="center"/>
          </w:tcPr>
          <w:p w14:paraId="5F1A4FD0" w14:textId="24AE73CF" w:rsidR="00E91E39" w:rsidRPr="00BA6825" w:rsidRDefault="00E91E39" w:rsidP="00D86728">
            <w:r w:rsidRPr="00BA6825">
              <w:t>-</w:t>
            </w:r>
            <w:r>
              <w:t>193.05</w:t>
            </w:r>
            <w:r w:rsidRPr="00BA6825">
              <w:t xml:space="preserve"> </w:t>
            </w:r>
            <w:r>
              <w:t>(40.69)</w:t>
            </w:r>
          </w:p>
        </w:tc>
        <w:tc>
          <w:tcPr>
            <w:tcW w:w="425" w:type="dxa"/>
            <w:vAlign w:val="center"/>
          </w:tcPr>
          <w:p w14:paraId="0F74BDCD" w14:textId="4D94DA2E" w:rsidR="00E91E39" w:rsidRPr="00BA6825" w:rsidRDefault="00E91E39" w:rsidP="00D86728"/>
        </w:tc>
        <w:tc>
          <w:tcPr>
            <w:tcW w:w="1985" w:type="dxa"/>
            <w:vAlign w:val="center"/>
          </w:tcPr>
          <w:p w14:paraId="0CA20FC8" w14:textId="59EBB602" w:rsidR="00E91E39" w:rsidRPr="00BA6825" w:rsidRDefault="00E91E39" w:rsidP="00D86728">
            <w:r>
              <w:t>0.23</w:t>
            </w:r>
            <w:r w:rsidRPr="00BA6825">
              <w:t xml:space="preserve"> </w:t>
            </w:r>
            <w:r>
              <w:t>(</w:t>
            </w:r>
            <w:r w:rsidRPr="00BA6825">
              <w:t>0.0</w:t>
            </w:r>
            <w:r>
              <w:t>4)</w:t>
            </w:r>
          </w:p>
        </w:tc>
      </w:tr>
      <w:tr w:rsidR="00E91E39" w14:paraId="4EBA895C" w14:textId="77777777" w:rsidTr="00D86728">
        <w:trPr>
          <w:trHeight w:val="419"/>
        </w:trPr>
        <w:tc>
          <w:tcPr>
            <w:tcW w:w="4962" w:type="dxa"/>
            <w:vAlign w:val="center"/>
          </w:tcPr>
          <w:p w14:paraId="6E205B00" w14:textId="1ED332FF" w:rsidR="00E91E39" w:rsidRDefault="00E91E39" w:rsidP="00D86728">
            <w:r>
              <w:t xml:space="preserve">Reward </w:t>
            </w:r>
            <w:r w:rsidR="00884EE2">
              <w:t>probability</w:t>
            </w:r>
            <w:r>
              <w:t xml:space="preserve"> </w:t>
            </w:r>
            <w:r w:rsidR="007063D5">
              <w:t xml:space="preserve">x </w:t>
            </w:r>
            <w:r>
              <w:t>reward phase + attention</w:t>
            </w:r>
          </w:p>
        </w:tc>
        <w:tc>
          <w:tcPr>
            <w:tcW w:w="2126" w:type="dxa"/>
            <w:vAlign w:val="center"/>
          </w:tcPr>
          <w:p w14:paraId="6A50005D" w14:textId="1359C54F" w:rsidR="00E91E39" w:rsidRDefault="00E91E39" w:rsidP="00D86728">
            <w:r w:rsidRPr="00BA6825">
              <w:t xml:space="preserve">-272.18 </w:t>
            </w:r>
            <w:r>
              <w:t>(</w:t>
            </w:r>
            <w:r w:rsidRPr="00BA6825">
              <w:t>42.75</w:t>
            </w:r>
            <w:r>
              <w:t>)</w:t>
            </w:r>
          </w:p>
        </w:tc>
        <w:tc>
          <w:tcPr>
            <w:tcW w:w="425" w:type="dxa"/>
            <w:vAlign w:val="center"/>
          </w:tcPr>
          <w:p w14:paraId="1A2AE93F" w14:textId="6282E8AE" w:rsidR="00E91E39" w:rsidRDefault="00E91E39" w:rsidP="00D86728"/>
        </w:tc>
        <w:tc>
          <w:tcPr>
            <w:tcW w:w="1985" w:type="dxa"/>
            <w:vAlign w:val="center"/>
          </w:tcPr>
          <w:p w14:paraId="7B42DA38" w14:textId="56052ADB" w:rsidR="00E91E39" w:rsidRDefault="00E91E39" w:rsidP="00D86728">
            <w:r w:rsidRPr="00BA6825">
              <w:t>0.4</w:t>
            </w:r>
            <w:r>
              <w:t>3</w:t>
            </w:r>
            <w:r w:rsidRPr="00BA6825">
              <w:t xml:space="preserve"> </w:t>
            </w:r>
            <w:r>
              <w:t>(</w:t>
            </w:r>
            <w:r w:rsidRPr="00BA6825">
              <w:t>0.0</w:t>
            </w:r>
            <w:r>
              <w:t>4)</w:t>
            </w:r>
          </w:p>
        </w:tc>
      </w:tr>
      <w:tr w:rsidR="00E91E39" w14:paraId="7A6056A2" w14:textId="77777777" w:rsidTr="00D86728">
        <w:trPr>
          <w:trHeight w:val="419"/>
        </w:trPr>
        <w:tc>
          <w:tcPr>
            <w:tcW w:w="4962" w:type="dxa"/>
            <w:tcBorders>
              <w:bottom w:val="single" w:sz="4" w:space="0" w:color="auto"/>
            </w:tcBorders>
            <w:vAlign w:val="center"/>
          </w:tcPr>
          <w:p w14:paraId="205D9A02" w14:textId="7EDA14F1" w:rsidR="00E91E39" w:rsidRDefault="007063D5" w:rsidP="00D86728">
            <w:r>
              <w:t>Reward phase x reward probability x attention</w:t>
            </w:r>
            <w:r w:rsidDel="007063D5">
              <w:t xml:space="preserve"> </w:t>
            </w:r>
          </w:p>
        </w:tc>
        <w:tc>
          <w:tcPr>
            <w:tcW w:w="2126" w:type="dxa"/>
            <w:tcBorders>
              <w:bottom w:val="single" w:sz="4" w:space="0" w:color="auto"/>
            </w:tcBorders>
            <w:vAlign w:val="center"/>
          </w:tcPr>
          <w:p w14:paraId="41E9F81F" w14:textId="0DF0350D" w:rsidR="00E91E39" w:rsidRDefault="00E91E39" w:rsidP="00D86728">
            <w:r w:rsidRPr="00BA6825">
              <w:t xml:space="preserve">-300.60 </w:t>
            </w:r>
            <w:r>
              <w:t>(</w:t>
            </w:r>
            <w:r w:rsidRPr="00BA6825">
              <w:t>40.58</w:t>
            </w:r>
            <w:r>
              <w:t>)</w:t>
            </w:r>
          </w:p>
        </w:tc>
        <w:tc>
          <w:tcPr>
            <w:tcW w:w="425" w:type="dxa"/>
            <w:tcBorders>
              <w:bottom w:val="single" w:sz="4" w:space="0" w:color="auto"/>
            </w:tcBorders>
            <w:vAlign w:val="center"/>
          </w:tcPr>
          <w:p w14:paraId="47E09C58" w14:textId="53255079" w:rsidR="00E91E39" w:rsidRDefault="00E91E39" w:rsidP="00D86728"/>
        </w:tc>
        <w:tc>
          <w:tcPr>
            <w:tcW w:w="1985" w:type="dxa"/>
            <w:tcBorders>
              <w:bottom w:val="single" w:sz="4" w:space="0" w:color="auto"/>
            </w:tcBorders>
            <w:vAlign w:val="center"/>
          </w:tcPr>
          <w:p w14:paraId="0EDAC911" w14:textId="718E3D4D" w:rsidR="00E91E39" w:rsidRDefault="00E91E39" w:rsidP="00D86728">
            <w:r w:rsidRPr="00BA6825">
              <w:t>0.5</w:t>
            </w:r>
            <w:r>
              <w:t>3</w:t>
            </w:r>
            <w:r w:rsidRPr="00BA6825">
              <w:t xml:space="preserve"> </w:t>
            </w:r>
            <w:r>
              <w:t>(</w:t>
            </w:r>
            <w:r w:rsidRPr="00BA6825">
              <w:t>0.0</w:t>
            </w:r>
            <w:r>
              <w:t>5)</w:t>
            </w:r>
          </w:p>
        </w:tc>
      </w:tr>
      <w:tr w:rsidR="00E91E39" w14:paraId="437F542B" w14:textId="77777777" w:rsidTr="00D86728">
        <w:trPr>
          <w:trHeight w:val="419"/>
        </w:trPr>
        <w:tc>
          <w:tcPr>
            <w:tcW w:w="9498" w:type="dxa"/>
            <w:gridSpan w:val="4"/>
            <w:tcBorders>
              <w:top w:val="single" w:sz="4" w:space="0" w:color="auto"/>
            </w:tcBorders>
            <w:vAlign w:val="center"/>
          </w:tcPr>
          <w:p w14:paraId="07FE57EA" w14:textId="2E9837BA" w:rsidR="00E91E39" w:rsidRDefault="00E91E39" w:rsidP="00D86728"/>
        </w:tc>
      </w:tr>
    </w:tbl>
    <w:p w14:paraId="2B23ABA2" w14:textId="5000000D" w:rsidR="007B4D6B" w:rsidRDefault="007B4D6B" w:rsidP="00876BCA">
      <w:pPr>
        <w:framePr w:hSpace="181" w:wrap="around" w:vAnchor="text" w:hAnchor="text" w:xAlign="center" w:y="1"/>
        <w:suppressOverlap/>
      </w:pPr>
    </w:p>
    <w:p w14:paraId="2B0EE25E" w14:textId="19657ACE" w:rsidR="007B4D6B" w:rsidRDefault="00450C0F" w:rsidP="00876BCA">
      <w:r w:rsidRPr="00450C0F">
        <w:rPr>
          <w:noProof/>
        </w:rPr>
        <mc:AlternateContent>
          <mc:Choice Requires="wpg">
            <w:drawing>
              <wp:anchor distT="0" distB="0" distL="114300" distR="114300" simplePos="0" relativeHeight="251669504" behindDoc="0" locked="0" layoutInCell="1" allowOverlap="1" wp14:anchorId="4B0978F4" wp14:editId="362F8633">
                <wp:simplePos x="0" y="0"/>
                <wp:positionH relativeFrom="margin">
                  <wp:posOffset>-623570</wp:posOffset>
                </wp:positionH>
                <wp:positionV relativeFrom="paragraph">
                  <wp:posOffset>1068501</wp:posOffset>
                </wp:positionV>
                <wp:extent cx="7210800" cy="2473200"/>
                <wp:effectExtent l="19050" t="19050" r="28575" b="22860"/>
                <wp:wrapSquare wrapText="bothSides"/>
                <wp:docPr id="52" name="Group 15"/>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53" name="Picture 5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73182" cy="1911600"/>
                          </a:xfrm>
                          <a:prstGeom prst="rect">
                            <a:avLst/>
                          </a:prstGeom>
                          <a:ln>
                            <a:solidFill>
                              <a:schemeClr val="bg1"/>
                            </a:solidFill>
                          </a:ln>
                        </pic:spPr>
                      </pic:pic>
                      <pic:pic xmlns:pic="http://schemas.openxmlformats.org/drawingml/2006/picture">
                        <pic:nvPicPr>
                          <pic:cNvPr id="54" name="Picture 5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073182" y="0"/>
                            <a:ext cx="3073181" cy="1911600"/>
                          </a:xfrm>
                          <a:prstGeom prst="rect">
                            <a:avLst/>
                          </a:prstGeom>
                          <a:ln>
                            <a:solidFill>
                              <a:schemeClr val="bg1"/>
                            </a:solidFill>
                          </a:ln>
                        </pic:spPr>
                      </pic:pic>
                      <wps:wsp>
                        <wps:cNvPr id="55" name="Rectangle 55"/>
                        <wps:cNvSpPr/>
                        <wps:spPr>
                          <a:xfrm>
                            <a:off x="0" y="1694491"/>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073182" y="169449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F1D576" id="Group 15" o:spid="_x0000_s1026" style="position:absolute;margin-left:-49.1pt;margin-top:84.15pt;width:567.8pt;height:194.75pt;z-index:251669504;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">
                <v:shape id="Picture 53"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" stroked="t" strokecolor="white [3212]">
                  <v:imagedata r:id="rId27" o:title=""/>
                  <v:path arrowok="t"/>
                </v:shape>
                <v:shape id="Picture 54"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" stroked="t" strokecolor="white [3212]">
                  <v:imagedata r:id="rId28" o:title=""/>
                  <v:path arrowok="t"/>
                </v:shape>
                <v:rect id="Rectangle 55" o:spid="_x0000_s1029" style="position:absolute;top:16944;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o6TxAAAANsAAAAPAAAAZHJzL2Rvd25yZXYueG1sRI9Ba8JA&#10;FITvBf/D8oTe6kZB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HUKjpPEAAAA2wAAAA8A&#10;AAAAAAAAAAAAAAAABwIAAGRycy9kb3ducmV2LnhtbFBLBQYAAAAAAwADALcAAAD4AgAAAAA=&#10;" fillcolor="white [3212]" strokecolor="white [3212]" strokeweight="1pt"/>
                <v:rect id="Rectangle 56" o:spid="_x0000_s1030" style="position:absolute;left:30731;top:16944;width:2331;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BDkxAAAANsAAAAPAAAAZHJzL2Rvd25yZXYueG1sRI9Ba8JA&#10;FITvBf/D8oTe6kah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IXYEOTEAAAA2wAAAA8A&#10;AAAAAAAAAAAAAAAABwIAAGRycy9kb3ducmV2LnhtbFBLBQYAAAAAAwADALcAAAD4AgAAAAA=&#10;" fillcolor="white [3212]" strokecolor="white [3212]" strokeweight="1pt"/>
                <w10:wrap type="square" anchorx="margin"/>
              </v:group>
            </w:pict>
          </mc:Fallback>
        </mc:AlternateContent>
      </w:r>
    </w:p>
    <w:p w14:paraId="32F6AA69" w14:textId="18589554" w:rsidR="005D0085" w:rsidRDefault="005D0085" w:rsidP="00876BCA"/>
    <w:p w14:paraId="1595A41F" w14:textId="681BF6B4" w:rsidR="000F0109" w:rsidRDefault="006B2F93" w:rsidP="004269CE">
      <w:pPr>
        <w:jc w:val="both"/>
        <w:rPr>
          <w:sz w:val="20"/>
        </w:rPr>
      </w:pPr>
      <w:r>
        <w:rPr>
          <w:b/>
          <w:sz w:val="20"/>
        </w:rPr>
        <w:t>Figure 6</w:t>
      </w:r>
      <w:r w:rsidR="00C1424D" w:rsidRPr="00FF793F">
        <w:rPr>
          <w:b/>
          <w:sz w:val="20"/>
        </w:rPr>
        <w:t xml:space="preserve">. </w:t>
      </w:r>
      <w:r w:rsidR="00C1424D" w:rsidRPr="00FF793F">
        <w:rPr>
          <w:sz w:val="20"/>
        </w:rPr>
        <w:t>Posterior distribution</w:t>
      </w:r>
      <w:r w:rsidR="00C1424D">
        <w:rPr>
          <w:sz w:val="20"/>
        </w:rPr>
        <w:t>s</w:t>
      </w:r>
      <w:r w:rsidR="00C1424D" w:rsidRPr="00FF793F">
        <w:rPr>
          <w:sz w:val="20"/>
        </w:rPr>
        <w:t xml:space="preserve"> of the interaction model</w:t>
      </w:r>
      <w:r w:rsidR="00C1424D">
        <w:rPr>
          <w:sz w:val="20"/>
        </w:rPr>
        <w:t xml:space="preserve">s for </w:t>
      </w:r>
      <w:r w:rsidR="00352BD6">
        <w:rPr>
          <w:sz w:val="20"/>
        </w:rPr>
        <w:t>SSVEP</w:t>
      </w:r>
      <w:r w:rsidR="00C1424D">
        <w:rPr>
          <w:sz w:val="20"/>
        </w:rPr>
        <w:t xml:space="preserve"> amplitudes across conditions.</w:t>
      </w:r>
      <w:r w:rsidR="000F0109">
        <w:rPr>
          <w:sz w:val="20"/>
        </w:rPr>
        <w:t xml:space="preserve"> </w:t>
      </w:r>
    </w:p>
    <w:p w14:paraId="31FB0F43" w14:textId="295881AE" w:rsidR="000F0109" w:rsidRDefault="000F0109" w:rsidP="004269CE">
      <w:pPr>
        <w:jc w:val="both"/>
        <w:rPr>
          <w:szCs w:val="24"/>
        </w:rPr>
      </w:pPr>
    </w:p>
    <w:p w14:paraId="628A638D" w14:textId="18FBB9AC" w:rsidR="007D27A2" w:rsidRDefault="000F0109" w:rsidP="00750818">
      <w:pPr>
        <w:spacing w:line="480" w:lineRule="auto"/>
        <w:ind w:firstLine="284"/>
        <w:jc w:val="both"/>
      </w:pPr>
      <w:r>
        <w:t>The poste</w:t>
      </w:r>
      <w:r w:rsidR="005B7BA6">
        <w:t>rior distribution</w:t>
      </w:r>
      <w:r w:rsidR="00E9418F">
        <w:t>s</w:t>
      </w:r>
      <w:r w:rsidR="005B7BA6">
        <w:t xml:space="preserve"> also indicated</w:t>
      </w:r>
      <w:r>
        <w:t xml:space="preserve"> that reward phase and probability interact</w:t>
      </w:r>
      <w:r w:rsidR="005B7BA6">
        <w:t>ed</w:t>
      </w:r>
      <w:r>
        <w:t xml:space="preserve"> differently across attended and unattended stimuli. Focusing on the attended stimuli first, </w:t>
      </w:r>
      <w:r w:rsidR="00750818">
        <w:t xml:space="preserve">there was no evidence </w:t>
      </w:r>
      <w:r w:rsidR="00462A22">
        <w:t xml:space="preserve">for a difference between </w:t>
      </w:r>
      <w:r w:rsidR="00C153CF">
        <w:t>training</w:t>
      </w:r>
      <w:r w:rsidR="00462A22">
        <w:t xml:space="preserve"> and baseline</w:t>
      </w:r>
      <w:r>
        <w:t xml:space="preserve"> when stimuli </w:t>
      </w:r>
      <w:r w:rsidR="00750818">
        <w:t>were</w:t>
      </w:r>
      <w:r>
        <w:t xml:space="preserve"> highly rewarded</w:t>
      </w:r>
      <w:r w:rsidR="00750818">
        <w:t xml:space="preserve"> (</w:t>
      </w:r>
      <w:r w:rsidR="00750818">
        <w:rPr>
          <w:i/>
        </w:rPr>
        <w:t xml:space="preserve">M = </w:t>
      </w:r>
      <w:r w:rsidR="00750818">
        <w:t>0.02; 95% HDI [-0.06, 0.09]; ER = 2</w:t>
      </w:r>
      <w:r w:rsidR="007118AB">
        <w:t>.06</w:t>
      </w:r>
      <w:r w:rsidR="00750818">
        <w:t>)</w:t>
      </w:r>
      <w:r>
        <w:t xml:space="preserve">, </w:t>
      </w:r>
      <w:r w:rsidR="00750818">
        <w:t xml:space="preserve">but there was </w:t>
      </w:r>
      <w:r w:rsidR="00E9418F">
        <w:t xml:space="preserve">weak </w:t>
      </w:r>
      <w:r w:rsidR="00750818">
        <w:t xml:space="preserve">evidence for lower amplitudes in </w:t>
      </w:r>
      <w:r w:rsidR="00C153CF">
        <w:t>training</w:t>
      </w:r>
      <w:r w:rsidR="00750818">
        <w:t xml:space="preserve"> when the stimuli were</w:t>
      </w:r>
      <w:r>
        <w:t xml:space="preserve"> lowly rewarded</w:t>
      </w:r>
      <w:r w:rsidR="00750818">
        <w:t xml:space="preserve"> (</w:t>
      </w:r>
      <w:r w:rsidR="00750818">
        <w:rPr>
          <w:i/>
        </w:rPr>
        <w:t xml:space="preserve">M = </w:t>
      </w:r>
      <w:r w:rsidR="00750818">
        <w:t>0.04; 95% HDI [-0.04, 0.12]</w:t>
      </w:r>
      <w:r w:rsidR="007118AB">
        <w:t>; ER = 6.69</w:t>
      </w:r>
      <w:r w:rsidR="00750818">
        <w:t>)</w:t>
      </w:r>
      <w:r>
        <w:t xml:space="preserve">. </w:t>
      </w:r>
      <w:r w:rsidR="00750818">
        <w:t>There was little evidence</w:t>
      </w:r>
      <w:r w:rsidR="00755367">
        <w:t xml:space="preserve"> that amplitudes were lower in </w:t>
      </w:r>
      <w:r w:rsidR="00C153CF">
        <w:t>training</w:t>
      </w:r>
      <w:r w:rsidR="00755367">
        <w:t xml:space="preserve"> compared to </w:t>
      </w:r>
      <w:r w:rsidR="00C153CF">
        <w:t>test</w:t>
      </w:r>
      <w:r w:rsidR="00755367">
        <w:t xml:space="preserve"> for the high reward condition (</w:t>
      </w:r>
      <w:r w:rsidR="00755367">
        <w:rPr>
          <w:i/>
        </w:rPr>
        <w:t xml:space="preserve">M = </w:t>
      </w:r>
      <w:r w:rsidR="003460DC">
        <w:t>0.03</w:t>
      </w:r>
      <w:r w:rsidR="00755367">
        <w:t>; 95% HDI [-0.05, 0.11]</w:t>
      </w:r>
      <w:r w:rsidR="00750818">
        <w:t>; ER = 3</w:t>
      </w:r>
      <w:r w:rsidR="007118AB">
        <w:t>.02</w:t>
      </w:r>
      <w:r w:rsidR="00755367">
        <w:t>).</w:t>
      </w:r>
      <w:r w:rsidR="00E9418F">
        <w:t xml:space="preserve"> F</w:t>
      </w:r>
      <w:r w:rsidR="00755367">
        <w:t xml:space="preserve">or the low reward condition, </w:t>
      </w:r>
      <w:r w:rsidR="00750818">
        <w:t xml:space="preserve">there was </w:t>
      </w:r>
      <w:r w:rsidR="00E9418F">
        <w:t xml:space="preserve">weak </w:t>
      </w:r>
      <w:r w:rsidR="00750818">
        <w:t>evidence that</w:t>
      </w:r>
      <w:r w:rsidR="00755367">
        <w:t xml:space="preserve"> amplitudes were higher in </w:t>
      </w:r>
      <w:r w:rsidR="00C153CF">
        <w:t>test</w:t>
      </w:r>
      <w:r w:rsidR="00755367">
        <w:t xml:space="preserve"> compared to </w:t>
      </w:r>
      <w:r w:rsidR="00C153CF">
        <w:t>training</w:t>
      </w:r>
      <w:r w:rsidR="00755367">
        <w:t xml:space="preserve"> (</w:t>
      </w:r>
      <w:r w:rsidR="00755367">
        <w:rPr>
          <w:i/>
        </w:rPr>
        <w:t xml:space="preserve">M = </w:t>
      </w:r>
      <w:r w:rsidR="003460DC">
        <w:t>0.05</w:t>
      </w:r>
      <w:r w:rsidR="004D7E75">
        <w:t>; 95% HDI [-0.04, 0.14</w:t>
      </w:r>
      <w:r w:rsidR="00755367">
        <w:t>]</w:t>
      </w:r>
      <w:r w:rsidR="007118AB">
        <w:t>; ER = 5.80</w:t>
      </w:r>
      <w:r w:rsidR="00755367">
        <w:t>).</w:t>
      </w:r>
      <w:r w:rsidR="00E9418F">
        <w:t xml:space="preserve"> </w:t>
      </w:r>
      <w:r w:rsidR="004D7E75">
        <w:t xml:space="preserve">For the unattended stimuli, </w:t>
      </w:r>
      <w:r w:rsidR="002F3190">
        <w:t xml:space="preserve">the </w:t>
      </w:r>
      <w:r w:rsidR="004D7E75">
        <w:t>amplitudes</w:t>
      </w:r>
      <w:r w:rsidR="00E9418F">
        <w:t xml:space="preserve"> slightly</w:t>
      </w:r>
      <w:r w:rsidR="004D7E75">
        <w:t xml:space="preserve"> lowered from </w:t>
      </w:r>
      <w:r w:rsidR="004D7E75">
        <w:lastRenderedPageBreak/>
        <w:t xml:space="preserve">baseline to </w:t>
      </w:r>
      <w:r w:rsidR="00C153CF">
        <w:t>training</w:t>
      </w:r>
      <w:r w:rsidR="004D7E75">
        <w:t xml:space="preserve"> </w:t>
      </w:r>
      <w:r w:rsidR="00E305AF">
        <w:t>in the</w:t>
      </w:r>
      <w:r w:rsidR="004D7E75">
        <w:t xml:space="preserve"> high rewarded condition (</w:t>
      </w:r>
      <w:r w:rsidR="004D7E75">
        <w:rPr>
          <w:i/>
        </w:rPr>
        <w:t xml:space="preserve">M = </w:t>
      </w:r>
      <w:r w:rsidR="004D7E75">
        <w:t>0.04; 95% HDI [-0.03, 0.11]</w:t>
      </w:r>
      <w:r w:rsidR="007118AB">
        <w:t>; ER = 5.76</w:t>
      </w:r>
      <w:r w:rsidR="004D7E75">
        <w:t>)</w:t>
      </w:r>
      <w:r w:rsidR="002F3190">
        <w:t xml:space="preserve">, but not in the </w:t>
      </w:r>
      <w:r w:rsidR="0049608C">
        <w:t>low rewarded condition</w:t>
      </w:r>
      <w:r w:rsidR="004D7E75">
        <w:t xml:space="preserve"> (</w:t>
      </w:r>
      <w:r w:rsidR="004D7E75">
        <w:rPr>
          <w:i/>
        </w:rPr>
        <w:t xml:space="preserve">M = </w:t>
      </w:r>
      <w:r w:rsidR="004D7E75">
        <w:t>0.04; 95% HDI [-0.10, 0.18]</w:t>
      </w:r>
      <w:r w:rsidR="002F3190">
        <w:t>; ER = 2</w:t>
      </w:r>
      <w:r w:rsidR="007118AB">
        <w:t>.48</w:t>
      </w:r>
      <w:r w:rsidR="004D7E75">
        <w:t>).</w:t>
      </w:r>
      <w:r w:rsidR="0049608C">
        <w:t xml:space="preserve"> Amplitudes </w:t>
      </w:r>
      <w:r w:rsidR="002F3190">
        <w:t xml:space="preserve">did not </w:t>
      </w:r>
      <w:r w:rsidR="00E9418F">
        <w:t xml:space="preserve">reliably </w:t>
      </w:r>
      <w:r w:rsidR="002F3190">
        <w:t>change</w:t>
      </w:r>
      <w:r w:rsidR="0049608C">
        <w:t xml:space="preserve"> from </w:t>
      </w:r>
      <w:r w:rsidR="00C153CF">
        <w:t>training</w:t>
      </w:r>
      <w:r w:rsidR="0049608C">
        <w:t xml:space="preserve"> to </w:t>
      </w:r>
      <w:r w:rsidR="00C153CF">
        <w:t>test</w:t>
      </w:r>
      <w:r w:rsidR="0049608C">
        <w:t xml:space="preserve"> for </w:t>
      </w:r>
      <w:r w:rsidR="00E305AF">
        <w:t>neither</w:t>
      </w:r>
      <w:r w:rsidR="0049608C">
        <w:t xml:space="preserve"> the high reward (</w:t>
      </w:r>
      <w:r w:rsidR="0049608C">
        <w:rPr>
          <w:i/>
        </w:rPr>
        <w:t xml:space="preserve">M = </w:t>
      </w:r>
      <w:r w:rsidR="0049608C">
        <w:t>0.02; 95% HDI [-0.07, 0.11]</w:t>
      </w:r>
      <w:r w:rsidR="007118AB">
        <w:t>; ER = 1.78</w:t>
      </w:r>
      <w:r w:rsidR="0049608C">
        <w:t xml:space="preserve">) </w:t>
      </w:r>
      <w:r w:rsidR="00E305AF">
        <w:t>nor</w:t>
      </w:r>
      <w:r w:rsidR="0049608C">
        <w:t xml:space="preserve"> the low reward condition (</w:t>
      </w:r>
      <w:r w:rsidR="0049608C">
        <w:rPr>
          <w:i/>
        </w:rPr>
        <w:t xml:space="preserve">M = </w:t>
      </w:r>
      <w:r w:rsidR="007118AB">
        <w:t>0.02</w:t>
      </w:r>
      <w:r w:rsidR="0049608C">
        <w:t>; 95% HDI [-0.07, 0.11]</w:t>
      </w:r>
      <w:r w:rsidR="002F3190">
        <w:t xml:space="preserve">; ER = </w:t>
      </w:r>
      <w:r w:rsidR="007118AB">
        <w:t>1.88</w:t>
      </w:r>
      <w:r w:rsidR="0049608C">
        <w:t>).</w:t>
      </w:r>
    </w:p>
    <w:p w14:paraId="05C73435" w14:textId="467D2DED" w:rsidR="004D7E75" w:rsidRDefault="007D27A2" w:rsidP="00750818">
      <w:pPr>
        <w:spacing w:line="480" w:lineRule="auto"/>
        <w:ind w:firstLine="284"/>
        <w:jc w:val="both"/>
      </w:pPr>
      <w:r>
        <w:t xml:space="preserve">To summarize, in the attended condition </w:t>
      </w:r>
      <w:r w:rsidR="00352BD6">
        <w:rPr>
          <w:rFonts w:eastAsia="Times New Roman"/>
          <w:szCs w:val="24"/>
        </w:rPr>
        <w:t>SSVEP</w:t>
      </w:r>
      <w:r w:rsidR="0046376A" w:rsidRPr="00D92BFE">
        <w:rPr>
          <w:rFonts w:eastAsia="Times New Roman"/>
          <w:szCs w:val="24"/>
        </w:rPr>
        <w:t xml:space="preserve"> </w:t>
      </w:r>
      <w:r>
        <w:t>amplitudes did not change across reward phases for high reward</w:t>
      </w:r>
      <w:r w:rsidR="00E9418F">
        <w:t>ed</w:t>
      </w:r>
      <w:r>
        <w:t xml:space="preserve"> stimuli. However, for low rewarded stimuli, there was some evidence that they lowered from baseline to </w:t>
      </w:r>
      <w:r w:rsidR="00C153CF">
        <w:t>training</w:t>
      </w:r>
      <w:r>
        <w:t xml:space="preserve"> and increased from </w:t>
      </w:r>
      <w:r w:rsidR="00C153CF">
        <w:t>training</w:t>
      </w:r>
      <w:r>
        <w:t xml:space="preserve"> to </w:t>
      </w:r>
      <w:r w:rsidR="00C153CF">
        <w:t>test</w:t>
      </w:r>
      <w:r>
        <w:t>. For the unattended condition</w:t>
      </w:r>
      <w:r w:rsidR="0084073F">
        <w:t xml:space="preserve">, amplitudes </w:t>
      </w:r>
      <w:r w:rsidR="00E9418F">
        <w:t xml:space="preserve">elicited by </w:t>
      </w:r>
      <w:r w:rsidR="0084073F">
        <w:t xml:space="preserve">the low rewarded color did not change across reward phases. For the high rewarded color, there was some evidence that amplitudes </w:t>
      </w:r>
      <w:r w:rsidR="00E9418F">
        <w:t xml:space="preserve">decreased </w:t>
      </w:r>
      <w:r w:rsidR="0084073F">
        <w:t xml:space="preserve">from baseline to </w:t>
      </w:r>
      <w:r w:rsidR="00C153CF">
        <w:t>training</w:t>
      </w:r>
      <w:r w:rsidR="0084073F">
        <w:t xml:space="preserve"> and increased from </w:t>
      </w:r>
      <w:r w:rsidR="00C153CF">
        <w:t>training</w:t>
      </w:r>
      <w:r w:rsidR="0084073F">
        <w:t xml:space="preserve"> to </w:t>
      </w:r>
      <w:r w:rsidR="00C153CF">
        <w:t>test</w:t>
      </w:r>
      <w:r w:rsidR="0084073F">
        <w:t>.</w:t>
      </w:r>
    </w:p>
    <w:p w14:paraId="7DDADE4C" w14:textId="4CAB1C2D" w:rsidR="002374F2" w:rsidRDefault="00E9418F" w:rsidP="00750818">
      <w:pPr>
        <w:spacing w:line="480" w:lineRule="auto"/>
        <w:ind w:firstLine="284"/>
        <w:jc w:val="both"/>
      </w:pPr>
      <w:r>
        <w:t>We also observed</w:t>
      </w:r>
      <w:r w:rsidR="002374F2">
        <w:t xml:space="preserve"> a</w:t>
      </w:r>
      <w:r>
        <w:t>n unexpected</w:t>
      </w:r>
      <w:r w:rsidR="002374F2">
        <w:t xml:space="preserve"> </w:t>
      </w:r>
      <w:r w:rsidR="00FA2A75">
        <w:t xml:space="preserve">(albeit weak) </w:t>
      </w:r>
      <w:r w:rsidR="002374F2">
        <w:t>baseline difference between the two reward probability conditions</w:t>
      </w:r>
      <w:r>
        <w:t>, both</w:t>
      </w:r>
      <w:r w:rsidR="002374F2">
        <w:t xml:space="preserve"> in the unattended </w:t>
      </w:r>
      <w:r w:rsidR="008C3227">
        <w:t>(</w:t>
      </w:r>
      <w:r w:rsidR="008C3227">
        <w:rPr>
          <w:i/>
        </w:rPr>
        <w:t xml:space="preserve">M = </w:t>
      </w:r>
      <w:r w:rsidR="008C3227">
        <w:t>0.05; 95</w:t>
      </w:r>
      <w:r w:rsidR="00464912">
        <w:t xml:space="preserve">% HDI [-0.03, 0.14]; ER = 8.90) and </w:t>
      </w:r>
      <w:r w:rsidR="002374F2">
        <w:t>attended condition</w:t>
      </w:r>
      <w:r>
        <w:t>s</w:t>
      </w:r>
      <w:r w:rsidR="008C3227">
        <w:t xml:space="preserve"> (</w:t>
      </w:r>
      <w:r w:rsidR="008C3227">
        <w:rPr>
          <w:i/>
        </w:rPr>
        <w:t xml:space="preserve">M = </w:t>
      </w:r>
      <w:r w:rsidR="008C3227">
        <w:t>0.03; 95% HDI [-0.06, 0.11]; ER = 2.73)</w:t>
      </w:r>
      <w:r w:rsidR="002374F2">
        <w:t xml:space="preserve">. This was </w:t>
      </w:r>
      <w:r w:rsidR="008362CF">
        <w:t>surprising</w:t>
      </w:r>
      <w:r w:rsidR="002374F2">
        <w:t xml:space="preserve"> because </w:t>
      </w:r>
      <w:r w:rsidR="008362CF">
        <w:t>participants had no</w:t>
      </w:r>
      <w:r w:rsidR="002374F2">
        <w:t xml:space="preserve"> way of knowing which color </w:t>
      </w:r>
      <w:r w:rsidR="00FA2A75">
        <w:t xml:space="preserve">would </w:t>
      </w:r>
      <w:r w:rsidR="002374F2">
        <w:t xml:space="preserve">be rewarded in the </w:t>
      </w:r>
      <w:r w:rsidR="00C153CF">
        <w:t>training</w:t>
      </w:r>
      <w:r w:rsidR="002374F2">
        <w:t xml:space="preserve"> phase</w:t>
      </w:r>
      <w:r w:rsidR="00FA2A75">
        <w:t>; in addition, they</w:t>
      </w:r>
      <w:r w:rsidR="002374F2">
        <w:t xml:space="preserve"> were informed about the possibility of earning rewards only when they completed the baseline phase. </w:t>
      </w:r>
      <w:r w:rsidR="008362CF">
        <w:t xml:space="preserve">However, this baseline difference does not affect our results given that our comparisons of interest are between reward phases for the same reward </w:t>
      </w:r>
      <w:r w:rsidR="00884EE2">
        <w:t>probability</w:t>
      </w:r>
      <w:r w:rsidR="008362CF">
        <w:t>.</w:t>
      </w:r>
    </w:p>
    <w:p w14:paraId="10ED776D" w14:textId="01482922" w:rsidR="004D7E75" w:rsidRDefault="004D7E75" w:rsidP="004269CE">
      <w:pPr>
        <w:jc w:val="both"/>
      </w:pPr>
      <w:r>
        <w:tab/>
      </w:r>
    </w:p>
    <w:p w14:paraId="0AC682AF" w14:textId="77777777" w:rsidR="00FF5E8B" w:rsidRDefault="00FF5E8B" w:rsidP="00136E70">
      <w:pPr>
        <w:pStyle w:val="Heading1"/>
        <w:spacing w:before="0" w:after="240"/>
      </w:pPr>
    </w:p>
    <w:p w14:paraId="77832999" w14:textId="77777777" w:rsidR="00FF5E8B" w:rsidRDefault="00FF5E8B" w:rsidP="00136E70">
      <w:pPr>
        <w:pStyle w:val="Heading1"/>
        <w:spacing w:before="0" w:after="240"/>
      </w:pPr>
    </w:p>
    <w:p w14:paraId="470575FA" w14:textId="7349F684" w:rsidR="005B31EB" w:rsidRDefault="009508C9" w:rsidP="00136E70">
      <w:pPr>
        <w:pStyle w:val="Heading1"/>
        <w:spacing w:before="0" w:after="240"/>
      </w:pPr>
      <w:r>
        <w:t>Discussion</w:t>
      </w:r>
    </w:p>
    <w:p w14:paraId="31E019F1" w14:textId="69ED4748" w:rsidR="00004DEF" w:rsidRDefault="005B31EB" w:rsidP="005B31EB">
      <w:pPr>
        <w:spacing w:line="480" w:lineRule="auto"/>
        <w:ind w:firstLine="720"/>
        <w:jc w:val="both"/>
      </w:pPr>
      <w:r>
        <w:t xml:space="preserve">In this study we investigated </w:t>
      </w:r>
      <w:r w:rsidR="00F7524A">
        <w:t>the neural mechanisms through which rewards enhance</w:t>
      </w:r>
      <w:r>
        <w:t xml:space="preserve"> </w:t>
      </w:r>
      <w:r w:rsidR="00004DEF">
        <w:t xml:space="preserve">goal-directed attention. </w:t>
      </w:r>
      <w:r w:rsidR="0022375B">
        <w:t>W</w:t>
      </w:r>
      <w:r w:rsidR="00B218F4">
        <w:t xml:space="preserve">e compared the amount of attention allocated toward targets and distractors </w:t>
      </w:r>
      <w:r w:rsidR="0022375B">
        <w:t>of different values</w:t>
      </w:r>
      <w:r w:rsidR="00B218F4">
        <w:t xml:space="preserve">. </w:t>
      </w:r>
      <w:r w:rsidR="006766E6">
        <w:t>Compared to baseline, t</w:t>
      </w:r>
      <w:r w:rsidR="00004DEF">
        <w:t xml:space="preserve">he introduction of rewards improved </w:t>
      </w:r>
      <w:r w:rsidR="002C6B2A">
        <w:t xml:space="preserve">detection </w:t>
      </w:r>
      <w:r w:rsidR="00004DEF">
        <w:t>sensitivity and reaction times in the random dot kinematogram task. Further, dots linked to high</w:t>
      </w:r>
      <w:r w:rsidR="006766E6">
        <w:t>er</w:t>
      </w:r>
      <w:r w:rsidR="00004DEF">
        <w:t xml:space="preserve"> reward probability</w:t>
      </w:r>
      <w:r w:rsidR="006766E6">
        <w:t xml:space="preserve"> were detected faster</w:t>
      </w:r>
      <w:r w:rsidR="00004DEF">
        <w:t xml:space="preserve">, which was </w:t>
      </w:r>
      <w:r w:rsidR="006766E6">
        <w:t>accompanied</w:t>
      </w:r>
      <w:r w:rsidR="00004DEF">
        <w:t xml:space="preserve"> by an increased amount of attention allocated toward these stimuli</w:t>
      </w:r>
      <w:r w:rsidR="009B145F">
        <w:t xml:space="preserve">, as measured by the amplitude of the </w:t>
      </w:r>
      <w:r w:rsidR="006766E6">
        <w:t xml:space="preserve">corresponding </w:t>
      </w:r>
      <w:r w:rsidR="009B145F">
        <w:t>SSVEP</w:t>
      </w:r>
      <w:r w:rsidR="00004DEF">
        <w:t xml:space="preserve">. This was true both when the high reward feature was </w:t>
      </w:r>
      <w:r w:rsidR="006766E6">
        <w:t>a</w:t>
      </w:r>
      <w:r w:rsidR="00004DEF">
        <w:t xml:space="preserve"> target and </w:t>
      </w:r>
      <w:r w:rsidR="006766E6">
        <w:t>a</w:t>
      </w:r>
      <w:r w:rsidR="00004DEF">
        <w:t xml:space="preserve"> distractor. When rewards were no longer ava</w:t>
      </w:r>
      <w:r w:rsidR="0022375B">
        <w:t>ilable the amount of attention</w:t>
      </w:r>
      <w:r w:rsidR="006766E6">
        <w:t xml:space="preserve"> went back to baseline level</w:t>
      </w:r>
      <w:r w:rsidR="00004DEF">
        <w:t xml:space="preserve">, </w:t>
      </w:r>
      <w:r w:rsidR="0022375B">
        <w:t>but participants were still faster to detect the movement of the high value targets</w:t>
      </w:r>
      <w:r w:rsidR="00004DEF">
        <w:t>. T</w:t>
      </w:r>
      <w:bookmarkStart w:id="20" w:name="_GoBack"/>
      <w:r w:rsidR="00004DEF">
        <w:t xml:space="preserve">hese findings have several important implications for the understanding of the relationship between rewards and goal-directed attention. </w:t>
      </w:r>
      <w:bookmarkEnd w:id="20"/>
    </w:p>
    <w:p w14:paraId="25DDDD9D" w14:textId="2F785E92" w:rsidR="00F7524A" w:rsidRDefault="00F7524A" w:rsidP="005B31EB">
      <w:pPr>
        <w:spacing w:line="480" w:lineRule="auto"/>
        <w:ind w:firstLine="720"/>
        <w:jc w:val="both"/>
      </w:pPr>
      <w:r>
        <w:t xml:space="preserve">Our behavioral findings are in line with a large number of studies which explored the influence of previous but no longer relevant reward associations on attentional capture. These studies typically find that stimuli previously related to high rewards involuntarily capture attention, which is demonstrated by the increased reaction times in visual search and spatial cueing tasks on trials when these stimuli act as distractors </w:t>
      </w:r>
      <w:r>
        <w:fldChar w:fldCharType="begin" w:fldLock="1"/>
      </w:r>
      <w:r w:rsidR="00CE6454">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Laurent, &amp; Yantis, 2011; Della Libera &amp; Chelazzi, 2009; M. F. Failing &amp; Theeuwes, 2014)"},"properties":{"noteIndex":0},"schema":"https://github.com/citation-style-language/schema/raw/master/csl-citation.json"}</w:instrText>
      </w:r>
      <w:r>
        <w:fldChar w:fldCharType="separate"/>
      </w:r>
      <w:r>
        <w:rPr>
          <w:noProof/>
        </w:rPr>
        <w:t>(</w:t>
      </w:r>
      <w:r w:rsidRPr="00F7524A">
        <w:rPr>
          <w:noProof/>
        </w:rPr>
        <w:t>Anderson, Laurent, &amp; Yantis, 2011; Della</w:t>
      </w:r>
      <w:r>
        <w:rPr>
          <w:noProof/>
        </w:rPr>
        <w:t xml:space="preserve"> Libera &amp; Chelazzi, 2009; </w:t>
      </w:r>
      <w:r w:rsidRPr="00F7524A">
        <w:rPr>
          <w:noProof/>
        </w:rPr>
        <w:t>Failing &amp; Theeuwes, 2014)</w:t>
      </w:r>
      <w:r>
        <w:fldChar w:fldCharType="end"/>
      </w:r>
      <w:r>
        <w:t xml:space="preserve">. While these studies </w:t>
      </w:r>
      <w:r w:rsidR="002F5F19">
        <w:t>usually</w:t>
      </w:r>
      <w:r>
        <w:t xml:space="preserve"> use two different tasks in the training and the test phase, here we show comparable results within a single paradigm. Our participants were faster to detect dot movements when the feature linked to high rewards was a target compared to the trials on which this feature was a distractor. This difference was present </w:t>
      </w:r>
      <w:r>
        <w:lastRenderedPageBreak/>
        <w:t xml:space="preserve">both in the phase when participants could earn rewards, but also in the phase in which they were aware that no more rewards could be earned. </w:t>
      </w:r>
      <w:r w:rsidR="00834044">
        <w:t xml:space="preserve">This persistent effect can be understood as the long-lasting effect of reward history on selective attention, even when this effect is in contrast with the goals of the participants </w:t>
      </w:r>
      <w:r w:rsidR="00834044">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attention","type":"article-journal"},"uris":["http://www.mendeley.com/documents/?uuid=83f24a00-4327-40fe-99b4-3137e0d2c26a"]}],"mendeley":{"formattedCitation":"(B. A. Anderson, 2016; M. Failing &amp; Theeuwes, 2017)","manualFormatting":"(Anderson, 2016; Failing &amp; Theeuwes, 2017)","plainTextFormattedCitation":"(B. A. Anderson, 2016; M. Failing &amp; Theeuwes, 2017)","previouslyFormattedCitation":"(B. A. Anderson, 2016; M. Failing &amp; Theeuwes, 2017)"},"properties":{"noteIndex":0},"schema":"https://github.com/citation-style-language/schema/raw/master/csl-citation.json"}</w:instrText>
      </w:r>
      <w:r w:rsidR="00834044">
        <w:fldChar w:fldCharType="separate"/>
      </w:r>
      <w:r w:rsidR="00834044" w:rsidRPr="00834044">
        <w:rPr>
          <w:noProof/>
        </w:rPr>
        <w:t>(Anderson, 2016; Failing &amp; Theeuwes, 2017)</w:t>
      </w:r>
      <w:r w:rsidR="00834044">
        <w:fldChar w:fldCharType="end"/>
      </w:r>
      <w:r w:rsidR="00834044">
        <w:t xml:space="preserve">. </w:t>
      </w:r>
    </w:p>
    <w:p w14:paraId="4E213C88" w14:textId="1CC7CE56" w:rsidR="00C75440" w:rsidRDefault="00834044" w:rsidP="00C75440">
      <w:pPr>
        <w:spacing w:line="480" w:lineRule="auto"/>
        <w:ind w:firstLine="720"/>
        <w:jc w:val="both"/>
      </w:pPr>
      <w:r>
        <w:t>At the neural level, w</w:t>
      </w:r>
      <w:r w:rsidR="00C75440">
        <w:t xml:space="preserve">e have directly replicated the finding that the SSVEP amplitudes are strongly influenced by goal-directed attention </w:t>
      </w:r>
      <w:r w:rsidR="00C75440">
        <w:fldChar w:fldCharType="begin" w:fldLock="1"/>
      </w:r>
      <w:r w:rsidR="00064A8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Müller, &amp; Hillyard, 2012; S K Andersen &amp; Müller, 2010)","manualFormatting":"(Andersen, Müller, &amp; Hillyard, 2012; Andersen &amp; Müller, 2010)","plainTextFormattedCitation":"(S. K. Andersen, Müller, &amp; Hillyard, 2012; S K Andersen &amp; Müller, 2010)","previouslyFormattedCitation":"(S. K. Andersen, Müller, &amp; Hillyard, 2012; S K Andersen &amp; Müller, 2010)"},"properties":{"noteIndex":0},"schema":"https://github.com/citation-style-language/schema/raw/master/csl-citation.json"}</w:instrText>
      </w:r>
      <w:r w:rsidR="00C75440">
        <w:fldChar w:fldCharType="separate"/>
      </w:r>
      <w:r w:rsidR="00064A80">
        <w:rPr>
          <w:noProof/>
        </w:rPr>
        <w:t>(</w:t>
      </w:r>
      <w:r w:rsidR="000B7FFA" w:rsidRPr="000B7FFA">
        <w:rPr>
          <w:noProof/>
        </w:rPr>
        <w:t>Andersen</w:t>
      </w:r>
      <w:r w:rsidR="00064A80">
        <w:rPr>
          <w:noProof/>
        </w:rPr>
        <w:t xml:space="preserve">, Müller, &amp; Hillyard, 2012; </w:t>
      </w:r>
      <w:r w:rsidR="000B7FFA" w:rsidRPr="000B7FFA">
        <w:rPr>
          <w:noProof/>
        </w:rPr>
        <w:t>Andersen &amp; Müller, 2010)</w:t>
      </w:r>
      <w:r w:rsidR="00C75440">
        <w:fldChar w:fldCharType="end"/>
      </w:r>
      <w:r w:rsidR="00C75440">
        <w:t xml:space="preserve">. Across all of the phases of the experiment, the SSVEP amplitudes in the frequency of the </w:t>
      </w:r>
      <w:r w:rsidR="00077F5A">
        <w:t>target</w:t>
      </w:r>
      <w:r w:rsidR="00C75440">
        <w:t xml:space="preserve"> stimuli were robustly higher than the amplitudes in the frequency of the </w:t>
      </w:r>
      <w:r w:rsidR="006766E6">
        <w:t>distractors</w:t>
      </w:r>
      <w:r w:rsidR="00C75440">
        <w:t xml:space="preserve">. This </w:t>
      </w:r>
      <w:r w:rsidR="00077F5A">
        <w:t>robust</w:t>
      </w:r>
      <w:r w:rsidR="00C75440">
        <w:t xml:space="preserve"> effect was modulated by reward. Model comparisons have provided evidence that the models which take into account the reward manipulation account better for the data compared to the model that includes only the effect of </w:t>
      </w:r>
      <w:r w:rsidR="00D926EC">
        <w:t>goal-directed</w:t>
      </w:r>
      <w:r w:rsidR="00C75440">
        <w:t xml:space="preserve"> attention. This result</w:t>
      </w:r>
      <w:r w:rsidR="00A474A9">
        <w:t xml:space="preserve"> is in line with the previous findings using fMRI</w:t>
      </w:r>
      <w:r>
        <w:t xml:space="preserve"> </w:t>
      </w:r>
      <w:r>
        <w:fldChar w:fldCharType="begin" w:fldLock="1"/>
      </w:r>
      <w:r>
        <w:instrText>ADDIN CSL_CITATION {"citationItems":[{"id":"ITEM-1","itemData":{"DOI":"10.1093/cercor/bhr134","ISSN":"10473211","abstract":"Reward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Cortex","id":"ITEM-1","issue":"3","issued":{"date-parts":[["2012"]]},"page":"607-615","title":"The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demands","type":"article-journal","volume":"22"},"uris":["http://www.mendeley.com/documents/?uuid=a0601f1b-ad4b-4a63-98cb-8ee941ff2094"]},{"id":"ITEM-2","itemData":{"DOI":"10.3389/fnins.2010.00017","ISBN":"1662-453X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neuroscience","id":"ITEM-2","issue":"September","issued":{"date-parts":[["2010"]]},"page":"1-8","title":"Embedding reward signals into perception and cognition.","type":"article-journal","volume":"4"},"uris":["http://www.mendeley.com/documents/?uuid=cd5bdebc-aa47-4f1b-9bd2-10f80449e8ad"]}],"mendeley":{"formattedCitation":"(Krebs et al., 2012; Pessoa &amp; Engelmann, 2010)","plainTextFormattedCitation":"(Krebs et al., 2012; Pessoa &amp; Engelmann, 2010)","previouslyFormattedCitation":"(Krebs et al., 2012; Pessoa &amp; Engelmann, 2010)"},"properties":{"noteIndex":0},"schema":"https://github.com/citation-style-language/schema/raw/master/csl-citation.json"}</w:instrText>
      </w:r>
      <w:r>
        <w:fldChar w:fldCharType="separate"/>
      </w:r>
      <w:r w:rsidRPr="00834044">
        <w:rPr>
          <w:noProof/>
        </w:rPr>
        <w:t>(Krebs et al., 2012; Pessoa &amp; Engelmann, 2010)</w:t>
      </w:r>
      <w:r>
        <w:fldChar w:fldCharType="end"/>
      </w:r>
      <w:r w:rsidR="00A474A9">
        <w:t xml:space="preserve"> and </w:t>
      </w:r>
      <w:r w:rsidR="00064A80">
        <w:t>EEG</w:t>
      </w:r>
      <w:r>
        <w:t xml:space="preserve"> </w:t>
      </w:r>
      <w:r>
        <w:fldChar w:fldCharType="begin" w:fldLock="1"/>
      </w:r>
      <w:r w:rsidR="00460BC9">
        <w:instrText>ADDIN CSL_CITATION {"citationItems":[{"id":"ITEM-1","itemData":{"DOI":"10.1016/j.neuroimage.2013.09.039","ISBN":"1095-9572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Nicolas","non-dropping-particle":"","parse-names":false,"suffix":""}],"container-title":"NeuroImage","id":"ITEM-1","issued":{"date-parts":[["2014"]]},"page":"639-647","publisher":"Elsevier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expectation","type":"article-journal","volume":"84"},"uris":["http://www.mendeley.com/documents/?uuid=60eb008f-f785-42f5-9646-cde04a142bda"]}],"mendeley":{"formattedCitation":"(Schevernels et al., 2014)","plainTextFormattedCitation":"(Schevernels et al., 2014)","previouslyFormattedCitation":"(Schevernels et al., 2014)"},"properties":{"noteIndex":0},"schema":"https://github.com/citation-style-language/schema/raw/master/csl-citation.json"}</w:instrText>
      </w:r>
      <w:r>
        <w:fldChar w:fldCharType="separate"/>
      </w:r>
      <w:r w:rsidRPr="00834044">
        <w:rPr>
          <w:noProof/>
        </w:rPr>
        <w:t>(Schevernels et al., 2014)</w:t>
      </w:r>
      <w:r>
        <w:fldChar w:fldCharType="end"/>
      </w:r>
      <w:r>
        <w:t xml:space="preserve"> which have demonstrated that the anticipation enhances attentional control</w:t>
      </w:r>
      <w:r w:rsidR="00A474A9">
        <w:t xml:space="preserve">. </w:t>
      </w:r>
      <w:r>
        <w:t>Our</w:t>
      </w:r>
      <w:r w:rsidR="00A474A9">
        <w:t xml:space="preserve"> findings also corroborate the</w:t>
      </w:r>
      <w:r w:rsidR="00C75440">
        <w:t xml:space="preserve"> </w:t>
      </w:r>
      <w:r w:rsidR="00A474A9">
        <w:t xml:space="preserve">theoretical models which posit motivation as being </w:t>
      </w:r>
      <w:r>
        <w:t xml:space="preserve">a </w:t>
      </w:r>
      <w:r w:rsidR="00A474A9">
        <w:t xml:space="preserve">crucial </w:t>
      </w:r>
      <w:r>
        <w:t xml:space="preserve">factor </w:t>
      </w:r>
      <w:r w:rsidR="00A474A9">
        <w:t>in the control of attention</w:t>
      </w:r>
      <w:r w:rsidR="00C75440">
        <w:t xml:space="preserve"> </w:t>
      </w:r>
      <w:r w:rsidR="00C75440">
        <w:fldChar w:fldCharType="begin" w:fldLock="1"/>
      </w:r>
      <w:r w:rsidR="00C75440">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C75440">
        <w:fldChar w:fldCharType="separate"/>
      </w:r>
      <w:r w:rsidR="00C75440" w:rsidRPr="006E3FAB">
        <w:rPr>
          <w:noProof/>
        </w:rPr>
        <w:t>(Brown &amp; Alexander, 2017; Holroyd &amp; McClure, 2015; Shenhav, Botvinick, &amp; Cohen, 2013; Verguts, Vassena, &amp; Silvetti, 2015)</w:t>
      </w:r>
      <w:r w:rsidR="00C75440">
        <w:fldChar w:fldCharType="end"/>
      </w:r>
      <w:r w:rsidR="00C75440">
        <w:t xml:space="preserve">. </w:t>
      </w:r>
    </w:p>
    <w:p w14:paraId="119805CD" w14:textId="03647709" w:rsidR="006766E6" w:rsidRDefault="00CF1E39" w:rsidP="00E4130A">
      <w:pPr>
        <w:spacing w:line="480" w:lineRule="auto"/>
        <w:jc w:val="both"/>
      </w:pPr>
      <w:r>
        <w:tab/>
      </w:r>
      <w:r w:rsidR="005E7991">
        <w:t xml:space="preserve">Crucially, our experiment allowed us to better understand the mechanisms </w:t>
      </w:r>
      <w:r w:rsidR="00794D95">
        <w:t>through which rewards influence</w:t>
      </w:r>
      <w:r w:rsidR="005E7991">
        <w:t xml:space="preserve"> goal-direc</w:t>
      </w:r>
      <w:r w:rsidR="006766E6">
        <w:t xml:space="preserve">ted attention. </w:t>
      </w:r>
      <w:r w:rsidR="00834044">
        <w:t xml:space="preserve">While previous studies have mostly focused on the anticipatory influence of rewards on attentional control, we have been able to probe the mechanisms through which this improvement operates at the level of processing the stimuli in the task. </w:t>
      </w:r>
      <w:r w:rsidR="006766E6">
        <w:t xml:space="preserve">Our results indicate that the enhancement in goal-directed attention comes from the </w:t>
      </w:r>
      <w:r w:rsidR="005E7991">
        <w:t>facilitated processing of s</w:t>
      </w:r>
      <w:r w:rsidR="00794D95">
        <w:t>t</w:t>
      </w:r>
      <w:r w:rsidR="005E7991">
        <w:t>imuli linked to high reward probability</w:t>
      </w:r>
      <w:r w:rsidR="002F5F19">
        <w:t xml:space="preserve">. This facilitation is likely localized in the V1-V3 areas of the visual cortex, in which the attentional modulation of the SSVEP signal in the </w:t>
      </w:r>
      <w:r w:rsidR="002F5F19">
        <w:lastRenderedPageBreak/>
        <w:t>current paradigm occurs</w:t>
      </w:r>
      <w:r w:rsidR="000B7FFA">
        <w:t xml:space="preserve"> </w:t>
      </w:r>
      <w:r w:rsidR="000B7FFA">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attention.","type":"article-journal","volume":"107"},"uris":["http://www.mendeley.com/documents/?uuid=4a5f2140-be6d-49d6-81c4-ac2ed9193f74"]},{"id":"ITEM-2","itemData":{"DOI":"10.1016/j.cub.2008.06.030","ISSN":"09609822","abstract":"Successfully locating a dangerous or desirable object within a cluttered visual scene is a commonplace yet highly adaptive skill. In the laboratory, this ability is modeled by visual search experiments in which subjects try to find a target item surrounded by an array of distracting stimuli [1, 2]. Under certain conditions, targets that are distinguishable from distractors by virtue of having a particular combination of shared sensory features (e.g., a particular color and orientation) can be found rapidly regardless of the number of distractors [3, 4]. To explain this highly efficient localization of feature-conjunction targets, \"guided search\" theories [4-6] propose that attention is directed in parallel to the individual features that define the target, which then stands out from the distractors because of additive facilitation of its feature signals. Here we recorded frequency-tagged potentials evoked in human visual cortex and found that color and orientation features of target stimuli are indeed facilitated by attention in a parallel and additive manner. This additive feature-enhancement mechanism, reported here for the first time, not only enables rapid guided search but also plays a broader role in directing and sustaining attention to multifeature objects and keeping them perceptually distinct from background clutter. © 2008 Elsevier Ltd. All rights reserved.","author":[{"dropping-particle":"","family":"Andersen","given":"Søren K.","non-dropping-particle":"","parse-names":false,"suffix":""},{"dropping-particle":"","family":"Hillyard","given":"Steven A.","non-dropping-particle":"","parse-names":false,"suffix":""},{"dropping-particle":"","family":"Müller","given":"Matthias M.","non-dropping-particle":"","parse-names":false,"suffix":""}],"container-title":"Current Biology","id":"ITEM-2","issue":"13","issued":{"date-parts":[["2008"]]},"page":"1006-1009","title":"Attention Facilitates Multiple Stimulus Features in Parallel in Human Visual Cortex","type":"article-journal","volume":"18"},"uris":["http://www.mendeley.com/documents/?uuid=0f2f1ab8-035a-4e3b-b136-284004c17504"]}],"mendeley":{"formattedCitation":"(S K Andersen &amp; Müller, 2010; Søren K. Andersen, Hillyard, &amp; Müller, 2008)","manualFormatting":"(Andersen &amp; Müller, 2010; Andersen, Hillyard, &amp; Müller, 2008)","plainTextFormattedCitation":"(S K Andersen &amp; Müller, 2010; Søren K. Andersen, Hillyard, &amp; Müller, 2008)","previouslyFormattedCitation":"(S K Andersen &amp; Müller, 2010; Søren K. Andersen, Hillyard, &amp; Müller, 2008)"},"properties":{"noteIndex":0},"schema":"https://github.com/citation-style-language/schema/raw/master/csl-citation.json"}</w:instrText>
      </w:r>
      <w:r w:rsidR="000B7FFA">
        <w:fldChar w:fldCharType="separate"/>
      </w:r>
      <w:r w:rsidR="000B7FFA">
        <w:rPr>
          <w:noProof/>
        </w:rPr>
        <w:t>(</w:t>
      </w:r>
      <w:r w:rsidR="000B7FFA" w:rsidRPr="000B7FFA">
        <w:rPr>
          <w:noProof/>
        </w:rPr>
        <w:t>An</w:t>
      </w:r>
      <w:r w:rsidR="000B7FFA">
        <w:rPr>
          <w:noProof/>
        </w:rPr>
        <w:t xml:space="preserve">dersen &amp; Müller, 2010; </w:t>
      </w:r>
      <w:r w:rsidR="000B7FFA" w:rsidRPr="000B7FFA">
        <w:rPr>
          <w:noProof/>
        </w:rPr>
        <w:t>Andersen, Hillyard, &amp; Müller, 2008)</w:t>
      </w:r>
      <w:r w:rsidR="000B7FFA">
        <w:fldChar w:fldCharType="end"/>
      </w:r>
      <w:r w:rsidR="005E7991">
        <w:t xml:space="preserve">. </w:t>
      </w:r>
      <w:r>
        <w:t xml:space="preserve">It is </w:t>
      </w:r>
      <w:r w:rsidR="006766E6">
        <w:t>likely</w:t>
      </w:r>
      <w:r>
        <w:t xml:space="preserve"> that the enhanced </w:t>
      </w:r>
      <w:r w:rsidR="003E7E0F">
        <w:t xml:space="preserve">anticipatory </w:t>
      </w:r>
      <w:r>
        <w:t xml:space="preserve">frontoparietal activity reported in fMRI studies of reward attention (Krebs &amp; Woldorff, 2017) </w:t>
      </w:r>
      <w:r w:rsidR="003E7E0F">
        <w:t xml:space="preserve">leads to the increase in the processing of reward-related targets in the visual cortex which we observe. Our finding is in line with the results by Hickey and Peelen (2015) who reported evidence for </w:t>
      </w:r>
      <w:r w:rsidR="00064A80">
        <w:t>enhanced</w:t>
      </w:r>
      <w:r w:rsidR="003E7E0F">
        <w:t xml:space="preserve"> representations of objects linked to high rewards in object-selective visual cortex.</w:t>
      </w:r>
    </w:p>
    <w:p w14:paraId="19CF0CD8" w14:textId="09F405D3" w:rsidR="002C06AF" w:rsidRDefault="003E7E0F" w:rsidP="003E7E0F">
      <w:pPr>
        <w:spacing w:line="480" w:lineRule="auto"/>
        <w:ind w:firstLine="720"/>
        <w:jc w:val="both"/>
      </w:pPr>
      <w:r>
        <w:t xml:space="preserve">Importantly, the facilitated processing of the feature linked to high reward is present both when that feature is a target and a distractor. When the high reward feature is a distractor, the facilitated processing of the feature is in collision with the goal to attend to the other feature. </w:t>
      </w:r>
      <w:r w:rsidR="002C06AF">
        <w:t>This finding is in line with the theories proposing that reward associations can counteract top-down attentional control (Chelazzi et al., 2013; Anderson, 2016; Failing &amp; Theeuwes, 2018).</w:t>
      </w:r>
      <w:r>
        <w:t xml:space="preserve"> However, the faciliciated processing of the distractor in this case did not lead to worse or slower detection </w:t>
      </w:r>
      <w:r w:rsidR="002E6D56">
        <w:t xml:space="preserve">of the targets compared to baseline. However, participants were slower in detecting the movement of the targets on these trials compared to the trials on which the targets were the high rewarded feature. </w:t>
      </w:r>
    </w:p>
    <w:p w14:paraId="0AF7E239" w14:textId="0986EFB6" w:rsidR="005B31EB" w:rsidRDefault="002C06AF" w:rsidP="00E4130A">
      <w:pPr>
        <w:spacing w:line="480" w:lineRule="auto"/>
        <w:jc w:val="both"/>
      </w:pPr>
      <w:r>
        <w:tab/>
      </w:r>
      <w:r w:rsidR="00794D95">
        <w:t xml:space="preserve">Our paradigm allowed us to simultaneously measure the processing of stimuli linked to both high and low reward probability. </w:t>
      </w:r>
      <w:r w:rsidR="003B2DF8">
        <w:t>Some initial e</w:t>
      </w:r>
      <w:r w:rsidR="00460BC9">
        <w:t xml:space="preserve">vidence for the suppression of the stimuli linked to low compared to high rewards has been found at the behavioral and neural level </w:t>
      </w:r>
      <w:r w:rsidR="00460BC9">
        <w:fldChar w:fldCharType="begin" w:fldLock="1"/>
      </w:r>
      <w:r w:rsidR="000B7FFA">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vision","type":"article-journal","volume":"85"},"uris":["http://www.mendeley.com/documents/?uuid=8023251a-3e10-4ac6-ab72-1cd54c2c81ef"]},{"id":"ITEM-2","itemData":{"DOI":"10.1162/jocn_a_00011","ISBN":"1530-8898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Neuroscience","id":"ITEM-2","issue":"11","issued":{"date-parts":[["2011"]]},"page":"3419-3432","title":"Reward reduces conflict by enhancing attentional control and biasing visual cortical processing","type":"article-journal","volume":"23"},"uris":["http://www.mendeley.com/documents/?uuid=25610453-44b6-4a05-922e-fdb67e33956a"]}],"mendeley":{"formattedCitation":"(Hickey &amp; Peelen, 2015; Padmala &amp; Pessoa, 2011)","plainTextFormattedCitation":"(Hickey &amp; Peelen, 2015; Padmala &amp; Pessoa, 2011)","previouslyFormattedCitation":"(Hickey &amp; Peelen, 2015; Padmala &amp; Pessoa, 2011)"},"properties":{"noteIndex":0},"schema":"https://github.com/citation-style-language/schema/raw/master/csl-citation.json"}</w:instrText>
      </w:r>
      <w:r w:rsidR="00460BC9">
        <w:fldChar w:fldCharType="separate"/>
      </w:r>
      <w:r w:rsidR="003B2DF8" w:rsidRPr="003B2DF8">
        <w:rPr>
          <w:noProof/>
        </w:rPr>
        <w:t>(Hickey &amp; Peelen, 2015; Padmala &amp; Pessoa, 2011)</w:t>
      </w:r>
      <w:r w:rsidR="00460BC9">
        <w:fldChar w:fldCharType="end"/>
      </w:r>
      <w:r w:rsidR="00460BC9">
        <w:t xml:space="preserve">. </w:t>
      </w:r>
      <w:r w:rsidR="003B2DF8">
        <w:t>Suppression of the features linked to low or no rewards has also been proposed as one of the potential mechanisms through which incentives impact attention (Chelazzi et al., 2013; Anderson, 2016; Failing &amp; Theeuwes, 2018). In this study w</w:t>
      </w:r>
      <w:r>
        <w:t>e have not found evidence for th</w:t>
      </w:r>
      <w:r w:rsidR="003B2DF8">
        <w:t xml:space="preserve">is </w:t>
      </w:r>
      <w:r w:rsidR="000B7FFA">
        <w:t>proposal</w:t>
      </w:r>
      <w:r w:rsidR="003B2DF8">
        <w:t xml:space="preserve">. Suppression was not present </w:t>
      </w:r>
      <w:r w:rsidR="00794D95">
        <w:t>neither when</w:t>
      </w:r>
      <w:r w:rsidR="003B2DF8">
        <w:t xml:space="preserve"> the low reward feature w</w:t>
      </w:r>
      <w:r w:rsidR="00794D95">
        <w:t>as presented as a target</w:t>
      </w:r>
      <w:r w:rsidR="000B7FFA">
        <w:t>,</w:t>
      </w:r>
      <w:r w:rsidR="00794D95">
        <w:t xml:space="preserve"> nor when it was presented as a distractor. T</w:t>
      </w:r>
      <w:r>
        <w:t xml:space="preserve">he amount of attention allocated toward this feature remained unchanged throughout the experiment. This finding is </w:t>
      </w:r>
      <w:r>
        <w:lastRenderedPageBreak/>
        <w:t xml:space="preserve">different from the results of Hickey and Peelen (2015) who have </w:t>
      </w:r>
      <w:r w:rsidR="00700CEE">
        <w:t xml:space="preserve">also assessed the simultaneous processing of targets and distractors with fMRI and </w:t>
      </w:r>
      <w:r>
        <w:t xml:space="preserve">reported </w:t>
      </w:r>
      <w:r w:rsidR="00E60584">
        <w:t xml:space="preserve">decreased decodability to </w:t>
      </w:r>
      <w:r>
        <w:t>the suppression of the object</w:t>
      </w:r>
      <w:r w:rsidR="00E60584">
        <w:t>s</w:t>
      </w:r>
      <w:r>
        <w:t xml:space="preserve"> representations related to low rewards. An important difference between our task and that of Hickey and Peelen is that the attended feature changed trial-by-trial in our experiment, while they employed small blocks of </w:t>
      </w:r>
      <w:r w:rsidR="00C22F04">
        <w:t>16</w:t>
      </w:r>
      <w:r>
        <w:t xml:space="preserve"> trials in which the attended feature was always the same</w:t>
      </w:r>
      <w:r w:rsidR="00C22F04">
        <w:t xml:space="preserve"> (e.g., search for a car in the picture)</w:t>
      </w:r>
      <w:r>
        <w:t xml:space="preserve">. This difference could explain why they found evidence for suppression while we did not. </w:t>
      </w:r>
      <w:r w:rsidR="00C22F04">
        <w:t xml:space="preserve">When individuals are aware that they will be searching for one object or feature across a number of future trials, it is possible that the optimal solution for the cognitive system is to suppress the processing of the other features or objects (i.e., distractors). However, if individuals are aware that the attended feature is likely to change on each trial, as in our experiment, the suppression of the low rewarded feature could be maladaptive as it would increase the switch cost on the next trial, when that feature has to be attended. </w:t>
      </w:r>
      <w:r w:rsidR="000009E6">
        <w:t xml:space="preserve">This idea could be tested in our experimental paradigm by introducing mini-blocks of trials in which the attended feature is always the same. </w:t>
      </w:r>
      <w:r w:rsidR="009B145F">
        <w:t xml:space="preserve">Further, in our experiment both of the stimuli features were related to rewards, but they differed in reward probability, while in the experiment of Hickey and Peelen one stimulus category was related to rewards, while others were not. Thus in our paradigm it could be adaptive for participants to not suppress the low rewarded feature because correct responses to the movements of this feature would still earn them a reward on 20% of trials. </w:t>
      </w:r>
      <w:r>
        <w:t xml:space="preserve"> </w:t>
      </w:r>
      <w:r w:rsidR="00CF1E39">
        <w:t xml:space="preserve">  </w:t>
      </w:r>
    </w:p>
    <w:p w14:paraId="46820055" w14:textId="743A7951" w:rsidR="006636DE" w:rsidRDefault="006636DE" w:rsidP="00E4130A">
      <w:pPr>
        <w:spacing w:line="480" w:lineRule="auto"/>
        <w:jc w:val="both"/>
      </w:pPr>
      <w:r>
        <w:tab/>
      </w:r>
      <w:commentRangeStart w:id="21"/>
      <w:r>
        <w:t xml:space="preserve">In the test phase the behavior displayed the same patterns as in the training phase. Individuals were faster to detect movements of the dots in color related to high reward probability. </w:t>
      </w:r>
      <w:r w:rsidR="001324C5">
        <w:t xml:space="preserve">This finding follows the reward-history effects reported in several paradigms (REFs). </w:t>
      </w:r>
      <w:commentRangeEnd w:id="21"/>
      <w:r w:rsidR="008D7D97">
        <w:rPr>
          <w:rStyle w:val="CommentReference"/>
        </w:rPr>
        <w:commentReference w:id="21"/>
      </w:r>
      <w:r>
        <w:t xml:space="preserve">However, </w:t>
      </w:r>
      <w:r w:rsidR="009B145F">
        <w:t xml:space="preserve">our results show that </w:t>
      </w:r>
      <w:r>
        <w:t xml:space="preserve">the amount of attention allocated toward the high reward feature was the same as in the baseline. This result indicates that the longer lasting effect of reward history was not </w:t>
      </w:r>
      <w:r>
        <w:lastRenderedPageBreak/>
        <w:t xml:space="preserve">mediated by </w:t>
      </w:r>
      <w:commentRangeStart w:id="22"/>
      <w:r>
        <w:t>goal-driven attention</w:t>
      </w:r>
      <w:commentRangeEnd w:id="22"/>
      <w:r w:rsidR="00345E28">
        <w:rPr>
          <w:rStyle w:val="CommentReference"/>
        </w:rPr>
        <w:commentReference w:id="22"/>
      </w:r>
      <w:r>
        <w:t xml:space="preserve">. There are several ways to explain this finding. First, it is possible that the longer lasting effects of reward history rely on changes in the early visual processing which might not be captured by the SSVEPs. There is some evidence to support this idea based on the ERP studies which have found reward-history modulations of the early ERP components such as the P1 (REFs). </w:t>
      </w:r>
      <w:commentRangeStart w:id="23"/>
      <w:r>
        <w:t>However in the study of Tanklevitch (2019</w:t>
      </w:r>
      <w:commentRangeEnd w:id="23"/>
      <w:r w:rsidR="00151DDA">
        <w:rPr>
          <w:rStyle w:val="CommentReference"/>
        </w:rPr>
        <w:commentReference w:id="23"/>
      </w:r>
      <w:r>
        <w:t xml:space="preserve">) it was demonstrated that the improved decoding of the high rewarded feature is possible after XXX ms. This effect is within the time range which could be captured by SSVEPs as the enhancement of the processing of the attended feature in our paradigm happens after 220ms, followed by the suppression of the unattended feature 130ms later (Andersen &amp; Hillyard, 2010). Another explanation for this finding is that the reward-based improvements in goal-directed attention rely on attention initially, but they are later transferred into more simple stimulus-response associations. This would imply that </w:t>
      </w:r>
      <w:r w:rsidR="00B57ED3">
        <w:t xml:space="preserve">the reward-history effects rely more on simpler motor mappings to certain features and are not involving attention. Finally, our study was not primarily designed to assess the reward-history effects. Although the number of trials in the training phase is approximately the same as the number in studies demonstrating reward history effects (REFs), we used the same task in the training and test phase, which is not common for such studies. Further research using SSVEPs in tasks designed to explicitly address the reward-history effects could help disentangle between the possible explanations of our findings. </w:t>
      </w:r>
    </w:p>
    <w:p w14:paraId="63C3831E" w14:textId="36CAD803" w:rsidR="00136E70" w:rsidRDefault="00136E70" w:rsidP="00E4130A">
      <w:pPr>
        <w:spacing w:line="480" w:lineRule="auto"/>
        <w:jc w:val="both"/>
      </w:pPr>
      <w:r>
        <w:tab/>
        <w:t xml:space="preserve">Results of this study reveal a mechanism through which reward can improve goal-directed attention. We were able to directly measure the amount of attention allocated toward processing of targets and distractors of different values. We show that monetary rewards can influence goal-directed attention. Further, we demonstrate that the feature linked to high rewards receives more attention both when it acts as a target and a distractor. Further, this biased competition disappears </w:t>
      </w:r>
      <w:r>
        <w:lastRenderedPageBreak/>
        <w:t xml:space="preserve">once the rewards are no longer available. This result corroborates the importance of motivation in guiding attention </w:t>
      </w:r>
      <w:r>
        <w:fldChar w:fldCharType="begin" w:fldLock="1"/>
      </w:r>
      <w:r w:rsidR="00834044">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attention","type":"article-journal"},"uris":["http://www.mendeley.com/documents/?uuid=83f24a00-4327-40fe-99b4-3137e0d2c26a"]},{"id":"ITEM-3","itemData":{"DOI":"10.1146/annurev-psych-010814-015044","author":[{"dropping-particle":"","family":"Botvinick","given":"M M","non-dropping-particle":"","parse-names":false,"suffix":""},{"dropping-particle":"","family":"Braver","given":"T S","non-dropping-particle":"","parse-names":false,"suffix":""}],"container-title":"Annual review of psychology","id":"ITEM-3","issue":"September 2014","issued":{"date-parts":[["2015"]]},"page":"1-31","title":"Motivation and Cognitive Control : From Behavior to Neural Mechanism","type":"article-journal"},"uris":["http://www.mendeley.com/documents/?uuid=17dbfb36-66c0-4176-a38c-3843f7ae5648"]},{"id":"ITEM-4","itemData":{"DOI":"10.1080/13506285.2014.974729","ISBN":"0000000000000","ISSN":"0036-8075","PMID":"25792328","author":[{"dropping-particle":"","family":"Pessoa","given":"Luiz","non-dropping-particle":"","parse-names":false,"suffix":""}],"container-title":"Visual Cognition","id":"ITEM-4","issue":"1-2","issued":{"date-parts":[["2015"]]},"page":"272-290","title":"Multiple influences of reward on perception and attention","type":"article-journal","volume":"23"},"uris":["http://www.mendeley.com/documents/?uuid=f187d3d7-7d05-43c5-b97c-c7222b06f027"]}],"mendeley":{"formattedCitation":"(Botvinick &amp; Braver, 2015; Chelazzi et al., 2013; M. Failing &amp; Theeuwes, 2017; Pessoa, 2015)","manualFormatting":"(Botvinick &amp; Braver, 2015; Chelazzi et al., 2013; Failing &amp; Theeuwes, 2017; Pessoa, 2015)","plainTextFormattedCitation":"(Botvinick &amp; Braver, 2015; Chelazzi et al., 2013; M. Failing &amp; Theeuwes, 2017; Pessoa, 2015)","previouslyFormattedCitation":"(Botvinick &amp; Braver, 2015; Chelazzi et al., 2013; M. Failing &amp; Theeuwes, 2017; Pessoa, 2015)"},"properties":{"noteIndex":0},"schema":"https://github.com/citation-style-language/schema/raw/master/csl-citation.json"}</w:instrText>
      </w:r>
      <w:r>
        <w:fldChar w:fldCharType="separate"/>
      </w:r>
      <w:r w:rsidRPr="00136E70">
        <w:rPr>
          <w:noProof/>
        </w:rPr>
        <w:t xml:space="preserve">(Botvinick &amp; Braver, </w:t>
      </w:r>
      <w:r w:rsidR="00CB7E8A">
        <w:rPr>
          <w:noProof/>
        </w:rPr>
        <w:t xml:space="preserve">2015; Chelazzi et al., 2013; </w:t>
      </w:r>
      <w:r w:rsidRPr="00136E70">
        <w:rPr>
          <w:noProof/>
        </w:rPr>
        <w:t>Failing &amp; Theeuwes, 2017; Pessoa, 2015)</w:t>
      </w:r>
      <w:r>
        <w:fldChar w:fldCharType="end"/>
      </w:r>
      <w:r w:rsidR="00CB7E8A">
        <w:t>. These findings provide</w:t>
      </w:r>
      <w:r>
        <w:t xml:space="preserve"> a clear mechanisms through which motivation can influence attention in the visual cortex</w:t>
      </w:r>
      <w:r w:rsidR="00CB7E8A">
        <w:t xml:space="preserve"> which is in line with the existing models </w:t>
      </w:r>
      <w:r w:rsidR="00CB7E8A">
        <w:fldChar w:fldCharType="begin" w:fldLock="1"/>
      </w:r>
      <w:r w:rsidR="00416E61">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et al., 2010)","plainTextFormattedCitation":"(Roelfsema et al., 2010)","previouslyFormattedCitation":"(Roelfsema et al., 2010)"},"properties":{"noteIndex":0},"schema":"https://github.com/citation-style-language/schema/raw/master/csl-citation.json"}</w:instrText>
      </w:r>
      <w:r w:rsidR="00CB7E8A">
        <w:fldChar w:fldCharType="separate"/>
      </w:r>
      <w:r w:rsidR="00CB7E8A" w:rsidRPr="00CB7E8A">
        <w:rPr>
          <w:noProof/>
        </w:rPr>
        <w:t>(Roelfsema et al., 2010)</w:t>
      </w:r>
      <w:r w:rsidR="00CB7E8A">
        <w:fldChar w:fldCharType="end"/>
      </w:r>
      <w:r>
        <w:t xml:space="preserve">. </w:t>
      </w:r>
      <w:commentRangeStart w:id="24"/>
      <w:r w:rsidR="00CB7E8A">
        <w:t>Finally, this study demonstrates the value of using the SSVEPs to investigate the simultaneous competition for attentional resources of stimuli of different values</w:t>
      </w:r>
      <w:commentRangeEnd w:id="24"/>
      <w:r w:rsidR="002C6B2A">
        <w:rPr>
          <w:rStyle w:val="CommentReference"/>
        </w:rPr>
        <w:commentReference w:id="24"/>
      </w:r>
      <w:r w:rsidR="00CB7E8A">
        <w:t xml:space="preserve">. This technique can be used to further test the existing theoretical models which relate attention and motivation. </w:t>
      </w:r>
      <w:r w:rsidR="00672825">
        <w:t xml:space="preserve">Crucially, this technique allows for measuring the processing of both targets and distractors, while dissociating between the effects of goal-driven attention and reward. </w:t>
      </w:r>
    </w:p>
    <w:p w14:paraId="443BB4F9" w14:textId="61967103" w:rsidR="002F7D7E" w:rsidRDefault="002F7D7E" w:rsidP="00E4130A">
      <w:pPr>
        <w:spacing w:line="480" w:lineRule="auto"/>
        <w:jc w:val="both"/>
      </w:pPr>
    </w:p>
    <w:p w14:paraId="637A659E" w14:textId="77777777" w:rsidR="002F7D7E" w:rsidRDefault="002F7D7E" w:rsidP="00E4130A">
      <w:pPr>
        <w:spacing w:line="480" w:lineRule="auto"/>
        <w:jc w:val="both"/>
      </w:pPr>
    </w:p>
    <w:p w14:paraId="6AAF7B46" w14:textId="36B40E6F" w:rsidR="00CD3D93" w:rsidRDefault="00B754E8" w:rsidP="00E4130A">
      <w:pPr>
        <w:spacing w:line="480" w:lineRule="auto"/>
        <w:jc w:val="both"/>
      </w:pPr>
      <w:r>
        <w:tab/>
      </w:r>
      <w:r w:rsidR="00CD3D93">
        <w:t xml:space="preserve"> </w:t>
      </w:r>
    </w:p>
    <w:p w14:paraId="1533D06F" w14:textId="5BD0A21C" w:rsidR="002F7D7E" w:rsidRDefault="00A902AD" w:rsidP="00E4130A">
      <w:pPr>
        <w:spacing w:line="480" w:lineRule="auto"/>
        <w:ind w:firstLine="720"/>
        <w:jc w:val="both"/>
      </w:pPr>
      <w:r>
        <w:t>Our result</w:t>
      </w:r>
      <w:r w:rsidR="00B754E8">
        <w:t xml:space="preserve"> suggest</w:t>
      </w:r>
      <w:r>
        <w:t>s</w:t>
      </w:r>
      <w:r w:rsidR="00B754E8">
        <w:t xml:space="preserve"> that the voluntary allocation of attention was flexibly adapted depending on the possibility of earning extra monetary rewards in the experiment. </w:t>
      </w:r>
    </w:p>
    <w:p w14:paraId="2FE0E759" w14:textId="77777777" w:rsidR="002F7D7E" w:rsidRDefault="002F7D7E" w:rsidP="00E4130A">
      <w:pPr>
        <w:spacing w:line="480" w:lineRule="auto"/>
        <w:ind w:firstLine="720"/>
        <w:jc w:val="both"/>
      </w:pPr>
    </w:p>
    <w:p w14:paraId="69039E93" w14:textId="6BEBE28C" w:rsidR="00E32915" w:rsidRDefault="00004924" w:rsidP="00E4130A">
      <w:pPr>
        <w:spacing w:line="480" w:lineRule="auto"/>
        <w:ind w:firstLine="720"/>
        <w:jc w:val="both"/>
      </w:pPr>
      <w:r>
        <w:t xml:space="preserve">This is the first electrophysiological study that has looked into the simultaneous deployment of attention to stimuli linked both to high and low reward probability. As such it provides a novel insight into the flexible dynamics of attentional deployment based on value of different stimuli. Attention is flexibly </w:t>
      </w:r>
      <w:commentRangeStart w:id="25"/>
      <w:r>
        <w:t xml:space="preserve">deployed in order to maximize the probability of obtaining a reward, but then goes back to the baseline levels once the possibility of earning rewards is gone. </w:t>
      </w:r>
      <w:commentRangeEnd w:id="25"/>
      <w:r w:rsidR="00BA5A51">
        <w:rPr>
          <w:rStyle w:val="CommentReference"/>
        </w:rPr>
        <w:commentReference w:id="25"/>
      </w:r>
    </w:p>
    <w:p w14:paraId="549CDF09" w14:textId="2274961E" w:rsidR="00336569" w:rsidRDefault="00336569" w:rsidP="0047115E">
      <w:pPr>
        <w:spacing w:line="480" w:lineRule="auto"/>
        <w:ind w:firstLine="720"/>
        <w:jc w:val="center"/>
      </w:pPr>
    </w:p>
    <w:p w14:paraId="2C7944EC" w14:textId="49B65C2F" w:rsidR="00B754E8" w:rsidRDefault="00B754E8" w:rsidP="00EE20A8">
      <w:pPr>
        <w:spacing w:line="480" w:lineRule="auto"/>
      </w:pPr>
    </w:p>
    <w:p w14:paraId="5F60CC6B" w14:textId="30DF7427" w:rsidR="008B3849" w:rsidRDefault="008B3849" w:rsidP="004B04C5">
      <w:pPr>
        <w:pStyle w:val="Heading1"/>
        <w:spacing w:before="0" w:after="240"/>
      </w:pPr>
      <w:r>
        <w:t>Appendix 1</w:t>
      </w:r>
    </w:p>
    <w:p w14:paraId="66A9CBAD" w14:textId="29688D5F"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158A2" w:rsidRPr="00B57645">
        <w:rPr>
          <w:i/>
        </w:rPr>
        <w:t>Table 1</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6158A2">
        <w:rPr>
          <w:i/>
        </w:rPr>
        <w:t xml:space="preserve">Interaction </w:t>
      </w:r>
      <w:r w:rsidR="006158A2" w:rsidRPr="006158A2">
        <w:rPr>
          <w:i/>
        </w:rPr>
        <w:t>model</w:t>
      </w:r>
      <w:r>
        <w:t xml:space="preserve"> </w:t>
      </w:r>
      <w:r w:rsidR="006158A2">
        <w:t xml:space="preserve">that was identical as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900F7E" w14:paraId="7751ED6D" w14:textId="77777777" w:rsidTr="00C11E13">
        <w:trPr>
          <w:trHeight w:val="634"/>
        </w:trPr>
        <w:tc>
          <w:tcPr>
            <w:tcW w:w="10206" w:type="dxa"/>
            <w:gridSpan w:val="4"/>
            <w:tcBorders>
              <w:bottom w:val="single" w:sz="4" w:space="0" w:color="auto"/>
            </w:tcBorders>
          </w:tcPr>
          <w:p w14:paraId="785D8030" w14:textId="24CD01F4" w:rsidR="00900F7E" w:rsidRDefault="000C1A99" w:rsidP="00C11E13">
            <w:pPr>
              <w:spacing w:line="360" w:lineRule="auto"/>
            </w:pPr>
            <w:r w:rsidRPr="000C1A99">
              <w:t xml:space="preserve">Supplementary </w:t>
            </w:r>
            <w:r w:rsidR="00900F7E">
              <w:t>Table 1</w:t>
            </w:r>
          </w:p>
          <w:p w14:paraId="360BA1FB" w14:textId="5DAC9C4C" w:rsidR="00900F7E" w:rsidRDefault="00900F7E" w:rsidP="00C11E13">
            <w:pPr>
              <w:spacing w:line="360" w:lineRule="auto"/>
              <w:rPr>
                <w:i/>
              </w:rPr>
            </w:pPr>
            <w:r>
              <w:rPr>
                <w:i/>
              </w:rPr>
              <w:t>Means and 95% HDIs of hit rates and reaction times across six phases of the experiment</w:t>
            </w:r>
          </w:p>
        </w:tc>
      </w:tr>
      <w:tr w:rsidR="00900F7E" w14:paraId="08F4E747" w14:textId="77777777" w:rsidTr="00C11E1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77777777"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900F7E" w14:paraId="44EB8942" w14:textId="77777777" w:rsidTr="00C11E13">
        <w:trPr>
          <w:trHeight w:val="417"/>
        </w:trPr>
        <w:tc>
          <w:tcPr>
            <w:tcW w:w="2235" w:type="dxa"/>
            <w:tcBorders>
              <w:top w:val="single" w:sz="4" w:space="0" w:color="auto"/>
            </w:tcBorders>
            <w:vAlign w:val="center"/>
          </w:tcPr>
          <w:p w14:paraId="36593DD9" w14:textId="77777777" w:rsidR="00900F7E" w:rsidRDefault="00900F7E" w:rsidP="00C11E13">
            <w:r w:rsidRPr="00DC56DA">
              <w:t>Baseline1</w:t>
            </w:r>
          </w:p>
        </w:tc>
        <w:tc>
          <w:tcPr>
            <w:tcW w:w="2382" w:type="dxa"/>
            <w:tcBorders>
              <w:top w:val="single" w:sz="4" w:space="0" w:color="auto"/>
            </w:tcBorders>
            <w:vAlign w:val="center"/>
          </w:tcPr>
          <w:p w14:paraId="18A68A5F" w14:textId="77777777" w:rsidR="00900F7E" w:rsidRPr="008E021D" w:rsidRDefault="00900F7E" w:rsidP="00C11E13">
            <w:r>
              <w:t>High</w:t>
            </w:r>
          </w:p>
        </w:tc>
        <w:tc>
          <w:tcPr>
            <w:tcW w:w="2388" w:type="dxa"/>
            <w:tcBorders>
              <w:top w:val="single" w:sz="4" w:space="0" w:color="auto"/>
            </w:tcBorders>
            <w:vAlign w:val="center"/>
          </w:tcPr>
          <w:p w14:paraId="48171E80" w14:textId="3506FB46" w:rsidR="00900F7E" w:rsidRDefault="00900F7E" w:rsidP="00C11E13">
            <w:r w:rsidRPr="00873792">
              <w:t>0.59 [0.28</w:t>
            </w:r>
            <w:r>
              <w:t>,</w:t>
            </w:r>
            <w:r w:rsidRPr="00873792">
              <w:t xml:space="preserve"> 0.76]</w:t>
            </w:r>
          </w:p>
        </w:tc>
        <w:tc>
          <w:tcPr>
            <w:tcW w:w="3201" w:type="dxa"/>
            <w:tcBorders>
              <w:top w:val="single" w:sz="4" w:space="0" w:color="auto"/>
            </w:tcBorders>
            <w:vAlign w:val="center"/>
          </w:tcPr>
          <w:p w14:paraId="39F9F2FC" w14:textId="55A1C7DF" w:rsidR="00900F7E" w:rsidRDefault="00900F7E" w:rsidP="00C11E13">
            <w:r w:rsidRPr="00DD6111">
              <w:t>548.8</w:t>
            </w:r>
            <w:r>
              <w:t>0</w:t>
            </w:r>
            <w:r w:rsidRPr="00DD6111">
              <w:t xml:space="preserve"> [471</w:t>
            </w:r>
            <w:r>
              <w:t>.00,</w:t>
            </w:r>
            <w:r w:rsidRPr="00DD6111">
              <w:t xml:space="preserve"> 613.76]</w:t>
            </w:r>
          </w:p>
        </w:tc>
      </w:tr>
      <w:tr w:rsidR="00900F7E" w14:paraId="5D1B8851" w14:textId="77777777" w:rsidTr="00C11E13">
        <w:trPr>
          <w:trHeight w:val="417"/>
        </w:trPr>
        <w:tc>
          <w:tcPr>
            <w:tcW w:w="2235" w:type="dxa"/>
            <w:vAlign w:val="center"/>
          </w:tcPr>
          <w:p w14:paraId="1AFD8F68" w14:textId="77777777" w:rsidR="00900F7E" w:rsidRDefault="00900F7E" w:rsidP="00C11E13">
            <w:r w:rsidRPr="00DC56DA">
              <w:t>Baseline1</w:t>
            </w:r>
          </w:p>
        </w:tc>
        <w:tc>
          <w:tcPr>
            <w:tcW w:w="2382" w:type="dxa"/>
            <w:vAlign w:val="center"/>
          </w:tcPr>
          <w:p w14:paraId="0C7347E0" w14:textId="77777777" w:rsidR="00900F7E" w:rsidRPr="008E021D" w:rsidRDefault="00900F7E" w:rsidP="00C11E13">
            <w:r>
              <w:t>Low</w:t>
            </w:r>
          </w:p>
        </w:tc>
        <w:tc>
          <w:tcPr>
            <w:tcW w:w="2388" w:type="dxa"/>
            <w:vAlign w:val="center"/>
          </w:tcPr>
          <w:p w14:paraId="3D990D9A" w14:textId="24CAF1BE" w:rsidR="00900F7E" w:rsidRDefault="00900F7E" w:rsidP="00C11E13">
            <w:r w:rsidRPr="00873792">
              <w:t>0.57 [0.25</w:t>
            </w:r>
            <w:r>
              <w:t>,</w:t>
            </w:r>
            <w:r w:rsidRPr="00873792">
              <w:t xml:space="preserve"> 0.85]</w:t>
            </w:r>
          </w:p>
        </w:tc>
        <w:tc>
          <w:tcPr>
            <w:tcW w:w="3201" w:type="dxa"/>
            <w:vAlign w:val="center"/>
          </w:tcPr>
          <w:p w14:paraId="33ABB3BF" w14:textId="0680A1AF" w:rsidR="00900F7E" w:rsidRDefault="00900F7E" w:rsidP="00C11E13">
            <w:r w:rsidRPr="00DD6111">
              <w:t>551.68 [458.26</w:t>
            </w:r>
            <w:r>
              <w:t>,</w:t>
            </w:r>
            <w:r w:rsidRPr="00DD6111">
              <w:t xml:space="preserve"> 629.69]</w:t>
            </w:r>
          </w:p>
        </w:tc>
      </w:tr>
      <w:tr w:rsidR="00900F7E" w14:paraId="2E8C7CAC" w14:textId="77777777" w:rsidTr="00C11E13">
        <w:trPr>
          <w:trHeight w:val="417"/>
        </w:trPr>
        <w:tc>
          <w:tcPr>
            <w:tcW w:w="2235" w:type="dxa"/>
            <w:vAlign w:val="center"/>
          </w:tcPr>
          <w:p w14:paraId="044974C7" w14:textId="77777777" w:rsidR="00900F7E" w:rsidRDefault="00900F7E" w:rsidP="00C11E13">
            <w:r w:rsidRPr="00DC56DA">
              <w:t>Baseline2</w:t>
            </w:r>
          </w:p>
        </w:tc>
        <w:tc>
          <w:tcPr>
            <w:tcW w:w="2382" w:type="dxa"/>
            <w:vAlign w:val="center"/>
          </w:tcPr>
          <w:p w14:paraId="1111B89C" w14:textId="77777777" w:rsidR="00900F7E" w:rsidRPr="008E021D" w:rsidRDefault="00900F7E" w:rsidP="00C11E13">
            <w:r>
              <w:t>High</w:t>
            </w:r>
          </w:p>
        </w:tc>
        <w:tc>
          <w:tcPr>
            <w:tcW w:w="2388" w:type="dxa"/>
            <w:vAlign w:val="center"/>
          </w:tcPr>
          <w:p w14:paraId="6FE3E2A1" w14:textId="5B5A56A0" w:rsidR="00900F7E" w:rsidRDefault="00900F7E" w:rsidP="00C11E13">
            <w:r w:rsidRPr="00873792">
              <w:t>0.62 [0.37</w:t>
            </w:r>
            <w:r>
              <w:t>,</w:t>
            </w:r>
            <w:r w:rsidRPr="00873792">
              <w:t xml:space="preserve"> 0.81]</w:t>
            </w:r>
          </w:p>
        </w:tc>
        <w:tc>
          <w:tcPr>
            <w:tcW w:w="3201" w:type="dxa"/>
            <w:vAlign w:val="center"/>
          </w:tcPr>
          <w:p w14:paraId="147A2FE7" w14:textId="3F86B5B2" w:rsidR="00900F7E" w:rsidRDefault="00900F7E" w:rsidP="00C11E13">
            <w:r w:rsidRPr="00DD6111">
              <w:t>546.07 [443.45</w:t>
            </w:r>
            <w:r>
              <w:t>,</w:t>
            </w:r>
            <w:r w:rsidRPr="00DD6111">
              <w:t xml:space="preserve"> 620.36]</w:t>
            </w:r>
          </w:p>
        </w:tc>
      </w:tr>
      <w:tr w:rsidR="00900F7E" w14:paraId="1221C033" w14:textId="77777777" w:rsidTr="00C11E13">
        <w:trPr>
          <w:trHeight w:val="417"/>
        </w:trPr>
        <w:tc>
          <w:tcPr>
            <w:tcW w:w="2235" w:type="dxa"/>
            <w:vAlign w:val="center"/>
          </w:tcPr>
          <w:p w14:paraId="5E979E76" w14:textId="77777777" w:rsidR="00900F7E" w:rsidRDefault="00900F7E" w:rsidP="00C11E13">
            <w:r w:rsidRPr="00DC56DA">
              <w:t>Baseline2</w:t>
            </w:r>
          </w:p>
        </w:tc>
        <w:tc>
          <w:tcPr>
            <w:tcW w:w="2382" w:type="dxa"/>
            <w:vAlign w:val="center"/>
          </w:tcPr>
          <w:p w14:paraId="79A6F5BF" w14:textId="77777777" w:rsidR="00900F7E" w:rsidRPr="00534F07" w:rsidRDefault="00900F7E" w:rsidP="00C11E13">
            <w:r>
              <w:t>Low</w:t>
            </w:r>
          </w:p>
        </w:tc>
        <w:tc>
          <w:tcPr>
            <w:tcW w:w="2388" w:type="dxa"/>
            <w:vAlign w:val="center"/>
          </w:tcPr>
          <w:p w14:paraId="152E9B46" w14:textId="635E92F9" w:rsidR="00900F7E" w:rsidRDefault="00900F7E" w:rsidP="00C11E13">
            <w:r w:rsidRPr="00873792">
              <w:t>0.61 [0.41</w:t>
            </w:r>
            <w:r>
              <w:t>,</w:t>
            </w:r>
            <w:r w:rsidRPr="00873792">
              <w:t xml:space="preserve"> 0.78]</w:t>
            </w:r>
          </w:p>
        </w:tc>
        <w:tc>
          <w:tcPr>
            <w:tcW w:w="3201" w:type="dxa"/>
            <w:vAlign w:val="center"/>
          </w:tcPr>
          <w:p w14:paraId="38077BB6" w14:textId="2AA38327" w:rsidR="00900F7E" w:rsidRDefault="00900F7E" w:rsidP="00C11E13">
            <w:r w:rsidRPr="00DD6111">
              <w:t>554.75 [479.48</w:t>
            </w:r>
            <w:r>
              <w:t>,</w:t>
            </w:r>
            <w:r w:rsidRPr="00DD6111">
              <w:t xml:space="preserve"> 650.73]</w:t>
            </w:r>
          </w:p>
        </w:tc>
      </w:tr>
      <w:tr w:rsidR="00900F7E" w14:paraId="2378FD41" w14:textId="77777777" w:rsidTr="00C11E13">
        <w:trPr>
          <w:trHeight w:val="417"/>
        </w:trPr>
        <w:tc>
          <w:tcPr>
            <w:tcW w:w="2235" w:type="dxa"/>
            <w:vAlign w:val="center"/>
          </w:tcPr>
          <w:p w14:paraId="33D71827" w14:textId="5A2F3D60" w:rsidR="00900F7E" w:rsidRDefault="00C153CF" w:rsidP="00C11E13">
            <w:r>
              <w:t>Training</w:t>
            </w:r>
            <w:r w:rsidR="00900F7E" w:rsidRPr="00DC56DA">
              <w:t>1</w:t>
            </w:r>
          </w:p>
        </w:tc>
        <w:tc>
          <w:tcPr>
            <w:tcW w:w="2382" w:type="dxa"/>
            <w:vAlign w:val="center"/>
          </w:tcPr>
          <w:p w14:paraId="5DC66FC6" w14:textId="77777777" w:rsidR="00900F7E" w:rsidRPr="00C21D51" w:rsidRDefault="00900F7E" w:rsidP="00C11E13">
            <w:r>
              <w:t>High</w:t>
            </w:r>
          </w:p>
        </w:tc>
        <w:tc>
          <w:tcPr>
            <w:tcW w:w="2388" w:type="dxa"/>
            <w:vAlign w:val="center"/>
          </w:tcPr>
          <w:p w14:paraId="20BAF671" w14:textId="548AE2CD" w:rsidR="00900F7E" w:rsidRDefault="00900F7E" w:rsidP="00C11E13">
            <w:r w:rsidRPr="00873792">
              <w:t>0.61 [0.33</w:t>
            </w:r>
            <w:r>
              <w:t>,</w:t>
            </w:r>
            <w:r w:rsidRPr="00873792">
              <w:t xml:space="preserve"> 0.8</w:t>
            </w:r>
            <w:r>
              <w:t>0</w:t>
            </w:r>
            <w:r w:rsidRPr="00873792">
              <w:t>]</w:t>
            </w:r>
          </w:p>
        </w:tc>
        <w:tc>
          <w:tcPr>
            <w:tcW w:w="3201" w:type="dxa"/>
            <w:vAlign w:val="center"/>
          </w:tcPr>
          <w:p w14:paraId="3F8D1C07" w14:textId="17EDB566" w:rsidR="00900F7E" w:rsidRDefault="00900F7E" w:rsidP="00C11E13">
            <w:r w:rsidRPr="00DD6111">
              <w:t>522.8</w:t>
            </w:r>
            <w:r>
              <w:t>0</w:t>
            </w:r>
            <w:r w:rsidRPr="00DD6111">
              <w:t xml:space="preserve"> [437.9</w:t>
            </w:r>
            <w:r>
              <w:t>0,</w:t>
            </w:r>
            <w:r w:rsidRPr="00DD6111">
              <w:t xml:space="preserve"> 604.61]</w:t>
            </w:r>
          </w:p>
        </w:tc>
      </w:tr>
      <w:tr w:rsidR="00900F7E" w14:paraId="2C2EA802" w14:textId="77777777" w:rsidTr="00C11E13">
        <w:trPr>
          <w:trHeight w:val="417"/>
        </w:trPr>
        <w:tc>
          <w:tcPr>
            <w:tcW w:w="2235" w:type="dxa"/>
            <w:vAlign w:val="center"/>
          </w:tcPr>
          <w:p w14:paraId="73986FBE" w14:textId="301DBA47" w:rsidR="00900F7E" w:rsidRDefault="00C153CF" w:rsidP="00C11E13">
            <w:r>
              <w:t>Training</w:t>
            </w:r>
            <w:r w:rsidR="00900F7E" w:rsidRPr="00DC56DA">
              <w:t>1</w:t>
            </w:r>
          </w:p>
        </w:tc>
        <w:tc>
          <w:tcPr>
            <w:tcW w:w="2382" w:type="dxa"/>
            <w:vAlign w:val="center"/>
          </w:tcPr>
          <w:p w14:paraId="3A03B0A7" w14:textId="77777777" w:rsidR="00900F7E" w:rsidRPr="00C21D51" w:rsidRDefault="00900F7E" w:rsidP="00C11E13">
            <w:r>
              <w:t>Low</w:t>
            </w:r>
          </w:p>
        </w:tc>
        <w:tc>
          <w:tcPr>
            <w:tcW w:w="2388" w:type="dxa"/>
            <w:vAlign w:val="center"/>
          </w:tcPr>
          <w:p w14:paraId="3A9CCE69" w14:textId="55EBE932" w:rsidR="00900F7E" w:rsidRDefault="00900F7E" w:rsidP="00C11E13">
            <w:r w:rsidRPr="00873792">
              <w:t>0.64 [0.47</w:t>
            </w:r>
            <w:r>
              <w:t>,</w:t>
            </w:r>
            <w:r w:rsidRPr="00873792">
              <w:t xml:space="preserve"> 0.86]</w:t>
            </w:r>
          </w:p>
        </w:tc>
        <w:tc>
          <w:tcPr>
            <w:tcW w:w="3201" w:type="dxa"/>
            <w:vAlign w:val="center"/>
          </w:tcPr>
          <w:p w14:paraId="2CA76085" w14:textId="7ECE3B5E" w:rsidR="00900F7E" w:rsidRDefault="00900F7E" w:rsidP="00C11E13">
            <w:r w:rsidRPr="00DD6111">
              <w:t>541.89 [457.58</w:t>
            </w:r>
            <w:r>
              <w:t>,</w:t>
            </w:r>
            <w:r w:rsidRPr="00DD6111">
              <w:t xml:space="preserve"> 593.47]</w:t>
            </w:r>
          </w:p>
        </w:tc>
      </w:tr>
      <w:tr w:rsidR="00900F7E" w14:paraId="6A6E7C39" w14:textId="77777777" w:rsidTr="00C11E13">
        <w:trPr>
          <w:trHeight w:val="417"/>
        </w:trPr>
        <w:tc>
          <w:tcPr>
            <w:tcW w:w="2235" w:type="dxa"/>
            <w:vAlign w:val="center"/>
          </w:tcPr>
          <w:p w14:paraId="14F01877" w14:textId="6A723EBC" w:rsidR="00900F7E" w:rsidRDefault="00C153CF" w:rsidP="00C11E13">
            <w:r>
              <w:t>Training</w:t>
            </w:r>
            <w:r w:rsidR="00900F7E" w:rsidRPr="00DC56DA">
              <w:t>2</w:t>
            </w:r>
          </w:p>
        </w:tc>
        <w:tc>
          <w:tcPr>
            <w:tcW w:w="2382" w:type="dxa"/>
            <w:vAlign w:val="center"/>
          </w:tcPr>
          <w:p w14:paraId="59E7487F" w14:textId="77777777" w:rsidR="00900F7E" w:rsidRDefault="00900F7E" w:rsidP="00C11E13">
            <w:r>
              <w:t>High</w:t>
            </w:r>
          </w:p>
        </w:tc>
        <w:tc>
          <w:tcPr>
            <w:tcW w:w="2388" w:type="dxa"/>
            <w:vAlign w:val="center"/>
          </w:tcPr>
          <w:p w14:paraId="18D523FB" w14:textId="3E8AC4B4" w:rsidR="00900F7E" w:rsidRDefault="00900F7E" w:rsidP="00C11E13">
            <w:r w:rsidRPr="00873792">
              <w:t>0.64 [0.31</w:t>
            </w:r>
            <w:r>
              <w:t>,</w:t>
            </w:r>
            <w:r w:rsidRPr="00873792">
              <w:t xml:space="preserve"> 0.76]</w:t>
            </w:r>
          </w:p>
        </w:tc>
        <w:tc>
          <w:tcPr>
            <w:tcW w:w="3201" w:type="dxa"/>
            <w:vAlign w:val="center"/>
          </w:tcPr>
          <w:p w14:paraId="43D2009E" w14:textId="6992F8D7" w:rsidR="00900F7E" w:rsidRPr="00C57028" w:rsidRDefault="00900F7E" w:rsidP="00C11E13">
            <w:r w:rsidRPr="00DD6111">
              <w:t>529.67 [462</w:t>
            </w:r>
            <w:r>
              <w:t>.00,</w:t>
            </w:r>
            <w:r w:rsidRPr="00DD6111">
              <w:t xml:space="preserve"> 598.58]</w:t>
            </w:r>
          </w:p>
        </w:tc>
      </w:tr>
      <w:tr w:rsidR="00900F7E" w14:paraId="66BD893A" w14:textId="77777777" w:rsidTr="00C11E13">
        <w:trPr>
          <w:trHeight w:val="417"/>
        </w:trPr>
        <w:tc>
          <w:tcPr>
            <w:tcW w:w="2235" w:type="dxa"/>
            <w:vAlign w:val="center"/>
          </w:tcPr>
          <w:p w14:paraId="2BA073D8" w14:textId="4063C936" w:rsidR="00900F7E" w:rsidRDefault="00C153CF" w:rsidP="00C11E13">
            <w:r>
              <w:t>Training</w:t>
            </w:r>
            <w:r w:rsidR="00900F7E" w:rsidRPr="00DC56DA">
              <w:t>2</w:t>
            </w:r>
          </w:p>
        </w:tc>
        <w:tc>
          <w:tcPr>
            <w:tcW w:w="2382" w:type="dxa"/>
            <w:vAlign w:val="center"/>
          </w:tcPr>
          <w:p w14:paraId="4588F6D7" w14:textId="77777777" w:rsidR="00900F7E" w:rsidRDefault="00900F7E" w:rsidP="00C11E13">
            <w:r>
              <w:t>Low</w:t>
            </w:r>
          </w:p>
        </w:tc>
        <w:tc>
          <w:tcPr>
            <w:tcW w:w="2388" w:type="dxa"/>
            <w:vAlign w:val="center"/>
          </w:tcPr>
          <w:p w14:paraId="327279FC" w14:textId="2D0B9153" w:rsidR="00900F7E" w:rsidRDefault="00900F7E" w:rsidP="00C11E13">
            <w:r w:rsidRPr="00873792">
              <w:t>0.63 [0.45</w:t>
            </w:r>
            <w:r>
              <w:t>,</w:t>
            </w:r>
            <w:r w:rsidRPr="00873792">
              <w:t xml:space="preserve"> 0.79]</w:t>
            </w:r>
          </w:p>
        </w:tc>
        <w:tc>
          <w:tcPr>
            <w:tcW w:w="3201" w:type="dxa"/>
            <w:vAlign w:val="center"/>
          </w:tcPr>
          <w:p w14:paraId="6CBE9741" w14:textId="2FFFD90C" w:rsidR="00900F7E" w:rsidRPr="00C57028" w:rsidRDefault="00900F7E" w:rsidP="00C11E13">
            <w:r w:rsidRPr="00DD6111">
              <w:t>536.08 [471</w:t>
            </w:r>
            <w:r>
              <w:t>.00,</w:t>
            </w:r>
            <w:r w:rsidRPr="00DD6111">
              <w:t xml:space="preserve"> 618.25]</w:t>
            </w:r>
          </w:p>
        </w:tc>
      </w:tr>
      <w:tr w:rsidR="00900F7E" w14:paraId="59B74544" w14:textId="77777777" w:rsidTr="00C11E13">
        <w:trPr>
          <w:trHeight w:val="417"/>
        </w:trPr>
        <w:tc>
          <w:tcPr>
            <w:tcW w:w="2235" w:type="dxa"/>
            <w:vAlign w:val="center"/>
          </w:tcPr>
          <w:p w14:paraId="10467693" w14:textId="3305FF5B" w:rsidR="00900F7E" w:rsidRDefault="00C153CF" w:rsidP="00C11E13">
            <w:r>
              <w:t>Test</w:t>
            </w:r>
            <w:r w:rsidR="00900F7E" w:rsidRPr="00DC56DA">
              <w:t>1</w:t>
            </w:r>
          </w:p>
        </w:tc>
        <w:tc>
          <w:tcPr>
            <w:tcW w:w="2382" w:type="dxa"/>
            <w:vAlign w:val="center"/>
          </w:tcPr>
          <w:p w14:paraId="7A3FAC95" w14:textId="77777777" w:rsidR="00900F7E" w:rsidRDefault="00900F7E" w:rsidP="00C11E13">
            <w:r>
              <w:t>High</w:t>
            </w:r>
          </w:p>
        </w:tc>
        <w:tc>
          <w:tcPr>
            <w:tcW w:w="2388" w:type="dxa"/>
            <w:vAlign w:val="center"/>
          </w:tcPr>
          <w:p w14:paraId="77CCBF65" w14:textId="19874EC2" w:rsidR="00900F7E" w:rsidRDefault="00900F7E" w:rsidP="00C11E13">
            <w:r w:rsidRPr="00873792">
              <w:t>0.62 [0.33</w:t>
            </w:r>
            <w:r>
              <w:t>,</w:t>
            </w:r>
            <w:r w:rsidRPr="00873792">
              <w:t xml:space="preserve"> 0.77]</w:t>
            </w:r>
          </w:p>
        </w:tc>
        <w:tc>
          <w:tcPr>
            <w:tcW w:w="3201" w:type="dxa"/>
            <w:vAlign w:val="center"/>
          </w:tcPr>
          <w:p w14:paraId="04D77BDB" w14:textId="323D31E7" w:rsidR="00900F7E" w:rsidRPr="00C57028" w:rsidRDefault="00900F7E" w:rsidP="00C11E13">
            <w:r w:rsidRPr="00DD6111">
              <w:t>529.58 [457.88</w:t>
            </w:r>
            <w:r>
              <w:t>,</w:t>
            </w:r>
            <w:r w:rsidRPr="00DD6111">
              <w:t xml:space="preserve"> 596.17]</w:t>
            </w:r>
          </w:p>
        </w:tc>
      </w:tr>
      <w:tr w:rsidR="00900F7E" w14:paraId="292BD9E5" w14:textId="77777777" w:rsidTr="00C11E13">
        <w:trPr>
          <w:trHeight w:val="417"/>
        </w:trPr>
        <w:tc>
          <w:tcPr>
            <w:tcW w:w="2235" w:type="dxa"/>
            <w:vAlign w:val="center"/>
          </w:tcPr>
          <w:p w14:paraId="66E93132" w14:textId="1FC43104" w:rsidR="00900F7E" w:rsidRDefault="00C153CF" w:rsidP="00C11E13">
            <w:r>
              <w:t>Test</w:t>
            </w:r>
            <w:r w:rsidR="00900F7E" w:rsidRPr="00DC56DA">
              <w:t>1</w:t>
            </w:r>
          </w:p>
        </w:tc>
        <w:tc>
          <w:tcPr>
            <w:tcW w:w="2382" w:type="dxa"/>
            <w:vAlign w:val="center"/>
          </w:tcPr>
          <w:p w14:paraId="1B112FCC" w14:textId="77777777" w:rsidR="00900F7E" w:rsidRDefault="00900F7E" w:rsidP="00C11E13">
            <w:r>
              <w:t>Low</w:t>
            </w:r>
          </w:p>
        </w:tc>
        <w:tc>
          <w:tcPr>
            <w:tcW w:w="2388" w:type="dxa"/>
            <w:vAlign w:val="center"/>
          </w:tcPr>
          <w:p w14:paraId="7D635669" w14:textId="3334F75B" w:rsidR="00900F7E" w:rsidRDefault="00900F7E" w:rsidP="00C11E13">
            <w:r w:rsidRPr="00873792">
              <w:t>0.61 [0.43</w:t>
            </w:r>
            <w:r>
              <w:t>,</w:t>
            </w:r>
            <w:r w:rsidRPr="00873792">
              <w:t xml:space="preserve"> 0.85]</w:t>
            </w:r>
          </w:p>
        </w:tc>
        <w:tc>
          <w:tcPr>
            <w:tcW w:w="3201" w:type="dxa"/>
            <w:vAlign w:val="center"/>
          </w:tcPr>
          <w:p w14:paraId="66F6E7EA" w14:textId="425F5C2D" w:rsidR="00900F7E" w:rsidRPr="00C57028" w:rsidRDefault="00900F7E" w:rsidP="00C11E13">
            <w:r w:rsidRPr="00DD6111">
              <w:t>535.2</w:t>
            </w:r>
            <w:r>
              <w:t>0</w:t>
            </w:r>
            <w:r w:rsidRPr="00DD6111">
              <w:t xml:space="preserve"> [444.89</w:t>
            </w:r>
            <w:r>
              <w:t>,</w:t>
            </w:r>
            <w:r w:rsidRPr="00DD6111">
              <w:t xml:space="preserve"> 629.69]</w:t>
            </w:r>
          </w:p>
        </w:tc>
      </w:tr>
      <w:tr w:rsidR="00900F7E" w14:paraId="640C67D9" w14:textId="77777777" w:rsidTr="00C11E13">
        <w:trPr>
          <w:trHeight w:val="417"/>
        </w:trPr>
        <w:tc>
          <w:tcPr>
            <w:tcW w:w="2235" w:type="dxa"/>
            <w:vAlign w:val="center"/>
          </w:tcPr>
          <w:p w14:paraId="1252F086" w14:textId="404DF397" w:rsidR="00900F7E" w:rsidRDefault="00C153CF" w:rsidP="00C11E13">
            <w:r>
              <w:t>Test</w:t>
            </w:r>
            <w:r w:rsidR="00900F7E" w:rsidRPr="00DC56DA">
              <w:t>2</w:t>
            </w:r>
          </w:p>
        </w:tc>
        <w:tc>
          <w:tcPr>
            <w:tcW w:w="2382" w:type="dxa"/>
            <w:vAlign w:val="center"/>
          </w:tcPr>
          <w:p w14:paraId="12E1FF5A" w14:textId="77777777" w:rsidR="00900F7E" w:rsidRDefault="00900F7E" w:rsidP="00C11E13">
            <w:r>
              <w:t>High</w:t>
            </w:r>
          </w:p>
        </w:tc>
        <w:tc>
          <w:tcPr>
            <w:tcW w:w="2388" w:type="dxa"/>
            <w:vAlign w:val="center"/>
          </w:tcPr>
          <w:p w14:paraId="030DDBCB" w14:textId="46FFA949" w:rsidR="00900F7E" w:rsidRDefault="00900F7E" w:rsidP="00C11E13">
            <w:r w:rsidRPr="00873792">
              <w:t>0.62 [0.28</w:t>
            </w:r>
            <w:r>
              <w:t>,</w:t>
            </w:r>
            <w:r w:rsidRPr="00873792">
              <w:t xml:space="preserve"> 0.78]</w:t>
            </w:r>
          </w:p>
        </w:tc>
        <w:tc>
          <w:tcPr>
            <w:tcW w:w="3201" w:type="dxa"/>
            <w:vAlign w:val="center"/>
          </w:tcPr>
          <w:p w14:paraId="45B5A1C9" w14:textId="00D12711" w:rsidR="00900F7E" w:rsidRPr="00C57028" w:rsidRDefault="00900F7E" w:rsidP="00C11E13">
            <w:r w:rsidRPr="00DD6111">
              <w:t>526.88 [456</w:t>
            </w:r>
            <w:r>
              <w:t xml:space="preserve">.00, </w:t>
            </w:r>
            <w:r w:rsidRPr="00DD6111">
              <w:t>639.89]</w:t>
            </w:r>
          </w:p>
        </w:tc>
      </w:tr>
      <w:tr w:rsidR="00900F7E" w14:paraId="2B2A0875" w14:textId="77777777" w:rsidTr="00C11E13">
        <w:trPr>
          <w:trHeight w:val="417"/>
        </w:trPr>
        <w:tc>
          <w:tcPr>
            <w:tcW w:w="2235" w:type="dxa"/>
            <w:tcBorders>
              <w:bottom w:val="single" w:sz="4" w:space="0" w:color="auto"/>
            </w:tcBorders>
            <w:vAlign w:val="center"/>
          </w:tcPr>
          <w:p w14:paraId="4AF8D9C8" w14:textId="11ECB966" w:rsidR="00900F7E" w:rsidRDefault="00C153CF" w:rsidP="00C11E13">
            <w:r>
              <w:t>Test</w:t>
            </w:r>
            <w:r w:rsidR="00900F7E" w:rsidRPr="00DC56DA">
              <w:t>2</w:t>
            </w:r>
          </w:p>
        </w:tc>
        <w:tc>
          <w:tcPr>
            <w:tcW w:w="2382" w:type="dxa"/>
            <w:tcBorders>
              <w:bottom w:val="single" w:sz="4" w:space="0" w:color="auto"/>
            </w:tcBorders>
            <w:vAlign w:val="center"/>
          </w:tcPr>
          <w:p w14:paraId="47C7A15A" w14:textId="77777777" w:rsidR="00900F7E" w:rsidRDefault="00900F7E" w:rsidP="00C11E13">
            <w:r>
              <w:t>Low</w:t>
            </w:r>
          </w:p>
        </w:tc>
        <w:tc>
          <w:tcPr>
            <w:tcW w:w="2388" w:type="dxa"/>
            <w:tcBorders>
              <w:bottom w:val="single" w:sz="4" w:space="0" w:color="auto"/>
            </w:tcBorders>
            <w:vAlign w:val="center"/>
          </w:tcPr>
          <w:p w14:paraId="5085CF6A" w14:textId="5ED5B526" w:rsidR="00900F7E" w:rsidRDefault="00900F7E" w:rsidP="00C11E13">
            <w:r w:rsidRPr="00873792">
              <w:t>0.62 [0.35</w:t>
            </w:r>
            <w:r>
              <w:t>,</w:t>
            </w:r>
            <w:r w:rsidRPr="00873792">
              <w:t xml:space="preserve"> 0.78]</w:t>
            </w:r>
          </w:p>
        </w:tc>
        <w:tc>
          <w:tcPr>
            <w:tcW w:w="3201" w:type="dxa"/>
            <w:tcBorders>
              <w:bottom w:val="single" w:sz="4" w:space="0" w:color="auto"/>
            </w:tcBorders>
            <w:vAlign w:val="center"/>
          </w:tcPr>
          <w:p w14:paraId="3872E78E" w14:textId="70987D0A" w:rsidR="00900F7E" w:rsidRPr="00C57028" w:rsidRDefault="00900F7E" w:rsidP="00C11E13">
            <w:r w:rsidRPr="00DD6111">
              <w:t>541.75 [450.11</w:t>
            </w:r>
            <w:r>
              <w:t>,</w:t>
            </w:r>
            <w:r w:rsidRPr="00DD6111">
              <w:t xml:space="preserve"> 633.28]</w:t>
            </w:r>
          </w:p>
        </w:tc>
      </w:tr>
    </w:tbl>
    <w:p w14:paraId="50F8ABF3" w14:textId="625DEE81" w:rsidR="00FA0C17" w:rsidRPr="006158A2" w:rsidRDefault="00E14A1B" w:rsidP="008B3849">
      <w:pPr>
        <w:spacing w:line="480" w:lineRule="auto"/>
        <w:ind w:firstLine="284"/>
        <w:jc w:val="both"/>
      </w:pPr>
      <w:r w:rsidRPr="008B3849">
        <w:rPr>
          <w:noProof/>
        </w:rPr>
        <w:lastRenderedPageBreak/>
        <mc:AlternateContent>
          <mc:Choice Requires="wpg">
            <w:drawing>
              <wp:anchor distT="0" distB="0" distL="114300" distR="114300" simplePos="0" relativeHeight="251675648" behindDoc="0" locked="0" layoutInCell="1" allowOverlap="1" wp14:anchorId="296702B0" wp14:editId="583C2DB7">
                <wp:simplePos x="0" y="0"/>
                <wp:positionH relativeFrom="margin">
                  <wp:posOffset>-614680</wp:posOffset>
                </wp:positionH>
                <wp:positionV relativeFrom="paragraph">
                  <wp:posOffset>405765</wp:posOffset>
                </wp:positionV>
                <wp:extent cx="7203440" cy="1800000"/>
                <wp:effectExtent l="19050" t="19050" r="16510" b="10160"/>
                <wp:wrapSquare wrapText="bothSides"/>
                <wp:docPr id="15" name="Group 16"/>
                <wp:cNvGraphicFramePr/>
                <a:graphic xmlns:a="http://schemas.openxmlformats.org/drawingml/2006/main">
                  <a:graphicData uri="http://schemas.microsoft.com/office/word/2010/wordprocessingGroup">
                    <wpg:wgp>
                      <wpg:cNvGrpSpPr/>
                      <wpg:grpSpPr>
                        <a:xfrm>
                          <a:off x="0" y="0"/>
                          <a:ext cx="7203440" cy="1800000"/>
                          <a:chOff x="0" y="0"/>
                          <a:chExt cx="8896930" cy="2210400"/>
                        </a:xfrm>
                      </wpg:grpSpPr>
                      <wpg:grpSp>
                        <wpg:cNvPr id="16" name="Group 16"/>
                        <wpg:cNvGrpSpPr/>
                        <wpg:grpSpPr>
                          <a:xfrm>
                            <a:off x="4447952" y="0"/>
                            <a:ext cx="4448978" cy="2210400"/>
                            <a:chOff x="4447952" y="0"/>
                            <a:chExt cx="4448978" cy="2210400"/>
                          </a:xfrm>
                        </wpg:grpSpPr>
                        <pic:pic xmlns:pic="http://schemas.openxmlformats.org/drawingml/2006/picture">
                          <pic:nvPicPr>
                            <pic:cNvPr id="17" name="Picture 1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4447952" y="0"/>
                              <a:ext cx="4448978" cy="2210400"/>
                            </a:xfrm>
                            <a:prstGeom prst="rect">
                              <a:avLst/>
                            </a:prstGeom>
                            <a:ln>
                              <a:solidFill>
                                <a:schemeClr val="bg1"/>
                              </a:solidFill>
                            </a:ln>
                          </pic:spPr>
                        </pic:pic>
                        <wps:wsp>
                          <wps:cNvPr id="18" name="Rectangle 18"/>
                          <wps:cNvSpPr/>
                          <wps:spPr>
                            <a:xfrm>
                              <a:off x="4468026" y="1946911"/>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0" y="509"/>
                            <a:ext cx="4447953" cy="2209891"/>
                            <a:chOff x="0" y="509"/>
                            <a:chExt cx="4447953" cy="2209891"/>
                          </a:xfrm>
                        </wpg:grpSpPr>
                        <pic:pic xmlns:pic="http://schemas.openxmlformats.org/drawingml/2006/picture">
                          <pic:nvPicPr>
                            <pic:cNvPr id="20" name="Picture 2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509"/>
                              <a:ext cx="4447953" cy="2209891"/>
                            </a:xfrm>
                            <a:prstGeom prst="rect">
                              <a:avLst/>
                            </a:prstGeom>
                            <a:ln>
                              <a:solidFill>
                                <a:schemeClr val="bg1"/>
                              </a:solidFill>
                            </a:ln>
                          </pic:spPr>
                        </pic:pic>
                        <wps:wsp>
                          <wps:cNvPr id="21" name="Rectangle 21"/>
                          <wps:cNvSpPr/>
                          <wps:spPr>
                            <a:xfrm>
                              <a:off x="6349" y="1956400"/>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91B3A96" id="Group 16" o:spid="_x0000_s1026" style="position:absolute;margin-left:-48.4pt;margin-top:31.95pt;width:567.2pt;height:141.75pt;z-index:251675648;mso-position-horizontal-relative:margin;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">
                <v:group id="_x0000_s1027"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7" o:spid="_x0000_s1028"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" stroked="t" strokecolor="white [3212]">
                    <v:imagedata r:id="rId31" o:title=""/>
                    <v:path arrowok="t"/>
                  </v:shape>
                  <v:rect id="Rectangle 18" o:spid="_x0000_s1029" style="position:absolute;left:44680;top:19469;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v:group>
                <v:group id="Group 19" o:spid="_x0000_s1030" style="position:absolute;top:5;width:44479;height:22099" coordorigin=",5" coordsize="44479,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20" o:spid="_x0000_s1031" type="#_x0000_t75" style="position:absolute;top:5;width:44479;height:2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" stroked="t" strokecolor="white [3212]">
                    <v:imagedata r:id="rId32" o:title=""/>
                    <v:path arrowok="t"/>
                  </v:shape>
                  <v:rect id="Rectangle 21" o:spid="_x0000_s1032" style="position:absolute;left:63;top:19564;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v:group>
                <w10:wrap type="square" anchorx="margin"/>
              </v:group>
            </w:pict>
          </mc:Fallback>
        </mc:AlternateContent>
      </w:r>
    </w:p>
    <w:p w14:paraId="358FAC71" w14:textId="443A1A91" w:rsidR="00F26D00" w:rsidRDefault="000C1A99" w:rsidP="00F26D00">
      <w:pPr>
        <w:spacing w:line="480" w:lineRule="auto"/>
        <w:jc w:val="both"/>
        <w:rPr>
          <w:sz w:val="20"/>
        </w:rPr>
      </w:pPr>
      <w:r w:rsidRPr="000C1A99">
        <w:rPr>
          <w:b/>
          <w:sz w:val="20"/>
        </w:rPr>
        <w:t xml:space="preserve">Supplementary </w:t>
      </w:r>
      <w:r>
        <w:rPr>
          <w:b/>
          <w:sz w:val="20"/>
        </w:rPr>
        <w:t>F</w:t>
      </w:r>
      <w:r w:rsidR="00F26D00">
        <w:rPr>
          <w:b/>
          <w:sz w:val="20"/>
        </w:rPr>
        <w:t>igure 1</w:t>
      </w:r>
      <w:r w:rsidR="00F26D00" w:rsidRPr="00FF793F">
        <w:rPr>
          <w:b/>
          <w:sz w:val="20"/>
        </w:rPr>
        <w:t xml:space="preserve">. </w:t>
      </w:r>
      <w:r w:rsidR="00F26D00">
        <w:rPr>
          <w:sz w:val="20"/>
        </w:rPr>
        <w:t>Distributions and means of raw hit rates and reaction times per condition.</w:t>
      </w:r>
    </w:p>
    <w:p w14:paraId="7452B809" w14:textId="0E83345D" w:rsidR="006158A2" w:rsidRDefault="006158A2" w:rsidP="00C94B53">
      <w:pPr>
        <w:spacing w:line="480" w:lineRule="auto"/>
        <w:ind w:firstLine="284"/>
        <w:jc w:val="both"/>
      </w:pPr>
      <w:r w:rsidRPr="006158A2">
        <w:t xml:space="preserve">The posterior </w:t>
      </w:r>
      <w:r>
        <w:t>distribution</w:t>
      </w:r>
      <w:r w:rsidR="000C1A99">
        <w:t>s</w:t>
      </w:r>
      <w:r>
        <w:t xml:space="preserve"> for hit rates </w:t>
      </w:r>
      <w:r w:rsidR="00C94B53">
        <w:t>(</w:t>
      </w:r>
      <w:r w:rsidR="000C1A99" w:rsidRPr="00B57645">
        <w:rPr>
          <w:i/>
        </w:rPr>
        <w:t xml:space="preserve">Supplementary </w:t>
      </w:r>
      <w:r w:rsidR="00C94B53" w:rsidRPr="00B57645">
        <w:rPr>
          <w:i/>
        </w:rPr>
        <w:t>Figure 2</w:t>
      </w:r>
      <w:r w:rsidR="00C94B53">
        <w:t xml:space="preserve"> and </w:t>
      </w:r>
      <w:r w:rsidR="000C1A99" w:rsidRPr="00B57645">
        <w:rPr>
          <w:i/>
        </w:rPr>
        <w:t xml:space="preserve">Supplementary </w:t>
      </w:r>
      <w:r w:rsidR="00C94B53" w:rsidRPr="00B57645">
        <w:rPr>
          <w:i/>
        </w:rPr>
        <w:t>Table 2</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C94B53">
        <w:t xml:space="preserve">0.02; 95% HDI [-0.01, 0.05]; ER = 7.77) </w:t>
      </w:r>
      <w:r>
        <w:t xml:space="preserve">and low </w:t>
      </w:r>
      <w:r w:rsidR="00C94B53">
        <w:t>(</w:t>
      </w:r>
      <w:r w:rsidR="00C94B53">
        <w:rPr>
          <w:i/>
        </w:rPr>
        <w:t xml:space="preserve">M = </w:t>
      </w:r>
      <w:r w:rsidR="00C94B53">
        <w:t xml:space="preserve">0.04; 95% HDI [0.01, 0.08]; ER = 141.86) </w:t>
      </w:r>
      <w:r>
        <w:t xml:space="preserve">reward probability conditions. </w:t>
      </w:r>
      <w:r w:rsidR="00C94B53">
        <w:t xml:space="preserve">When comparing the second part of baseline to the first part of </w:t>
      </w:r>
      <w:r w:rsidR="00C153CF">
        <w:t>training</w:t>
      </w:r>
      <w:r w:rsidR="000C1A99">
        <w:t>,</w:t>
      </w:r>
      <w:r w:rsidR="00C94B53">
        <w:t xml:space="preserve"> there was no difference in the high reward probability condition (</w:t>
      </w:r>
      <w:r w:rsidR="00C94B53">
        <w:rPr>
          <w:i/>
        </w:rPr>
        <w:t xml:space="preserve">M = </w:t>
      </w:r>
      <w:r w:rsidR="00C94B53">
        <w:t xml:space="preserve">0.01; 95% HDI [-0.03, 0.04]; ER = 1.82). However, in the low probability condition, hit rates were higher in the first part of </w:t>
      </w:r>
      <w:r w:rsidR="00C153CF">
        <w:t>training</w:t>
      </w:r>
      <w:r w:rsidR="00C94B53">
        <w:t xml:space="preserve"> (</w:t>
      </w:r>
      <w:r w:rsidR="00C94B53">
        <w:rPr>
          <w:i/>
        </w:rPr>
        <w:t xml:space="preserve">M = </w:t>
      </w:r>
      <w:r w:rsidR="00C94B53">
        <w:t>0.03; 95% HDI [-0.01, 0.06]; ER = 9.31).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training effects on the </w:t>
      </w:r>
      <w:r w:rsidR="0047115E">
        <w:t>hit rate</w:t>
      </w:r>
      <w:r w:rsidR="008C49F8">
        <w:t xml:space="preserve"> data.</w:t>
      </w:r>
    </w:p>
    <w:p w14:paraId="3D90DF22" w14:textId="78CACB13"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t>2.74; 95% HDI [-8.78, 13.</w:t>
      </w:r>
      <w:r w:rsidR="00AA68C9">
        <w:t>75</w:t>
      </w:r>
      <w:r w:rsidR="009940B0">
        <w:t>]; ER = 2.17)</w:t>
      </w:r>
      <w:r>
        <w:t xml:space="preserve"> nor low (</w:t>
      </w:r>
      <w:r>
        <w:rPr>
          <w:i/>
        </w:rPr>
        <w:t xml:space="preserve">M = </w:t>
      </w:r>
      <w:r>
        <w:t>3.08; 95% HDI [-8.53, 14.</w:t>
      </w:r>
      <w:r w:rsidR="00AA68C9">
        <w:t>75</w:t>
      </w:r>
      <w:r>
        <w:t>]; ER =</w:t>
      </w:r>
      <w:r w:rsidR="00AA68C9">
        <w:t xml:space="preserve"> </w:t>
      </w:r>
      <w:r>
        <w:t xml:space="preserve">2.37) reward probability condition. The comparison between the second part of baseline and the first part of </w:t>
      </w:r>
      <w:r w:rsidR="00C153CF">
        <w:t>training</w:t>
      </w:r>
      <w:r>
        <w:t xml:space="preserve"> revealed a </w:t>
      </w:r>
      <w:r w:rsidR="00FA0C17">
        <w:t xml:space="preserve">very </w:t>
      </w:r>
      <w:r>
        <w:t xml:space="preserve">reliable improvement in both high </w:t>
      </w:r>
      <w:r w:rsidR="008E2D11">
        <w:t>(</w:t>
      </w:r>
      <w:r w:rsidR="008E2D11">
        <w:rPr>
          <w:i/>
        </w:rPr>
        <w:t xml:space="preserve">M = </w:t>
      </w:r>
      <w:r w:rsidR="00AA68C9">
        <w:t>23.34</w:t>
      </w:r>
      <w:r w:rsidR="008E2D11">
        <w:t>; 95% HDI [</w:t>
      </w:r>
      <w:r w:rsidR="00AA68C9">
        <w:t>12.06</w:t>
      </w:r>
      <w:r w:rsidR="008E2D11">
        <w:t xml:space="preserve">, </w:t>
      </w:r>
      <w:r w:rsidR="00AA68C9">
        <w:t>35.22</w:t>
      </w:r>
      <w:r w:rsidR="008E2D11">
        <w:t xml:space="preserve">]; </w:t>
      </w:r>
      <w:r w:rsidR="008E2D11">
        <w:lastRenderedPageBreak/>
        <w:t>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AA68C9">
        <w:t>1.09</w:t>
      </w:r>
      <w:r w:rsidR="008E2D11">
        <w:t xml:space="preserve">, </w:t>
      </w:r>
      <w:r w:rsidR="00AA68C9">
        <w:t>25.28</w:t>
      </w:r>
      <w:r w:rsidR="008E2D11">
        <w:t>]; ER =</w:t>
      </w:r>
      <w:r w:rsidR="00AA68C9">
        <w:t xml:space="preserve"> 54.55</w:t>
      </w:r>
      <w:r w:rsidR="008E2D11">
        <w:t xml:space="preserve">) </w:t>
      </w:r>
      <w:r>
        <w:t xml:space="preserve">reward probability conditions. </w:t>
      </w:r>
      <w:r w:rsidR="008E2D11">
        <w:t>These results clearly point to the absence of training effects in reaction time data.</w:t>
      </w:r>
    </w:p>
    <w:p w14:paraId="309ECF1A" w14:textId="4CE4E3C8" w:rsidR="009940B0" w:rsidRDefault="009940B0" w:rsidP="00C94B53">
      <w:pPr>
        <w:spacing w:line="480" w:lineRule="auto"/>
        <w:ind w:firstLine="284"/>
        <w:jc w:val="both"/>
      </w:pPr>
      <w:r>
        <w:t xml:space="preserve">Taken together, these results indicate that our effects were not driven by the improved performance over the course of the task. Although there is some evidence that hit rates were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FA0C17" w14:paraId="4AFCB2DA" w14:textId="77777777" w:rsidTr="00C11E13">
        <w:trPr>
          <w:trHeight w:val="634"/>
        </w:trPr>
        <w:tc>
          <w:tcPr>
            <w:tcW w:w="10206" w:type="dxa"/>
            <w:gridSpan w:val="4"/>
            <w:tcBorders>
              <w:bottom w:val="single" w:sz="4" w:space="0" w:color="auto"/>
            </w:tcBorders>
          </w:tcPr>
          <w:p w14:paraId="3AB517B2" w14:textId="4BD5CFE9" w:rsidR="00FA0C17" w:rsidRDefault="0011021B" w:rsidP="00C11E13">
            <w:pPr>
              <w:spacing w:line="360" w:lineRule="auto"/>
            </w:pPr>
            <w:r w:rsidRPr="000C1A99">
              <w:t xml:space="preserve">Supplementary </w:t>
            </w:r>
            <w:r w:rsidR="00FA0C17">
              <w:t>Table 2</w:t>
            </w:r>
          </w:p>
          <w:p w14:paraId="505AEB2B" w14:textId="2EC04DD9" w:rsidR="00FA0C17" w:rsidRDefault="0011021B" w:rsidP="00C11E13">
            <w:pPr>
              <w:spacing w:line="360" w:lineRule="auto"/>
              <w:rPr>
                <w:i/>
              </w:rPr>
            </w:pPr>
            <w:r>
              <w:rPr>
                <w:i/>
              </w:rPr>
              <w:t>Means and 95% HDIs of hit rates and reaction times across six phases of the experiment</w:t>
            </w:r>
          </w:p>
        </w:tc>
      </w:tr>
      <w:tr w:rsidR="00900F7E" w14:paraId="5565B1C4" w14:textId="77777777" w:rsidTr="00C11E13">
        <w:trPr>
          <w:trHeight w:val="634"/>
        </w:trPr>
        <w:tc>
          <w:tcPr>
            <w:tcW w:w="2235" w:type="dxa"/>
            <w:tcBorders>
              <w:top w:val="single" w:sz="4" w:space="0" w:color="auto"/>
              <w:bottom w:val="single" w:sz="4" w:space="0" w:color="auto"/>
            </w:tcBorders>
            <w:vAlign w:val="center"/>
          </w:tcPr>
          <w:p w14:paraId="5B66340E" w14:textId="3D27B407" w:rsidR="00900F7E" w:rsidRDefault="00900F7E" w:rsidP="00C11E13">
            <w:r>
              <w:t>Reward phase</w:t>
            </w:r>
          </w:p>
        </w:tc>
        <w:tc>
          <w:tcPr>
            <w:tcW w:w="2382" w:type="dxa"/>
            <w:tcBorders>
              <w:top w:val="single" w:sz="4" w:space="0" w:color="auto"/>
              <w:bottom w:val="single" w:sz="4" w:space="0" w:color="auto"/>
            </w:tcBorders>
            <w:vAlign w:val="center"/>
          </w:tcPr>
          <w:p w14:paraId="7AE7D546" w14:textId="114F7B3D"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2AEDD69E" w14:textId="5303474D"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014F2C5E" w14:textId="23EB70E9" w:rsidR="00900F7E" w:rsidRPr="00297068" w:rsidRDefault="00900F7E" w:rsidP="00C11E13">
            <w:r>
              <w:t>Reaction times (milliseconds)</w:t>
            </w:r>
          </w:p>
        </w:tc>
      </w:tr>
      <w:tr w:rsidR="001B2F73" w14:paraId="23361706" w14:textId="77777777" w:rsidTr="00C11E13">
        <w:trPr>
          <w:trHeight w:val="417"/>
        </w:trPr>
        <w:tc>
          <w:tcPr>
            <w:tcW w:w="2235" w:type="dxa"/>
            <w:tcBorders>
              <w:top w:val="single" w:sz="4" w:space="0" w:color="auto"/>
            </w:tcBorders>
            <w:vAlign w:val="center"/>
          </w:tcPr>
          <w:p w14:paraId="39619F12" w14:textId="11F315C5" w:rsidR="001B2F73" w:rsidRDefault="001B2F73" w:rsidP="00C11E13">
            <w:r w:rsidRPr="00DC56DA">
              <w:t>Baseline</w:t>
            </w:r>
            <w:r>
              <w:t xml:space="preserve"> </w:t>
            </w:r>
            <w:r w:rsidRPr="00DC56DA">
              <w:t>1</w:t>
            </w:r>
          </w:p>
        </w:tc>
        <w:tc>
          <w:tcPr>
            <w:tcW w:w="2382" w:type="dxa"/>
            <w:tcBorders>
              <w:top w:val="single" w:sz="4" w:space="0" w:color="auto"/>
            </w:tcBorders>
            <w:vAlign w:val="center"/>
          </w:tcPr>
          <w:p w14:paraId="712045EF" w14:textId="6374EBCB" w:rsidR="001B2F73" w:rsidRPr="008E021D" w:rsidRDefault="001B2F73" w:rsidP="00C11E13">
            <w:r>
              <w:t>High</w:t>
            </w:r>
          </w:p>
        </w:tc>
        <w:tc>
          <w:tcPr>
            <w:tcW w:w="2388" w:type="dxa"/>
            <w:tcBorders>
              <w:top w:val="single" w:sz="4" w:space="0" w:color="auto"/>
            </w:tcBorders>
            <w:vAlign w:val="center"/>
          </w:tcPr>
          <w:p w14:paraId="7E27DE34" w14:textId="0C19AC8E" w:rsidR="001B2F73" w:rsidRDefault="001B2F73" w:rsidP="00C11E13">
            <w:r w:rsidRPr="006C2A11">
              <w:t>0.59 [0.56</w:t>
            </w:r>
            <w:r>
              <w:t>,</w:t>
            </w:r>
            <w:r w:rsidRPr="006C2A11">
              <w:t xml:space="preserve"> 0.63]</w:t>
            </w:r>
          </w:p>
        </w:tc>
        <w:tc>
          <w:tcPr>
            <w:tcW w:w="3201" w:type="dxa"/>
            <w:tcBorders>
              <w:top w:val="single" w:sz="4" w:space="0" w:color="auto"/>
            </w:tcBorders>
            <w:vAlign w:val="center"/>
          </w:tcPr>
          <w:p w14:paraId="5A845ECF" w14:textId="119CA87D" w:rsidR="001B2F73" w:rsidRDefault="001B2F73" w:rsidP="00C11E13">
            <w:r w:rsidRPr="00881056">
              <w:t>548.95 [535.99</w:t>
            </w:r>
            <w:r>
              <w:t>,</w:t>
            </w:r>
            <w:r w:rsidRPr="00881056">
              <w:t xml:space="preserve"> 561.51]</w:t>
            </w:r>
          </w:p>
        </w:tc>
      </w:tr>
      <w:tr w:rsidR="001B2F73" w14:paraId="67031AB2" w14:textId="77777777" w:rsidTr="00C11E13">
        <w:trPr>
          <w:trHeight w:val="417"/>
        </w:trPr>
        <w:tc>
          <w:tcPr>
            <w:tcW w:w="2235" w:type="dxa"/>
            <w:vAlign w:val="center"/>
          </w:tcPr>
          <w:p w14:paraId="6D1E0344" w14:textId="795D29A3" w:rsidR="001B2F73" w:rsidRDefault="001B2F73" w:rsidP="00C11E13">
            <w:r w:rsidRPr="00DC56DA">
              <w:t>Baseline</w:t>
            </w:r>
            <w:r>
              <w:t xml:space="preserve"> </w:t>
            </w:r>
            <w:r w:rsidRPr="00DC56DA">
              <w:t>1</w:t>
            </w:r>
          </w:p>
        </w:tc>
        <w:tc>
          <w:tcPr>
            <w:tcW w:w="2382" w:type="dxa"/>
            <w:vAlign w:val="center"/>
          </w:tcPr>
          <w:p w14:paraId="3370297C" w14:textId="27C8CD99" w:rsidR="001B2F73" w:rsidRPr="008E021D" w:rsidRDefault="001B2F73" w:rsidP="00C11E13">
            <w:r>
              <w:t>Low</w:t>
            </w:r>
          </w:p>
        </w:tc>
        <w:tc>
          <w:tcPr>
            <w:tcW w:w="2388" w:type="dxa"/>
            <w:vAlign w:val="center"/>
          </w:tcPr>
          <w:p w14:paraId="70F45588" w14:textId="7C6DE3A8" w:rsidR="001B2F73" w:rsidRDefault="001B2F73" w:rsidP="00C11E13">
            <w:r w:rsidRPr="006C2A11">
              <w:t>0.62 [0.58</w:t>
            </w:r>
            <w:r>
              <w:t>,</w:t>
            </w:r>
            <w:r w:rsidRPr="006C2A11">
              <w:t xml:space="preserve"> 0.65]</w:t>
            </w:r>
          </w:p>
        </w:tc>
        <w:tc>
          <w:tcPr>
            <w:tcW w:w="3201" w:type="dxa"/>
            <w:vAlign w:val="center"/>
          </w:tcPr>
          <w:p w14:paraId="68823A4A" w14:textId="085FB47E" w:rsidR="001B2F73" w:rsidRDefault="001B2F73" w:rsidP="00C11E13">
            <w:r w:rsidRPr="00881056">
              <w:t>546.2</w:t>
            </w:r>
            <w:r>
              <w:t>0</w:t>
            </w:r>
            <w:r w:rsidRPr="00881056">
              <w:t xml:space="preserve"> [531.5</w:t>
            </w:r>
            <w:r>
              <w:t>0,</w:t>
            </w:r>
            <w:r w:rsidRPr="00881056">
              <w:t xml:space="preserve"> 560</w:t>
            </w:r>
            <w:r>
              <w:t>.00</w:t>
            </w:r>
            <w:r w:rsidRPr="00881056">
              <w:t>]</w:t>
            </w:r>
          </w:p>
        </w:tc>
      </w:tr>
      <w:tr w:rsidR="001B2F73" w14:paraId="32004219" w14:textId="77777777" w:rsidTr="00C11E13">
        <w:trPr>
          <w:trHeight w:val="417"/>
        </w:trPr>
        <w:tc>
          <w:tcPr>
            <w:tcW w:w="2235" w:type="dxa"/>
            <w:vAlign w:val="center"/>
          </w:tcPr>
          <w:p w14:paraId="7D241B7E" w14:textId="3ABAAEDF" w:rsidR="001B2F73" w:rsidRDefault="001B2F73" w:rsidP="00C11E13">
            <w:r w:rsidRPr="00DC56DA">
              <w:t>Baseline</w:t>
            </w:r>
            <w:r>
              <w:t xml:space="preserve"> </w:t>
            </w:r>
            <w:r w:rsidRPr="00DC56DA">
              <w:t>2</w:t>
            </w:r>
          </w:p>
        </w:tc>
        <w:tc>
          <w:tcPr>
            <w:tcW w:w="2382" w:type="dxa"/>
            <w:vAlign w:val="center"/>
          </w:tcPr>
          <w:p w14:paraId="6D3FA223" w14:textId="359421D0" w:rsidR="001B2F73" w:rsidRPr="008E021D" w:rsidRDefault="001B2F73" w:rsidP="00C11E13">
            <w:r>
              <w:t>High</w:t>
            </w:r>
          </w:p>
        </w:tc>
        <w:tc>
          <w:tcPr>
            <w:tcW w:w="2388" w:type="dxa"/>
            <w:vAlign w:val="center"/>
          </w:tcPr>
          <w:p w14:paraId="3D3C122D" w14:textId="6DF36B6A" w:rsidR="001B2F73" w:rsidRDefault="001B2F73" w:rsidP="00C11E13">
            <w:r w:rsidRPr="006C2A11">
              <w:t>0.57 [0.53</w:t>
            </w:r>
            <w:r>
              <w:t>,</w:t>
            </w:r>
            <w:r w:rsidRPr="006C2A11">
              <w:t xml:space="preserve"> 0.61]</w:t>
            </w:r>
          </w:p>
        </w:tc>
        <w:tc>
          <w:tcPr>
            <w:tcW w:w="3201" w:type="dxa"/>
            <w:vAlign w:val="center"/>
          </w:tcPr>
          <w:p w14:paraId="44920CC2" w14:textId="7DD0D869" w:rsidR="001B2F73" w:rsidRDefault="001B2F73" w:rsidP="00C11E13">
            <w:r w:rsidRPr="00881056">
              <w:t>551.83 [537.82</w:t>
            </w:r>
            <w:r>
              <w:t>,</w:t>
            </w:r>
            <w:r w:rsidRPr="00881056">
              <w:t xml:space="preserve"> 566.18]</w:t>
            </w:r>
          </w:p>
        </w:tc>
      </w:tr>
      <w:tr w:rsidR="001B2F73" w14:paraId="1BA0B2C3" w14:textId="77777777" w:rsidTr="00C11E13">
        <w:trPr>
          <w:trHeight w:val="417"/>
        </w:trPr>
        <w:tc>
          <w:tcPr>
            <w:tcW w:w="2235" w:type="dxa"/>
            <w:vAlign w:val="center"/>
          </w:tcPr>
          <w:p w14:paraId="4EF487D5" w14:textId="10A44C93" w:rsidR="001B2F73" w:rsidRDefault="001B2F73" w:rsidP="00C11E13">
            <w:r w:rsidRPr="00DC56DA">
              <w:t>Baseline</w:t>
            </w:r>
            <w:r>
              <w:t xml:space="preserve"> </w:t>
            </w:r>
            <w:r w:rsidRPr="00DC56DA">
              <w:t>2</w:t>
            </w:r>
          </w:p>
        </w:tc>
        <w:tc>
          <w:tcPr>
            <w:tcW w:w="2382" w:type="dxa"/>
            <w:vAlign w:val="center"/>
          </w:tcPr>
          <w:p w14:paraId="160BCC8D" w14:textId="0E04AC4B" w:rsidR="001B2F73" w:rsidRPr="00534F07" w:rsidRDefault="001B2F73" w:rsidP="00C11E13">
            <w:r>
              <w:t>Low</w:t>
            </w:r>
          </w:p>
        </w:tc>
        <w:tc>
          <w:tcPr>
            <w:tcW w:w="2388" w:type="dxa"/>
            <w:vAlign w:val="center"/>
          </w:tcPr>
          <w:p w14:paraId="5DB2EC5A" w14:textId="63A6B8FC" w:rsidR="001B2F73" w:rsidRDefault="001B2F73" w:rsidP="00C11E13">
            <w:r w:rsidRPr="006C2A11">
              <w:t>0.61 [0.57</w:t>
            </w:r>
            <w:r>
              <w:t>,</w:t>
            </w:r>
            <w:r w:rsidRPr="006C2A11">
              <w:t xml:space="preserve"> 0.65]</w:t>
            </w:r>
          </w:p>
        </w:tc>
        <w:tc>
          <w:tcPr>
            <w:tcW w:w="3201" w:type="dxa"/>
            <w:vAlign w:val="center"/>
          </w:tcPr>
          <w:p w14:paraId="34221C33" w14:textId="10349674" w:rsidR="001B2F73" w:rsidRDefault="001B2F73" w:rsidP="00C11E13">
            <w:r w:rsidRPr="00881056">
              <w:t>554.91 [539.42</w:t>
            </w:r>
            <w:r>
              <w:t>,</w:t>
            </w:r>
            <w:r w:rsidRPr="00881056">
              <w:t xml:space="preserve"> 571.04]</w:t>
            </w:r>
          </w:p>
        </w:tc>
      </w:tr>
      <w:tr w:rsidR="001B2F73" w14:paraId="331E6571" w14:textId="77777777" w:rsidTr="00C11E13">
        <w:trPr>
          <w:trHeight w:val="417"/>
        </w:trPr>
        <w:tc>
          <w:tcPr>
            <w:tcW w:w="2235" w:type="dxa"/>
            <w:vAlign w:val="center"/>
          </w:tcPr>
          <w:p w14:paraId="7EF69B55" w14:textId="0D133FB8" w:rsidR="001B2F73" w:rsidRDefault="00C153CF" w:rsidP="00C11E13">
            <w:r>
              <w:t>Training</w:t>
            </w:r>
            <w:r w:rsidR="001B2F73">
              <w:t xml:space="preserve"> </w:t>
            </w:r>
            <w:r w:rsidR="001B2F73" w:rsidRPr="00DC56DA">
              <w:t>1</w:t>
            </w:r>
          </w:p>
        </w:tc>
        <w:tc>
          <w:tcPr>
            <w:tcW w:w="2382" w:type="dxa"/>
            <w:vAlign w:val="center"/>
          </w:tcPr>
          <w:p w14:paraId="55B20A6F" w14:textId="4AB714A5" w:rsidR="001B2F73" w:rsidRPr="00C21D51" w:rsidRDefault="001B2F73" w:rsidP="00C11E13">
            <w:r>
              <w:t>High</w:t>
            </w:r>
          </w:p>
        </w:tc>
        <w:tc>
          <w:tcPr>
            <w:tcW w:w="2388" w:type="dxa"/>
            <w:vAlign w:val="center"/>
          </w:tcPr>
          <w:p w14:paraId="2A471639" w14:textId="39C62E61" w:rsidR="001B2F73" w:rsidRDefault="001B2F73" w:rsidP="00C11E13">
            <w:r w:rsidRPr="006C2A11">
              <w:t>0.61 [0.57</w:t>
            </w:r>
            <w:r>
              <w:t>,</w:t>
            </w:r>
            <w:r w:rsidRPr="006C2A11">
              <w:t xml:space="preserve"> 0.64]</w:t>
            </w:r>
          </w:p>
        </w:tc>
        <w:tc>
          <w:tcPr>
            <w:tcW w:w="3201" w:type="dxa"/>
            <w:vAlign w:val="center"/>
          </w:tcPr>
          <w:p w14:paraId="042C50A4" w14:textId="0A3E4C3C" w:rsidR="001B2F73" w:rsidRDefault="001B2F73" w:rsidP="00C11E13">
            <w:r w:rsidRPr="00881056">
              <w:t>522.87 [509.89</w:t>
            </w:r>
            <w:r>
              <w:t>,</w:t>
            </w:r>
            <w:r w:rsidRPr="00881056">
              <w:t xml:space="preserve"> 535.59]</w:t>
            </w:r>
          </w:p>
        </w:tc>
      </w:tr>
      <w:tr w:rsidR="001B2F73" w14:paraId="7E970313" w14:textId="77777777" w:rsidTr="00C11E13">
        <w:trPr>
          <w:trHeight w:val="417"/>
        </w:trPr>
        <w:tc>
          <w:tcPr>
            <w:tcW w:w="2235" w:type="dxa"/>
            <w:vAlign w:val="center"/>
          </w:tcPr>
          <w:p w14:paraId="30266CEE" w14:textId="6C3FB1A9" w:rsidR="001B2F73" w:rsidRDefault="00C153CF" w:rsidP="00C11E13">
            <w:r>
              <w:t>Training</w:t>
            </w:r>
            <w:r w:rsidR="001B2F73">
              <w:t xml:space="preserve"> </w:t>
            </w:r>
            <w:r w:rsidR="001B2F73" w:rsidRPr="00DC56DA">
              <w:t>1</w:t>
            </w:r>
          </w:p>
        </w:tc>
        <w:tc>
          <w:tcPr>
            <w:tcW w:w="2382" w:type="dxa"/>
            <w:vAlign w:val="center"/>
          </w:tcPr>
          <w:p w14:paraId="4D2DA7DF" w14:textId="4A3D0FCE" w:rsidR="001B2F73" w:rsidRPr="00C21D51" w:rsidRDefault="001B2F73" w:rsidP="00C11E13">
            <w:r>
              <w:t>Low</w:t>
            </w:r>
          </w:p>
        </w:tc>
        <w:tc>
          <w:tcPr>
            <w:tcW w:w="2388" w:type="dxa"/>
            <w:vAlign w:val="center"/>
          </w:tcPr>
          <w:p w14:paraId="6B8E05CD" w14:textId="27641908" w:rsidR="001B2F73" w:rsidRDefault="001B2F73" w:rsidP="00C11E13">
            <w:r w:rsidRPr="006C2A11">
              <w:t>0.64 [0.6</w:t>
            </w:r>
            <w:r>
              <w:t>0,</w:t>
            </w:r>
            <w:r w:rsidRPr="006C2A11">
              <w:t xml:space="preserve"> 0.67]</w:t>
            </w:r>
          </w:p>
        </w:tc>
        <w:tc>
          <w:tcPr>
            <w:tcW w:w="3201" w:type="dxa"/>
            <w:vAlign w:val="center"/>
          </w:tcPr>
          <w:p w14:paraId="428189FA" w14:textId="20B67102" w:rsidR="001B2F73" w:rsidRDefault="001B2F73" w:rsidP="00C11E13">
            <w:r w:rsidRPr="00881056">
              <w:t>529.79 [516.87</w:t>
            </w:r>
            <w:r>
              <w:t>,</w:t>
            </w:r>
            <w:r w:rsidRPr="00881056">
              <w:t xml:space="preserve"> 542.59]</w:t>
            </w:r>
          </w:p>
        </w:tc>
      </w:tr>
      <w:tr w:rsidR="001B2F73" w14:paraId="0BFB665F" w14:textId="77777777" w:rsidTr="00C11E13">
        <w:trPr>
          <w:trHeight w:val="417"/>
        </w:trPr>
        <w:tc>
          <w:tcPr>
            <w:tcW w:w="2235" w:type="dxa"/>
            <w:vAlign w:val="center"/>
          </w:tcPr>
          <w:p w14:paraId="025DE625" w14:textId="36E66F3C" w:rsidR="001B2F73" w:rsidRDefault="00C153CF" w:rsidP="00C11E13">
            <w:r>
              <w:t>Training</w:t>
            </w:r>
            <w:r w:rsidR="001B2F73">
              <w:t xml:space="preserve"> </w:t>
            </w:r>
            <w:r w:rsidR="001B2F73" w:rsidRPr="00DC56DA">
              <w:t>2</w:t>
            </w:r>
          </w:p>
        </w:tc>
        <w:tc>
          <w:tcPr>
            <w:tcW w:w="2382" w:type="dxa"/>
            <w:vAlign w:val="center"/>
          </w:tcPr>
          <w:p w14:paraId="6752BED4" w14:textId="049631F5" w:rsidR="001B2F73" w:rsidRDefault="001B2F73" w:rsidP="00C11E13">
            <w:r>
              <w:t>High</w:t>
            </w:r>
          </w:p>
        </w:tc>
        <w:tc>
          <w:tcPr>
            <w:tcW w:w="2388" w:type="dxa"/>
            <w:vAlign w:val="center"/>
          </w:tcPr>
          <w:p w14:paraId="6C6FBD5B" w14:textId="6C3D36AD" w:rsidR="001B2F73" w:rsidRDefault="001B2F73" w:rsidP="00C11E13">
            <w:r w:rsidRPr="006C2A11">
              <w:t>0.64 [0.6</w:t>
            </w:r>
            <w:r>
              <w:t>0,</w:t>
            </w:r>
            <w:r w:rsidRPr="006C2A11">
              <w:t xml:space="preserve"> 0.68]</w:t>
            </w:r>
          </w:p>
        </w:tc>
        <w:tc>
          <w:tcPr>
            <w:tcW w:w="3201" w:type="dxa"/>
            <w:vAlign w:val="center"/>
          </w:tcPr>
          <w:p w14:paraId="15C043F2" w14:textId="0DA9A5FE" w:rsidR="001B2F73" w:rsidRPr="00C57028" w:rsidRDefault="001B2F73" w:rsidP="00C11E13">
            <w:r w:rsidRPr="00881056">
              <w:t>542.05 [528.28</w:t>
            </w:r>
            <w:r>
              <w:t>,</w:t>
            </w:r>
            <w:r w:rsidRPr="00881056">
              <w:t xml:space="preserve"> 556.21]</w:t>
            </w:r>
          </w:p>
        </w:tc>
      </w:tr>
      <w:tr w:rsidR="001B2F73" w14:paraId="2E6099A5" w14:textId="77777777" w:rsidTr="00C11E13">
        <w:trPr>
          <w:trHeight w:val="417"/>
        </w:trPr>
        <w:tc>
          <w:tcPr>
            <w:tcW w:w="2235" w:type="dxa"/>
            <w:vAlign w:val="center"/>
          </w:tcPr>
          <w:p w14:paraId="4692FA9E" w14:textId="3AF5AB5D" w:rsidR="001B2F73" w:rsidRDefault="00C153CF" w:rsidP="00C11E13">
            <w:r>
              <w:t>Training</w:t>
            </w:r>
            <w:r w:rsidR="001B2F73">
              <w:t xml:space="preserve"> </w:t>
            </w:r>
            <w:r w:rsidR="001B2F73" w:rsidRPr="00DC56DA">
              <w:t>2</w:t>
            </w:r>
          </w:p>
        </w:tc>
        <w:tc>
          <w:tcPr>
            <w:tcW w:w="2382" w:type="dxa"/>
            <w:vAlign w:val="center"/>
          </w:tcPr>
          <w:p w14:paraId="0FA54A68" w14:textId="5CAEBDF1" w:rsidR="001B2F73" w:rsidRDefault="001B2F73" w:rsidP="00C11E13">
            <w:r>
              <w:t>Low</w:t>
            </w:r>
          </w:p>
        </w:tc>
        <w:tc>
          <w:tcPr>
            <w:tcW w:w="2388" w:type="dxa"/>
            <w:vAlign w:val="center"/>
          </w:tcPr>
          <w:p w14:paraId="53242470" w14:textId="11DD8190" w:rsidR="001B2F73" w:rsidRDefault="001B2F73" w:rsidP="00C11E13">
            <w:r w:rsidRPr="006C2A11">
              <w:t>0.63 [0.59</w:t>
            </w:r>
            <w:r>
              <w:t>,</w:t>
            </w:r>
            <w:r w:rsidRPr="006C2A11">
              <w:t xml:space="preserve"> 0.67]</w:t>
            </w:r>
          </w:p>
        </w:tc>
        <w:tc>
          <w:tcPr>
            <w:tcW w:w="3201" w:type="dxa"/>
            <w:vAlign w:val="center"/>
          </w:tcPr>
          <w:p w14:paraId="2C96C06B" w14:textId="44B6C502" w:rsidR="001B2F73" w:rsidRPr="00C57028" w:rsidRDefault="001B2F73" w:rsidP="00C11E13">
            <w:r w:rsidRPr="00881056">
              <w:t>536.26 [521.92</w:t>
            </w:r>
            <w:r>
              <w:t>,</w:t>
            </w:r>
            <w:r w:rsidRPr="00881056">
              <w:t xml:space="preserve"> 549.75]</w:t>
            </w:r>
          </w:p>
        </w:tc>
      </w:tr>
      <w:tr w:rsidR="001B2F73" w14:paraId="59B17FB0" w14:textId="77777777" w:rsidTr="00C11E13">
        <w:trPr>
          <w:trHeight w:val="417"/>
        </w:trPr>
        <w:tc>
          <w:tcPr>
            <w:tcW w:w="2235" w:type="dxa"/>
            <w:vAlign w:val="center"/>
          </w:tcPr>
          <w:p w14:paraId="4AF32170" w14:textId="7C50C71D" w:rsidR="001B2F73" w:rsidRDefault="00C153CF" w:rsidP="00C11E13">
            <w:r>
              <w:t>Test</w:t>
            </w:r>
            <w:r w:rsidR="001B2F73">
              <w:t xml:space="preserve"> </w:t>
            </w:r>
            <w:r w:rsidR="001B2F73" w:rsidRPr="00DC56DA">
              <w:t>1</w:t>
            </w:r>
          </w:p>
        </w:tc>
        <w:tc>
          <w:tcPr>
            <w:tcW w:w="2382" w:type="dxa"/>
            <w:vAlign w:val="center"/>
          </w:tcPr>
          <w:p w14:paraId="6C569F00" w14:textId="0B1424F3" w:rsidR="001B2F73" w:rsidRDefault="001B2F73" w:rsidP="00C11E13">
            <w:r>
              <w:t>High</w:t>
            </w:r>
          </w:p>
        </w:tc>
        <w:tc>
          <w:tcPr>
            <w:tcW w:w="2388" w:type="dxa"/>
            <w:vAlign w:val="center"/>
          </w:tcPr>
          <w:p w14:paraId="521EB09F" w14:textId="0F722FAB" w:rsidR="001B2F73" w:rsidRDefault="001B2F73" w:rsidP="00C11E13">
            <w:r w:rsidRPr="006C2A11">
              <w:t>0.62 [0.58</w:t>
            </w:r>
            <w:r>
              <w:t>,</w:t>
            </w:r>
            <w:r w:rsidRPr="006C2A11">
              <w:t xml:space="preserve"> 0.65]</w:t>
            </w:r>
          </w:p>
        </w:tc>
        <w:tc>
          <w:tcPr>
            <w:tcW w:w="3201" w:type="dxa"/>
            <w:vAlign w:val="center"/>
          </w:tcPr>
          <w:p w14:paraId="7E6A93B5" w14:textId="1CB68E5F" w:rsidR="001B2F73" w:rsidRPr="00C57028" w:rsidRDefault="001B2F73" w:rsidP="00C11E13">
            <w:r w:rsidRPr="00881056">
              <w:t>529.68 [515.8</w:t>
            </w:r>
            <w:r>
              <w:t>0,</w:t>
            </w:r>
            <w:r w:rsidRPr="00881056">
              <w:t xml:space="preserve"> 543.76]</w:t>
            </w:r>
          </w:p>
        </w:tc>
      </w:tr>
      <w:tr w:rsidR="001B2F73" w14:paraId="53DA26A2" w14:textId="77777777" w:rsidTr="00C11E13">
        <w:trPr>
          <w:trHeight w:val="417"/>
        </w:trPr>
        <w:tc>
          <w:tcPr>
            <w:tcW w:w="2235" w:type="dxa"/>
            <w:vAlign w:val="center"/>
          </w:tcPr>
          <w:p w14:paraId="097C6360" w14:textId="3C55EA8A" w:rsidR="001B2F73" w:rsidRDefault="00C153CF" w:rsidP="00C11E13">
            <w:r>
              <w:t>Test</w:t>
            </w:r>
            <w:r w:rsidR="001B2F73">
              <w:t xml:space="preserve"> </w:t>
            </w:r>
            <w:r w:rsidR="001B2F73" w:rsidRPr="00DC56DA">
              <w:t>1</w:t>
            </w:r>
          </w:p>
        </w:tc>
        <w:tc>
          <w:tcPr>
            <w:tcW w:w="2382" w:type="dxa"/>
            <w:vAlign w:val="center"/>
          </w:tcPr>
          <w:p w14:paraId="03FD0497" w14:textId="36656BBF" w:rsidR="001B2F73" w:rsidRDefault="001B2F73" w:rsidP="00C11E13">
            <w:r>
              <w:t>Low</w:t>
            </w:r>
          </w:p>
        </w:tc>
        <w:tc>
          <w:tcPr>
            <w:tcW w:w="2388" w:type="dxa"/>
            <w:vAlign w:val="center"/>
          </w:tcPr>
          <w:p w14:paraId="1CA5B680" w14:textId="3BBE8C4C" w:rsidR="001B2F73" w:rsidRDefault="001B2F73" w:rsidP="00C11E13">
            <w:r w:rsidRPr="006C2A11">
              <w:t>0.62 [0.58</w:t>
            </w:r>
            <w:r>
              <w:t>,</w:t>
            </w:r>
            <w:r w:rsidRPr="006C2A11">
              <w:t xml:space="preserve"> 0.66]</w:t>
            </w:r>
          </w:p>
        </w:tc>
        <w:tc>
          <w:tcPr>
            <w:tcW w:w="3201" w:type="dxa"/>
            <w:vAlign w:val="center"/>
          </w:tcPr>
          <w:p w14:paraId="1C571555" w14:textId="55A902FA" w:rsidR="001B2F73" w:rsidRPr="00C57028" w:rsidRDefault="001B2F73" w:rsidP="00C11E13">
            <w:r w:rsidRPr="00881056">
              <w:t>526.96 [512.84</w:t>
            </w:r>
            <w:r>
              <w:t>,</w:t>
            </w:r>
            <w:r w:rsidRPr="00881056">
              <w:t xml:space="preserve"> 540.61]</w:t>
            </w:r>
          </w:p>
        </w:tc>
      </w:tr>
      <w:tr w:rsidR="001B2F73" w14:paraId="498F7D92" w14:textId="77777777" w:rsidTr="00C11E13">
        <w:trPr>
          <w:trHeight w:val="417"/>
        </w:trPr>
        <w:tc>
          <w:tcPr>
            <w:tcW w:w="2235" w:type="dxa"/>
            <w:vAlign w:val="center"/>
          </w:tcPr>
          <w:p w14:paraId="7308FD00" w14:textId="553BF4A2" w:rsidR="001B2F73" w:rsidRDefault="00C153CF" w:rsidP="00C11E13">
            <w:r>
              <w:t>Test</w:t>
            </w:r>
            <w:r w:rsidR="001B2F73">
              <w:t xml:space="preserve"> </w:t>
            </w:r>
            <w:r w:rsidR="001B2F73" w:rsidRPr="00DC56DA">
              <w:t>2</w:t>
            </w:r>
          </w:p>
        </w:tc>
        <w:tc>
          <w:tcPr>
            <w:tcW w:w="2382" w:type="dxa"/>
            <w:vAlign w:val="center"/>
          </w:tcPr>
          <w:p w14:paraId="3ADED546" w14:textId="0CED2D09" w:rsidR="001B2F73" w:rsidRDefault="001B2F73" w:rsidP="00C11E13">
            <w:r>
              <w:t>High</w:t>
            </w:r>
          </w:p>
        </w:tc>
        <w:tc>
          <w:tcPr>
            <w:tcW w:w="2388" w:type="dxa"/>
            <w:vAlign w:val="center"/>
          </w:tcPr>
          <w:p w14:paraId="11A8A40B" w14:textId="16775819" w:rsidR="001B2F73" w:rsidRDefault="001B2F73" w:rsidP="00C11E13">
            <w:r w:rsidRPr="006C2A11">
              <w:t>0.61 [0.56</w:t>
            </w:r>
            <w:r>
              <w:t>,</w:t>
            </w:r>
            <w:r w:rsidRPr="006C2A11">
              <w:t xml:space="preserve"> 0.65]</w:t>
            </w:r>
          </w:p>
        </w:tc>
        <w:tc>
          <w:tcPr>
            <w:tcW w:w="3201" w:type="dxa"/>
            <w:vAlign w:val="center"/>
          </w:tcPr>
          <w:p w14:paraId="0DA9E3A9" w14:textId="4C414DBB" w:rsidR="001B2F73" w:rsidRPr="00C57028" w:rsidRDefault="001B2F73" w:rsidP="00C11E13">
            <w:r w:rsidRPr="00881056">
              <w:t>535.39 [518.62</w:t>
            </w:r>
            <w:r>
              <w:t>,</w:t>
            </w:r>
            <w:r w:rsidRPr="00881056">
              <w:t xml:space="preserve"> 552.17]</w:t>
            </w:r>
          </w:p>
        </w:tc>
      </w:tr>
      <w:tr w:rsidR="001B2F73" w14:paraId="629C34D4" w14:textId="77777777" w:rsidTr="00C11E13">
        <w:trPr>
          <w:trHeight w:val="417"/>
        </w:trPr>
        <w:tc>
          <w:tcPr>
            <w:tcW w:w="2235" w:type="dxa"/>
            <w:tcBorders>
              <w:bottom w:val="single" w:sz="4" w:space="0" w:color="auto"/>
            </w:tcBorders>
            <w:vAlign w:val="center"/>
          </w:tcPr>
          <w:p w14:paraId="20D12634" w14:textId="39354276" w:rsidR="001B2F73" w:rsidRDefault="00C153CF" w:rsidP="00C11E13">
            <w:r>
              <w:t>Test</w:t>
            </w:r>
            <w:r w:rsidR="001B2F73">
              <w:t xml:space="preserve"> </w:t>
            </w:r>
            <w:r w:rsidR="001B2F73" w:rsidRPr="00DC56DA">
              <w:t>2</w:t>
            </w:r>
          </w:p>
        </w:tc>
        <w:tc>
          <w:tcPr>
            <w:tcW w:w="2382" w:type="dxa"/>
            <w:tcBorders>
              <w:bottom w:val="single" w:sz="4" w:space="0" w:color="auto"/>
            </w:tcBorders>
            <w:vAlign w:val="center"/>
          </w:tcPr>
          <w:p w14:paraId="12B35C67" w14:textId="5BF27A3A" w:rsidR="001B2F73" w:rsidRDefault="001B2F73" w:rsidP="00C11E13">
            <w:r>
              <w:t>Low</w:t>
            </w:r>
          </w:p>
        </w:tc>
        <w:tc>
          <w:tcPr>
            <w:tcW w:w="2388" w:type="dxa"/>
            <w:tcBorders>
              <w:bottom w:val="single" w:sz="4" w:space="0" w:color="auto"/>
            </w:tcBorders>
            <w:vAlign w:val="center"/>
          </w:tcPr>
          <w:p w14:paraId="05ECA826" w14:textId="42D8563D" w:rsidR="001B2F73" w:rsidRDefault="001B2F73" w:rsidP="00C11E13">
            <w:r w:rsidRPr="006C2A11">
              <w:t>0.62 [0.58</w:t>
            </w:r>
            <w:r>
              <w:t>,</w:t>
            </w:r>
            <w:r w:rsidRPr="006C2A11">
              <w:t xml:space="preserve"> 0.67]</w:t>
            </w:r>
          </w:p>
        </w:tc>
        <w:tc>
          <w:tcPr>
            <w:tcW w:w="3201" w:type="dxa"/>
            <w:tcBorders>
              <w:bottom w:val="single" w:sz="4" w:space="0" w:color="auto"/>
            </w:tcBorders>
            <w:vAlign w:val="center"/>
          </w:tcPr>
          <w:p w14:paraId="62FB6D47" w14:textId="49A5F07C" w:rsidR="001B2F73" w:rsidRPr="00C57028" w:rsidRDefault="001B2F73" w:rsidP="00C11E13">
            <w:r w:rsidRPr="00881056">
              <w:t>541.87 [525.02</w:t>
            </w:r>
            <w:r>
              <w:t>,</w:t>
            </w:r>
            <w:r w:rsidRPr="00881056">
              <w:t xml:space="preserve"> 557.85]</w:t>
            </w:r>
          </w:p>
        </w:tc>
      </w:tr>
    </w:tbl>
    <w:p w14:paraId="018AA296" w14:textId="77777777" w:rsidR="000518C5" w:rsidRDefault="00F26D00" w:rsidP="000518C5">
      <w:pPr>
        <w:spacing w:line="480" w:lineRule="auto"/>
        <w:jc w:val="both"/>
        <w:rPr>
          <w:b/>
          <w:sz w:val="20"/>
        </w:rPr>
      </w:pPr>
      <w:r w:rsidRPr="008B3849">
        <w:rPr>
          <w:noProof/>
        </w:rPr>
        <w:lastRenderedPageBreak/>
        <mc:AlternateContent>
          <mc:Choice Requires="wpg">
            <w:drawing>
              <wp:anchor distT="0" distB="0" distL="114300" distR="114300" simplePos="0" relativeHeight="251673600" behindDoc="0" locked="0" layoutInCell="1" allowOverlap="1" wp14:anchorId="08B9AB08" wp14:editId="17B2A17F">
                <wp:simplePos x="0" y="0"/>
                <wp:positionH relativeFrom="column">
                  <wp:posOffset>-709930</wp:posOffset>
                </wp:positionH>
                <wp:positionV relativeFrom="paragraph">
                  <wp:posOffset>259080</wp:posOffset>
                </wp:positionV>
                <wp:extent cx="7203600" cy="1800000"/>
                <wp:effectExtent l="19050" t="19050" r="16510" b="10160"/>
                <wp:wrapSquare wrapText="bothSides"/>
                <wp:docPr id="9" name="Group 17"/>
                <wp:cNvGraphicFramePr/>
                <a:graphic xmlns:a="http://schemas.openxmlformats.org/drawingml/2006/main">
                  <a:graphicData uri="http://schemas.microsoft.com/office/word/2010/wordprocessingGroup">
                    <wpg:wgp>
                      <wpg:cNvGrpSpPr/>
                      <wpg:grpSpPr>
                        <a:xfrm>
                          <a:off x="0" y="0"/>
                          <a:ext cx="7203600" cy="1800000"/>
                          <a:chOff x="0" y="0"/>
                          <a:chExt cx="8896931" cy="2210400"/>
                        </a:xfrm>
                      </wpg:grpSpPr>
                      <wpg:grpSp>
                        <wpg:cNvPr id="10" name="Group 9"/>
                        <wpg:cNvGrpSpPr/>
                        <wpg:grpSpPr>
                          <a:xfrm>
                            <a:off x="0" y="0"/>
                            <a:ext cx="4448977" cy="2210400"/>
                            <a:chOff x="0" y="0"/>
                            <a:chExt cx="4448977" cy="2210400"/>
                          </a:xfrm>
                        </wpg:grpSpPr>
                        <pic:pic xmlns:pic="http://schemas.openxmlformats.org/drawingml/2006/picture">
                          <pic:nvPicPr>
                            <pic:cNvPr id="11" name="Picture 1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8977" cy="2210400"/>
                            </a:xfrm>
                            <a:prstGeom prst="rect">
                              <a:avLst/>
                            </a:prstGeom>
                            <a:ln>
                              <a:solidFill>
                                <a:schemeClr val="bg1"/>
                              </a:solidFill>
                            </a:ln>
                          </pic:spPr>
                        </pic:pic>
                        <wps:wsp>
                          <wps:cNvPr id="12" name="Rectangle 11"/>
                          <wps:cNvSpPr/>
                          <wps:spPr>
                            <a:xfrm>
                              <a:off x="6349"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 name="Group 12"/>
                        <wpg:cNvGrpSpPr/>
                        <wpg:grpSpPr>
                          <a:xfrm>
                            <a:off x="4447953" y="0"/>
                            <a:ext cx="4448978" cy="2210400"/>
                            <a:chOff x="4447953" y="0"/>
                            <a:chExt cx="4448978" cy="2210400"/>
                          </a:xfrm>
                        </wpg:grpSpPr>
                        <pic:pic xmlns:pic="http://schemas.openxmlformats.org/drawingml/2006/picture">
                          <pic:nvPicPr>
                            <pic:cNvPr id="14" name="Picture 1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4447953" y="0"/>
                              <a:ext cx="4448978" cy="2210400"/>
                            </a:xfrm>
                            <a:prstGeom prst="rect">
                              <a:avLst/>
                            </a:prstGeom>
                            <a:ln>
                              <a:solidFill>
                                <a:schemeClr val="bg1"/>
                              </a:solidFill>
                            </a:ln>
                          </pic:spPr>
                        </pic:pic>
                        <wps:wsp>
                          <wps:cNvPr id="22" name="Rectangle 14"/>
                          <wps:cNvSpPr/>
                          <wps:spPr>
                            <a:xfrm>
                              <a:off x="4455326"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EF072B1" id="Group 17" o:spid="_x0000_s1026" style="position:absolute;margin-left:-55.9pt;margin-top:20.4pt;width:567.2pt;height:141.75pt;z-index:251673600;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">
                <v:group id="Group 9" o:spid="_x0000_s1027" style="position:absolute;width:44489;height:22104"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0" o:spid="_x0000_s1028" type="#_x0000_t75" style="position:absolute;width:44489;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" stroked="t" strokecolor="white [3212]">
                    <v:imagedata r:id="rId35" o:title=""/>
                    <v:path arrowok="t"/>
                  </v:shape>
                  <v:rect id="Rectangle 11" o:spid="_x0000_s1029" style="position:absolute;left:6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" fillcolor="white [3212]" strokecolor="white [3212]" strokeweight="1pt"/>
                </v:group>
                <v:group id="Group 12" o:spid="_x0000_s1030"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3" o:spid="_x0000_s1031"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" stroked="t" strokecolor="white [3212]">
                    <v:imagedata r:id="rId36" o:title=""/>
                    <v:path arrowok="t"/>
                  </v:shape>
                  <v:rect id="Rectangle 14" o:spid="_x0000_s1032" style="position:absolute;left:4455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v:group>
                <w10:wrap type="square"/>
              </v:group>
            </w:pict>
          </mc:Fallback>
        </mc:AlternateContent>
      </w:r>
    </w:p>
    <w:p w14:paraId="7156E915" w14:textId="136FB592" w:rsidR="00F26D00" w:rsidRDefault="00F26D00" w:rsidP="000518C5">
      <w:pPr>
        <w:spacing w:line="480" w:lineRule="auto"/>
        <w:jc w:val="both"/>
        <w:rPr>
          <w:sz w:val="20"/>
        </w:rPr>
      </w:pPr>
      <w:r>
        <w:rPr>
          <w:b/>
          <w:sz w:val="20"/>
        </w:rPr>
        <w:t>Figure 2</w:t>
      </w:r>
      <w:r w:rsidRPr="00FF793F">
        <w:rPr>
          <w:b/>
          <w:sz w:val="20"/>
        </w:rPr>
        <w:t xml:space="preserve">. </w:t>
      </w:r>
      <w:r w:rsidRPr="00FF793F">
        <w:rPr>
          <w:sz w:val="20"/>
        </w:rPr>
        <w:t>Posterior distribution</w:t>
      </w:r>
      <w:r>
        <w:rPr>
          <w:sz w:val="20"/>
        </w:rPr>
        <w:t>s</w:t>
      </w:r>
      <w:r w:rsidRPr="00FF793F">
        <w:rPr>
          <w:sz w:val="20"/>
        </w:rPr>
        <w:t xml:space="preserve"> of the interaction model</w:t>
      </w:r>
      <w:r>
        <w:rPr>
          <w:sz w:val="20"/>
        </w:rPr>
        <w:t xml:space="preserve">s for hit rates and reaction times across </w:t>
      </w:r>
      <w:r w:rsidR="002A5906">
        <w:rPr>
          <w:sz w:val="20"/>
        </w:rPr>
        <w:t>six reward phase conditions</w:t>
      </w:r>
      <w:r>
        <w:rPr>
          <w:sz w:val="20"/>
        </w:rPr>
        <w:t>.</w:t>
      </w:r>
    </w:p>
    <w:p w14:paraId="06465635" w14:textId="77777777" w:rsidR="009940B0" w:rsidRDefault="009940B0" w:rsidP="009940B0">
      <w:pPr>
        <w:spacing w:line="480" w:lineRule="auto"/>
        <w:ind w:firstLine="284"/>
        <w:jc w:val="both"/>
      </w:pPr>
      <w:r>
        <w:t>Similar analyses could not be performed for the EEG data, because splitting the number of trials in each phase would significantly affect the signal-to-noise ratio. However, our EEG results point to changes in SSVEP amplitudes in only one of the reward probability conditions. If amplitude changes were mainly driven by training effects, the differences across reward phases would be expected for both reward probability conditions. This observation, combined with the lack of strong training effects in behavior, suggests that our EEG results are not driven by training effects.</w:t>
      </w: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data manipulation: tidyverse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22971E27" w:rsidR="004D7EBB" w:rsidRDefault="004D7EBB" w:rsidP="004D7EBB">
      <w:pPr>
        <w:spacing w:line="480" w:lineRule="auto"/>
        <w:ind w:firstLine="284"/>
        <w:jc w:val="both"/>
      </w:pPr>
      <w:r>
        <w:t>•</w:t>
      </w:r>
      <w:r>
        <w:tab/>
        <w:t>statistical analyses: Rmisc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p>
    <w:p w14:paraId="15173E87" w14:textId="554F5465" w:rsidR="004D7EBB" w:rsidRDefault="004D7EBB" w:rsidP="004D7EBB">
      <w:pPr>
        <w:spacing w:line="480" w:lineRule="auto"/>
        <w:ind w:firstLine="284"/>
        <w:jc w:val="both"/>
      </w:pPr>
      <w:r>
        <w:t>•</w:t>
      </w:r>
      <w:r>
        <w:tab/>
        <w:t>visualization: cowplot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yarrr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viridis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eegUtils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2CD3CCB3" w:rsidR="004D7EBB" w:rsidRDefault="004D7EBB" w:rsidP="004D7EBB">
      <w:pPr>
        <w:spacing w:line="480" w:lineRule="auto"/>
        <w:ind w:firstLine="284"/>
        <w:jc w:val="both"/>
      </w:pPr>
      <w:r>
        <w:lastRenderedPageBreak/>
        <w:t>•</w:t>
      </w:r>
      <w:r>
        <w:tab/>
        <w:t>report generation: pacman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knitr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26"/>
      <w:r w:rsidR="009508C9">
        <w:rPr>
          <w:highlight w:val="yellow"/>
        </w:rPr>
        <w:t xml:space="preserve">Gilles </w:t>
      </w:r>
      <w:commentRangeEnd w:id="26"/>
      <w:r w:rsidR="0047115E">
        <w:rPr>
          <w:rStyle w:val="CommentReference"/>
        </w:rPr>
        <w:commentReference w:id="26"/>
      </w:r>
      <w:r w:rsidR="009508C9" w:rsidRPr="009508C9">
        <w:rPr>
          <w:highlight w:val="yellow"/>
        </w:rPr>
        <w:t>and Søren</w:t>
      </w:r>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Greven </w:t>
      </w:r>
      <w:r w:rsidR="006C644D">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6B745412" w14:textId="3BD3B895" w:rsidR="00CE6454" w:rsidRPr="00CE6454" w:rsidRDefault="009214B6" w:rsidP="00CE6454">
      <w:pPr>
        <w:widowControl w:val="0"/>
        <w:autoSpaceDE w:val="0"/>
        <w:autoSpaceDN w:val="0"/>
        <w:adjustRightInd w:val="0"/>
        <w:spacing w:after="0" w:line="480" w:lineRule="auto"/>
        <w:ind w:left="480" w:hanging="480"/>
        <w:rPr>
          <w:noProof/>
          <w:szCs w:val="24"/>
        </w:rPr>
      </w:pPr>
      <w:r>
        <w:rPr>
          <w:b/>
        </w:rPr>
        <w:fldChar w:fldCharType="begin" w:fldLock="1"/>
      </w:r>
      <w:r w:rsidRPr="00D0341A">
        <w:rPr>
          <w:b/>
        </w:rPr>
        <w:instrText xml:space="preserve">ADDIN Mendeley Bibliography CSL_BIBLIOGRAPHY </w:instrText>
      </w:r>
      <w:r>
        <w:rPr>
          <w:b/>
        </w:rPr>
        <w:fldChar w:fldCharType="separate"/>
      </w:r>
      <w:r w:rsidR="00CE6454" w:rsidRPr="00CE6454">
        <w:rPr>
          <w:noProof/>
          <w:szCs w:val="24"/>
        </w:rPr>
        <w:t xml:space="preserve">Andersen, S. K., Müller, M. M., &amp; Hillyard, S. A. (2012). Tracking the allocation of attention in visual scenes with steady-state evoked potentials. In </w:t>
      </w:r>
      <w:r w:rsidR="00CE6454" w:rsidRPr="00CE6454">
        <w:rPr>
          <w:i/>
          <w:iCs/>
          <w:noProof/>
          <w:szCs w:val="24"/>
        </w:rPr>
        <w:t>Cognitive neuroscience of attention</w:t>
      </w:r>
      <w:r w:rsidR="00CE6454" w:rsidRPr="00CE6454">
        <w:rPr>
          <w:noProof/>
          <w:szCs w:val="24"/>
        </w:rPr>
        <w:t xml:space="preserve"> (pp. 197–216).</w:t>
      </w:r>
    </w:p>
    <w:p w14:paraId="68CA32FE"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 xml:space="preserve">Andersen, S K, &amp; Müller, M. M. (2010). Behavioral performance follows the time course of neural facilitation and suppression during cued shifts of feature-selective attention. </w:t>
      </w:r>
      <w:r w:rsidRPr="00CE6454">
        <w:rPr>
          <w:i/>
          <w:iCs/>
          <w:noProof/>
          <w:szCs w:val="24"/>
        </w:rPr>
        <w:t>Proceedings of the National Academy of Sciences of the United States of America</w:t>
      </w:r>
      <w:r w:rsidRPr="00CE6454">
        <w:rPr>
          <w:noProof/>
          <w:szCs w:val="24"/>
        </w:rPr>
        <w:t xml:space="preserve">, </w:t>
      </w:r>
      <w:r w:rsidRPr="00CE6454">
        <w:rPr>
          <w:i/>
          <w:iCs/>
          <w:noProof/>
          <w:szCs w:val="24"/>
        </w:rPr>
        <w:t>107</w:t>
      </w:r>
      <w:r w:rsidRPr="00CE6454">
        <w:rPr>
          <w:noProof/>
          <w:szCs w:val="24"/>
        </w:rPr>
        <w:t>(31), 13878–13882. https://doi.org/10.1073/pnas.1002436107</w:t>
      </w:r>
    </w:p>
    <w:p w14:paraId="30132F3D"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FF5E8B">
        <w:rPr>
          <w:noProof/>
          <w:szCs w:val="24"/>
          <w:lang w:val="nl-BE"/>
        </w:rPr>
        <w:t xml:space="preserve">Andersen, Søren K., Hillyard, S. A., &amp; Müller, M. M. (2008). </w:t>
      </w:r>
      <w:r w:rsidRPr="00CE6454">
        <w:rPr>
          <w:noProof/>
          <w:szCs w:val="24"/>
        </w:rPr>
        <w:t xml:space="preserve">Attention Facilitates Multiple Stimulus Features in Parallel in Human Visual Cortex. </w:t>
      </w:r>
      <w:r w:rsidRPr="00CE6454">
        <w:rPr>
          <w:i/>
          <w:iCs/>
          <w:noProof/>
          <w:szCs w:val="24"/>
        </w:rPr>
        <w:t>Current Biology</w:t>
      </w:r>
      <w:r w:rsidRPr="00CE6454">
        <w:rPr>
          <w:noProof/>
          <w:szCs w:val="24"/>
        </w:rPr>
        <w:t xml:space="preserve">, </w:t>
      </w:r>
      <w:r w:rsidRPr="00CE6454">
        <w:rPr>
          <w:i/>
          <w:iCs/>
          <w:noProof/>
          <w:szCs w:val="24"/>
        </w:rPr>
        <w:t>18</w:t>
      </w:r>
      <w:r w:rsidRPr="00CE6454">
        <w:rPr>
          <w:noProof/>
          <w:szCs w:val="24"/>
        </w:rPr>
        <w:t>(13), 1006–1009. https://doi.org/10.1016/j.cub.2008.06.030</w:t>
      </w:r>
    </w:p>
    <w:p w14:paraId="6B07FF64"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 xml:space="preserve">Anderson, B. A. (2016). The attention habit: How reward learning shapes attentional selection. </w:t>
      </w:r>
      <w:r w:rsidRPr="00CE6454">
        <w:rPr>
          <w:i/>
          <w:iCs/>
          <w:noProof/>
          <w:szCs w:val="24"/>
        </w:rPr>
        <w:t>Annals of the New York Academy of Sciences</w:t>
      </w:r>
      <w:r w:rsidRPr="00CE6454">
        <w:rPr>
          <w:noProof/>
          <w:szCs w:val="24"/>
        </w:rPr>
        <w:t xml:space="preserve">, </w:t>
      </w:r>
      <w:r w:rsidRPr="00CE6454">
        <w:rPr>
          <w:i/>
          <w:iCs/>
          <w:noProof/>
          <w:szCs w:val="24"/>
        </w:rPr>
        <w:t>1369</w:t>
      </w:r>
      <w:r w:rsidRPr="00CE6454">
        <w:rPr>
          <w:noProof/>
          <w:szCs w:val="24"/>
        </w:rPr>
        <w:t>(1), 24–39. https://doi.org/10.1111/nyas.12957</w:t>
      </w:r>
    </w:p>
    <w:p w14:paraId="2CDD7D11"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 xml:space="preserve">Anderson, B. a, Laurent, P. a, &amp; Yantis, S. (2011). Value-driven attentional capture. </w:t>
      </w:r>
      <w:r w:rsidRPr="00CE6454">
        <w:rPr>
          <w:i/>
          <w:iCs/>
          <w:noProof/>
          <w:szCs w:val="24"/>
        </w:rPr>
        <w:t>Proceedings of the National Academy of Sciences</w:t>
      </w:r>
      <w:r w:rsidRPr="00CE6454">
        <w:rPr>
          <w:noProof/>
          <w:szCs w:val="24"/>
        </w:rPr>
        <w:t xml:space="preserve">, </w:t>
      </w:r>
      <w:r w:rsidRPr="00CE6454">
        <w:rPr>
          <w:i/>
          <w:iCs/>
          <w:noProof/>
          <w:szCs w:val="24"/>
        </w:rPr>
        <w:t>108</w:t>
      </w:r>
      <w:r w:rsidRPr="00CE6454">
        <w:rPr>
          <w:noProof/>
          <w:szCs w:val="24"/>
        </w:rPr>
        <w:t>(25), 10367–10371. https://doi.org/10.1073/pnas.1104047108</w:t>
      </w:r>
    </w:p>
    <w:p w14:paraId="4813B1A5"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 xml:space="preserve">Awh, E., Belopolsky, A. V., &amp; Theeuwes, J. (2012). Top-down versus bottom-up attentional control: A failed theoretical dichotomy. </w:t>
      </w:r>
      <w:r w:rsidRPr="00CE6454">
        <w:rPr>
          <w:i/>
          <w:iCs/>
          <w:noProof/>
          <w:szCs w:val="24"/>
        </w:rPr>
        <w:t>Trends in Cognitive Sciences</w:t>
      </w:r>
      <w:r w:rsidRPr="00CE6454">
        <w:rPr>
          <w:noProof/>
          <w:szCs w:val="24"/>
        </w:rPr>
        <w:t xml:space="preserve">, </w:t>
      </w:r>
      <w:r w:rsidRPr="00CE6454">
        <w:rPr>
          <w:i/>
          <w:iCs/>
          <w:noProof/>
          <w:szCs w:val="24"/>
        </w:rPr>
        <w:t>16</w:t>
      </w:r>
      <w:r w:rsidRPr="00CE6454">
        <w:rPr>
          <w:noProof/>
          <w:szCs w:val="24"/>
        </w:rPr>
        <w:t>(8), 437–443. https://doi.org/10.1016/j.tics.2012.06.010</w:t>
      </w:r>
    </w:p>
    <w:p w14:paraId="3692D0D2"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 xml:space="preserve">Boehler, C. N., Hopf, J. M., Stoppel, C. M., &amp; Krebs, R. M. (2012). Motivating inhibition - reward prospect speeds up response cancellation. </w:t>
      </w:r>
      <w:r w:rsidRPr="00CE6454">
        <w:rPr>
          <w:i/>
          <w:iCs/>
          <w:noProof/>
          <w:szCs w:val="24"/>
        </w:rPr>
        <w:t>Cognition</w:t>
      </w:r>
      <w:r w:rsidRPr="00CE6454">
        <w:rPr>
          <w:noProof/>
          <w:szCs w:val="24"/>
        </w:rPr>
        <w:t xml:space="preserve">, </w:t>
      </w:r>
      <w:r w:rsidRPr="00CE6454">
        <w:rPr>
          <w:i/>
          <w:iCs/>
          <w:noProof/>
          <w:szCs w:val="24"/>
        </w:rPr>
        <w:t>125</w:t>
      </w:r>
      <w:r w:rsidRPr="00CE6454">
        <w:rPr>
          <w:noProof/>
          <w:szCs w:val="24"/>
        </w:rPr>
        <w:t>(3), 498–503. https://doi.org/10.1016/j.cognition.2012.07.018</w:t>
      </w:r>
    </w:p>
    <w:p w14:paraId="3961E5E0"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 xml:space="preserve">Botvinick, M. M., &amp; Braver, T. S. (2015). Motivation and Cognitive Control : From Behavior to </w:t>
      </w:r>
      <w:r w:rsidRPr="00CE6454">
        <w:rPr>
          <w:noProof/>
          <w:szCs w:val="24"/>
        </w:rPr>
        <w:lastRenderedPageBreak/>
        <w:t xml:space="preserve">Neural Mechanism. </w:t>
      </w:r>
      <w:r w:rsidRPr="00CE6454">
        <w:rPr>
          <w:i/>
          <w:iCs/>
          <w:noProof/>
          <w:szCs w:val="24"/>
        </w:rPr>
        <w:t>Annual Review of Psychology</w:t>
      </w:r>
      <w:r w:rsidRPr="00CE6454">
        <w:rPr>
          <w:noProof/>
          <w:szCs w:val="24"/>
        </w:rPr>
        <w:t>, (September 2014), 1–31. https://doi.org/10.1146/annurev-psych-010814-015044</w:t>
      </w:r>
    </w:p>
    <w:p w14:paraId="7BBC9731"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 xml:space="preserve">Brown, J. W., &amp; Alexander, W. H. (2017). Foraging Value, Risk Avoidance, and Multiple Control Signals: How the Anterior Cingulate Cortex Controls Value-based Decision-making. </w:t>
      </w:r>
      <w:r w:rsidRPr="00CE6454">
        <w:rPr>
          <w:i/>
          <w:iCs/>
          <w:noProof/>
          <w:szCs w:val="24"/>
        </w:rPr>
        <w:t>Journal of Cognitive Neuroscience</w:t>
      </w:r>
      <w:r w:rsidRPr="00CE6454">
        <w:rPr>
          <w:noProof/>
          <w:szCs w:val="24"/>
        </w:rPr>
        <w:t xml:space="preserve">, </w:t>
      </w:r>
      <w:r w:rsidRPr="00CE6454">
        <w:rPr>
          <w:i/>
          <w:iCs/>
          <w:noProof/>
          <w:szCs w:val="24"/>
        </w:rPr>
        <w:t>29</w:t>
      </w:r>
      <w:r w:rsidRPr="00CE6454">
        <w:rPr>
          <w:noProof/>
          <w:szCs w:val="24"/>
        </w:rPr>
        <w:t>(10), 1656–1673. https://doi.org/10.1162/jocn_a_01140</w:t>
      </w:r>
    </w:p>
    <w:p w14:paraId="0D012452"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 xml:space="preserve">Bürkner, P.-C. (2016). brms: An R package for Bayesian multilevel models using Stan. </w:t>
      </w:r>
      <w:r w:rsidRPr="00CE6454">
        <w:rPr>
          <w:i/>
          <w:iCs/>
          <w:noProof/>
          <w:szCs w:val="24"/>
        </w:rPr>
        <w:t>Journal of Statistical Software</w:t>
      </w:r>
      <w:r w:rsidRPr="00CE6454">
        <w:rPr>
          <w:noProof/>
          <w:szCs w:val="24"/>
        </w:rPr>
        <w:t xml:space="preserve">, </w:t>
      </w:r>
      <w:r w:rsidRPr="00CE6454">
        <w:rPr>
          <w:i/>
          <w:iCs/>
          <w:noProof/>
          <w:szCs w:val="24"/>
        </w:rPr>
        <w:t>80</w:t>
      </w:r>
      <w:r w:rsidRPr="00CE6454">
        <w:rPr>
          <w:noProof/>
          <w:szCs w:val="24"/>
        </w:rPr>
        <w:t>(1), 1–28.</w:t>
      </w:r>
    </w:p>
    <w:p w14:paraId="7FDB1874"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 xml:space="preserve">Bürkner, P.-C. (2017). Advanced Bayesian Multilevel Modeling with the R Package brms. </w:t>
      </w:r>
      <w:r w:rsidRPr="00CE6454">
        <w:rPr>
          <w:i/>
          <w:iCs/>
          <w:noProof/>
          <w:szCs w:val="24"/>
        </w:rPr>
        <w:t>ArXiv:1705.11123</w:t>
      </w:r>
      <w:r w:rsidRPr="00CE6454">
        <w:rPr>
          <w:noProof/>
          <w:szCs w:val="24"/>
        </w:rPr>
        <w:t>.</w:t>
      </w:r>
    </w:p>
    <w:p w14:paraId="134622F6"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 xml:space="preserve">Carpenter, B., Gelman, A., Hoffman, M., Lee, D., Goodrich, B., Betancourt, M., … Riddell, A. (2016). Stan: A probabilistic programming language. </w:t>
      </w:r>
      <w:r w:rsidRPr="00CE6454">
        <w:rPr>
          <w:i/>
          <w:iCs/>
          <w:noProof/>
          <w:szCs w:val="24"/>
        </w:rPr>
        <w:t>Journal of Statistical Software</w:t>
      </w:r>
      <w:r w:rsidRPr="00CE6454">
        <w:rPr>
          <w:noProof/>
          <w:szCs w:val="24"/>
        </w:rPr>
        <w:t xml:space="preserve">, </w:t>
      </w:r>
      <w:r w:rsidRPr="00CE6454">
        <w:rPr>
          <w:i/>
          <w:iCs/>
          <w:noProof/>
          <w:szCs w:val="24"/>
        </w:rPr>
        <w:t>2</w:t>
      </w:r>
      <w:r w:rsidRPr="00CE6454">
        <w:rPr>
          <w:noProof/>
          <w:szCs w:val="24"/>
        </w:rPr>
        <w:t>(20), 1–37.</w:t>
      </w:r>
    </w:p>
    <w:p w14:paraId="04B804EC"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 xml:space="preserve">Chatrian, G. E., Lettich, E., &amp; Nelson, P. L. (1985). Ten percent electrode system for topographic studies of spontaneous and evoked EEG activities. </w:t>
      </w:r>
      <w:r w:rsidRPr="00CE6454">
        <w:rPr>
          <w:i/>
          <w:iCs/>
          <w:noProof/>
          <w:szCs w:val="24"/>
        </w:rPr>
        <w:t>American Journal of EEG Technology</w:t>
      </w:r>
      <w:r w:rsidRPr="00CE6454">
        <w:rPr>
          <w:noProof/>
          <w:szCs w:val="24"/>
        </w:rPr>
        <w:t xml:space="preserve">, </w:t>
      </w:r>
      <w:r w:rsidRPr="00CE6454">
        <w:rPr>
          <w:i/>
          <w:iCs/>
          <w:noProof/>
          <w:szCs w:val="24"/>
        </w:rPr>
        <w:t>25</w:t>
      </w:r>
      <w:r w:rsidRPr="00CE6454">
        <w:rPr>
          <w:noProof/>
          <w:szCs w:val="24"/>
        </w:rPr>
        <w:t>(2).</w:t>
      </w:r>
    </w:p>
    <w:p w14:paraId="22A18523"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 xml:space="preserve">Chelazzi, L., Perlato, A., Santandrea, E., &amp; Della Libera, C. (2013). Rewards teach visual selective attention. </w:t>
      </w:r>
      <w:r w:rsidRPr="00CE6454">
        <w:rPr>
          <w:i/>
          <w:iCs/>
          <w:noProof/>
          <w:szCs w:val="24"/>
        </w:rPr>
        <w:t>Vision Research</w:t>
      </w:r>
      <w:r w:rsidRPr="00CE6454">
        <w:rPr>
          <w:noProof/>
          <w:szCs w:val="24"/>
        </w:rPr>
        <w:t xml:space="preserve">, </w:t>
      </w:r>
      <w:r w:rsidRPr="00CE6454">
        <w:rPr>
          <w:i/>
          <w:iCs/>
          <w:noProof/>
          <w:szCs w:val="24"/>
        </w:rPr>
        <w:t>85</w:t>
      </w:r>
      <w:r w:rsidRPr="00CE6454">
        <w:rPr>
          <w:noProof/>
          <w:szCs w:val="24"/>
        </w:rPr>
        <w:t>, 58–62. https://doi.org/10.1016/j.visres.2012.12.005</w:t>
      </w:r>
    </w:p>
    <w:p w14:paraId="297D5A6C"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 xml:space="preserve">Chun, M. M., Golomb, J. D., &amp; Turk-Browne, N. B. (2011). A Taxonomy of External and Internal Attention. </w:t>
      </w:r>
      <w:r w:rsidRPr="00CE6454">
        <w:rPr>
          <w:i/>
          <w:iCs/>
          <w:noProof/>
          <w:szCs w:val="24"/>
        </w:rPr>
        <w:t>Annual Review of Psychology</w:t>
      </w:r>
      <w:r w:rsidRPr="00CE6454">
        <w:rPr>
          <w:noProof/>
          <w:szCs w:val="24"/>
        </w:rPr>
        <w:t xml:space="preserve">, </w:t>
      </w:r>
      <w:r w:rsidRPr="00CE6454">
        <w:rPr>
          <w:i/>
          <w:iCs/>
          <w:noProof/>
          <w:szCs w:val="24"/>
        </w:rPr>
        <w:t>62</w:t>
      </w:r>
      <w:r w:rsidRPr="00CE6454">
        <w:rPr>
          <w:noProof/>
          <w:szCs w:val="24"/>
        </w:rPr>
        <w:t>(1), 73–101. https://doi.org/10.1146/annurev.psych.093008.100427</w:t>
      </w:r>
    </w:p>
    <w:p w14:paraId="49029862"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 xml:space="preserve">Corbetta, M., &amp; Shulman, G. L. (2002). Control of Goal-Directed and Stimulus-Driven Attention in the Brain. </w:t>
      </w:r>
      <w:r w:rsidRPr="00CE6454">
        <w:rPr>
          <w:i/>
          <w:iCs/>
          <w:noProof/>
          <w:szCs w:val="24"/>
        </w:rPr>
        <w:t>Nature Reviews Neuroscience</w:t>
      </w:r>
      <w:r w:rsidRPr="00CE6454">
        <w:rPr>
          <w:noProof/>
          <w:szCs w:val="24"/>
        </w:rPr>
        <w:t xml:space="preserve">, </w:t>
      </w:r>
      <w:r w:rsidRPr="00CE6454">
        <w:rPr>
          <w:i/>
          <w:iCs/>
          <w:noProof/>
          <w:szCs w:val="24"/>
        </w:rPr>
        <w:t>3</w:t>
      </w:r>
      <w:r w:rsidRPr="00CE6454">
        <w:rPr>
          <w:noProof/>
          <w:szCs w:val="24"/>
        </w:rPr>
        <w:t>(3), 215–229. https://doi.org/10.1038/nrn755</w:t>
      </w:r>
    </w:p>
    <w:p w14:paraId="039CB575"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Craddock, M. (2018). craddm/eegUtils: eegUtils (Version v0.2.0). Zenodo.</w:t>
      </w:r>
    </w:p>
    <w:p w14:paraId="2DE9F26B"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lastRenderedPageBreak/>
        <w:t xml:space="preserve">Della Libera, C., &amp; Chelazzi, L. (2009). Learning to attend and to ignore is a matter of gains and losses. </w:t>
      </w:r>
      <w:r w:rsidRPr="00CE6454">
        <w:rPr>
          <w:i/>
          <w:iCs/>
          <w:noProof/>
          <w:szCs w:val="24"/>
        </w:rPr>
        <w:t>Psychological Science</w:t>
      </w:r>
      <w:r w:rsidRPr="00CE6454">
        <w:rPr>
          <w:noProof/>
          <w:szCs w:val="24"/>
        </w:rPr>
        <w:t xml:space="preserve">, </w:t>
      </w:r>
      <w:r w:rsidRPr="00CE6454">
        <w:rPr>
          <w:i/>
          <w:iCs/>
          <w:noProof/>
          <w:szCs w:val="24"/>
        </w:rPr>
        <w:t>20</w:t>
      </w:r>
      <w:r w:rsidRPr="00CE6454">
        <w:rPr>
          <w:noProof/>
          <w:szCs w:val="24"/>
        </w:rPr>
        <w:t>(6), 778–784. https://doi.org/10.1111/j.1467-9280.2009.02360.x</w:t>
      </w:r>
    </w:p>
    <w:p w14:paraId="0305AD18"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 xml:space="preserve">Delorme, A., &amp; Makeig, S. (2004). EEGLAB: an open sorce toolbox for analysis of single-trail EEG dynamics including independent component anlaysis. </w:t>
      </w:r>
      <w:r w:rsidRPr="00CE6454">
        <w:rPr>
          <w:i/>
          <w:iCs/>
          <w:noProof/>
          <w:szCs w:val="24"/>
        </w:rPr>
        <w:t>Journal of Neuroscience Methods</w:t>
      </w:r>
      <w:r w:rsidRPr="00CE6454">
        <w:rPr>
          <w:noProof/>
          <w:szCs w:val="24"/>
        </w:rPr>
        <w:t xml:space="preserve">, </w:t>
      </w:r>
      <w:r w:rsidRPr="00CE6454">
        <w:rPr>
          <w:i/>
          <w:iCs/>
          <w:noProof/>
          <w:szCs w:val="24"/>
        </w:rPr>
        <w:t>134</w:t>
      </w:r>
      <w:r w:rsidRPr="00CE6454">
        <w:rPr>
          <w:noProof/>
          <w:szCs w:val="24"/>
        </w:rPr>
        <w:t>, 9–21. https://doi.org/10.1016/j.jneumeth.2003.10.009</w:t>
      </w:r>
    </w:p>
    <w:p w14:paraId="0BCE2A5E"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 xml:space="preserve">Desimone, R., &amp; Duncan, J. (1995). Neural Mechanisms of Selective Visual. </w:t>
      </w:r>
      <w:r w:rsidRPr="00CE6454">
        <w:rPr>
          <w:i/>
          <w:iCs/>
          <w:noProof/>
          <w:szCs w:val="24"/>
        </w:rPr>
        <w:t>Annual Review of Neuroscience</w:t>
      </w:r>
      <w:r w:rsidRPr="00CE6454">
        <w:rPr>
          <w:noProof/>
          <w:szCs w:val="24"/>
        </w:rPr>
        <w:t xml:space="preserve">, </w:t>
      </w:r>
      <w:r w:rsidRPr="00CE6454">
        <w:rPr>
          <w:i/>
          <w:iCs/>
          <w:noProof/>
          <w:szCs w:val="24"/>
        </w:rPr>
        <w:t>18</w:t>
      </w:r>
      <w:r w:rsidRPr="00CE6454">
        <w:rPr>
          <w:noProof/>
          <w:szCs w:val="24"/>
        </w:rPr>
        <w:t>(1), 193–222. https://doi.org/10.1146/annurev.ne.18.030195.001205</w:t>
      </w:r>
    </w:p>
    <w:p w14:paraId="7F3C17E9"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 xml:space="preserve">Donohue, S. E., Hopf, J.-M., Bartsch, M. V., Schoenfeld, M. A., Heinze, H.-J., &amp; Woldorff, M. G. (2016). The Rapid Capture of Attention by Rewarded Objects. </w:t>
      </w:r>
      <w:r w:rsidRPr="00CE6454">
        <w:rPr>
          <w:i/>
          <w:iCs/>
          <w:noProof/>
          <w:szCs w:val="24"/>
        </w:rPr>
        <w:t>Journal of Cognitive Neuroscience</w:t>
      </w:r>
      <w:r w:rsidRPr="00CE6454">
        <w:rPr>
          <w:noProof/>
          <w:szCs w:val="24"/>
        </w:rPr>
        <w:t xml:space="preserve">, </w:t>
      </w:r>
      <w:r w:rsidRPr="00CE6454">
        <w:rPr>
          <w:i/>
          <w:iCs/>
          <w:noProof/>
          <w:szCs w:val="24"/>
        </w:rPr>
        <w:t>28</w:t>
      </w:r>
      <w:r w:rsidRPr="00CE6454">
        <w:rPr>
          <w:noProof/>
          <w:szCs w:val="24"/>
        </w:rPr>
        <w:t>(4), 529–541. https://doi.org/10.1162/jocn_a_00917</w:t>
      </w:r>
    </w:p>
    <w:p w14:paraId="3F6E4C95"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 xml:space="preserve">Etzel, J. A., Cole, M. W., Zacks, J. M., Kay, K. N., &amp; Braver, T. S. (2016). Reward Motivation Enhances Task Coding in Frontoparietal Cortex. </w:t>
      </w:r>
      <w:r w:rsidRPr="00CE6454">
        <w:rPr>
          <w:i/>
          <w:iCs/>
          <w:noProof/>
          <w:szCs w:val="24"/>
        </w:rPr>
        <w:t>Cerebral Cortex</w:t>
      </w:r>
      <w:r w:rsidRPr="00CE6454">
        <w:rPr>
          <w:noProof/>
          <w:szCs w:val="24"/>
        </w:rPr>
        <w:t xml:space="preserve">, </w:t>
      </w:r>
      <w:r w:rsidRPr="00CE6454">
        <w:rPr>
          <w:i/>
          <w:iCs/>
          <w:noProof/>
          <w:szCs w:val="24"/>
        </w:rPr>
        <w:t>26</w:t>
      </w:r>
      <w:r w:rsidRPr="00CE6454">
        <w:rPr>
          <w:noProof/>
          <w:szCs w:val="24"/>
        </w:rPr>
        <w:t>(4), 1647–1659. https://doi.org/10.1093/cercor/bhu327</w:t>
      </w:r>
    </w:p>
    <w:p w14:paraId="057CBFEE"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 xml:space="preserve">Failing, M. F., &amp; Theeuwes, J. (2014). Exogenous visual orienting by reward. </w:t>
      </w:r>
      <w:r w:rsidRPr="00CE6454">
        <w:rPr>
          <w:i/>
          <w:iCs/>
          <w:noProof/>
          <w:szCs w:val="24"/>
        </w:rPr>
        <w:t>Journal of Vision</w:t>
      </w:r>
      <w:r w:rsidRPr="00CE6454">
        <w:rPr>
          <w:noProof/>
          <w:szCs w:val="24"/>
        </w:rPr>
        <w:t xml:space="preserve">, </w:t>
      </w:r>
      <w:r w:rsidRPr="00CE6454">
        <w:rPr>
          <w:i/>
          <w:iCs/>
          <w:noProof/>
          <w:szCs w:val="24"/>
        </w:rPr>
        <w:t>14</w:t>
      </w:r>
      <w:r w:rsidRPr="00CE6454">
        <w:rPr>
          <w:noProof/>
          <w:szCs w:val="24"/>
        </w:rPr>
        <w:t>(2014), 1–9. https://doi.org/10.1167/14.5.6.doi</w:t>
      </w:r>
    </w:p>
    <w:p w14:paraId="1DDBD219"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 xml:space="preserve">Failing, M., &amp; Theeuwes, J. (2017). Selection history: How reward modulates selectivity of visual attention. </w:t>
      </w:r>
      <w:r w:rsidRPr="00CE6454">
        <w:rPr>
          <w:i/>
          <w:iCs/>
          <w:noProof/>
          <w:szCs w:val="24"/>
        </w:rPr>
        <w:t>Psychonomic Bulletin and Review</w:t>
      </w:r>
      <w:r w:rsidRPr="00CE6454">
        <w:rPr>
          <w:noProof/>
          <w:szCs w:val="24"/>
        </w:rPr>
        <w:t>, 1–25. https://doi.org/10.3758/s13423-017-1380-y</w:t>
      </w:r>
    </w:p>
    <w:p w14:paraId="1517CB3F"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 xml:space="preserve">Franken, I. H. A., Muris, P., &amp; Rassin, E. (2005). Psychometric properties of the Dutch BIS/BAS scales. </w:t>
      </w:r>
      <w:r w:rsidRPr="00CE6454">
        <w:rPr>
          <w:i/>
          <w:iCs/>
          <w:noProof/>
          <w:szCs w:val="24"/>
        </w:rPr>
        <w:t>Journal of Psychopathology and Behavioral Assessment</w:t>
      </w:r>
      <w:r w:rsidRPr="00CE6454">
        <w:rPr>
          <w:noProof/>
          <w:szCs w:val="24"/>
        </w:rPr>
        <w:t xml:space="preserve">, </w:t>
      </w:r>
      <w:r w:rsidRPr="00CE6454">
        <w:rPr>
          <w:i/>
          <w:iCs/>
          <w:noProof/>
          <w:szCs w:val="24"/>
        </w:rPr>
        <w:t>27</w:t>
      </w:r>
      <w:r w:rsidRPr="00CE6454">
        <w:rPr>
          <w:noProof/>
          <w:szCs w:val="24"/>
        </w:rPr>
        <w:t>(1), 25–30. https://doi.org/10.1007/s10862-005-3262-2</w:t>
      </w:r>
    </w:p>
    <w:p w14:paraId="4CDCF246"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Garnier, S. (2018). viridis: Default Color Maps from ‘matplotlib.’ R package version 0.3.</w:t>
      </w:r>
    </w:p>
    <w:p w14:paraId="53473EB8"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 xml:space="preserve">Gelman, A., Goodrich, B., Gabry, J., &amp; Ali, I. (2017). R-squared for Bayesian regression models. </w:t>
      </w:r>
      <w:r w:rsidRPr="00CE6454">
        <w:rPr>
          <w:i/>
          <w:iCs/>
          <w:noProof/>
          <w:szCs w:val="24"/>
        </w:rPr>
        <w:lastRenderedPageBreak/>
        <w:t>Unpublished via Http://Www. Stat. Columbia. Edu/~ Gelman/Research/Unpublished.</w:t>
      </w:r>
      <w:r w:rsidRPr="00CE6454">
        <w:rPr>
          <w:noProof/>
          <w:szCs w:val="24"/>
        </w:rPr>
        <w:t xml:space="preserve"> Retrieved from http://www.stat.columbia.edu/~gelman/research/unpublished/bayes_R2.pdf</w:t>
      </w:r>
    </w:p>
    <w:p w14:paraId="6F3E0A22"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FF5E8B">
        <w:rPr>
          <w:noProof/>
          <w:szCs w:val="24"/>
          <w:lang w:val="nl-BE"/>
        </w:rPr>
        <w:t xml:space="preserve">Gelman, A., &amp; Rubin, D. B. (1992). </w:t>
      </w:r>
      <w:r w:rsidRPr="00CE6454">
        <w:rPr>
          <w:noProof/>
          <w:szCs w:val="24"/>
        </w:rPr>
        <w:t xml:space="preserve">Inference from Iterative Simulation Using Multiple Sequences. </w:t>
      </w:r>
      <w:r w:rsidRPr="00CE6454">
        <w:rPr>
          <w:i/>
          <w:iCs/>
          <w:noProof/>
          <w:szCs w:val="24"/>
        </w:rPr>
        <w:t>Statistical Science</w:t>
      </w:r>
      <w:r w:rsidRPr="00CE6454">
        <w:rPr>
          <w:noProof/>
          <w:szCs w:val="24"/>
        </w:rPr>
        <w:t xml:space="preserve">, </w:t>
      </w:r>
      <w:r w:rsidRPr="00CE6454">
        <w:rPr>
          <w:i/>
          <w:iCs/>
          <w:noProof/>
          <w:szCs w:val="24"/>
        </w:rPr>
        <w:t>7</w:t>
      </w:r>
      <w:r w:rsidRPr="00CE6454">
        <w:rPr>
          <w:noProof/>
          <w:szCs w:val="24"/>
        </w:rPr>
        <w:t>(4), 457–472. https://doi.org/10.1214/ss/1177011136</w:t>
      </w:r>
    </w:p>
    <w:p w14:paraId="3A17ACC5"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 xml:space="preserve">Hickey, C., Chelazzi, L., &amp; Theeuwes, J. (2010). Reward Changes Salience in Human Vision via the Anterior Cingulate. </w:t>
      </w:r>
      <w:r w:rsidRPr="00CE6454">
        <w:rPr>
          <w:i/>
          <w:iCs/>
          <w:noProof/>
          <w:szCs w:val="24"/>
        </w:rPr>
        <w:t>Journal of Neuroscience</w:t>
      </w:r>
      <w:r w:rsidRPr="00CE6454">
        <w:rPr>
          <w:noProof/>
          <w:szCs w:val="24"/>
        </w:rPr>
        <w:t xml:space="preserve">, </w:t>
      </w:r>
      <w:r w:rsidRPr="00CE6454">
        <w:rPr>
          <w:i/>
          <w:iCs/>
          <w:noProof/>
          <w:szCs w:val="24"/>
        </w:rPr>
        <w:t>30</w:t>
      </w:r>
      <w:r w:rsidRPr="00CE6454">
        <w:rPr>
          <w:noProof/>
          <w:szCs w:val="24"/>
        </w:rPr>
        <w:t>(33), 11096–11103. https://doi.org/10.1523/JNEUROSCI.1026-10.2010</w:t>
      </w:r>
    </w:p>
    <w:p w14:paraId="394BC321"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 xml:space="preserve">Hickey, C., &amp; Peelen, M. V. (2015). Neural mechanisms of incentive salience in naturalistic human vision. </w:t>
      </w:r>
      <w:r w:rsidRPr="00CE6454">
        <w:rPr>
          <w:i/>
          <w:iCs/>
          <w:noProof/>
          <w:szCs w:val="24"/>
        </w:rPr>
        <w:t>Neuron</w:t>
      </w:r>
      <w:r w:rsidRPr="00CE6454">
        <w:rPr>
          <w:noProof/>
          <w:szCs w:val="24"/>
        </w:rPr>
        <w:t xml:space="preserve">, </w:t>
      </w:r>
      <w:r w:rsidRPr="00CE6454">
        <w:rPr>
          <w:i/>
          <w:iCs/>
          <w:noProof/>
          <w:szCs w:val="24"/>
        </w:rPr>
        <w:t>85</w:t>
      </w:r>
      <w:r w:rsidRPr="00CE6454">
        <w:rPr>
          <w:noProof/>
          <w:szCs w:val="24"/>
        </w:rPr>
        <w:t>(3), 512–518. https://doi.org/10.1016/j.neuron.2014.12.049</w:t>
      </w:r>
    </w:p>
    <w:p w14:paraId="2A89A05B"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 xml:space="preserve">Holroyd, C. B., &amp; McClure, S. M. (2015). Hierarchical control over effortful behavior by rodent medial frontal cortex: A computational model. </w:t>
      </w:r>
      <w:r w:rsidRPr="00CE6454">
        <w:rPr>
          <w:i/>
          <w:iCs/>
          <w:noProof/>
          <w:szCs w:val="24"/>
        </w:rPr>
        <w:t>Psychological Review</w:t>
      </w:r>
      <w:r w:rsidRPr="00CE6454">
        <w:rPr>
          <w:noProof/>
          <w:szCs w:val="24"/>
        </w:rPr>
        <w:t xml:space="preserve">, </w:t>
      </w:r>
      <w:r w:rsidRPr="00CE6454">
        <w:rPr>
          <w:i/>
          <w:iCs/>
          <w:noProof/>
          <w:szCs w:val="24"/>
        </w:rPr>
        <w:t>122</w:t>
      </w:r>
      <w:r w:rsidRPr="00CE6454">
        <w:rPr>
          <w:noProof/>
          <w:szCs w:val="24"/>
        </w:rPr>
        <w:t>(1), 54–83. https://doi.org/10.1037/a0038339</w:t>
      </w:r>
    </w:p>
    <w:p w14:paraId="7CD994F4"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Hope, R. M. (2013). Rmisc: Ryan miscellaneous. R package version, 1(5).</w:t>
      </w:r>
    </w:p>
    <w:p w14:paraId="423442EF"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 xml:space="preserve">Junghöfer, M., Elbert, T., Tucker, D. O. N. M., &amp; Rockstroh, B. (2000). Statistical control of artifacts in dense array EEG 0 MEG studies. </w:t>
      </w:r>
      <w:r w:rsidRPr="00CE6454">
        <w:rPr>
          <w:i/>
          <w:iCs/>
          <w:noProof/>
          <w:szCs w:val="24"/>
        </w:rPr>
        <w:t>Wiley Online Library</w:t>
      </w:r>
      <w:r w:rsidRPr="00CE6454">
        <w:rPr>
          <w:noProof/>
          <w:szCs w:val="24"/>
        </w:rPr>
        <w:t>, 523–532. Retrieved from http://onlinelibrary.wiley.com/doi/10.1111/1469-8986.3740523/full</w:t>
      </w:r>
    </w:p>
    <w:p w14:paraId="69F8B30C"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 xml:space="preserve">Krebs, R. M., Boehler, C. N., Roberts, K. C., Song, A. W., &amp; Woldorff, M. G. (2012). The involvement of the dopaminergic midbrain and cortico-striatal-thalamic circuits in the integration of reward prospect and attentional task demands. </w:t>
      </w:r>
      <w:r w:rsidRPr="00CE6454">
        <w:rPr>
          <w:i/>
          <w:iCs/>
          <w:noProof/>
          <w:szCs w:val="24"/>
        </w:rPr>
        <w:t>Cerebral Cortex</w:t>
      </w:r>
      <w:r w:rsidRPr="00CE6454">
        <w:rPr>
          <w:noProof/>
          <w:szCs w:val="24"/>
        </w:rPr>
        <w:t xml:space="preserve">, </w:t>
      </w:r>
      <w:r w:rsidRPr="00CE6454">
        <w:rPr>
          <w:i/>
          <w:iCs/>
          <w:noProof/>
          <w:szCs w:val="24"/>
        </w:rPr>
        <w:t>22</w:t>
      </w:r>
      <w:r w:rsidRPr="00CE6454">
        <w:rPr>
          <w:noProof/>
          <w:szCs w:val="24"/>
        </w:rPr>
        <w:t>(3), 607–615. https://doi.org/10.1093/cercor/bhr134</w:t>
      </w:r>
    </w:p>
    <w:p w14:paraId="04F9C69A"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 xml:space="preserve">Krebs, R. M., &amp; Woldorff, M. G. (2017). Cognitive control and reward. </w:t>
      </w:r>
      <w:r w:rsidRPr="00CE6454">
        <w:rPr>
          <w:i/>
          <w:iCs/>
          <w:noProof/>
          <w:szCs w:val="24"/>
        </w:rPr>
        <w:t>The Wiley Handbook of Cognitive Control</w:t>
      </w:r>
      <w:r w:rsidRPr="00CE6454">
        <w:rPr>
          <w:noProof/>
          <w:szCs w:val="24"/>
        </w:rPr>
        <w:t>, 422–439. https://doi.org/10.1002/9781118920497.ch24</w:t>
      </w:r>
    </w:p>
    <w:p w14:paraId="7D44C35B"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Kruschke, J. K., &amp; Meredith, M. (2017). BEST: Bayesian Estimation Supersedes the t-Test.</w:t>
      </w:r>
    </w:p>
    <w:p w14:paraId="520769DA"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 xml:space="preserve">Kruschke, John K. (2014). </w:t>
      </w:r>
      <w:r w:rsidRPr="00CE6454">
        <w:rPr>
          <w:i/>
          <w:iCs/>
          <w:noProof/>
          <w:szCs w:val="24"/>
        </w:rPr>
        <w:t xml:space="preserve">Doing Bayesian data analysis: A tutorial with R, JAGS, and Stan, </w:t>
      </w:r>
      <w:r w:rsidRPr="00CE6454">
        <w:rPr>
          <w:i/>
          <w:iCs/>
          <w:noProof/>
          <w:szCs w:val="24"/>
        </w:rPr>
        <w:lastRenderedPageBreak/>
        <w:t>second edition</w:t>
      </w:r>
      <w:r w:rsidRPr="00CE6454">
        <w:rPr>
          <w:noProof/>
          <w:szCs w:val="24"/>
        </w:rPr>
        <w:t xml:space="preserve">. </w:t>
      </w:r>
      <w:r w:rsidRPr="00CE6454">
        <w:rPr>
          <w:i/>
          <w:iCs/>
          <w:noProof/>
          <w:szCs w:val="24"/>
        </w:rPr>
        <w:t>Doing Bayesian Data Analysis: A Tutorial with R, JAGS, and Stan, Second Edition</w:t>
      </w:r>
      <w:r w:rsidRPr="00CE6454">
        <w:rPr>
          <w:noProof/>
          <w:szCs w:val="24"/>
        </w:rPr>
        <w:t xml:space="preserve"> (2nd ed.). Elsevier Inc. https://doi.org/10.1016/B978-0-12-405888-0.09999-2</w:t>
      </w:r>
    </w:p>
    <w:p w14:paraId="0174AA57"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 xml:space="preserve">Luque, D., Beesley, T., Morris, R. W., Jack, B. N., Griffiths, O., Whitford, T. J., &amp; Le Pelley, M. E. (2017). Goal-Directed and Habit-Like Modulations of Stimulus Processing during Reinforcement Learning. </w:t>
      </w:r>
      <w:r w:rsidRPr="00CE6454">
        <w:rPr>
          <w:i/>
          <w:iCs/>
          <w:noProof/>
          <w:szCs w:val="24"/>
        </w:rPr>
        <w:t>The Journal of Neuroscience</w:t>
      </w:r>
      <w:r w:rsidRPr="00CE6454">
        <w:rPr>
          <w:noProof/>
          <w:szCs w:val="24"/>
        </w:rPr>
        <w:t xml:space="preserve">, </w:t>
      </w:r>
      <w:r w:rsidRPr="00CE6454">
        <w:rPr>
          <w:i/>
          <w:iCs/>
          <w:noProof/>
          <w:szCs w:val="24"/>
        </w:rPr>
        <w:t>37</w:t>
      </w:r>
      <w:r w:rsidRPr="00CE6454">
        <w:rPr>
          <w:noProof/>
          <w:szCs w:val="24"/>
        </w:rPr>
        <w:t>(11), 3009–3017. https://doi.org/10.1523/jneurosci.3205-16.2017</w:t>
      </w:r>
    </w:p>
    <w:p w14:paraId="73B76C6C"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 xml:space="preserve">MacLean, M. H., &amp; Giesbrecht, B. (2015). Neural evidence reveals the rapid effects of reward history on selective attention. </w:t>
      </w:r>
      <w:r w:rsidRPr="00CE6454">
        <w:rPr>
          <w:i/>
          <w:iCs/>
          <w:noProof/>
          <w:szCs w:val="24"/>
        </w:rPr>
        <w:t>Brain Research</w:t>
      </w:r>
      <w:r w:rsidRPr="00CE6454">
        <w:rPr>
          <w:noProof/>
          <w:szCs w:val="24"/>
        </w:rPr>
        <w:t xml:space="preserve">, </w:t>
      </w:r>
      <w:r w:rsidRPr="00CE6454">
        <w:rPr>
          <w:i/>
          <w:iCs/>
          <w:noProof/>
          <w:szCs w:val="24"/>
        </w:rPr>
        <w:t>1606</w:t>
      </w:r>
      <w:r w:rsidRPr="00CE6454">
        <w:rPr>
          <w:noProof/>
          <w:szCs w:val="24"/>
        </w:rPr>
        <w:t>, 86–94. https://doi.org/10.1016/j.brainres.2015.02.016</w:t>
      </w:r>
    </w:p>
    <w:p w14:paraId="5EC75A81"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 xml:space="preserve">McElreath, R. (2016). </w:t>
      </w:r>
      <w:r w:rsidRPr="00CE6454">
        <w:rPr>
          <w:i/>
          <w:iCs/>
          <w:noProof/>
          <w:szCs w:val="24"/>
        </w:rPr>
        <w:t>Statistical Rethinking: A Bayesian Course with Examples in R and Stan</w:t>
      </w:r>
      <w:r w:rsidRPr="00CE6454">
        <w:rPr>
          <w:noProof/>
          <w:szCs w:val="24"/>
        </w:rPr>
        <w:t>. Chapman Hall - CRC.</w:t>
      </w:r>
    </w:p>
    <w:p w14:paraId="20E7E234"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 xml:space="preserve">Nalborczyk, L., &amp; Bürkner, P.-C. (2019). An Introduction to Bayesian Multilevel Models Using brms: A Case Study of Gender Effects on Vowel Variability in Standard Indonesian. </w:t>
      </w:r>
      <w:r w:rsidRPr="00CE6454">
        <w:rPr>
          <w:i/>
          <w:iCs/>
          <w:noProof/>
          <w:szCs w:val="24"/>
        </w:rPr>
        <w:t>Journal of Speech, Language, and Hearing Research</w:t>
      </w:r>
      <w:r w:rsidRPr="00CE6454">
        <w:rPr>
          <w:noProof/>
          <w:szCs w:val="24"/>
        </w:rPr>
        <w:t>.</w:t>
      </w:r>
    </w:p>
    <w:p w14:paraId="7ADDA879"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 xml:space="preserve">Nolan, H., Whelan, R., &amp; Reilly, R. B. (2010). FASTER: Fully Automated Statistical Thresholding for EEG artifact Rejection. </w:t>
      </w:r>
      <w:r w:rsidRPr="00CE6454">
        <w:rPr>
          <w:i/>
          <w:iCs/>
          <w:noProof/>
          <w:szCs w:val="24"/>
        </w:rPr>
        <w:t>Journal of Neuroscience Methods</w:t>
      </w:r>
      <w:r w:rsidRPr="00CE6454">
        <w:rPr>
          <w:noProof/>
          <w:szCs w:val="24"/>
        </w:rPr>
        <w:t xml:space="preserve">, </w:t>
      </w:r>
      <w:r w:rsidRPr="00CE6454">
        <w:rPr>
          <w:i/>
          <w:iCs/>
          <w:noProof/>
          <w:szCs w:val="24"/>
        </w:rPr>
        <w:t>192</w:t>
      </w:r>
      <w:r w:rsidRPr="00CE6454">
        <w:rPr>
          <w:noProof/>
          <w:szCs w:val="24"/>
        </w:rPr>
        <w:t>(1), 152–162. https://doi.org/10.1016/j.jneumeth.2010.07.015</w:t>
      </w:r>
    </w:p>
    <w:p w14:paraId="24952404"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 xml:space="preserve">Norcia, A. M., Appelbaum, L. G., Ales, J. M., Cottereau, B. R., &amp; Rossion, B. (2015). The steady-state visual evoked potential in vision research : A review. </w:t>
      </w:r>
      <w:r w:rsidRPr="00CE6454">
        <w:rPr>
          <w:i/>
          <w:iCs/>
          <w:noProof/>
          <w:szCs w:val="24"/>
        </w:rPr>
        <w:t>Journal of Vision</w:t>
      </w:r>
      <w:r w:rsidRPr="00CE6454">
        <w:rPr>
          <w:noProof/>
          <w:szCs w:val="24"/>
        </w:rPr>
        <w:t xml:space="preserve">, </w:t>
      </w:r>
      <w:r w:rsidRPr="00CE6454">
        <w:rPr>
          <w:i/>
          <w:iCs/>
          <w:noProof/>
          <w:szCs w:val="24"/>
        </w:rPr>
        <w:t>15</w:t>
      </w:r>
      <w:r w:rsidRPr="00CE6454">
        <w:rPr>
          <w:noProof/>
          <w:szCs w:val="24"/>
        </w:rPr>
        <w:t>(6), 1–46. https://doi.org/10.1167/15.6.4.doi</w:t>
      </w:r>
    </w:p>
    <w:p w14:paraId="08938340"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 xml:space="preserve">Padmala, S., &amp; Pessoa, L. (2011). Reward reduces conflict by enhancing attentional control and biasing visual cortical processing. </w:t>
      </w:r>
      <w:r w:rsidRPr="00CE6454">
        <w:rPr>
          <w:i/>
          <w:iCs/>
          <w:noProof/>
          <w:szCs w:val="24"/>
        </w:rPr>
        <w:t>Journal of Cognitive Neuroscience</w:t>
      </w:r>
      <w:r w:rsidRPr="00CE6454">
        <w:rPr>
          <w:noProof/>
          <w:szCs w:val="24"/>
        </w:rPr>
        <w:t xml:space="preserve">, </w:t>
      </w:r>
      <w:r w:rsidRPr="00CE6454">
        <w:rPr>
          <w:i/>
          <w:iCs/>
          <w:noProof/>
          <w:szCs w:val="24"/>
        </w:rPr>
        <w:t>23</w:t>
      </w:r>
      <w:r w:rsidRPr="00CE6454">
        <w:rPr>
          <w:noProof/>
          <w:szCs w:val="24"/>
        </w:rPr>
        <w:t>(11), 3419–3432. https://doi.org/10.1162/jocn_a_00011</w:t>
      </w:r>
    </w:p>
    <w:p w14:paraId="1E1EE0E7"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 xml:space="preserve">Perrin, F., Pernier, J., Bertrand, O., &amp; Echallier, J. F. (1989). Spherical splines for scalp potential </w:t>
      </w:r>
      <w:r w:rsidRPr="00CE6454">
        <w:rPr>
          <w:noProof/>
          <w:szCs w:val="24"/>
        </w:rPr>
        <w:lastRenderedPageBreak/>
        <w:t xml:space="preserve">and current density mapping. </w:t>
      </w:r>
      <w:r w:rsidRPr="00CE6454">
        <w:rPr>
          <w:i/>
          <w:iCs/>
          <w:noProof/>
          <w:szCs w:val="24"/>
        </w:rPr>
        <w:t>Electroencephalography and Clinical Neurophysiology</w:t>
      </w:r>
      <w:r w:rsidRPr="00CE6454">
        <w:rPr>
          <w:noProof/>
          <w:szCs w:val="24"/>
        </w:rPr>
        <w:t xml:space="preserve">, </w:t>
      </w:r>
      <w:r w:rsidRPr="00CE6454">
        <w:rPr>
          <w:i/>
          <w:iCs/>
          <w:noProof/>
          <w:szCs w:val="24"/>
        </w:rPr>
        <w:t>72</w:t>
      </w:r>
      <w:r w:rsidRPr="00CE6454">
        <w:rPr>
          <w:noProof/>
          <w:szCs w:val="24"/>
        </w:rPr>
        <w:t>(2), 184–187. https://doi.org/10.1016/0013-4694(89)90180-6</w:t>
      </w:r>
    </w:p>
    <w:p w14:paraId="21A6CFAB"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 xml:space="preserve">Pessoa, L. (2015). Multiple influences of reward on perception and attention. </w:t>
      </w:r>
      <w:r w:rsidRPr="00CE6454">
        <w:rPr>
          <w:i/>
          <w:iCs/>
          <w:noProof/>
          <w:szCs w:val="24"/>
        </w:rPr>
        <w:t>Visual Cognition</w:t>
      </w:r>
      <w:r w:rsidRPr="00CE6454">
        <w:rPr>
          <w:noProof/>
          <w:szCs w:val="24"/>
        </w:rPr>
        <w:t xml:space="preserve">, </w:t>
      </w:r>
      <w:r w:rsidRPr="00CE6454">
        <w:rPr>
          <w:i/>
          <w:iCs/>
          <w:noProof/>
          <w:szCs w:val="24"/>
        </w:rPr>
        <w:t>23</w:t>
      </w:r>
      <w:r w:rsidRPr="00CE6454">
        <w:rPr>
          <w:noProof/>
          <w:szCs w:val="24"/>
        </w:rPr>
        <w:t>(1–2), 272–290. https://doi.org/10.1080/13506285.2014.974729</w:t>
      </w:r>
    </w:p>
    <w:p w14:paraId="17798D1E"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 xml:space="preserve">Pessoa, L., &amp; Engelmann, J. B. (2010). Embedding reward signals into perception and cognition. </w:t>
      </w:r>
      <w:r w:rsidRPr="00CE6454">
        <w:rPr>
          <w:i/>
          <w:iCs/>
          <w:noProof/>
          <w:szCs w:val="24"/>
        </w:rPr>
        <w:t>Frontiers in Neuroscience</w:t>
      </w:r>
      <w:r w:rsidRPr="00CE6454">
        <w:rPr>
          <w:noProof/>
          <w:szCs w:val="24"/>
        </w:rPr>
        <w:t xml:space="preserve">, </w:t>
      </w:r>
      <w:r w:rsidRPr="00CE6454">
        <w:rPr>
          <w:i/>
          <w:iCs/>
          <w:noProof/>
          <w:szCs w:val="24"/>
        </w:rPr>
        <w:t>4</w:t>
      </w:r>
      <w:r w:rsidRPr="00CE6454">
        <w:rPr>
          <w:noProof/>
          <w:szCs w:val="24"/>
        </w:rPr>
        <w:t>(September), 1–8. https://doi.org/10.3389/fnins.2010.00017</w:t>
      </w:r>
    </w:p>
    <w:p w14:paraId="2D278201"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Phillips, N. (2016). Yarrr: A companion to the e-book YaRrr!: The Pirate’s Guide to R. R package version 0.1.</w:t>
      </w:r>
    </w:p>
    <w:p w14:paraId="5FB32C7D"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 xml:space="preserve">Posner, M. I. (1980). Orienting of attention. </w:t>
      </w:r>
      <w:r w:rsidRPr="00CE6454">
        <w:rPr>
          <w:i/>
          <w:iCs/>
          <w:noProof/>
          <w:szCs w:val="24"/>
        </w:rPr>
        <w:t>The Quarterly Journal of Experimental Psychology</w:t>
      </w:r>
      <w:r w:rsidRPr="00CE6454">
        <w:rPr>
          <w:noProof/>
          <w:szCs w:val="24"/>
        </w:rPr>
        <w:t xml:space="preserve">, </w:t>
      </w:r>
      <w:r w:rsidRPr="00CE6454">
        <w:rPr>
          <w:i/>
          <w:iCs/>
          <w:noProof/>
          <w:szCs w:val="24"/>
        </w:rPr>
        <w:t>32</w:t>
      </w:r>
      <w:r w:rsidRPr="00CE6454">
        <w:rPr>
          <w:noProof/>
          <w:szCs w:val="24"/>
        </w:rPr>
        <w:t>(1), 3–25. https://doi.org/10.1080/00335558008248231</w:t>
      </w:r>
    </w:p>
    <w:p w14:paraId="77BEA63A"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FF5E8B">
        <w:rPr>
          <w:noProof/>
          <w:szCs w:val="24"/>
          <w:lang w:val="nl-BE"/>
        </w:rPr>
        <w:t xml:space="preserve">Qi, S., Zeng, Q., Ding, C., &amp; Li, H. (2013). </w:t>
      </w:r>
      <w:r w:rsidRPr="00CE6454">
        <w:rPr>
          <w:noProof/>
          <w:szCs w:val="24"/>
        </w:rPr>
        <w:t xml:space="preserve">Neural correlates of reward-driven attentional capture in visual search. </w:t>
      </w:r>
      <w:r w:rsidRPr="00CE6454">
        <w:rPr>
          <w:i/>
          <w:iCs/>
          <w:noProof/>
          <w:szCs w:val="24"/>
        </w:rPr>
        <w:t>Brain Research</w:t>
      </w:r>
      <w:r w:rsidRPr="00CE6454">
        <w:rPr>
          <w:noProof/>
          <w:szCs w:val="24"/>
        </w:rPr>
        <w:t xml:space="preserve">, </w:t>
      </w:r>
      <w:r w:rsidRPr="00CE6454">
        <w:rPr>
          <w:i/>
          <w:iCs/>
          <w:noProof/>
          <w:szCs w:val="24"/>
        </w:rPr>
        <w:t>1532</w:t>
      </w:r>
      <w:r w:rsidRPr="00CE6454">
        <w:rPr>
          <w:noProof/>
          <w:szCs w:val="24"/>
        </w:rPr>
        <w:t>, 32–43. https://doi.org/10.1016/j.brainres.2013.07.044</w:t>
      </w:r>
    </w:p>
    <w:p w14:paraId="67FBF1B5"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R Core Team. (2017). R: A Language and Environment for Statistical Computing. R Foundation for Statistical Computing.</w:t>
      </w:r>
    </w:p>
    <w:p w14:paraId="4774A9A9"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Rinker, T., &amp; Kurkiewicz, D. (n.d.). pacman: Package Management for R.</w:t>
      </w:r>
    </w:p>
    <w:p w14:paraId="619D8A5D"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FF5E8B">
        <w:rPr>
          <w:noProof/>
          <w:szCs w:val="24"/>
          <w:lang w:val="nl-BE"/>
        </w:rPr>
        <w:t xml:space="preserve">Roelfsema, P. R., van Ooyen, A., &amp; Watanabe, T. (2010). </w:t>
      </w:r>
      <w:r w:rsidRPr="00CE6454">
        <w:rPr>
          <w:noProof/>
          <w:szCs w:val="24"/>
        </w:rPr>
        <w:t xml:space="preserve">Perceptual learning rules based on reinforcers and attention. </w:t>
      </w:r>
      <w:r w:rsidRPr="00CE6454">
        <w:rPr>
          <w:i/>
          <w:iCs/>
          <w:noProof/>
          <w:szCs w:val="24"/>
        </w:rPr>
        <w:t>Trends in Cognitive Sciences</w:t>
      </w:r>
      <w:r w:rsidRPr="00CE6454">
        <w:rPr>
          <w:noProof/>
          <w:szCs w:val="24"/>
        </w:rPr>
        <w:t xml:space="preserve">, </w:t>
      </w:r>
      <w:r w:rsidRPr="00CE6454">
        <w:rPr>
          <w:i/>
          <w:iCs/>
          <w:noProof/>
          <w:szCs w:val="24"/>
        </w:rPr>
        <w:t>14</w:t>
      </w:r>
      <w:r w:rsidRPr="00CE6454">
        <w:rPr>
          <w:noProof/>
          <w:szCs w:val="24"/>
        </w:rPr>
        <w:t>(2), 64–71. https://doi.org/10.1016/j.tics.2009.11.005</w:t>
      </w:r>
    </w:p>
    <w:p w14:paraId="73D2070C"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RStudio Team. (2015). Integrated Development for R. RStudio, Inc.</w:t>
      </w:r>
    </w:p>
    <w:p w14:paraId="5B653B76"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FF5E8B">
        <w:rPr>
          <w:noProof/>
          <w:szCs w:val="24"/>
          <w:lang w:val="nl-BE"/>
        </w:rPr>
        <w:t xml:space="preserve">Schevernels, H., Krebs, R. M., Santens, P., Woldorff, M. G., &amp; Boehler, C. N. (2014). </w:t>
      </w:r>
      <w:r w:rsidRPr="00CE6454">
        <w:rPr>
          <w:noProof/>
          <w:szCs w:val="24"/>
        </w:rPr>
        <w:t xml:space="preserve">Task preparation processes related to reward prediction precede those related to task-difficulty expectation. </w:t>
      </w:r>
      <w:r w:rsidRPr="00CE6454">
        <w:rPr>
          <w:i/>
          <w:iCs/>
          <w:noProof/>
          <w:szCs w:val="24"/>
        </w:rPr>
        <w:t>NeuroImage</w:t>
      </w:r>
      <w:r w:rsidRPr="00CE6454">
        <w:rPr>
          <w:noProof/>
          <w:szCs w:val="24"/>
        </w:rPr>
        <w:t xml:space="preserve">, </w:t>
      </w:r>
      <w:r w:rsidRPr="00CE6454">
        <w:rPr>
          <w:i/>
          <w:iCs/>
          <w:noProof/>
          <w:szCs w:val="24"/>
        </w:rPr>
        <w:t>84</w:t>
      </w:r>
      <w:r w:rsidRPr="00CE6454">
        <w:rPr>
          <w:noProof/>
          <w:szCs w:val="24"/>
        </w:rPr>
        <w:t>, 639–647. https://doi.org/10.1016/j.neuroimage.2013.09.039</w:t>
      </w:r>
    </w:p>
    <w:p w14:paraId="55A7117B"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 xml:space="preserve">Shenhav, A., Botvinick, M., &amp; Cohen, J. (2013). The expected value of control: An integrative </w:t>
      </w:r>
      <w:r w:rsidRPr="00CE6454">
        <w:rPr>
          <w:noProof/>
          <w:szCs w:val="24"/>
        </w:rPr>
        <w:lastRenderedPageBreak/>
        <w:t xml:space="preserve">theory of anterior cingulate cortex function. </w:t>
      </w:r>
      <w:r w:rsidRPr="00CE6454">
        <w:rPr>
          <w:i/>
          <w:iCs/>
          <w:noProof/>
          <w:szCs w:val="24"/>
        </w:rPr>
        <w:t>Neuron</w:t>
      </w:r>
      <w:r w:rsidRPr="00CE6454">
        <w:rPr>
          <w:noProof/>
          <w:szCs w:val="24"/>
        </w:rPr>
        <w:t xml:space="preserve">, </w:t>
      </w:r>
      <w:r w:rsidRPr="00CE6454">
        <w:rPr>
          <w:i/>
          <w:iCs/>
          <w:noProof/>
          <w:szCs w:val="24"/>
        </w:rPr>
        <w:t>79</w:t>
      </w:r>
      <w:r w:rsidRPr="00CE6454">
        <w:rPr>
          <w:noProof/>
          <w:szCs w:val="24"/>
        </w:rPr>
        <w:t>(2), 217–240. https://doi.org/10.1016/j.neuron.2013.07.007</w:t>
      </w:r>
    </w:p>
    <w:p w14:paraId="05567FF1"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 xml:space="preserve">Tankelevitch, L., Spaak, E., Rushworth, M. F. S., &amp; Stokes, M. G. (2019). Previously reward-associated stimuli capture spatial attention in the absence of changes in the corresponding sensory representations as measured with {MEG}. </w:t>
      </w:r>
      <w:r w:rsidRPr="00CE6454">
        <w:rPr>
          <w:i/>
          <w:iCs/>
          <w:noProof/>
          <w:szCs w:val="24"/>
        </w:rPr>
        <w:t>BioRxiv</w:t>
      </w:r>
      <w:r w:rsidRPr="00CE6454">
        <w:rPr>
          <w:noProof/>
          <w:szCs w:val="24"/>
        </w:rPr>
        <w:t>, 622589. https://doi.org/10.1101/622589</w:t>
      </w:r>
    </w:p>
    <w:p w14:paraId="6276F560" w14:textId="77777777" w:rsidR="00CE6454" w:rsidRPr="00FF5E8B" w:rsidRDefault="00CE6454" w:rsidP="00CE6454">
      <w:pPr>
        <w:widowControl w:val="0"/>
        <w:autoSpaceDE w:val="0"/>
        <w:autoSpaceDN w:val="0"/>
        <w:adjustRightInd w:val="0"/>
        <w:spacing w:after="0" w:line="480" w:lineRule="auto"/>
        <w:ind w:left="480" w:hanging="480"/>
        <w:rPr>
          <w:noProof/>
          <w:szCs w:val="24"/>
          <w:lang w:val="nl-BE"/>
        </w:rPr>
      </w:pPr>
      <w:r w:rsidRPr="00CE6454">
        <w:rPr>
          <w:noProof/>
          <w:szCs w:val="24"/>
        </w:rPr>
        <w:t xml:space="preserve">Theeuwes, J. (2010). Top-down and bottom-up control of visual selection. </w:t>
      </w:r>
      <w:r w:rsidRPr="00FF5E8B">
        <w:rPr>
          <w:i/>
          <w:iCs/>
          <w:noProof/>
          <w:szCs w:val="24"/>
          <w:lang w:val="nl-BE"/>
        </w:rPr>
        <w:t>Acta Psychologica</w:t>
      </w:r>
      <w:r w:rsidRPr="00FF5E8B">
        <w:rPr>
          <w:noProof/>
          <w:szCs w:val="24"/>
          <w:lang w:val="nl-BE"/>
        </w:rPr>
        <w:t xml:space="preserve">, </w:t>
      </w:r>
      <w:r w:rsidRPr="00FF5E8B">
        <w:rPr>
          <w:i/>
          <w:iCs/>
          <w:noProof/>
          <w:szCs w:val="24"/>
          <w:lang w:val="nl-BE"/>
        </w:rPr>
        <w:t>135</w:t>
      </w:r>
      <w:r w:rsidRPr="00FF5E8B">
        <w:rPr>
          <w:noProof/>
          <w:szCs w:val="24"/>
          <w:lang w:val="nl-BE"/>
        </w:rPr>
        <w:t>(2), 77–99. https://doi.org/10.1016/j.actpsy.2010.02.006</w:t>
      </w:r>
    </w:p>
    <w:p w14:paraId="08B03FE4"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FF5E8B">
        <w:rPr>
          <w:noProof/>
          <w:szCs w:val="24"/>
          <w:lang w:val="nl-BE"/>
        </w:rPr>
        <w:t xml:space="preserve">Van der Does, A. J. W. (2002). </w:t>
      </w:r>
      <w:r w:rsidRPr="00FF5E8B">
        <w:rPr>
          <w:i/>
          <w:iCs/>
          <w:noProof/>
          <w:szCs w:val="24"/>
          <w:lang w:val="nl-BE"/>
        </w:rPr>
        <w:t xml:space="preserve">Handleiding bij de Nederlandse versie van beck depression inventory—second edition (BDI-II-NL). </w:t>
      </w:r>
      <w:r w:rsidRPr="00CE6454">
        <w:rPr>
          <w:i/>
          <w:iCs/>
          <w:noProof/>
          <w:szCs w:val="24"/>
        </w:rPr>
        <w:t>[The Dutch version of the Beck depression inventory].</w:t>
      </w:r>
      <w:r w:rsidRPr="00CE6454">
        <w:rPr>
          <w:noProof/>
          <w:szCs w:val="24"/>
        </w:rPr>
        <w:t xml:space="preserve"> Amsterdam: Harcourt.</w:t>
      </w:r>
    </w:p>
    <w:p w14:paraId="6C8FC366"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 xml:space="preserve">Verguts, T., Vassena, E., &amp; Silvetti, M. (2015). Adaptive effort investment in cognitive and physical tasks: a neurocomputational model. </w:t>
      </w:r>
      <w:r w:rsidRPr="00CE6454">
        <w:rPr>
          <w:i/>
          <w:iCs/>
          <w:noProof/>
          <w:szCs w:val="24"/>
        </w:rPr>
        <w:t>Frontiers in Behavioral Neuroscience</w:t>
      </w:r>
      <w:r w:rsidRPr="00CE6454">
        <w:rPr>
          <w:noProof/>
          <w:szCs w:val="24"/>
        </w:rPr>
        <w:t xml:space="preserve">, </w:t>
      </w:r>
      <w:r w:rsidRPr="00CE6454">
        <w:rPr>
          <w:i/>
          <w:iCs/>
          <w:noProof/>
          <w:szCs w:val="24"/>
        </w:rPr>
        <w:t>9</w:t>
      </w:r>
      <w:r w:rsidRPr="00CE6454">
        <w:rPr>
          <w:noProof/>
          <w:szCs w:val="24"/>
        </w:rPr>
        <w:t>(March). https://doi.org/10.3389/fnbeh.2015.00057</w:t>
      </w:r>
    </w:p>
    <w:p w14:paraId="62481B63"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 xml:space="preserve">Watanabe, S. (2010). Asymptotic Equivalence of Bayes Cross Validation and Widely Applicable Information Criterion in Singular Learning Theory, </w:t>
      </w:r>
      <w:r w:rsidRPr="00CE6454">
        <w:rPr>
          <w:i/>
          <w:iCs/>
          <w:noProof/>
          <w:szCs w:val="24"/>
        </w:rPr>
        <w:t>11</w:t>
      </w:r>
      <w:r w:rsidRPr="00CE6454">
        <w:rPr>
          <w:noProof/>
          <w:szCs w:val="24"/>
        </w:rPr>
        <w:t>, 3571–3594. Retrieved from http://arxiv.org/abs/1004.2316</w:t>
      </w:r>
    </w:p>
    <w:p w14:paraId="034F7E35"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Wickham, H. (2017). Tidyverse: Easily install and load ’tidyverse’ packages. R package version, 1(1).</w:t>
      </w:r>
    </w:p>
    <w:p w14:paraId="1BA9778C"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Wilke, C. O. (2016). cowplot: streamlined plot theme and plot annotations for ‘ggplot2.’ CRAN Repos.</w:t>
      </w:r>
    </w:p>
    <w:p w14:paraId="4F5BE37E" w14:textId="77777777" w:rsidR="00CE6454" w:rsidRPr="00CE6454" w:rsidRDefault="00CE6454" w:rsidP="00CE6454">
      <w:pPr>
        <w:widowControl w:val="0"/>
        <w:autoSpaceDE w:val="0"/>
        <w:autoSpaceDN w:val="0"/>
        <w:adjustRightInd w:val="0"/>
        <w:spacing w:after="0" w:line="480" w:lineRule="auto"/>
        <w:ind w:left="480" w:hanging="480"/>
        <w:rPr>
          <w:noProof/>
          <w:szCs w:val="24"/>
        </w:rPr>
      </w:pPr>
      <w:r w:rsidRPr="00CE6454">
        <w:rPr>
          <w:noProof/>
          <w:szCs w:val="24"/>
        </w:rPr>
        <w:t xml:space="preserve">Wisniewski, D., Reverberi, C., Momennejad, I., Kahnt, T., &amp; Haynes, J.-D. (2015). The Role of the Parietal Cortex in the Representation of Task-Reward Associations. </w:t>
      </w:r>
      <w:r w:rsidRPr="00CE6454">
        <w:rPr>
          <w:i/>
          <w:iCs/>
          <w:noProof/>
          <w:szCs w:val="24"/>
        </w:rPr>
        <w:t>Journal of Neuroscience</w:t>
      </w:r>
      <w:r w:rsidRPr="00CE6454">
        <w:rPr>
          <w:noProof/>
          <w:szCs w:val="24"/>
        </w:rPr>
        <w:t xml:space="preserve">, </w:t>
      </w:r>
      <w:r w:rsidRPr="00CE6454">
        <w:rPr>
          <w:i/>
          <w:iCs/>
          <w:noProof/>
          <w:szCs w:val="24"/>
        </w:rPr>
        <w:t>35</w:t>
      </w:r>
      <w:r w:rsidRPr="00CE6454">
        <w:rPr>
          <w:noProof/>
          <w:szCs w:val="24"/>
        </w:rPr>
        <w:t>(36), 12355–12365. https://doi.org/10.1523/jneurosci.4882-14.2015</w:t>
      </w:r>
    </w:p>
    <w:p w14:paraId="13333B02" w14:textId="77777777" w:rsidR="00CE6454" w:rsidRPr="00CE6454" w:rsidRDefault="00CE6454" w:rsidP="00CE6454">
      <w:pPr>
        <w:widowControl w:val="0"/>
        <w:autoSpaceDE w:val="0"/>
        <w:autoSpaceDN w:val="0"/>
        <w:adjustRightInd w:val="0"/>
        <w:spacing w:after="0" w:line="480" w:lineRule="auto"/>
        <w:ind w:left="480" w:hanging="480"/>
        <w:rPr>
          <w:noProof/>
        </w:rPr>
      </w:pPr>
      <w:r w:rsidRPr="00CE6454">
        <w:rPr>
          <w:noProof/>
          <w:szCs w:val="24"/>
        </w:rPr>
        <w:lastRenderedPageBreak/>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37"/>
      <w:headerReference w:type="first" r:id="rId38"/>
      <w:footerReference w:type="first" r:id="rId39"/>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Ivan Grahek" w:date="2019-07-20T15:41:00Z" w:initials="IG">
    <w:p w14:paraId="219DCB87" w14:textId="25B372D0" w:rsidR="00FF5E8B" w:rsidRDefault="00FF5E8B">
      <w:pPr>
        <w:pStyle w:val="CommentText"/>
      </w:pPr>
      <w:r>
        <w:rPr>
          <w:rStyle w:val="CommentReference"/>
        </w:rPr>
        <w:annotationRef/>
      </w:r>
      <w:r>
        <w:t>This paragraph is a bumpy transition from the previous one</w:t>
      </w:r>
    </w:p>
  </w:comment>
  <w:comment w:id="1" w:author="Ivan Grahek" w:date="2019-07-19T11:28:00Z" w:initials="IG">
    <w:p w14:paraId="567443ED" w14:textId="4B86622C" w:rsidR="00FF5E8B" w:rsidRDefault="00FF5E8B">
      <w:pPr>
        <w:pStyle w:val="CommentText"/>
      </w:pPr>
      <w:r>
        <w:rPr>
          <w:rStyle w:val="CommentReference"/>
        </w:rPr>
        <w:annotationRef/>
      </w:r>
      <w:r>
        <w:t>Mention here the problem of disentangling between spatial and feature-based attention and between attention and reward</w:t>
      </w:r>
    </w:p>
  </w:comment>
  <w:comment w:id="2" w:author="Ivan Grahek" w:date="2019-05-03T15:58:00Z" w:initials="IG">
    <w:p w14:paraId="0BA42910" w14:textId="62846AD7" w:rsidR="00FF5E8B" w:rsidRDefault="00FF5E8B">
      <w:pPr>
        <w:pStyle w:val="CommentText"/>
      </w:pPr>
      <w:r>
        <w:rPr>
          <w:rStyle w:val="CommentReference"/>
        </w:rPr>
        <w:annotationRef/>
      </w:r>
      <w:r>
        <w:t xml:space="preserve">@Antonio: do you think that there’s merit in keeping the graph B? </w:t>
      </w:r>
    </w:p>
  </w:comment>
  <w:comment w:id="3" w:author="Ivan Grahek" w:date="2019-01-29T11:47:00Z" w:initials="IG">
    <w:p w14:paraId="5552F5BF" w14:textId="77777777" w:rsidR="00FF5E8B" w:rsidRDefault="00FF5E8B" w:rsidP="002749F6">
      <w:pPr>
        <w:pStyle w:val="CommentText"/>
      </w:pPr>
      <w:r>
        <w:rPr>
          <w:rStyle w:val="CommentReference"/>
        </w:rPr>
        <w:annotationRef/>
      </w:r>
      <w:r>
        <w:t>Add a part on pre-processing the behavior and include how the hit rates and false alarms were calculated.</w:t>
      </w:r>
    </w:p>
  </w:comment>
  <w:comment w:id="4" w:author="Ivan Grahek" w:date="2019-05-03T11:04:00Z" w:initials="IG">
    <w:p w14:paraId="13627C7F" w14:textId="4A2233BC" w:rsidR="00FF5E8B" w:rsidRDefault="00FF5E8B">
      <w:pPr>
        <w:pStyle w:val="CommentText"/>
      </w:pPr>
      <w:r>
        <w:rPr>
          <w:rStyle w:val="CommentReference"/>
        </w:rPr>
        <w:annotationRef/>
      </w:r>
      <w:r>
        <w:t>Change now that we are doing single trials</w:t>
      </w:r>
    </w:p>
  </w:comment>
  <w:comment w:id="5" w:author="Ivan Grahek" w:date="2019-05-02T16:33:00Z" w:initials="IG">
    <w:p w14:paraId="1D5920D4" w14:textId="39509E5F" w:rsidR="00FF5E8B" w:rsidRDefault="00FF5E8B">
      <w:pPr>
        <w:pStyle w:val="CommentText"/>
      </w:pPr>
      <w:r>
        <w:rPr>
          <w:rStyle w:val="CommentReference"/>
        </w:rPr>
        <w:annotationRef/>
      </w:r>
      <w:r>
        <w:t>Do we still need this?</w:t>
      </w:r>
    </w:p>
  </w:comment>
  <w:comment w:id="6" w:author="Ivan Grahek" w:date="2019-05-02T16:33:00Z" w:initials="IG">
    <w:p w14:paraId="46D87FA9" w14:textId="39A28A9E" w:rsidR="00FF5E8B" w:rsidRDefault="00FF5E8B">
      <w:pPr>
        <w:pStyle w:val="CommentText"/>
      </w:pPr>
      <w:r>
        <w:rPr>
          <w:rStyle w:val="CommentReference"/>
        </w:rPr>
        <w:annotationRef/>
      </w:r>
      <w:r>
        <w:t>Change to the average reference</w:t>
      </w:r>
    </w:p>
  </w:comment>
  <w:comment w:id="7" w:author="Ivan Grahek" w:date="2019-03-15T10:17:00Z" w:initials="IG">
    <w:p w14:paraId="2AD44FAB" w14:textId="191B777B" w:rsidR="00FF5E8B" w:rsidRDefault="00FF5E8B">
      <w:pPr>
        <w:pStyle w:val="CommentText"/>
      </w:pPr>
      <w:r>
        <w:rPr>
          <w:rStyle w:val="CommentReference"/>
        </w:rPr>
        <w:annotationRef/>
      </w:r>
      <w:r>
        <w:t>Change if we go for the baseline normalization</w:t>
      </w:r>
    </w:p>
  </w:comment>
  <w:comment w:id="8" w:author="Ivan Grahek" w:date="2019-05-03T17:27:00Z" w:initials="IG">
    <w:p w14:paraId="1DE830FD" w14:textId="2FA108A0" w:rsidR="00FF5E8B" w:rsidRDefault="00FF5E8B">
      <w:pPr>
        <w:pStyle w:val="CommentText"/>
      </w:pPr>
      <w:r>
        <w:rPr>
          <w:rStyle w:val="CommentReference"/>
        </w:rPr>
        <w:annotationRef/>
      </w:r>
      <w:r>
        <w:t>Edit with the final number</w:t>
      </w:r>
    </w:p>
  </w:comment>
  <w:comment w:id="9" w:author="Ivan Grahek" w:date="2019-02-09T14:04:00Z" w:initials="IG">
    <w:p w14:paraId="7EE80669" w14:textId="6B7A0B0E" w:rsidR="00FF5E8B" w:rsidRDefault="00FF5E8B">
      <w:pPr>
        <w:pStyle w:val="CommentText"/>
      </w:pPr>
      <w:r>
        <w:rPr>
          <w:rStyle w:val="CommentReference"/>
        </w:rPr>
        <w:annotationRef/>
      </w:r>
      <w:r>
        <w:t xml:space="preserve">We are thinking about adding the results with false alarms here as well. There is not much happening in there, so it might be better to just mention that in the main text and add the results in the supplementary materials. </w:t>
      </w:r>
    </w:p>
  </w:comment>
  <w:comment w:id="10" w:author="Ivan Grahek" w:date="2019-02-09T14:10:00Z" w:initials="IG">
    <w:p w14:paraId="08DA60F3" w14:textId="6E3A3C95" w:rsidR="00FF5E8B" w:rsidRDefault="00FF5E8B">
      <w:pPr>
        <w:pStyle w:val="CommentText"/>
      </w:pPr>
      <w:r>
        <w:rPr>
          <w:rStyle w:val="CommentReference"/>
        </w:rPr>
        <w:annotationRef/>
      </w:r>
      <w:r>
        <w:t xml:space="preserve">This table could be merged with Table 3 or moved to the supplementary materials. </w:t>
      </w:r>
    </w:p>
  </w:comment>
  <w:comment w:id="11" w:author="Ivan Grahek" w:date="2019-02-09T14:08:00Z" w:initials="IG">
    <w:p w14:paraId="00A9CCF1" w14:textId="7E21FF27" w:rsidR="00FF5E8B" w:rsidRDefault="00FF5E8B">
      <w:pPr>
        <w:pStyle w:val="CommentText"/>
      </w:pPr>
      <w:r>
        <w:rPr>
          <w:rStyle w:val="CommentReference"/>
        </w:rPr>
        <w:annotationRef/>
      </w:r>
      <w:r>
        <w:t xml:space="preserve">The font in all of the graphs will be increased. </w:t>
      </w:r>
    </w:p>
  </w:comment>
  <w:comment w:id="12" w:author="Ivan Grahek" w:date="2019-03-15T10:32:00Z" w:initials="IG">
    <w:p w14:paraId="1A78F42E" w14:textId="20DAED21" w:rsidR="00FF5E8B" w:rsidRDefault="00FF5E8B">
      <w:pPr>
        <w:pStyle w:val="CommentText"/>
      </w:pPr>
      <w:r>
        <w:rPr>
          <w:rStyle w:val="CommentReference"/>
        </w:rPr>
        <w:annotationRef/>
      </w:r>
      <w:r>
        <w:t>Antonio: As a rule of thumb for the description of our results, we could look at the ER and be a bit more confident if ER &gt; 10. Anything between 3 and 10 could be “indicative of” or “suggesting” a difference, whereas 1 &lt; ER &lt; 3 indicates no reliable difference. What do you think? If you agree, we should write it somewhere in the methods.</w:t>
      </w:r>
    </w:p>
  </w:comment>
  <w:comment w:id="14" w:author="Gilles Pourtois" w:date="2019-02-12T14:28:00Z" w:initials="GP">
    <w:p w14:paraId="7A6947E0" w14:textId="5A1AD815" w:rsidR="00FF5E8B" w:rsidRDefault="00FF5E8B">
      <w:pPr>
        <w:pStyle w:val="CommentText"/>
      </w:pPr>
      <w:r>
        <w:rPr>
          <w:rStyle w:val="CommentReference"/>
        </w:rPr>
        <w:annotationRef/>
      </w:r>
      <w:r>
        <w:t>Indeed, but then one can wonder about false alarms, right? And hence d primes or a better (more sensitive) behavioral measure maybe than the hit rate only.</w:t>
      </w:r>
    </w:p>
  </w:comment>
  <w:comment w:id="15" w:author="Gilles Pourtois" w:date="2019-02-12T14:30:00Z" w:initials="GP">
    <w:p w14:paraId="37CDA2BC" w14:textId="52EFB07E" w:rsidR="00FF5E8B" w:rsidRDefault="00FF5E8B">
      <w:pPr>
        <w:pStyle w:val="CommentText"/>
      </w:pPr>
      <w:r>
        <w:rPr>
          <w:rStyle w:val="CommentReference"/>
        </w:rPr>
        <w:annotationRef/>
      </w:r>
      <w:r>
        <w:t>Weird this, right? Isn’t the case that participants should improve more for high-rewarded color?</w:t>
      </w:r>
    </w:p>
  </w:comment>
  <w:comment w:id="16" w:author="Ivan Grahek" w:date="2019-03-15T10:35:00Z" w:initials="IG">
    <w:p w14:paraId="58705832" w14:textId="3E41E23E" w:rsidR="00FF5E8B" w:rsidRDefault="00FF5E8B">
      <w:pPr>
        <w:pStyle w:val="CommentText"/>
      </w:pPr>
      <w:r>
        <w:rPr>
          <w:rStyle w:val="CommentReference"/>
        </w:rPr>
        <w:annotationRef/>
      </w:r>
      <w:r>
        <w:t>Antonio: I wouldn’t over-interpret this finding, the ER is not very high (8.43).</w:t>
      </w:r>
    </w:p>
  </w:comment>
  <w:comment w:id="17" w:author="Gilles Pourtois" w:date="2019-02-12T14:31:00Z" w:initials="GP">
    <w:p w14:paraId="3BE8451B" w14:textId="5536837A" w:rsidR="00FF5E8B" w:rsidRDefault="00FF5E8B">
      <w:pPr>
        <w:pStyle w:val="CommentText"/>
      </w:pPr>
      <w:r>
        <w:t xml:space="preserve">Here, </w:t>
      </w:r>
      <w:r>
        <w:rPr>
          <w:rStyle w:val="CommentReference"/>
        </w:rPr>
        <w:annotationRef/>
      </w:r>
      <w:r>
        <w:t xml:space="preserve">in the good direction, right? But then, when one considers accuracy as well, maybe there could be a speed-accuracy tradeoff imposed by your reward manipulation: you are faster with high reward (after baseline), but also more error prone, no? Wouldn’t be important to rule that out if possible?  </w:t>
      </w:r>
    </w:p>
  </w:comment>
  <w:comment w:id="18" w:author="Ivan Grahek" w:date="2019-03-15T10:36:00Z" w:initials="IG">
    <w:p w14:paraId="147D1BAD" w14:textId="0C537C15" w:rsidR="00FF5E8B" w:rsidRDefault="00FF5E8B">
      <w:pPr>
        <w:pStyle w:val="CommentText"/>
      </w:pPr>
      <w:r>
        <w:rPr>
          <w:rStyle w:val="CommentReference"/>
        </w:rPr>
        <w:annotationRef/>
      </w:r>
      <w:r>
        <w:t>Antonio: Again, I wouldn’t over-interpret this finding (</w:t>
      </w:r>
      <w:r w:rsidRPr="00F57403">
        <w:t>ER = 7.20</w:t>
      </w:r>
      <w:r>
        <w:t>).</w:t>
      </w:r>
    </w:p>
  </w:comment>
  <w:comment w:id="19" w:author="Ivan Grahek" w:date="2019-05-03T15:41:00Z" w:initials="IG">
    <w:p w14:paraId="1DB20E5C" w14:textId="270F5B4C" w:rsidR="00FF5E8B" w:rsidRDefault="00FF5E8B">
      <w:pPr>
        <w:pStyle w:val="CommentText"/>
      </w:pPr>
      <w:r>
        <w:rPr>
          <w:rStyle w:val="CommentReference"/>
        </w:rPr>
        <w:annotationRef/>
      </w:r>
      <w:r>
        <w:t xml:space="preserve">@Antonio these look amazing!!! Very well done </w:t>
      </w:r>
      <w:r>
        <w:sym w:font="Wingdings" w:char="F04A"/>
      </w:r>
    </w:p>
    <w:p w14:paraId="6EE4BF18" w14:textId="20930A2A" w:rsidR="00FF5E8B" w:rsidRDefault="00FF5E8B">
      <w:pPr>
        <w:pStyle w:val="CommentText"/>
      </w:pPr>
    </w:p>
    <w:p w14:paraId="43F9B7A9" w14:textId="7D26BC07" w:rsidR="00FF5E8B" w:rsidRDefault="00FF5E8B">
      <w:pPr>
        <w:pStyle w:val="CommentText"/>
      </w:pPr>
      <w:r>
        <w:t>Could you do a caption for these?</w:t>
      </w:r>
    </w:p>
    <w:p w14:paraId="2806F354" w14:textId="5E3261C4" w:rsidR="00FF5E8B" w:rsidRDefault="00FF5E8B">
      <w:pPr>
        <w:pStyle w:val="CommentText"/>
      </w:pPr>
    </w:p>
    <w:p w14:paraId="15E08E98" w14:textId="74AB2900" w:rsidR="00FF5E8B" w:rsidRDefault="00FF5E8B">
      <w:pPr>
        <w:pStyle w:val="CommentText"/>
      </w:pPr>
      <w:r>
        <w:t>A couple of minor points: it is not fully clear what red and blue are. Also, not sure if it is useful to separate into phases in graph B because they overlap so much anyways. Finally, I would go for the baseline-training-test terminology in the end, but we can talk this over once more before we change the figure.</w:t>
      </w:r>
    </w:p>
    <w:p w14:paraId="6550DC0F" w14:textId="4DD1A314" w:rsidR="00FF5E8B" w:rsidRDefault="00FF5E8B">
      <w:pPr>
        <w:pStyle w:val="CommentText"/>
      </w:pPr>
    </w:p>
    <w:p w14:paraId="7E6A21A2" w14:textId="376BC168" w:rsidR="00FF5E8B" w:rsidRDefault="00FF5E8B">
      <w:pPr>
        <w:pStyle w:val="CommentText"/>
      </w:pPr>
      <w:r>
        <w:t>Finally, there is a figure 2 in the folder with the raw values. Was your idea to include it there as well?</w:t>
      </w:r>
    </w:p>
  </w:comment>
  <w:comment w:id="21" w:author="Ivan Grahek" w:date="2019-07-20T16:17:00Z" w:initials="IG">
    <w:p w14:paraId="31C58D2E" w14:textId="50E44778" w:rsidR="00FF5E8B" w:rsidRDefault="00FF5E8B">
      <w:pPr>
        <w:pStyle w:val="CommentText"/>
      </w:pPr>
      <w:r>
        <w:rPr>
          <w:rStyle w:val="CommentReference"/>
        </w:rPr>
        <w:annotationRef/>
      </w:r>
      <w:r>
        <w:t xml:space="preserve">Make this shorter and say that we didn’t find it, that Tankelevitch didn’t either, point to some reasons. Say also that this is a very goal-directed paradigm. </w:t>
      </w:r>
    </w:p>
  </w:comment>
  <w:comment w:id="22" w:author="Ivan Grahek" w:date="2019-07-19T14:30:00Z" w:initials="IG">
    <w:p w14:paraId="2F53E8AD" w14:textId="27BFDDB8" w:rsidR="00FF5E8B" w:rsidRDefault="00FF5E8B">
      <w:pPr>
        <w:pStyle w:val="CommentText"/>
      </w:pPr>
      <w:r>
        <w:rPr>
          <w:rStyle w:val="CommentReference"/>
        </w:rPr>
        <w:annotationRef/>
      </w:r>
      <w:r>
        <w:t>Say that our measure asseses the activity in V1-V3</w:t>
      </w:r>
    </w:p>
  </w:comment>
  <w:comment w:id="23" w:author="Ivan Grahek" w:date="2019-07-19T14:28:00Z" w:initials="IG">
    <w:p w14:paraId="3B323319" w14:textId="595D2C21" w:rsidR="00FF5E8B" w:rsidRDefault="00FF5E8B">
      <w:pPr>
        <w:pStyle w:val="CommentText"/>
      </w:pPr>
      <w:r>
        <w:rPr>
          <w:rStyle w:val="CommentReference"/>
        </w:rPr>
        <w:annotationRef/>
      </w:r>
      <w:r>
        <w:t>The main point here is that they show the VADC without the modulations in early visual cortical processing</w:t>
      </w:r>
    </w:p>
  </w:comment>
  <w:comment w:id="24" w:author="Ivan Grahek" w:date="2019-07-20T11:29:00Z" w:initials="IG">
    <w:p w14:paraId="1891722B" w14:textId="060D4988" w:rsidR="00FF5E8B" w:rsidRDefault="00FF5E8B">
      <w:pPr>
        <w:pStyle w:val="CommentText"/>
      </w:pPr>
      <w:r>
        <w:rPr>
          <w:rStyle w:val="CommentReference"/>
        </w:rPr>
        <w:annotationRef/>
      </w:r>
      <w:r>
        <w:t>Make this a separate paragraph and stress how SSVEPs can be used to further investigate attention and reward</w:t>
      </w:r>
    </w:p>
  </w:comment>
  <w:comment w:id="25" w:author="Gilles Pourtois" w:date="2019-02-12T15:05:00Z" w:initials="GP">
    <w:p w14:paraId="33CFA73D" w14:textId="0976DB69" w:rsidR="00FF5E8B" w:rsidRDefault="00FF5E8B">
      <w:pPr>
        <w:pStyle w:val="CommentText"/>
      </w:pPr>
      <w:r>
        <w:rPr>
          <w:rStyle w:val="CommentReference"/>
        </w:rPr>
        <w:annotationRef/>
      </w:r>
      <w:r>
        <w:t xml:space="preserve">What you should stress here is the suppression of low reward, probably to deal with the competition. Looks like this is how your visual cortex solves this competition. The two stimuli are important and they compete for selection; a “control” mechanism downplays the processing of the low-reward one.  </w:t>
      </w:r>
    </w:p>
  </w:comment>
  <w:comment w:id="26" w:author="Ivan Grahek" w:date="2019-02-09T14:15:00Z" w:initials="IG">
    <w:p w14:paraId="0ECD07BE" w14:textId="00E18607" w:rsidR="00FF5E8B" w:rsidRDefault="00FF5E8B">
      <w:pPr>
        <w:pStyle w:val="CommentText"/>
      </w:pPr>
      <w:r>
        <w:rPr>
          <w:rStyle w:val="CommentReference"/>
        </w:rPr>
        <w:annotationRef/>
      </w:r>
      <w:r>
        <w:t>Gilles, could you add the funding info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19DCB87" w15:done="0"/>
  <w15:commentEx w15:paraId="567443ED" w15:done="0"/>
  <w15:commentEx w15:paraId="0BA42910" w15:done="0"/>
  <w15:commentEx w15:paraId="5552F5BF" w15:done="0"/>
  <w15:commentEx w15:paraId="13627C7F" w15:done="0"/>
  <w15:commentEx w15:paraId="1D5920D4" w15:done="0"/>
  <w15:commentEx w15:paraId="46D87FA9" w15:done="0"/>
  <w15:commentEx w15:paraId="2AD44FAB" w15:done="0"/>
  <w15:commentEx w15:paraId="1DE830FD" w15:done="0"/>
  <w15:commentEx w15:paraId="7EE80669" w15:done="0"/>
  <w15:commentEx w15:paraId="08DA60F3" w15:done="0"/>
  <w15:commentEx w15:paraId="00A9CCF1" w15:done="0"/>
  <w15:commentEx w15:paraId="1A78F42E" w15:done="0"/>
  <w15:commentEx w15:paraId="7A6947E0" w15:done="0"/>
  <w15:commentEx w15:paraId="37CDA2BC" w15:done="0"/>
  <w15:commentEx w15:paraId="58705832" w15:paraIdParent="37CDA2BC" w15:done="0"/>
  <w15:commentEx w15:paraId="3BE8451B" w15:done="0"/>
  <w15:commentEx w15:paraId="147D1BAD" w15:paraIdParent="3BE8451B" w15:done="0"/>
  <w15:commentEx w15:paraId="7E6A21A2" w15:done="0"/>
  <w15:commentEx w15:paraId="31C58D2E" w15:done="0"/>
  <w15:commentEx w15:paraId="2F53E8AD" w15:done="0"/>
  <w15:commentEx w15:paraId="3B323319" w15:done="0"/>
  <w15:commentEx w15:paraId="1891722B" w15:done="0"/>
  <w15:commentEx w15:paraId="33CFA73D" w15:done="0"/>
  <w15:commentEx w15:paraId="0ECD07B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A7CFEB" w14:textId="77777777" w:rsidR="00392B34" w:rsidRDefault="00392B34" w:rsidP="00AD5698">
      <w:pPr>
        <w:spacing w:after="0" w:line="240" w:lineRule="auto"/>
      </w:pPr>
      <w:r>
        <w:separator/>
      </w:r>
    </w:p>
  </w:endnote>
  <w:endnote w:type="continuationSeparator" w:id="0">
    <w:p w14:paraId="6C3CC5F0" w14:textId="77777777" w:rsidR="00392B34" w:rsidRDefault="00392B34"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FF5E8B" w:rsidRDefault="00FF5E8B"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FF5E8B" w:rsidRDefault="00FF5E8B"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BA87C1" w14:textId="77777777" w:rsidR="00392B34" w:rsidRDefault="00392B34" w:rsidP="00AD5698">
      <w:pPr>
        <w:spacing w:after="0" w:line="240" w:lineRule="auto"/>
      </w:pPr>
      <w:r>
        <w:separator/>
      </w:r>
    </w:p>
  </w:footnote>
  <w:footnote w:type="continuationSeparator" w:id="0">
    <w:p w14:paraId="14EF0702" w14:textId="77777777" w:rsidR="00392B34" w:rsidRDefault="00392B34"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52065871" w:rsidR="00FF5E8B" w:rsidRPr="002F7D7E" w:rsidRDefault="00FF5E8B">
    <w:pPr>
      <w:pStyle w:val="Header"/>
    </w:pPr>
    <w:r w:rsidRPr="002F7D7E">
      <w:rPr>
        <w:szCs w:val="24"/>
      </w:rPr>
      <w:t>GOAL-DIRECTED ATTENTION AND REWARD</w:t>
    </w:r>
    <w:sdt>
      <w:sdtPr>
        <w:id w:val="-1319488693"/>
        <w:docPartObj>
          <w:docPartGallery w:val="Page Numbers (Top of Page)"/>
          <w:docPartUnique/>
        </w:docPartObj>
      </w:sdtPr>
      <w:sdtEndPr>
        <w:rPr>
          <w:noProof/>
        </w:rPr>
      </w:sdtEndPr>
      <w:sdtContent>
        <w:r w:rsidRPr="002F7D7E">
          <w:tab/>
        </w:r>
        <w:r w:rsidRPr="002F7D7E">
          <w:rPr>
            <w:szCs w:val="24"/>
          </w:rPr>
          <w:fldChar w:fldCharType="begin"/>
        </w:r>
        <w:r w:rsidRPr="002F7D7E">
          <w:rPr>
            <w:szCs w:val="24"/>
          </w:rPr>
          <w:instrText xml:space="preserve"> PAGE   \* MERGEFORMAT </w:instrText>
        </w:r>
        <w:r w:rsidRPr="002F7D7E">
          <w:rPr>
            <w:szCs w:val="24"/>
          </w:rPr>
          <w:fldChar w:fldCharType="separate"/>
        </w:r>
        <w:r w:rsidR="00004CE2">
          <w:rPr>
            <w:noProof/>
            <w:szCs w:val="24"/>
          </w:rPr>
          <w:t>20</w:t>
        </w:r>
        <w:r w:rsidRPr="002F7D7E">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6E6D172E" w:rsidR="00FF5E8B" w:rsidRDefault="00FF5E8B" w:rsidP="0050297E">
    <w:pPr>
      <w:pStyle w:val="Header"/>
      <w:ind w:left="360"/>
    </w:pPr>
    <w:r>
      <w:rPr>
        <w:szCs w:val="24"/>
      </w:rPr>
      <w:t xml:space="preserve">Running head: </w:t>
    </w:r>
    <w:r w:rsidRPr="002F7D7E">
      <w:rPr>
        <w:szCs w:val="24"/>
      </w:rPr>
      <w:t>GOAL-DIRECTED ATTENTION AND REWARD</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067C99"/>
    <w:multiLevelType w:val="hybridMultilevel"/>
    <w:tmpl w:val="FF24BD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57751F"/>
    <w:multiLevelType w:val="hybridMultilevel"/>
    <w:tmpl w:val="EA96FC7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4E56AD"/>
    <w:multiLevelType w:val="hybridMultilevel"/>
    <w:tmpl w:val="7D163E7A"/>
    <w:lvl w:ilvl="0" w:tplc="D068CF18">
      <w:numFmt w:val="bullet"/>
      <w:lvlText w:val="-"/>
      <w:lvlJc w:val="left"/>
      <w:pPr>
        <w:ind w:left="720" w:hanging="360"/>
      </w:pPr>
      <w:rPr>
        <w:rFonts w:ascii="Times New Roman" w:eastAsiaTheme="minorHAnsi"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B3B2042"/>
    <w:multiLevelType w:val="hybridMultilevel"/>
    <w:tmpl w:val="35BCBD54"/>
    <w:lvl w:ilvl="0" w:tplc="EC1CB2F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676565"/>
    <w:multiLevelType w:val="hybridMultilevel"/>
    <w:tmpl w:val="B78AB424"/>
    <w:lvl w:ilvl="0" w:tplc="42AE99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E004307"/>
    <w:multiLevelType w:val="hybridMultilevel"/>
    <w:tmpl w:val="E2C404D6"/>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2"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43"/>
  </w:num>
  <w:num w:numId="3">
    <w:abstractNumId w:val="20"/>
  </w:num>
  <w:num w:numId="4">
    <w:abstractNumId w:val="45"/>
  </w:num>
  <w:num w:numId="5">
    <w:abstractNumId w:val="17"/>
  </w:num>
  <w:num w:numId="6">
    <w:abstractNumId w:val="18"/>
  </w:num>
  <w:num w:numId="7">
    <w:abstractNumId w:val="10"/>
  </w:num>
  <w:num w:numId="8">
    <w:abstractNumId w:val="40"/>
  </w:num>
  <w:num w:numId="9">
    <w:abstractNumId w:val="22"/>
  </w:num>
  <w:num w:numId="10">
    <w:abstractNumId w:val="32"/>
  </w:num>
  <w:num w:numId="11">
    <w:abstractNumId w:val="23"/>
  </w:num>
  <w:num w:numId="12">
    <w:abstractNumId w:val="37"/>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3"/>
  </w:num>
  <w:num w:numId="24">
    <w:abstractNumId w:val="14"/>
  </w:num>
  <w:num w:numId="25">
    <w:abstractNumId w:val="28"/>
  </w:num>
  <w:num w:numId="26">
    <w:abstractNumId w:val="13"/>
  </w:num>
  <w:num w:numId="27">
    <w:abstractNumId w:val="30"/>
  </w:num>
  <w:num w:numId="28">
    <w:abstractNumId w:val="12"/>
  </w:num>
  <w:num w:numId="29">
    <w:abstractNumId w:val="29"/>
  </w:num>
  <w:num w:numId="30">
    <w:abstractNumId w:val="38"/>
  </w:num>
  <w:num w:numId="31">
    <w:abstractNumId w:val="25"/>
  </w:num>
  <w:num w:numId="32">
    <w:abstractNumId w:val="31"/>
  </w:num>
  <w:num w:numId="33">
    <w:abstractNumId w:val="44"/>
  </w:num>
  <w:num w:numId="34">
    <w:abstractNumId w:val="26"/>
  </w:num>
  <w:num w:numId="35">
    <w:abstractNumId w:val="16"/>
  </w:num>
  <w:num w:numId="36">
    <w:abstractNumId w:val="34"/>
  </w:num>
  <w:num w:numId="37">
    <w:abstractNumId w:val="39"/>
  </w:num>
  <w:num w:numId="38">
    <w:abstractNumId w:val="36"/>
  </w:num>
  <w:num w:numId="39">
    <w:abstractNumId w:val="21"/>
  </w:num>
  <w:num w:numId="40">
    <w:abstractNumId w:val="42"/>
  </w:num>
  <w:num w:numId="41">
    <w:abstractNumId w:val="19"/>
  </w:num>
  <w:num w:numId="42">
    <w:abstractNumId w:val="11"/>
  </w:num>
  <w:num w:numId="43">
    <w:abstractNumId w:val="15"/>
  </w:num>
  <w:num w:numId="44">
    <w:abstractNumId w:val="41"/>
  </w:num>
  <w:num w:numId="45">
    <w:abstractNumId w:val="24"/>
  </w:num>
  <w:num w:numId="46">
    <w:abstractNumId w:val="3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van Grahek">
    <w15:presenceInfo w15:providerId="AD" w15:userId="S-1-5-21-4030456262-320625612-449655040-202850"/>
  </w15:person>
  <w15:person w15:author="Antonio Schettino">
    <w15:presenceInfo w15:providerId="None" w15:userId="Antonio Schettino"/>
  </w15:person>
  <w15:person w15:author="Gilles Pourtois">
    <w15:presenceInfo w15:providerId="AD" w15:userId="S-1-5-21-4030456262-320625612-449655040-856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9E6"/>
    <w:rsid w:val="00000F69"/>
    <w:rsid w:val="00001A87"/>
    <w:rsid w:val="000022BE"/>
    <w:rsid w:val="000033EB"/>
    <w:rsid w:val="00004024"/>
    <w:rsid w:val="00004924"/>
    <w:rsid w:val="00004A4A"/>
    <w:rsid w:val="00004CE2"/>
    <w:rsid w:val="00004DEF"/>
    <w:rsid w:val="000050EC"/>
    <w:rsid w:val="000055F6"/>
    <w:rsid w:val="00005AC3"/>
    <w:rsid w:val="00006078"/>
    <w:rsid w:val="000063F2"/>
    <w:rsid w:val="00007414"/>
    <w:rsid w:val="000113FA"/>
    <w:rsid w:val="00012A06"/>
    <w:rsid w:val="00013165"/>
    <w:rsid w:val="00013AA2"/>
    <w:rsid w:val="00013BD9"/>
    <w:rsid w:val="00014B1F"/>
    <w:rsid w:val="00016AB4"/>
    <w:rsid w:val="0001711D"/>
    <w:rsid w:val="000205A6"/>
    <w:rsid w:val="000205D1"/>
    <w:rsid w:val="000208FF"/>
    <w:rsid w:val="00021677"/>
    <w:rsid w:val="00021945"/>
    <w:rsid w:val="00022DFF"/>
    <w:rsid w:val="00024653"/>
    <w:rsid w:val="00025256"/>
    <w:rsid w:val="000252E3"/>
    <w:rsid w:val="000278C3"/>
    <w:rsid w:val="00031270"/>
    <w:rsid w:val="00031738"/>
    <w:rsid w:val="000317F2"/>
    <w:rsid w:val="000320CE"/>
    <w:rsid w:val="00033739"/>
    <w:rsid w:val="00033749"/>
    <w:rsid w:val="00034038"/>
    <w:rsid w:val="00035288"/>
    <w:rsid w:val="000370C9"/>
    <w:rsid w:val="000374A5"/>
    <w:rsid w:val="00040E81"/>
    <w:rsid w:val="000421E9"/>
    <w:rsid w:val="00042B55"/>
    <w:rsid w:val="0004428E"/>
    <w:rsid w:val="00044D29"/>
    <w:rsid w:val="00044E78"/>
    <w:rsid w:val="00045572"/>
    <w:rsid w:val="00045E5F"/>
    <w:rsid w:val="00046163"/>
    <w:rsid w:val="00046E8F"/>
    <w:rsid w:val="000474D2"/>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4A80"/>
    <w:rsid w:val="0006725A"/>
    <w:rsid w:val="0007095C"/>
    <w:rsid w:val="00071506"/>
    <w:rsid w:val="000722C1"/>
    <w:rsid w:val="00073251"/>
    <w:rsid w:val="00077F5A"/>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ECE"/>
    <w:rsid w:val="000A220B"/>
    <w:rsid w:val="000A2810"/>
    <w:rsid w:val="000A292B"/>
    <w:rsid w:val="000A4D2D"/>
    <w:rsid w:val="000A54DD"/>
    <w:rsid w:val="000A6CFB"/>
    <w:rsid w:val="000A7001"/>
    <w:rsid w:val="000A717E"/>
    <w:rsid w:val="000A7558"/>
    <w:rsid w:val="000A774E"/>
    <w:rsid w:val="000B1B34"/>
    <w:rsid w:val="000B20DC"/>
    <w:rsid w:val="000B265F"/>
    <w:rsid w:val="000B39A4"/>
    <w:rsid w:val="000B4D3A"/>
    <w:rsid w:val="000B5F71"/>
    <w:rsid w:val="000B69EF"/>
    <w:rsid w:val="000B7FFA"/>
    <w:rsid w:val="000C16EC"/>
    <w:rsid w:val="000C1A99"/>
    <w:rsid w:val="000C2BBD"/>
    <w:rsid w:val="000C2F17"/>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2158"/>
    <w:rsid w:val="000F3011"/>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6F2"/>
    <w:rsid w:val="00116365"/>
    <w:rsid w:val="001205AE"/>
    <w:rsid w:val="0012155F"/>
    <w:rsid w:val="0012160F"/>
    <w:rsid w:val="0012309A"/>
    <w:rsid w:val="00123737"/>
    <w:rsid w:val="00123D7D"/>
    <w:rsid w:val="00124642"/>
    <w:rsid w:val="001257BA"/>
    <w:rsid w:val="00125E85"/>
    <w:rsid w:val="00126C2C"/>
    <w:rsid w:val="00126D19"/>
    <w:rsid w:val="001277B0"/>
    <w:rsid w:val="001324C5"/>
    <w:rsid w:val="001324C9"/>
    <w:rsid w:val="001325FC"/>
    <w:rsid w:val="00132ACB"/>
    <w:rsid w:val="001334E3"/>
    <w:rsid w:val="001342DD"/>
    <w:rsid w:val="0013477A"/>
    <w:rsid w:val="0013661A"/>
    <w:rsid w:val="00136C83"/>
    <w:rsid w:val="00136E70"/>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1DDA"/>
    <w:rsid w:val="00152D0A"/>
    <w:rsid w:val="00153D0E"/>
    <w:rsid w:val="00153D50"/>
    <w:rsid w:val="00153D62"/>
    <w:rsid w:val="001560D7"/>
    <w:rsid w:val="0015680F"/>
    <w:rsid w:val="00160297"/>
    <w:rsid w:val="0016031E"/>
    <w:rsid w:val="00160E25"/>
    <w:rsid w:val="00162EE1"/>
    <w:rsid w:val="00163E50"/>
    <w:rsid w:val="00164A01"/>
    <w:rsid w:val="00165985"/>
    <w:rsid w:val="001667F5"/>
    <w:rsid w:val="00166BBE"/>
    <w:rsid w:val="00166D71"/>
    <w:rsid w:val="00167249"/>
    <w:rsid w:val="00167639"/>
    <w:rsid w:val="00167DB9"/>
    <w:rsid w:val="00167EF1"/>
    <w:rsid w:val="00167FDD"/>
    <w:rsid w:val="00170CA6"/>
    <w:rsid w:val="00170E95"/>
    <w:rsid w:val="001716B6"/>
    <w:rsid w:val="0017433F"/>
    <w:rsid w:val="001743A4"/>
    <w:rsid w:val="00174ADC"/>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276"/>
    <w:rsid w:val="00187D84"/>
    <w:rsid w:val="001909A1"/>
    <w:rsid w:val="00190F0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3BAA"/>
    <w:rsid w:val="001A4142"/>
    <w:rsid w:val="001A4421"/>
    <w:rsid w:val="001A456C"/>
    <w:rsid w:val="001A6403"/>
    <w:rsid w:val="001A7BD2"/>
    <w:rsid w:val="001B0F55"/>
    <w:rsid w:val="001B1AD1"/>
    <w:rsid w:val="001B2CE1"/>
    <w:rsid w:val="001B2F73"/>
    <w:rsid w:val="001B37E8"/>
    <w:rsid w:val="001B4210"/>
    <w:rsid w:val="001B4D94"/>
    <w:rsid w:val="001B5099"/>
    <w:rsid w:val="001B58DC"/>
    <w:rsid w:val="001B5AC2"/>
    <w:rsid w:val="001B6218"/>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E0EA2"/>
    <w:rsid w:val="001E1E80"/>
    <w:rsid w:val="001E24B0"/>
    <w:rsid w:val="001E2D4F"/>
    <w:rsid w:val="001E387B"/>
    <w:rsid w:val="001E3B67"/>
    <w:rsid w:val="001E492D"/>
    <w:rsid w:val="001E53B5"/>
    <w:rsid w:val="001E542D"/>
    <w:rsid w:val="001E637B"/>
    <w:rsid w:val="001E6683"/>
    <w:rsid w:val="001E67AD"/>
    <w:rsid w:val="001E6AC2"/>
    <w:rsid w:val="001E7455"/>
    <w:rsid w:val="001E7EAF"/>
    <w:rsid w:val="001F0FCF"/>
    <w:rsid w:val="001F1813"/>
    <w:rsid w:val="001F181A"/>
    <w:rsid w:val="001F2B18"/>
    <w:rsid w:val="001F3473"/>
    <w:rsid w:val="001F35A2"/>
    <w:rsid w:val="001F3808"/>
    <w:rsid w:val="001F4AFC"/>
    <w:rsid w:val="001F4E7D"/>
    <w:rsid w:val="001F57E0"/>
    <w:rsid w:val="001F590A"/>
    <w:rsid w:val="001F6C38"/>
    <w:rsid w:val="0020050A"/>
    <w:rsid w:val="002006AF"/>
    <w:rsid w:val="00202086"/>
    <w:rsid w:val="0020354F"/>
    <w:rsid w:val="00205C85"/>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75B"/>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B2A"/>
    <w:rsid w:val="002353A8"/>
    <w:rsid w:val="002361A7"/>
    <w:rsid w:val="0023718A"/>
    <w:rsid w:val="0023737F"/>
    <w:rsid w:val="002374F2"/>
    <w:rsid w:val="002400B6"/>
    <w:rsid w:val="00240564"/>
    <w:rsid w:val="00240F39"/>
    <w:rsid w:val="0024124B"/>
    <w:rsid w:val="00242E48"/>
    <w:rsid w:val="00242EFD"/>
    <w:rsid w:val="0024313E"/>
    <w:rsid w:val="002441A7"/>
    <w:rsid w:val="00244291"/>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2C4C"/>
    <w:rsid w:val="0027356B"/>
    <w:rsid w:val="00273815"/>
    <w:rsid w:val="002739E0"/>
    <w:rsid w:val="002741E1"/>
    <w:rsid w:val="002745F6"/>
    <w:rsid w:val="002749BC"/>
    <w:rsid w:val="002749F6"/>
    <w:rsid w:val="00275DF8"/>
    <w:rsid w:val="00277716"/>
    <w:rsid w:val="002779F1"/>
    <w:rsid w:val="0028079B"/>
    <w:rsid w:val="002810FA"/>
    <w:rsid w:val="00282435"/>
    <w:rsid w:val="00282707"/>
    <w:rsid w:val="002840AB"/>
    <w:rsid w:val="00285E47"/>
    <w:rsid w:val="002864CA"/>
    <w:rsid w:val="00286CE5"/>
    <w:rsid w:val="00290CF8"/>
    <w:rsid w:val="002917A9"/>
    <w:rsid w:val="002917E1"/>
    <w:rsid w:val="00291853"/>
    <w:rsid w:val="0029231D"/>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1E0"/>
    <w:rsid w:val="002A67C9"/>
    <w:rsid w:val="002A73E7"/>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FD5"/>
    <w:rsid w:val="002C2951"/>
    <w:rsid w:val="002C2BC1"/>
    <w:rsid w:val="002C348E"/>
    <w:rsid w:val="002C38E1"/>
    <w:rsid w:val="002C6016"/>
    <w:rsid w:val="002C6AB1"/>
    <w:rsid w:val="002C6B2A"/>
    <w:rsid w:val="002D055B"/>
    <w:rsid w:val="002D1345"/>
    <w:rsid w:val="002D175F"/>
    <w:rsid w:val="002D1838"/>
    <w:rsid w:val="002D1ADC"/>
    <w:rsid w:val="002D2011"/>
    <w:rsid w:val="002D3F09"/>
    <w:rsid w:val="002D550E"/>
    <w:rsid w:val="002D5696"/>
    <w:rsid w:val="002D6AA9"/>
    <w:rsid w:val="002E084C"/>
    <w:rsid w:val="002E25E4"/>
    <w:rsid w:val="002E3AE3"/>
    <w:rsid w:val="002E61CC"/>
    <w:rsid w:val="002E682B"/>
    <w:rsid w:val="002E6D56"/>
    <w:rsid w:val="002E70B7"/>
    <w:rsid w:val="002E73CE"/>
    <w:rsid w:val="002F1130"/>
    <w:rsid w:val="002F1342"/>
    <w:rsid w:val="002F2365"/>
    <w:rsid w:val="002F27DA"/>
    <w:rsid w:val="002F3051"/>
    <w:rsid w:val="002F3190"/>
    <w:rsid w:val="002F4FEB"/>
    <w:rsid w:val="002F5539"/>
    <w:rsid w:val="002F5597"/>
    <w:rsid w:val="002F586C"/>
    <w:rsid w:val="002F5F19"/>
    <w:rsid w:val="002F6002"/>
    <w:rsid w:val="002F7630"/>
    <w:rsid w:val="002F7D7E"/>
    <w:rsid w:val="00301109"/>
    <w:rsid w:val="00301B6A"/>
    <w:rsid w:val="003029C1"/>
    <w:rsid w:val="00302B74"/>
    <w:rsid w:val="003035A6"/>
    <w:rsid w:val="00305909"/>
    <w:rsid w:val="00310663"/>
    <w:rsid w:val="003106AE"/>
    <w:rsid w:val="00310A0E"/>
    <w:rsid w:val="00310F25"/>
    <w:rsid w:val="003132CE"/>
    <w:rsid w:val="00313C20"/>
    <w:rsid w:val="00314813"/>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4CEE"/>
    <w:rsid w:val="00325A62"/>
    <w:rsid w:val="003262D2"/>
    <w:rsid w:val="00326703"/>
    <w:rsid w:val="00326F1C"/>
    <w:rsid w:val="003273E4"/>
    <w:rsid w:val="003276B8"/>
    <w:rsid w:val="0033196B"/>
    <w:rsid w:val="003319D7"/>
    <w:rsid w:val="00331B9F"/>
    <w:rsid w:val="00331EE4"/>
    <w:rsid w:val="0033206D"/>
    <w:rsid w:val="00333D4A"/>
    <w:rsid w:val="0033469E"/>
    <w:rsid w:val="00335298"/>
    <w:rsid w:val="00335638"/>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5E28"/>
    <w:rsid w:val="003460DC"/>
    <w:rsid w:val="003464B8"/>
    <w:rsid w:val="00346F04"/>
    <w:rsid w:val="00347C3C"/>
    <w:rsid w:val="003510D3"/>
    <w:rsid w:val="0035290F"/>
    <w:rsid w:val="00352ADB"/>
    <w:rsid w:val="00352BD6"/>
    <w:rsid w:val="00353122"/>
    <w:rsid w:val="003538C4"/>
    <w:rsid w:val="00353E6E"/>
    <w:rsid w:val="003541DB"/>
    <w:rsid w:val="00354B26"/>
    <w:rsid w:val="00355BB2"/>
    <w:rsid w:val="00360624"/>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52F"/>
    <w:rsid w:val="00373C76"/>
    <w:rsid w:val="00373CA6"/>
    <w:rsid w:val="00374706"/>
    <w:rsid w:val="0037482E"/>
    <w:rsid w:val="00374911"/>
    <w:rsid w:val="0037511E"/>
    <w:rsid w:val="003755CD"/>
    <w:rsid w:val="00377320"/>
    <w:rsid w:val="0037737A"/>
    <w:rsid w:val="003810D7"/>
    <w:rsid w:val="00383374"/>
    <w:rsid w:val="00383D06"/>
    <w:rsid w:val="00385668"/>
    <w:rsid w:val="00386168"/>
    <w:rsid w:val="00386227"/>
    <w:rsid w:val="0038641A"/>
    <w:rsid w:val="003875A6"/>
    <w:rsid w:val="003903E5"/>
    <w:rsid w:val="00390E84"/>
    <w:rsid w:val="00391195"/>
    <w:rsid w:val="0039218C"/>
    <w:rsid w:val="0039240D"/>
    <w:rsid w:val="00392B34"/>
    <w:rsid w:val="003934E5"/>
    <w:rsid w:val="00395E64"/>
    <w:rsid w:val="00396321"/>
    <w:rsid w:val="00396D2A"/>
    <w:rsid w:val="003A042E"/>
    <w:rsid w:val="003A0966"/>
    <w:rsid w:val="003A0B81"/>
    <w:rsid w:val="003A0C89"/>
    <w:rsid w:val="003A10E8"/>
    <w:rsid w:val="003A1B96"/>
    <w:rsid w:val="003A268B"/>
    <w:rsid w:val="003A317E"/>
    <w:rsid w:val="003A3217"/>
    <w:rsid w:val="003A3681"/>
    <w:rsid w:val="003A4034"/>
    <w:rsid w:val="003A49B0"/>
    <w:rsid w:val="003A5736"/>
    <w:rsid w:val="003A573C"/>
    <w:rsid w:val="003A614F"/>
    <w:rsid w:val="003A671D"/>
    <w:rsid w:val="003A67ED"/>
    <w:rsid w:val="003A6914"/>
    <w:rsid w:val="003A6E24"/>
    <w:rsid w:val="003B134C"/>
    <w:rsid w:val="003B2BD6"/>
    <w:rsid w:val="003B2C48"/>
    <w:rsid w:val="003B2DF8"/>
    <w:rsid w:val="003B33DC"/>
    <w:rsid w:val="003B3FD9"/>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343"/>
    <w:rsid w:val="003E7D07"/>
    <w:rsid w:val="003E7E0F"/>
    <w:rsid w:val="003E7FC7"/>
    <w:rsid w:val="003F0BFB"/>
    <w:rsid w:val="003F0EB9"/>
    <w:rsid w:val="003F4C5C"/>
    <w:rsid w:val="003F5AC4"/>
    <w:rsid w:val="003F5D88"/>
    <w:rsid w:val="003F60C7"/>
    <w:rsid w:val="003F7C84"/>
    <w:rsid w:val="003F7F87"/>
    <w:rsid w:val="00400C04"/>
    <w:rsid w:val="004015B2"/>
    <w:rsid w:val="00401822"/>
    <w:rsid w:val="0040320C"/>
    <w:rsid w:val="0040325A"/>
    <w:rsid w:val="00403D30"/>
    <w:rsid w:val="0040411C"/>
    <w:rsid w:val="004057FB"/>
    <w:rsid w:val="004063ED"/>
    <w:rsid w:val="00406A00"/>
    <w:rsid w:val="00410220"/>
    <w:rsid w:val="00410D50"/>
    <w:rsid w:val="00411041"/>
    <w:rsid w:val="0041159C"/>
    <w:rsid w:val="0041367D"/>
    <w:rsid w:val="00413DA4"/>
    <w:rsid w:val="004146F2"/>
    <w:rsid w:val="004157CB"/>
    <w:rsid w:val="00415F87"/>
    <w:rsid w:val="004162B2"/>
    <w:rsid w:val="00416E61"/>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7017"/>
    <w:rsid w:val="00427132"/>
    <w:rsid w:val="00430349"/>
    <w:rsid w:val="004316A4"/>
    <w:rsid w:val="00431DAB"/>
    <w:rsid w:val="0043206E"/>
    <w:rsid w:val="00434591"/>
    <w:rsid w:val="0043559A"/>
    <w:rsid w:val="0043649E"/>
    <w:rsid w:val="004364A1"/>
    <w:rsid w:val="00436A97"/>
    <w:rsid w:val="00437C28"/>
    <w:rsid w:val="0044078F"/>
    <w:rsid w:val="00441BA8"/>
    <w:rsid w:val="00443CF7"/>
    <w:rsid w:val="00445BD4"/>
    <w:rsid w:val="0044641E"/>
    <w:rsid w:val="004479F7"/>
    <w:rsid w:val="00450C0F"/>
    <w:rsid w:val="004511EE"/>
    <w:rsid w:val="00451739"/>
    <w:rsid w:val="00453414"/>
    <w:rsid w:val="00454702"/>
    <w:rsid w:val="004549AF"/>
    <w:rsid w:val="0045540D"/>
    <w:rsid w:val="00455E60"/>
    <w:rsid w:val="0045648B"/>
    <w:rsid w:val="0045649D"/>
    <w:rsid w:val="00456597"/>
    <w:rsid w:val="004565AA"/>
    <w:rsid w:val="0045673F"/>
    <w:rsid w:val="00456A14"/>
    <w:rsid w:val="00456AD5"/>
    <w:rsid w:val="00456AFA"/>
    <w:rsid w:val="004570B2"/>
    <w:rsid w:val="00460BC9"/>
    <w:rsid w:val="0046106E"/>
    <w:rsid w:val="00462A22"/>
    <w:rsid w:val="00462C5A"/>
    <w:rsid w:val="004633F4"/>
    <w:rsid w:val="00463635"/>
    <w:rsid w:val="0046376A"/>
    <w:rsid w:val="004644D0"/>
    <w:rsid w:val="00464912"/>
    <w:rsid w:val="004653A8"/>
    <w:rsid w:val="00466CE7"/>
    <w:rsid w:val="00466F15"/>
    <w:rsid w:val="0046723F"/>
    <w:rsid w:val="00467B10"/>
    <w:rsid w:val="0047066B"/>
    <w:rsid w:val="0047108B"/>
    <w:rsid w:val="0047115E"/>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3706"/>
    <w:rsid w:val="00493C9B"/>
    <w:rsid w:val="00493F25"/>
    <w:rsid w:val="0049494E"/>
    <w:rsid w:val="00495147"/>
    <w:rsid w:val="004952C5"/>
    <w:rsid w:val="0049608C"/>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0207"/>
    <w:rsid w:val="004B04C5"/>
    <w:rsid w:val="004B1193"/>
    <w:rsid w:val="004B130F"/>
    <w:rsid w:val="004B1315"/>
    <w:rsid w:val="004B1B92"/>
    <w:rsid w:val="004B2000"/>
    <w:rsid w:val="004B2C35"/>
    <w:rsid w:val="004B2E30"/>
    <w:rsid w:val="004B34F5"/>
    <w:rsid w:val="004B63CB"/>
    <w:rsid w:val="004B6439"/>
    <w:rsid w:val="004B6B88"/>
    <w:rsid w:val="004B6FE1"/>
    <w:rsid w:val="004C0292"/>
    <w:rsid w:val="004C1D6D"/>
    <w:rsid w:val="004C2332"/>
    <w:rsid w:val="004C2BB1"/>
    <w:rsid w:val="004C2D9A"/>
    <w:rsid w:val="004C379C"/>
    <w:rsid w:val="004C37AE"/>
    <w:rsid w:val="004C541F"/>
    <w:rsid w:val="004C6E54"/>
    <w:rsid w:val="004C70FB"/>
    <w:rsid w:val="004D04DA"/>
    <w:rsid w:val="004D0ADE"/>
    <w:rsid w:val="004D0C13"/>
    <w:rsid w:val="004D11C0"/>
    <w:rsid w:val="004D1A58"/>
    <w:rsid w:val="004D255F"/>
    <w:rsid w:val="004D2F2E"/>
    <w:rsid w:val="004D32F3"/>
    <w:rsid w:val="004D3AB3"/>
    <w:rsid w:val="004D3CB4"/>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233"/>
    <w:rsid w:val="004F2264"/>
    <w:rsid w:val="004F22DB"/>
    <w:rsid w:val="004F2429"/>
    <w:rsid w:val="004F24BD"/>
    <w:rsid w:val="004F2B99"/>
    <w:rsid w:val="004F2CCF"/>
    <w:rsid w:val="004F46FB"/>
    <w:rsid w:val="004F47E2"/>
    <w:rsid w:val="004F571C"/>
    <w:rsid w:val="004F5C25"/>
    <w:rsid w:val="004F6933"/>
    <w:rsid w:val="004F6ED4"/>
    <w:rsid w:val="004F6F4C"/>
    <w:rsid w:val="004F717C"/>
    <w:rsid w:val="00500850"/>
    <w:rsid w:val="00502151"/>
    <w:rsid w:val="005021D4"/>
    <w:rsid w:val="0050297E"/>
    <w:rsid w:val="0050408F"/>
    <w:rsid w:val="005046C2"/>
    <w:rsid w:val="00504702"/>
    <w:rsid w:val="00504886"/>
    <w:rsid w:val="0050499F"/>
    <w:rsid w:val="00505359"/>
    <w:rsid w:val="00506144"/>
    <w:rsid w:val="00510DA0"/>
    <w:rsid w:val="00511B15"/>
    <w:rsid w:val="00512B3F"/>
    <w:rsid w:val="00513F16"/>
    <w:rsid w:val="00515B4E"/>
    <w:rsid w:val="00515EFA"/>
    <w:rsid w:val="00516422"/>
    <w:rsid w:val="00516875"/>
    <w:rsid w:val="00517170"/>
    <w:rsid w:val="0051718B"/>
    <w:rsid w:val="00517ADE"/>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346D"/>
    <w:rsid w:val="00534F07"/>
    <w:rsid w:val="0053562F"/>
    <w:rsid w:val="0053658B"/>
    <w:rsid w:val="0053671B"/>
    <w:rsid w:val="005375AF"/>
    <w:rsid w:val="00540089"/>
    <w:rsid w:val="005403D8"/>
    <w:rsid w:val="0054123F"/>
    <w:rsid w:val="00541EE3"/>
    <w:rsid w:val="0054295E"/>
    <w:rsid w:val="00544354"/>
    <w:rsid w:val="00544BF2"/>
    <w:rsid w:val="00544E3B"/>
    <w:rsid w:val="00545C94"/>
    <w:rsid w:val="00545CC7"/>
    <w:rsid w:val="00546CB9"/>
    <w:rsid w:val="00546EF5"/>
    <w:rsid w:val="005479A5"/>
    <w:rsid w:val="005509D4"/>
    <w:rsid w:val="00553066"/>
    <w:rsid w:val="005530E3"/>
    <w:rsid w:val="005548A9"/>
    <w:rsid w:val="00555151"/>
    <w:rsid w:val="00555B1B"/>
    <w:rsid w:val="005561D5"/>
    <w:rsid w:val="00556CA7"/>
    <w:rsid w:val="00557230"/>
    <w:rsid w:val="00560057"/>
    <w:rsid w:val="005606CB"/>
    <w:rsid w:val="00561252"/>
    <w:rsid w:val="005614C4"/>
    <w:rsid w:val="00561A36"/>
    <w:rsid w:val="00561F46"/>
    <w:rsid w:val="00562D7F"/>
    <w:rsid w:val="00563137"/>
    <w:rsid w:val="005634F5"/>
    <w:rsid w:val="005635D7"/>
    <w:rsid w:val="00563B0E"/>
    <w:rsid w:val="00563DC4"/>
    <w:rsid w:val="005648AB"/>
    <w:rsid w:val="00564D47"/>
    <w:rsid w:val="00565524"/>
    <w:rsid w:val="00566F1F"/>
    <w:rsid w:val="00570619"/>
    <w:rsid w:val="00571A0C"/>
    <w:rsid w:val="00572E0F"/>
    <w:rsid w:val="00573906"/>
    <w:rsid w:val="0057431C"/>
    <w:rsid w:val="005751CB"/>
    <w:rsid w:val="00575829"/>
    <w:rsid w:val="0057658E"/>
    <w:rsid w:val="005774DA"/>
    <w:rsid w:val="0057751F"/>
    <w:rsid w:val="00577FD1"/>
    <w:rsid w:val="005839D2"/>
    <w:rsid w:val="00584552"/>
    <w:rsid w:val="005847E9"/>
    <w:rsid w:val="005865BB"/>
    <w:rsid w:val="00587C68"/>
    <w:rsid w:val="0059007C"/>
    <w:rsid w:val="00590D31"/>
    <w:rsid w:val="005910EC"/>
    <w:rsid w:val="00591141"/>
    <w:rsid w:val="00592409"/>
    <w:rsid w:val="00592D73"/>
    <w:rsid w:val="00592F04"/>
    <w:rsid w:val="00593D6B"/>
    <w:rsid w:val="00595414"/>
    <w:rsid w:val="00595B7D"/>
    <w:rsid w:val="005975D1"/>
    <w:rsid w:val="005976B3"/>
    <w:rsid w:val="005A0323"/>
    <w:rsid w:val="005A0A1F"/>
    <w:rsid w:val="005A1715"/>
    <w:rsid w:val="005A2D92"/>
    <w:rsid w:val="005A3F41"/>
    <w:rsid w:val="005A5F70"/>
    <w:rsid w:val="005A7752"/>
    <w:rsid w:val="005B2FAA"/>
    <w:rsid w:val="005B31EB"/>
    <w:rsid w:val="005B3781"/>
    <w:rsid w:val="005B39DD"/>
    <w:rsid w:val="005B3E7B"/>
    <w:rsid w:val="005B3F3A"/>
    <w:rsid w:val="005B64AE"/>
    <w:rsid w:val="005B6B9E"/>
    <w:rsid w:val="005B79D8"/>
    <w:rsid w:val="005B7AC5"/>
    <w:rsid w:val="005B7BA6"/>
    <w:rsid w:val="005C0B45"/>
    <w:rsid w:val="005C0BB0"/>
    <w:rsid w:val="005C11D6"/>
    <w:rsid w:val="005C16B0"/>
    <w:rsid w:val="005C2128"/>
    <w:rsid w:val="005C2A16"/>
    <w:rsid w:val="005C2EED"/>
    <w:rsid w:val="005C4A57"/>
    <w:rsid w:val="005C4E93"/>
    <w:rsid w:val="005C507F"/>
    <w:rsid w:val="005C5289"/>
    <w:rsid w:val="005C60F0"/>
    <w:rsid w:val="005D0085"/>
    <w:rsid w:val="005D19A7"/>
    <w:rsid w:val="005D1A60"/>
    <w:rsid w:val="005D20AE"/>
    <w:rsid w:val="005D2B2E"/>
    <w:rsid w:val="005D31B1"/>
    <w:rsid w:val="005D3264"/>
    <w:rsid w:val="005D34FC"/>
    <w:rsid w:val="005D4203"/>
    <w:rsid w:val="005D5080"/>
    <w:rsid w:val="005D6072"/>
    <w:rsid w:val="005D695E"/>
    <w:rsid w:val="005D6B0D"/>
    <w:rsid w:val="005D72C4"/>
    <w:rsid w:val="005E0446"/>
    <w:rsid w:val="005E0AAC"/>
    <w:rsid w:val="005E100F"/>
    <w:rsid w:val="005E11A3"/>
    <w:rsid w:val="005E1672"/>
    <w:rsid w:val="005E297B"/>
    <w:rsid w:val="005E2D84"/>
    <w:rsid w:val="005E4121"/>
    <w:rsid w:val="005E6E16"/>
    <w:rsid w:val="005E7360"/>
    <w:rsid w:val="005E77EC"/>
    <w:rsid w:val="005E792C"/>
    <w:rsid w:val="005E7991"/>
    <w:rsid w:val="005E7EE5"/>
    <w:rsid w:val="005F02E2"/>
    <w:rsid w:val="005F23C1"/>
    <w:rsid w:val="005F3ABC"/>
    <w:rsid w:val="005F3CF6"/>
    <w:rsid w:val="005F3FB5"/>
    <w:rsid w:val="005F47E8"/>
    <w:rsid w:val="005F4804"/>
    <w:rsid w:val="005F5949"/>
    <w:rsid w:val="005F595A"/>
    <w:rsid w:val="005F59DC"/>
    <w:rsid w:val="005F607D"/>
    <w:rsid w:val="005F6845"/>
    <w:rsid w:val="005F6E22"/>
    <w:rsid w:val="005F6FA3"/>
    <w:rsid w:val="006012E6"/>
    <w:rsid w:val="0060195E"/>
    <w:rsid w:val="00601F4E"/>
    <w:rsid w:val="006020A0"/>
    <w:rsid w:val="00602B38"/>
    <w:rsid w:val="0060344A"/>
    <w:rsid w:val="00603A1F"/>
    <w:rsid w:val="00604718"/>
    <w:rsid w:val="00604A31"/>
    <w:rsid w:val="00604DEE"/>
    <w:rsid w:val="00605391"/>
    <w:rsid w:val="00605897"/>
    <w:rsid w:val="006063D1"/>
    <w:rsid w:val="00607258"/>
    <w:rsid w:val="00607E9B"/>
    <w:rsid w:val="00610295"/>
    <w:rsid w:val="00610AD0"/>
    <w:rsid w:val="00611D52"/>
    <w:rsid w:val="006120C4"/>
    <w:rsid w:val="006130FB"/>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36DE"/>
    <w:rsid w:val="00664652"/>
    <w:rsid w:val="006649D9"/>
    <w:rsid w:val="00666A72"/>
    <w:rsid w:val="00670101"/>
    <w:rsid w:val="006702FE"/>
    <w:rsid w:val="00671569"/>
    <w:rsid w:val="00672325"/>
    <w:rsid w:val="00672825"/>
    <w:rsid w:val="00672A58"/>
    <w:rsid w:val="00672DE8"/>
    <w:rsid w:val="006737F8"/>
    <w:rsid w:val="00675162"/>
    <w:rsid w:val="00675E0F"/>
    <w:rsid w:val="0067643F"/>
    <w:rsid w:val="00676451"/>
    <w:rsid w:val="006766C6"/>
    <w:rsid w:val="006766E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5179"/>
    <w:rsid w:val="006C5325"/>
    <w:rsid w:val="006C58D6"/>
    <w:rsid w:val="006C644D"/>
    <w:rsid w:val="006C73F2"/>
    <w:rsid w:val="006D0089"/>
    <w:rsid w:val="006D09B9"/>
    <w:rsid w:val="006D0A2B"/>
    <w:rsid w:val="006D0AFA"/>
    <w:rsid w:val="006D139F"/>
    <w:rsid w:val="006D1AE4"/>
    <w:rsid w:val="006D1B1B"/>
    <w:rsid w:val="006D20B9"/>
    <w:rsid w:val="006D2420"/>
    <w:rsid w:val="006D2608"/>
    <w:rsid w:val="006D2C21"/>
    <w:rsid w:val="006D3350"/>
    <w:rsid w:val="006D368E"/>
    <w:rsid w:val="006D3F18"/>
    <w:rsid w:val="006D4521"/>
    <w:rsid w:val="006D6207"/>
    <w:rsid w:val="006D7264"/>
    <w:rsid w:val="006E0DCE"/>
    <w:rsid w:val="006E0E26"/>
    <w:rsid w:val="006E0ED5"/>
    <w:rsid w:val="006E109B"/>
    <w:rsid w:val="006E1360"/>
    <w:rsid w:val="006E2ACD"/>
    <w:rsid w:val="006E3FAB"/>
    <w:rsid w:val="006E41D1"/>
    <w:rsid w:val="006E574B"/>
    <w:rsid w:val="006E5A27"/>
    <w:rsid w:val="006E5ABE"/>
    <w:rsid w:val="006E644F"/>
    <w:rsid w:val="006E6530"/>
    <w:rsid w:val="006E7BBD"/>
    <w:rsid w:val="006E7D6B"/>
    <w:rsid w:val="006F0B93"/>
    <w:rsid w:val="006F1F4E"/>
    <w:rsid w:val="006F257E"/>
    <w:rsid w:val="006F29FB"/>
    <w:rsid w:val="006F3879"/>
    <w:rsid w:val="006F6090"/>
    <w:rsid w:val="006F62F4"/>
    <w:rsid w:val="006F6D5A"/>
    <w:rsid w:val="00700592"/>
    <w:rsid w:val="00700CEE"/>
    <w:rsid w:val="00700D33"/>
    <w:rsid w:val="0070154C"/>
    <w:rsid w:val="00702AB0"/>
    <w:rsid w:val="00702F44"/>
    <w:rsid w:val="00702FE1"/>
    <w:rsid w:val="007035FC"/>
    <w:rsid w:val="00703CFE"/>
    <w:rsid w:val="00703DB2"/>
    <w:rsid w:val="00704050"/>
    <w:rsid w:val="007041F2"/>
    <w:rsid w:val="007045E3"/>
    <w:rsid w:val="00704E9A"/>
    <w:rsid w:val="00705453"/>
    <w:rsid w:val="00705B4E"/>
    <w:rsid w:val="007063D5"/>
    <w:rsid w:val="007067DE"/>
    <w:rsid w:val="0071062A"/>
    <w:rsid w:val="00710B31"/>
    <w:rsid w:val="007118AB"/>
    <w:rsid w:val="007120E5"/>
    <w:rsid w:val="00712DBF"/>
    <w:rsid w:val="007134F0"/>
    <w:rsid w:val="00716C5B"/>
    <w:rsid w:val="00716DF0"/>
    <w:rsid w:val="0072056C"/>
    <w:rsid w:val="00720800"/>
    <w:rsid w:val="00721D4C"/>
    <w:rsid w:val="00722D0B"/>
    <w:rsid w:val="007239B4"/>
    <w:rsid w:val="0072510D"/>
    <w:rsid w:val="0072541B"/>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1B0C"/>
    <w:rsid w:val="00761C9D"/>
    <w:rsid w:val="007624F1"/>
    <w:rsid w:val="00762A26"/>
    <w:rsid w:val="00763151"/>
    <w:rsid w:val="00763929"/>
    <w:rsid w:val="007647C4"/>
    <w:rsid w:val="007657DC"/>
    <w:rsid w:val="00765B6B"/>
    <w:rsid w:val="00766617"/>
    <w:rsid w:val="00767A32"/>
    <w:rsid w:val="007709FE"/>
    <w:rsid w:val="00771373"/>
    <w:rsid w:val="0077141E"/>
    <w:rsid w:val="00771755"/>
    <w:rsid w:val="007720EA"/>
    <w:rsid w:val="00772FCE"/>
    <w:rsid w:val="00773463"/>
    <w:rsid w:val="00773716"/>
    <w:rsid w:val="00774087"/>
    <w:rsid w:val="007740B3"/>
    <w:rsid w:val="00774AA5"/>
    <w:rsid w:val="00777547"/>
    <w:rsid w:val="00777CF9"/>
    <w:rsid w:val="00777EAE"/>
    <w:rsid w:val="00780408"/>
    <w:rsid w:val="00780C7E"/>
    <w:rsid w:val="007825F7"/>
    <w:rsid w:val="00783063"/>
    <w:rsid w:val="007837B9"/>
    <w:rsid w:val="007849E7"/>
    <w:rsid w:val="0078557A"/>
    <w:rsid w:val="007857DF"/>
    <w:rsid w:val="007876D8"/>
    <w:rsid w:val="00787961"/>
    <w:rsid w:val="00787A31"/>
    <w:rsid w:val="00790508"/>
    <w:rsid w:val="00790837"/>
    <w:rsid w:val="00790B24"/>
    <w:rsid w:val="00791E0B"/>
    <w:rsid w:val="0079229A"/>
    <w:rsid w:val="00792843"/>
    <w:rsid w:val="00792E3F"/>
    <w:rsid w:val="007930D0"/>
    <w:rsid w:val="00794A66"/>
    <w:rsid w:val="00794D95"/>
    <w:rsid w:val="007952A1"/>
    <w:rsid w:val="007955C1"/>
    <w:rsid w:val="007967FA"/>
    <w:rsid w:val="00796C11"/>
    <w:rsid w:val="00796DEC"/>
    <w:rsid w:val="00796EA3"/>
    <w:rsid w:val="00797033"/>
    <w:rsid w:val="007978AC"/>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E4D"/>
    <w:rsid w:val="007E1B38"/>
    <w:rsid w:val="007E2FCA"/>
    <w:rsid w:val="007E3EC7"/>
    <w:rsid w:val="007E410D"/>
    <w:rsid w:val="007E4A22"/>
    <w:rsid w:val="007E7285"/>
    <w:rsid w:val="007F1991"/>
    <w:rsid w:val="007F1D89"/>
    <w:rsid w:val="007F24E7"/>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4203"/>
    <w:rsid w:val="00825530"/>
    <w:rsid w:val="008258E2"/>
    <w:rsid w:val="00825ECE"/>
    <w:rsid w:val="0082617B"/>
    <w:rsid w:val="00826535"/>
    <w:rsid w:val="00826D7A"/>
    <w:rsid w:val="00827815"/>
    <w:rsid w:val="00830173"/>
    <w:rsid w:val="008304F1"/>
    <w:rsid w:val="00830B50"/>
    <w:rsid w:val="00832287"/>
    <w:rsid w:val="00832444"/>
    <w:rsid w:val="00834044"/>
    <w:rsid w:val="0083578A"/>
    <w:rsid w:val="008357B4"/>
    <w:rsid w:val="00835B52"/>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1D07"/>
    <w:rsid w:val="0085279D"/>
    <w:rsid w:val="008532B9"/>
    <w:rsid w:val="00855C3A"/>
    <w:rsid w:val="00855D2C"/>
    <w:rsid w:val="0085780C"/>
    <w:rsid w:val="00857B9D"/>
    <w:rsid w:val="00860BCD"/>
    <w:rsid w:val="0086108A"/>
    <w:rsid w:val="00861A7F"/>
    <w:rsid w:val="00863294"/>
    <w:rsid w:val="008652B6"/>
    <w:rsid w:val="0086688A"/>
    <w:rsid w:val="00866E25"/>
    <w:rsid w:val="008675EE"/>
    <w:rsid w:val="00867878"/>
    <w:rsid w:val="00873BC0"/>
    <w:rsid w:val="00873E86"/>
    <w:rsid w:val="00874A2A"/>
    <w:rsid w:val="0087583D"/>
    <w:rsid w:val="00876BCA"/>
    <w:rsid w:val="008775D5"/>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2A0"/>
    <w:rsid w:val="00894633"/>
    <w:rsid w:val="008956DA"/>
    <w:rsid w:val="00895EC6"/>
    <w:rsid w:val="00896812"/>
    <w:rsid w:val="008972C7"/>
    <w:rsid w:val="008A07E1"/>
    <w:rsid w:val="008A0B4A"/>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0FFD"/>
    <w:rsid w:val="008D11B2"/>
    <w:rsid w:val="008D1548"/>
    <w:rsid w:val="008D1833"/>
    <w:rsid w:val="008D2436"/>
    <w:rsid w:val="008D2531"/>
    <w:rsid w:val="008D3217"/>
    <w:rsid w:val="008D3E39"/>
    <w:rsid w:val="008D495B"/>
    <w:rsid w:val="008D4AB1"/>
    <w:rsid w:val="008D6BE0"/>
    <w:rsid w:val="008D6F6F"/>
    <w:rsid w:val="008D7ACA"/>
    <w:rsid w:val="008D7BCF"/>
    <w:rsid w:val="008D7D97"/>
    <w:rsid w:val="008E021D"/>
    <w:rsid w:val="008E10E5"/>
    <w:rsid w:val="008E129E"/>
    <w:rsid w:val="008E26EF"/>
    <w:rsid w:val="008E2963"/>
    <w:rsid w:val="008E2979"/>
    <w:rsid w:val="008E2D11"/>
    <w:rsid w:val="008E3A82"/>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0E87"/>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30A88"/>
    <w:rsid w:val="00930B9E"/>
    <w:rsid w:val="00931CAE"/>
    <w:rsid w:val="00931E2D"/>
    <w:rsid w:val="0093339D"/>
    <w:rsid w:val="009334AA"/>
    <w:rsid w:val="009344D3"/>
    <w:rsid w:val="00934A08"/>
    <w:rsid w:val="00934F2D"/>
    <w:rsid w:val="00935DD8"/>
    <w:rsid w:val="00936271"/>
    <w:rsid w:val="00936E1C"/>
    <w:rsid w:val="00937329"/>
    <w:rsid w:val="009374FA"/>
    <w:rsid w:val="00937F21"/>
    <w:rsid w:val="00940AA3"/>
    <w:rsid w:val="00941A3D"/>
    <w:rsid w:val="00941A4A"/>
    <w:rsid w:val="00941D55"/>
    <w:rsid w:val="00941EED"/>
    <w:rsid w:val="00942233"/>
    <w:rsid w:val="00943090"/>
    <w:rsid w:val="00943564"/>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174"/>
    <w:rsid w:val="00990631"/>
    <w:rsid w:val="00990774"/>
    <w:rsid w:val="00991070"/>
    <w:rsid w:val="00991D79"/>
    <w:rsid w:val="009922FF"/>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45F"/>
    <w:rsid w:val="009B17A6"/>
    <w:rsid w:val="009B1F05"/>
    <w:rsid w:val="009B2947"/>
    <w:rsid w:val="009B301C"/>
    <w:rsid w:val="009B4493"/>
    <w:rsid w:val="009B49A9"/>
    <w:rsid w:val="009B4B36"/>
    <w:rsid w:val="009B4EDE"/>
    <w:rsid w:val="009B4EF7"/>
    <w:rsid w:val="009B5C92"/>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580"/>
    <w:rsid w:val="009E0846"/>
    <w:rsid w:val="009E0B63"/>
    <w:rsid w:val="009E178D"/>
    <w:rsid w:val="009E19DD"/>
    <w:rsid w:val="009E1DE8"/>
    <w:rsid w:val="009E5757"/>
    <w:rsid w:val="009E5E65"/>
    <w:rsid w:val="009E5EBD"/>
    <w:rsid w:val="009E5F8B"/>
    <w:rsid w:val="009E6FB5"/>
    <w:rsid w:val="009F0693"/>
    <w:rsid w:val="009F1C3D"/>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2266"/>
    <w:rsid w:val="00A02780"/>
    <w:rsid w:val="00A0346C"/>
    <w:rsid w:val="00A03E7B"/>
    <w:rsid w:val="00A03FDB"/>
    <w:rsid w:val="00A065A0"/>
    <w:rsid w:val="00A06F26"/>
    <w:rsid w:val="00A10533"/>
    <w:rsid w:val="00A10931"/>
    <w:rsid w:val="00A11155"/>
    <w:rsid w:val="00A1583D"/>
    <w:rsid w:val="00A16695"/>
    <w:rsid w:val="00A16775"/>
    <w:rsid w:val="00A16807"/>
    <w:rsid w:val="00A177E1"/>
    <w:rsid w:val="00A179BC"/>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474A9"/>
    <w:rsid w:val="00A50EF1"/>
    <w:rsid w:val="00A52141"/>
    <w:rsid w:val="00A5247C"/>
    <w:rsid w:val="00A531E5"/>
    <w:rsid w:val="00A537FA"/>
    <w:rsid w:val="00A53C77"/>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33BB"/>
    <w:rsid w:val="00A73461"/>
    <w:rsid w:val="00A74EFB"/>
    <w:rsid w:val="00A77B74"/>
    <w:rsid w:val="00A808E9"/>
    <w:rsid w:val="00A81B34"/>
    <w:rsid w:val="00A81FA5"/>
    <w:rsid w:val="00A8233A"/>
    <w:rsid w:val="00A82927"/>
    <w:rsid w:val="00A82B54"/>
    <w:rsid w:val="00A82E60"/>
    <w:rsid w:val="00A83029"/>
    <w:rsid w:val="00A8422C"/>
    <w:rsid w:val="00A846DD"/>
    <w:rsid w:val="00A8474A"/>
    <w:rsid w:val="00A866A6"/>
    <w:rsid w:val="00A87CCF"/>
    <w:rsid w:val="00A902AD"/>
    <w:rsid w:val="00A90A06"/>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B7FA2"/>
    <w:rsid w:val="00AC026A"/>
    <w:rsid w:val="00AC12B7"/>
    <w:rsid w:val="00AC245C"/>
    <w:rsid w:val="00AC2B51"/>
    <w:rsid w:val="00AC456C"/>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04D5"/>
    <w:rsid w:val="00AE2222"/>
    <w:rsid w:val="00AE2387"/>
    <w:rsid w:val="00AE2584"/>
    <w:rsid w:val="00AE47B0"/>
    <w:rsid w:val="00AE495E"/>
    <w:rsid w:val="00AE55F5"/>
    <w:rsid w:val="00AE5A81"/>
    <w:rsid w:val="00AE5E44"/>
    <w:rsid w:val="00AE6730"/>
    <w:rsid w:val="00AE7ACE"/>
    <w:rsid w:val="00AF0485"/>
    <w:rsid w:val="00AF1296"/>
    <w:rsid w:val="00AF1D01"/>
    <w:rsid w:val="00AF28EA"/>
    <w:rsid w:val="00AF403A"/>
    <w:rsid w:val="00AF557E"/>
    <w:rsid w:val="00AF5F0D"/>
    <w:rsid w:val="00AF6156"/>
    <w:rsid w:val="00AF7DAC"/>
    <w:rsid w:val="00B01907"/>
    <w:rsid w:val="00B0238E"/>
    <w:rsid w:val="00B035F3"/>
    <w:rsid w:val="00B03B07"/>
    <w:rsid w:val="00B05421"/>
    <w:rsid w:val="00B05CD3"/>
    <w:rsid w:val="00B06769"/>
    <w:rsid w:val="00B06880"/>
    <w:rsid w:val="00B06B61"/>
    <w:rsid w:val="00B0703A"/>
    <w:rsid w:val="00B075E2"/>
    <w:rsid w:val="00B07BE8"/>
    <w:rsid w:val="00B07CA1"/>
    <w:rsid w:val="00B100A4"/>
    <w:rsid w:val="00B1021D"/>
    <w:rsid w:val="00B105DC"/>
    <w:rsid w:val="00B117DE"/>
    <w:rsid w:val="00B11A18"/>
    <w:rsid w:val="00B11CC0"/>
    <w:rsid w:val="00B13CE3"/>
    <w:rsid w:val="00B15074"/>
    <w:rsid w:val="00B16065"/>
    <w:rsid w:val="00B16292"/>
    <w:rsid w:val="00B1722F"/>
    <w:rsid w:val="00B177D4"/>
    <w:rsid w:val="00B207E5"/>
    <w:rsid w:val="00B20C8F"/>
    <w:rsid w:val="00B2104F"/>
    <w:rsid w:val="00B21791"/>
    <w:rsid w:val="00B218F4"/>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401"/>
    <w:rsid w:val="00B37ADD"/>
    <w:rsid w:val="00B37B7D"/>
    <w:rsid w:val="00B40E1A"/>
    <w:rsid w:val="00B4212D"/>
    <w:rsid w:val="00B42378"/>
    <w:rsid w:val="00B42BE5"/>
    <w:rsid w:val="00B44B7C"/>
    <w:rsid w:val="00B44C34"/>
    <w:rsid w:val="00B44C35"/>
    <w:rsid w:val="00B44EE3"/>
    <w:rsid w:val="00B46A1B"/>
    <w:rsid w:val="00B46E08"/>
    <w:rsid w:val="00B47F53"/>
    <w:rsid w:val="00B5085F"/>
    <w:rsid w:val="00B5232F"/>
    <w:rsid w:val="00B5294B"/>
    <w:rsid w:val="00B539A2"/>
    <w:rsid w:val="00B54BC4"/>
    <w:rsid w:val="00B57238"/>
    <w:rsid w:val="00B57635"/>
    <w:rsid w:val="00B57645"/>
    <w:rsid w:val="00B576A9"/>
    <w:rsid w:val="00B57ED3"/>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479"/>
    <w:rsid w:val="00B7072D"/>
    <w:rsid w:val="00B70F7E"/>
    <w:rsid w:val="00B71FD2"/>
    <w:rsid w:val="00B72322"/>
    <w:rsid w:val="00B72801"/>
    <w:rsid w:val="00B72AAA"/>
    <w:rsid w:val="00B74EDE"/>
    <w:rsid w:val="00B754E8"/>
    <w:rsid w:val="00B760B0"/>
    <w:rsid w:val="00B76B7D"/>
    <w:rsid w:val="00B77B92"/>
    <w:rsid w:val="00B81505"/>
    <w:rsid w:val="00B82C1E"/>
    <w:rsid w:val="00B8312C"/>
    <w:rsid w:val="00B833B6"/>
    <w:rsid w:val="00B83E74"/>
    <w:rsid w:val="00B83EC6"/>
    <w:rsid w:val="00B856AD"/>
    <w:rsid w:val="00B85F9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8D"/>
    <w:rsid w:val="00BC3FB6"/>
    <w:rsid w:val="00BC4522"/>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436"/>
    <w:rsid w:val="00BE7E2C"/>
    <w:rsid w:val="00BE7E40"/>
    <w:rsid w:val="00BF28DE"/>
    <w:rsid w:val="00BF4D0C"/>
    <w:rsid w:val="00BF4EA7"/>
    <w:rsid w:val="00BF5370"/>
    <w:rsid w:val="00BF580F"/>
    <w:rsid w:val="00BF605E"/>
    <w:rsid w:val="00BF64F7"/>
    <w:rsid w:val="00BF6CA0"/>
    <w:rsid w:val="00BF7E7D"/>
    <w:rsid w:val="00C01C2B"/>
    <w:rsid w:val="00C01EBD"/>
    <w:rsid w:val="00C03E65"/>
    <w:rsid w:val="00C04A3E"/>
    <w:rsid w:val="00C04CD9"/>
    <w:rsid w:val="00C054D7"/>
    <w:rsid w:val="00C076B1"/>
    <w:rsid w:val="00C100CF"/>
    <w:rsid w:val="00C10206"/>
    <w:rsid w:val="00C113A9"/>
    <w:rsid w:val="00C11764"/>
    <w:rsid w:val="00C11E13"/>
    <w:rsid w:val="00C136F2"/>
    <w:rsid w:val="00C13BB5"/>
    <w:rsid w:val="00C13F49"/>
    <w:rsid w:val="00C14105"/>
    <w:rsid w:val="00C1424A"/>
    <w:rsid w:val="00C1424D"/>
    <w:rsid w:val="00C1517F"/>
    <w:rsid w:val="00C153CF"/>
    <w:rsid w:val="00C153E4"/>
    <w:rsid w:val="00C15661"/>
    <w:rsid w:val="00C175C9"/>
    <w:rsid w:val="00C21D51"/>
    <w:rsid w:val="00C22F04"/>
    <w:rsid w:val="00C2316F"/>
    <w:rsid w:val="00C23BE1"/>
    <w:rsid w:val="00C24263"/>
    <w:rsid w:val="00C242C1"/>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B2C"/>
    <w:rsid w:val="00C44C72"/>
    <w:rsid w:val="00C45789"/>
    <w:rsid w:val="00C4636E"/>
    <w:rsid w:val="00C46610"/>
    <w:rsid w:val="00C469EB"/>
    <w:rsid w:val="00C5145F"/>
    <w:rsid w:val="00C51800"/>
    <w:rsid w:val="00C51842"/>
    <w:rsid w:val="00C52328"/>
    <w:rsid w:val="00C528A0"/>
    <w:rsid w:val="00C53B00"/>
    <w:rsid w:val="00C553DB"/>
    <w:rsid w:val="00C55613"/>
    <w:rsid w:val="00C557A3"/>
    <w:rsid w:val="00C55D1B"/>
    <w:rsid w:val="00C563E5"/>
    <w:rsid w:val="00C56491"/>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440"/>
    <w:rsid w:val="00C75D0A"/>
    <w:rsid w:val="00C77C3B"/>
    <w:rsid w:val="00C82B9F"/>
    <w:rsid w:val="00C82DD9"/>
    <w:rsid w:val="00C83C70"/>
    <w:rsid w:val="00C864A9"/>
    <w:rsid w:val="00C875DC"/>
    <w:rsid w:val="00C8783F"/>
    <w:rsid w:val="00C87C37"/>
    <w:rsid w:val="00C90E3C"/>
    <w:rsid w:val="00C92C46"/>
    <w:rsid w:val="00C92F85"/>
    <w:rsid w:val="00C93BE1"/>
    <w:rsid w:val="00C94902"/>
    <w:rsid w:val="00C94B53"/>
    <w:rsid w:val="00C952C1"/>
    <w:rsid w:val="00C97110"/>
    <w:rsid w:val="00C971FE"/>
    <w:rsid w:val="00CA0030"/>
    <w:rsid w:val="00CA205B"/>
    <w:rsid w:val="00CA272A"/>
    <w:rsid w:val="00CA2807"/>
    <w:rsid w:val="00CA2B5F"/>
    <w:rsid w:val="00CA446B"/>
    <w:rsid w:val="00CA5037"/>
    <w:rsid w:val="00CB0EEB"/>
    <w:rsid w:val="00CB155A"/>
    <w:rsid w:val="00CB1560"/>
    <w:rsid w:val="00CB29B7"/>
    <w:rsid w:val="00CB2F4F"/>
    <w:rsid w:val="00CB339F"/>
    <w:rsid w:val="00CB3BE2"/>
    <w:rsid w:val="00CB3CBE"/>
    <w:rsid w:val="00CB4CA8"/>
    <w:rsid w:val="00CB7832"/>
    <w:rsid w:val="00CB7AAA"/>
    <w:rsid w:val="00CB7E8A"/>
    <w:rsid w:val="00CC0973"/>
    <w:rsid w:val="00CC23DD"/>
    <w:rsid w:val="00CC2633"/>
    <w:rsid w:val="00CC3B75"/>
    <w:rsid w:val="00CC44A2"/>
    <w:rsid w:val="00CC4539"/>
    <w:rsid w:val="00CC580C"/>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FFB"/>
    <w:rsid w:val="00CE524F"/>
    <w:rsid w:val="00CE6454"/>
    <w:rsid w:val="00CE6B8F"/>
    <w:rsid w:val="00CE7396"/>
    <w:rsid w:val="00CF18AA"/>
    <w:rsid w:val="00CF1E39"/>
    <w:rsid w:val="00CF39AE"/>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87C"/>
    <w:rsid w:val="00D074A5"/>
    <w:rsid w:val="00D12C85"/>
    <w:rsid w:val="00D14292"/>
    <w:rsid w:val="00D1439D"/>
    <w:rsid w:val="00D14CE6"/>
    <w:rsid w:val="00D160E6"/>
    <w:rsid w:val="00D204BA"/>
    <w:rsid w:val="00D204E5"/>
    <w:rsid w:val="00D208A7"/>
    <w:rsid w:val="00D228B8"/>
    <w:rsid w:val="00D229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279C"/>
    <w:rsid w:val="00D433CD"/>
    <w:rsid w:val="00D4352E"/>
    <w:rsid w:val="00D43FD5"/>
    <w:rsid w:val="00D44155"/>
    <w:rsid w:val="00D4484E"/>
    <w:rsid w:val="00D44E02"/>
    <w:rsid w:val="00D45D96"/>
    <w:rsid w:val="00D4650B"/>
    <w:rsid w:val="00D47271"/>
    <w:rsid w:val="00D4775F"/>
    <w:rsid w:val="00D47CB1"/>
    <w:rsid w:val="00D50AC4"/>
    <w:rsid w:val="00D50CAA"/>
    <w:rsid w:val="00D51295"/>
    <w:rsid w:val="00D51B17"/>
    <w:rsid w:val="00D5289A"/>
    <w:rsid w:val="00D53A4A"/>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26EC"/>
    <w:rsid w:val="00D930EE"/>
    <w:rsid w:val="00D94628"/>
    <w:rsid w:val="00D95200"/>
    <w:rsid w:val="00D956AE"/>
    <w:rsid w:val="00D95B55"/>
    <w:rsid w:val="00D95D95"/>
    <w:rsid w:val="00D971C8"/>
    <w:rsid w:val="00D9761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DF3"/>
    <w:rsid w:val="00DC2998"/>
    <w:rsid w:val="00DC301E"/>
    <w:rsid w:val="00DC3D93"/>
    <w:rsid w:val="00DC4304"/>
    <w:rsid w:val="00DC4726"/>
    <w:rsid w:val="00DC49EF"/>
    <w:rsid w:val="00DC4BFF"/>
    <w:rsid w:val="00DC5383"/>
    <w:rsid w:val="00DC57E0"/>
    <w:rsid w:val="00DC5A8B"/>
    <w:rsid w:val="00DC5C08"/>
    <w:rsid w:val="00DC5D4A"/>
    <w:rsid w:val="00DC6B43"/>
    <w:rsid w:val="00DC7549"/>
    <w:rsid w:val="00DD009D"/>
    <w:rsid w:val="00DD0AB8"/>
    <w:rsid w:val="00DD3A35"/>
    <w:rsid w:val="00DD4566"/>
    <w:rsid w:val="00DD47B6"/>
    <w:rsid w:val="00DD5180"/>
    <w:rsid w:val="00DD60DF"/>
    <w:rsid w:val="00DD6490"/>
    <w:rsid w:val="00DD6DBE"/>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5EDD"/>
    <w:rsid w:val="00DF784C"/>
    <w:rsid w:val="00DF7B16"/>
    <w:rsid w:val="00DF7C84"/>
    <w:rsid w:val="00E0001D"/>
    <w:rsid w:val="00E0155E"/>
    <w:rsid w:val="00E02FBC"/>
    <w:rsid w:val="00E037D6"/>
    <w:rsid w:val="00E05554"/>
    <w:rsid w:val="00E0576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21032"/>
    <w:rsid w:val="00E21DF7"/>
    <w:rsid w:val="00E22DAA"/>
    <w:rsid w:val="00E23355"/>
    <w:rsid w:val="00E24901"/>
    <w:rsid w:val="00E24F7F"/>
    <w:rsid w:val="00E25BC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91"/>
    <w:rsid w:val="00E60091"/>
    <w:rsid w:val="00E60584"/>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7F93"/>
    <w:rsid w:val="00E81D87"/>
    <w:rsid w:val="00E83647"/>
    <w:rsid w:val="00E85CA7"/>
    <w:rsid w:val="00E86E86"/>
    <w:rsid w:val="00E870E2"/>
    <w:rsid w:val="00E910B8"/>
    <w:rsid w:val="00E913F0"/>
    <w:rsid w:val="00E91E39"/>
    <w:rsid w:val="00E9392C"/>
    <w:rsid w:val="00E93F09"/>
    <w:rsid w:val="00E9418F"/>
    <w:rsid w:val="00E947D8"/>
    <w:rsid w:val="00E96B72"/>
    <w:rsid w:val="00E97261"/>
    <w:rsid w:val="00E97BE9"/>
    <w:rsid w:val="00EA0838"/>
    <w:rsid w:val="00EA2B77"/>
    <w:rsid w:val="00EA2C1B"/>
    <w:rsid w:val="00EA31DD"/>
    <w:rsid w:val="00EA3448"/>
    <w:rsid w:val="00EA38C2"/>
    <w:rsid w:val="00EA44D9"/>
    <w:rsid w:val="00EA583E"/>
    <w:rsid w:val="00EA7924"/>
    <w:rsid w:val="00EB170F"/>
    <w:rsid w:val="00EB186C"/>
    <w:rsid w:val="00EB28D8"/>
    <w:rsid w:val="00EC00BB"/>
    <w:rsid w:val="00EC1A12"/>
    <w:rsid w:val="00EC3BFD"/>
    <w:rsid w:val="00EC44C8"/>
    <w:rsid w:val="00EC4518"/>
    <w:rsid w:val="00EC47D6"/>
    <w:rsid w:val="00EC55FB"/>
    <w:rsid w:val="00EC59E6"/>
    <w:rsid w:val="00EC666A"/>
    <w:rsid w:val="00EC672C"/>
    <w:rsid w:val="00EC7DE0"/>
    <w:rsid w:val="00ED0B89"/>
    <w:rsid w:val="00ED1620"/>
    <w:rsid w:val="00ED3546"/>
    <w:rsid w:val="00ED406E"/>
    <w:rsid w:val="00ED739D"/>
    <w:rsid w:val="00ED7E00"/>
    <w:rsid w:val="00EE00D3"/>
    <w:rsid w:val="00EE0D3A"/>
    <w:rsid w:val="00EE0EEC"/>
    <w:rsid w:val="00EE0F2A"/>
    <w:rsid w:val="00EE104F"/>
    <w:rsid w:val="00EE1BB4"/>
    <w:rsid w:val="00EE20A8"/>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641"/>
    <w:rsid w:val="00EF6902"/>
    <w:rsid w:val="00EF6A91"/>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3A14"/>
    <w:rsid w:val="00F1508B"/>
    <w:rsid w:val="00F1517A"/>
    <w:rsid w:val="00F15228"/>
    <w:rsid w:val="00F15A8E"/>
    <w:rsid w:val="00F17633"/>
    <w:rsid w:val="00F17649"/>
    <w:rsid w:val="00F21275"/>
    <w:rsid w:val="00F21309"/>
    <w:rsid w:val="00F219CA"/>
    <w:rsid w:val="00F21B1B"/>
    <w:rsid w:val="00F229C2"/>
    <w:rsid w:val="00F26D00"/>
    <w:rsid w:val="00F26DBB"/>
    <w:rsid w:val="00F27168"/>
    <w:rsid w:val="00F27863"/>
    <w:rsid w:val="00F27B13"/>
    <w:rsid w:val="00F31C07"/>
    <w:rsid w:val="00F31E40"/>
    <w:rsid w:val="00F33DCC"/>
    <w:rsid w:val="00F3553A"/>
    <w:rsid w:val="00F35FBF"/>
    <w:rsid w:val="00F3603D"/>
    <w:rsid w:val="00F36223"/>
    <w:rsid w:val="00F36DE7"/>
    <w:rsid w:val="00F378F7"/>
    <w:rsid w:val="00F400E7"/>
    <w:rsid w:val="00F41EBD"/>
    <w:rsid w:val="00F42339"/>
    <w:rsid w:val="00F42EBE"/>
    <w:rsid w:val="00F44032"/>
    <w:rsid w:val="00F4458A"/>
    <w:rsid w:val="00F44A0B"/>
    <w:rsid w:val="00F45013"/>
    <w:rsid w:val="00F4779F"/>
    <w:rsid w:val="00F47FD3"/>
    <w:rsid w:val="00F507DB"/>
    <w:rsid w:val="00F50A4B"/>
    <w:rsid w:val="00F50FF2"/>
    <w:rsid w:val="00F514A9"/>
    <w:rsid w:val="00F518C2"/>
    <w:rsid w:val="00F5226D"/>
    <w:rsid w:val="00F52AD2"/>
    <w:rsid w:val="00F5425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22BC"/>
    <w:rsid w:val="00F728DD"/>
    <w:rsid w:val="00F72CF3"/>
    <w:rsid w:val="00F73A09"/>
    <w:rsid w:val="00F73FAB"/>
    <w:rsid w:val="00F7400F"/>
    <w:rsid w:val="00F742BF"/>
    <w:rsid w:val="00F7524A"/>
    <w:rsid w:val="00F75449"/>
    <w:rsid w:val="00F76966"/>
    <w:rsid w:val="00F772DC"/>
    <w:rsid w:val="00F77726"/>
    <w:rsid w:val="00F77B51"/>
    <w:rsid w:val="00F80EA7"/>
    <w:rsid w:val="00F81DDE"/>
    <w:rsid w:val="00F81F96"/>
    <w:rsid w:val="00F821A8"/>
    <w:rsid w:val="00F8349F"/>
    <w:rsid w:val="00F84CA2"/>
    <w:rsid w:val="00F85013"/>
    <w:rsid w:val="00F852CE"/>
    <w:rsid w:val="00F8535F"/>
    <w:rsid w:val="00F85CE0"/>
    <w:rsid w:val="00F86582"/>
    <w:rsid w:val="00F8784F"/>
    <w:rsid w:val="00F87EB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1479"/>
    <w:rsid w:val="00FF153B"/>
    <w:rsid w:val="00FF1D6E"/>
    <w:rsid w:val="00FF25C8"/>
    <w:rsid w:val="00FF3491"/>
    <w:rsid w:val="00FF3617"/>
    <w:rsid w:val="00FF42A7"/>
    <w:rsid w:val="00FF4565"/>
    <w:rsid w:val="00FF474F"/>
    <w:rsid w:val="00FF5564"/>
    <w:rsid w:val="00FF5E8B"/>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0E07AA04-B1EA-48D7-9490-392345885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jpeg"/><Relationship Id="rId29" Type="http://schemas.openxmlformats.org/officeDocument/2006/relationships/image" Target="media/image17.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6.png"/></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83D73D-D6F2-4AC1-96BC-B4974F93A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37121</Words>
  <Characters>211591</Characters>
  <Application>Microsoft Office Word</Application>
  <DocSecurity>0</DocSecurity>
  <Lines>1763</Lines>
  <Paragraphs>496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248216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3</cp:revision>
  <cp:lastPrinted>2019-07-22T07:36:00Z</cp:lastPrinted>
  <dcterms:created xsi:type="dcterms:W3CDTF">2019-07-22T08:31:00Z</dcterms:created>
  <dcterms:modified xsi:type="dcterms:W3CDTF">2019-07-22T08:31:00Z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