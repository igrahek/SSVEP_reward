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bookmarkStart w:id="0" w:name="_GoBack"/>
      <w:bookmarkEnd w:id="0"/>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2D9AE91E" w:rsidR="005F3ABC" w:rsidRPr="00592D73" w:rsidRDefault="00E90FC8" w:rsidP="005F3ABC">
      <w:pPr>
        <w:spacing w:line="480" w:lineRule="auto"/>
        <w:jc w:val="center"/>
        <w:rPr>
          <w:sz w:val="36"/>
          <w:szCs w:val="40"/>
        </w:rPr>
      </w:pPr>
      <w:r>
        <w:rPr>
          <w:sz w:val="36"/>
          <w:szCs w:val="40"/>
        </w:rPr>
        <w:t>Value</w:t>
      </w:r>
      <w:r w:rsidR="007825F7" w:rsidRPr="00592D73">
        <w:rPr>
          <w:sz w:val="36"/>
          <w:szCs w:val="40"/>
        </w:rPr>
        <w:t xml:space="preserve"> influences </w:t>
      </w:r>
      <w:r w:rsidR="005F47E8">
        <w:rPr>
          <w:sz w:val="36"/>
          <w:szCs w:val="40"/>
        </w:rPr>
        <w:t>simultaneous</w:t>
      </w:r>
      <w:r w:rsidR="007825F7"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0FA48679" w14:textId="77777777" w:rsidR="004A49F2" w:rsidRDefault="004A49F2" w:rsidP="00EE20A8"/>
    <w:p w14:paraId="19006139" w14:textId="15AAB567" w:rsidR="0054295E" w:rsidRDefault="0054295E" w:rsidP="00CC580C">
      <w:pPr>
        <w:pStyle w:val="Heading1"/>
        <w:spacing w:before="0" w:after="240"/>
      </w:pPr>
      <w:r>
        <w:lastRenderedPageBreak/>
        <w:t>Introduction</w:t>
      </w:r>
    </w:p>
    <w:p w14:paraId="58A58700" w14:textId="3814D22F" w:rsidR="0079229A" w:rsidRDefault="0072510D" w:rsidP="00D0341A">
      <w:pPr>
        <w:spacing w:line="480" w:lineRule="auto"/>
        <w:ind w:firstLine="720"/>
        <w:jc w:val="both"/>
      </w:pPr>
      <w:r>
        <w:t xml:space="preserve">Selective attention is crucial for adaptive behavior as it </w:t>
      </w:r>
      <w:r w:rsidR="006649D9">
        <w:t xml:space="preserve">facilitates </w:t>
      </w:r>
      <w:r>
        <w:t>processing of relevant</w:t>
      </w:r>
      <w:r w:rsidR="00032483">
        <w:t xml:space="preserve"> and suppression of irrelevant</w:t>
      </w:r>
      <w:r>
        <w:t xml:space="preserve"> stimuli in our environment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032483">
        <w:t>Recent research has pointed that motivation has an important influence on selective attention</w:t>
      </w:r>
      <w:ins w:id="1" w:author="Gilles Pourtois" w:date="2019-07-30T13:58:00Z">
        <w:r w:rsidR="009E54E5">
          <w:t xml:space="preserve"> as well</w:t>
        </w:r>
      </w:ins>
      <w:r w:rsidR="00032483">
        <w:t xml:space="preserve">. </w:t>
      </w:r>
      <w:r w:rsidR="0079229A">
        <w:t>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 xml:space="preserve">ided by previous reward history: stimuli which used to be associated with rewards can </w:t>
      </w:r>
      <w:ins w:id="2" w:author="Gilles Pourtois" w:date="2019-07-30T13:58:00Z">
        <w:r w:rsidR="009E54E5">
          <w:t xml:space="preserve">later </w:t>
        </w:r>
      </w:ins>
      <w:r w:rsidR="00F1319E">
        <w:t>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46F49B94" w:rsidR="00C71C28" w:rsidRDefault="006D1AE4" w:rsidP="00C71C28">
      <w:pPr>
        <w:spacing w:line="480" w:lineRule="auto"/>
        <w:ind w:firstLine="720"/>
        <w:jc w:val="both"/>
      </w:pPr>
      <w:r>
        <w:t xml:space="preserve">Goal-directed attention, as well as other cognitive control processes, </w:t>
      </w:r>
      <w:r w:rsidR="00032483">
        <w:t>is</w:t>
      </w:r>
      <w:r w:rsidR="00C71C28">
        <w:t xml:space="preserve"> </w:t>
      </w:r>
      <w:del w:id="3" w:author="Gilles Pourtois" w:date="2019-07-30T14:08:00Z">
        <w:r w:rsidR="00C71C28" w:rsidDel="009E54E5">
          <w:delText xml:space="preserve">enhanced </w:delText>
        </w:r>
      </w:del>
      <w:ins w:id="4" w:author="Gilles Pourtois" w:date="2019-07-30T14:08:00Z">
        <w:r w:rsidR="009E54E5">
          <w:t xml:space="preserve">sharpened </w:t>
        </w:r>
      </w:ins>
      <w:r w:rsidR="00C71C28">
        <w:t>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del w:id="5" w:author="Gilles Pourtois" w:date="2019-07-30T14:04:00Z">
        <w:r w:rsidDel="009E54E5">
          <w:delText xml:space="preserve">the </w:delText>
        </w:r>
      </w:del>
      <w:ins w:id="6" w:author="Gilles Pourtois" w:date="2019-07-30T14:04:00Z">
        <w:r w:rsidR="009E54E5">
          <w:t xml:space="preserve">dorsal </w:t>
        </w:r>
      </w:ins>
      <w:r w:rsidR="0079229A">
        <w:t xml:space="preserve">frontoparietal regions </w:t>
      </w:r>
      <w:ins w:id="7" w:author="Gilles Pourtois" w:date="2019-07-30T14:00:00Z">
        <w:r w:rsidR="009E54E5">
          <w:t>involved in</w:t>
        </w:r>
      </w:ins>
      <w:del w:id="8" w:author="Gilles Pourtois" w:date="2019-07-30T14:00:00Z">
        <w:r w:rsidR="0079229A" w:rsidDel="009E54E5">
          <w:delText>crucial for</w:delText>
        </w:r>
      </w:del>
      <w:r w:rsidR="0079229A">
        <w:t xml:space="preserve"> attentional control</w:t>
      </w:r>
      <w:ins w:id="9" w:author="Gilles Pourtois" w:date="2019-07-30T14:03:00Z">
        <w:r w:rsidR="009E54E5">
          <w:t xml:space="preserve"> such as the frontal eye field and intraparietal sulcus</w:t>
        </w:r>
      </w:ins>
      <w:r w:rsidR="0079229A">
        <w:t xml:space="preserve"> </w:t>
      </w:r>
      <w:commentRangeStart w:id="10"/>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commentRangeEnd w:id="10"/>
      <w:r w:rsidR="009E54E5">
        <w:rPr>
          <w:rStyle w:val="CommentReference"/>
        </w:rPr>
        <w:commentReference w:id="10"/>
      </w:r>
      <w:r w:rsidR="0013477A">
        <w:t>, and</w:t>
      </w:r>
      <w:r w:rsidR="00FB321A">
        <w:t xml:space="preserve"> by</w:t>
      </w:r>
      <w:r w:rsidR="0013477A">
        <w:t xml:space="preserve"> enhanced task-set representations in these </w:t>
      </w:r>
      <w:ins w:id="11" w:author="Gilles Pourtois" w:date="2019-07-30T14:04:00Z">
        <w:r w:rsidR="009E54E5">
          <w:t xml:space="preserve">specific </w:t>
        </w:r>
      </w:ins>
      <w:r w:rsidR="0013477A">
        <w:t xml:space="preserve">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del w:id="12" w:author="Gilles Pourtois" w:date="2019-07-30T14:06:00Z">
        <w:r w:rsidR="00C175C9" w:rsidDel="009E54E5">
          <w:delText xml:space="preserve">While </w:delText>
        </w:r>
      </w:del>
      <w:ins w:id="13" w:author="Gilles Pourtois" w:date="2019-07-30T14:06:00Z">
        <w:r w:rsidR="009E54E5">
          <w:t xml:space="preserve">Although </w:t>
        </w:r>
      </w:ins>
      <w:r w:rsidR="00C175C9">
        <w:t xml:space="preserve">these studies </w:t>
      </w:r>
      <w:del w:id="14" w:author="Gilles Pourtois" w:date="2019-07-30T14:02:00Z">
        <w:r w:rsidR="00C175C9" w:rsidDel="009E54E5">
          <w:delText xml:space="preserve">implicate </w:delText>
        </w:r>
      </w:del>
      <w:ins w:id="15" w:author="Gilles Pourtois" w:date="2019-07-30T14:02:00Z">
        <w:r w:rsidR="009E54E5">
          <w:t xml:space="preserve">suggest that reward can </w:t>
        </w:r>
      </w:ins>
      <w:ins w:id="16" w:author="Gilles Pourtois" w:date="2019-07-30T14:10:00Z">
        <w:r w:rsidR="00DE253E">
          <w:t>influence</w:t>
        </w:r>
      </w:ins>
      <w:ins w:id="17" w:author="Gilles Pourtois" w:date="2019-07-30T14:02:00Z">
        <w:r w:rsidR="009E54E5">
          <w:t xml:space="preserve"> attention control </w:t>
        </w:r>
      </w:ins>
      <w:ins w:id="18" w:author="Gilles Pourtois" w:date="2019-07-30T14:04:00Z">
        <w:r w:rsidR="009E54E5">
          <w:t xml:space="preserve">via modulations in </w:t>
        </w:r>
      </w:ins>
      <w:r w:rsidR="00C175C9">
        <w:t xml:space="preserve">the frontoparietal </w:t>
      </w:r>
      <w:del w:id="19" w:author="Gilles Pourtois" w:date="2019-07-30T14:05:00Z">
        <w:r w:rsidR="00C175C9" w:rsidDel="009E54E5">
          <w:delText xml:space="preserve">activity </w:delText>
        </w:r>
      </w:del>
      <w:ins w:id="20" w:author="Gilles Pourtois" w:date="2019-07-30T14:05:00Z">
        <w:r w:rsidR="009E54E5">
          <w:t>network</w:t>
        </w:r>
      </w:ins>
      <w:del w:id="21" w:author="Gilles Pourtois" w:date="2019-07-30T14:05:00Z">
        <w:r w:rsidR="00C175C9" w:rsidDel="009E54E5">
          <w:delText>in reward-based improvements in attentional control</w:delText>
        </w:r>
      </w:del>
      <w:r w:rsidR="00C175C9">
        <w:t xml:space="preserve">, it remains </w:t>
      </w:r>
      <w:ins w:id="22" w:author="Gilles Pourtois" w:date="2019-07-30T14:14:00Z">
        <w:r w:rsidR="00DE253E">
          <w:t xml:space="preserve">largely </w:t>
        </w:r>
      </w:ins>
      <w:r w:rsidR="00C175C9">
        <w:t>unclear</w:t>
      </w:r>
      <w:ins w:id="23" w:author="Gilles Pourtois" w:date="2019-07-30T14:14:00Z">
        <w:r w:rsidR="00DE253E">
          <w:t xml:space="preserve"> </w:t>
        </w:r>
        <w:r w:rsidR="00DE253E">
          <w:lastRenderedPageBreak/>
          <w:t>however</w:t>
        </w:r>
      </w:ins>
      <w:r w:rsidR="00C175C9">
        <w:t xml:space="preserve"> how</w:t>
      </w:r>
      <w:ins w:id="24" w:author="Gilles Pourtois" w:date="2019-07-30T14:10:00Z">
        <w:r w:rsidR="00DE253E">
          <w:t xml:space="preserve"> reward biases competition for selection</w:t>
        </w:r>
      </w:ins>
      <w:ins w:id="25" w:author="Gilles Pourtois" w:date="2019-07-30T14:11:00Z">
        <w:r w:rsidR="00DE253E">
          <w:t xml:space="preserve"> between </w:t>
        </w:r>
      </w:ins>
      <w:del w:id="26" w:author="Gilles Pourtois" w:date="2019-07-30T14:11:00Z">
        <w:r w:rsidR="00C175C9" w:rsidDel="00DE253E">
          <w:delText xml:space="preserve"> the activity in these regions is translated into the enhanced processing of </w:delText>
        </w:r>
        <w:r w:rsidR="00FB321A" w:rsidDel="00DE253E">
          <w:delText xml:space="preserve">the </w:delText>
        </w:r>
      </w:del>
      <w:r w:rsidR="00C175C9">
        <w:t xml:space="preserve">relevant </w:t>
      </w:r>
      <w:ins w:id="27" w:author="Gilles Pourtois" w:date="2019-07-30T14:11:00Z">
        <w:r w:rsidR="00DE253E">
          <w:t xml:space="preserve">and irrelevant </w:t>
        </w:r>
      </w:ins>
      <w:r w:rsidR="00FF474F">
        <w:t>stimuli</w:t>
      </w:r>
      <w:r w:rsidR="00C175C9">
        <w:t xml:space="preserve"> in the visual cortex</w:t>
      </w:r>
      <w:ins w:id="28" w:author="Gilles Pourtois" w:date="2019-07-30T14:11:00Z">
        <w:r w:rsidR="00DE253E">
          <w:t xml:space="preserve"> (</w:t>
        </w:r>
        <w:commentRangeStart w:id="29"/>
        <w:r w:rsidR="00DE253E">
          <w:t>XXX</w:t>
        </w:r>
      </w:ins>
      <w:commentRangeEnd w:id="29"/>
      <w:ins w:id="30" w:author="Gilles Pourtois" w:date="2019-07-30T14:13:00Z">
        <w:r w:rsidR="00DE253E">
          <w:rPr>
            <w:rStyle w:val="CommentReference"/>
          </w:rPr>
          <w:commentReference w:id="29"/>
        </w:r>
      </w:ins>
      <w:ins w:id="31" w:author="Gilles Pourtois" w:date="2019-07-30T14:11:00Z">
        <w:r w:rsidR="00DE253E">
          <w:t>)</w:t>
        </w:r>
      </w:ins>
      <w:r w:rsidR="00C175C9">
        <w:t xml:space="preserve">. </w:t>
      </w:r>
      <w:r w:rsidR="00C113A9">
        <w:t xml:space="preserve"> </w:t>
      </w:r>
    </w:p>
    <w:p w14:paraId="4BAAA554" w14:textId="04212B30" w:rsidR="007A1BD6" w:rsidRDefault="00324CEE" w:rsidP="00BD3227">
      <w:pPr>
        <w:spacing w:line="480" w:lineRule="auto"/>
        <w:ind w:firstLine="720"/>
        <w:jc w:val="both"/>
      </w:pPr>
      <w:commentRangeStart w:id="32"/>
      <w:r>
        <w:t>Anothe</w:t>
      </w:r>
      <w:r w:rsidR="00467A60">
        <w:t xml:space="preserve">r set of studies has focused on the processing of stimuli previously related to rewards, </w:t>
      </w:r>
      <w:r w:rsidR="00CE6454">
        <w:t xml:space="preserve">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commentRangeEnd w:id="32"/>
      <w:r w:rsidR="00DE253E">
        <w:rPr>
          <w:rStyle w:val="CommentReference"/>
        </w:rPr>
        <w:commentReference w:id="32"/>
      </w:r>
      <w:r w:rsidR="00CE6454">
        <w:t>Behavioral studies have found evidence for the involuntary attentional capture by stimuli which have previously been linked to rewards, which result</w:t>
      </w:r>
      <w:r w:rsidR="00032483">
        <w:t>s</w:t>
      </w:r>
      <w:r w:rsidR="00CE6454">
        <w:t xml:space="preserve"> in impaired task performance when such stimuli act as distractors</w:t>
      </w:r>
      <w:r w:rsidR="00032483">
        <w:t xml:space="preserve"> </w:t>
      </w:r>
      <w:r w:rsidR="00032483">
        <w:fldChar w:fldCharType="begin" w:fldLock="1"/>
      </w:r>
      <w:r w:rsidR="0087663C">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032483">
        <w:fldChar w:fldCharType="separate"/>
      </w:r>
      <w:r w:rsidR="00032483" w:rsidRPr="00032483">
        <w:rPr>
          <w:noProof/>
        </w:rPr>
        <w:t>(Anderson, Laurent, &amp; Yantis, 2011; Della Libera &amp; Chelazzi, 2009; Failing &amp; Theeuwes, 2014)</w:t>
      </w:r>
      <w:r w:rsidR="00032483">
        <w:fldChar w:fldCharType="end"/>
      </w:r>
      <w:r w:rsidR="00CE6454">
        <w:t xml:space="preserve">. </w:t>
      </w:r>
      <w:ins w:id="33" w:author="Gilles Pourtois" w:date="2019-07-30T14:24:00Z">
        <w:r w:rsidR="006A3198">
          <w:t xml:space="preserve">At the </w:t>
        </w:r>
      </w:ins>
      <w:del w:id="34" w:author="Gilles Pourtois" w:date="2019-07-30T14:24:00Z">
        <w:r w:rsidR="00CE6454" w:rsidDel="006A3198">
          <w:delText xml:space="preserve">Studies focused on the </w:delText>
        </w:r>
      </w:del>
      <w:r w:rsidR="00CE6454">
        <w:t>neural</w:t>
      </w:r>
      <w:ins w:id="35" w:author="Gilles Pourtois" w:date="2019-07-30T14:24:00Z">
        <w:r w:rsidR="006A3198">
          <w:t xml:space="preserve"> level, value based attention capture has </w:t>
        </w:r>
      </w:ins>
      <w:ins w:id="36" w:author="Gilles Pourtois" w:date="2019-07-30T14:44:00Z">
        <w:r w:rsidR="00574D4C">
          <w:t xml:space="preserve">sometimes </w:t>
        </w:r>
      </w:ins>
      <w:ins w:id="37" w:author="Gilles Pourtois" w:date="2019-07-30T14:24:00Z">
        <w:r w:rsidR="006A3198">
          <w:t xml:space="preserve">been related </w:t>
        </w:r>
      </w:ins>
      <w:ins w:id="38" w:author="Gilles Pourtois" w:date="2019-07-30T14:25:00Z">
        <w:r w:rsidR="006A3198">
          <w:t xml:space="preserve">to </w:t>
        </w:r>
      </w:ins>
      <w:del w:id="39" w:author="Gilles Pourtois" w:date="2019-07-30T14:25:00Z">
        <w:r w:rsidR="00CE6454" w:rsidDel="006A3198">
          <w:delText xml:space="preserve"> mechanism of these effects</w:delText>
        </w:r>
        <w:r w:rsidR="00C113A9" w:rsidDel="006A3198">
          <w:delText xml:space="preserve"> have provided some evidence for the reward-related changes in the </w:delText>
        </w:r>
      </w:del>
      <w:r w:rsidR="00C113A9">
        <w:t xml:space="preserve">early </w:t>
      </w:r>
      <w:ins w:id="40" w:author="Gilles Pourtois" w:date="2019-07-30T14:25:00Z">
        <w:r w:rsidR="006A3198">
          <w:t>effects following stimulus onset in the</w:t>
        </w:r>
      </w:ins>
      <w:del w:id="41" w:author="Gilles Pourtois" w:date="2019-07-30T14:25:00Z">
        <w:r w:rsidR="00C113A9" w:rsidDel="006A3198">
          <w:delText xml:space="preserve">stages of </w:delText>
        </w:r>
      </w:del>
      <w:ins w:id="42" w:author="Gilles Pourtois" w:date="2019-07-30T14:25:00Z">
        <w:r w:rsidR="006A3198">
          <w:t xml:space="preserve"> </w:t>
        </w:r>
      </w:ins>
      <w:r w:rsidR="00C113A9">
        <w:t>visual</w:t>
      </w:r>
      <w:ins w:id="43" w:author="Gilles Pourtois" w:date="2019-07-30T14:25:00Z">
        <w:r w:rsidR="006A3198">
          <w:t xml:space="preserve"> cortex</w:t>
        </w:r>
      </w:ins>
      <w:del w:id="44" w:author="Gilles Pourtois" w:date="2019-07-30T14:25:00Z">
        <w:r w:rsidR="00C113A9" w:rsidDel="006A3198">
          <w:delText xml:space="preserve"> </w:delText>
        </w:r>
        <w:r w:rsidR="00C5145F" w:rsidDel="006A3198">
          <w:delText xml:space="preserve">cortical </w:delText>
        </w:r>
        <w:r w:rsidR="00C113A9" w:rsidDel="006A3198">
          <w:delText>processing</w:delText>
        </w:r>
      </w:del>
      <w:r w:rsidR="00C113A9">
        <w:t xml:space="preserve">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ins w:id="45" w:author="Gilles Pourtois" w:date="2019-07-30T14:44:00Z">
        <w:r w:rsidR="00574D4C">
          <w:t xml:space="preserve"> in the visual cortex</w:t>
        </w:r>
      </w:ins>
      <w:r w:rsidR="00817D41">
        <w:t>,</w:t>
      </w:r>
      <w:r w:rsidR="00BD3227">
        <w:t xml:space="preserve"> and found changes </w:t>
      </w:r>
      <w:del w:id="46" w:author="Gilles Pourtois" w:date="2019-07-30T14:27:00Z">
        <w:r w:rsidR="00BD3227" w:rsidDel="006A3198">
          <w:delText xml:space="preserve">in </w:delText>
        </w:r>
      </w:del>
      <w:ins w:id="47" w:author="Gilles Pourtois" w:date="2019-07-30T14:27:00Z">
        <w:r w:rsidR="006A3198">
          <w:t xml:space="preserve">at </w:t>
        </w:r>
      </w:ins>
      <w:r w:rsidR="00BD3227">
        <w:t xml:space="preserve">later stages of </w:t>
      </w:r>
      <w:ins w:id="48" w:author="Gilles Pourtois" w:date="2019-07-30T14:57:00Z">
        <w:r w:rsidR="00AB5907">
          <w:t xml:space="preserve">stimulus </w:t>
        </w:r>
      </w:ins>
      <w:r w:rsidR="00BD3227">
        <w:t>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FB321A">
        <w:t xml:space="preserve">Importantly, </w:t>
      </w:r>
      <w:ins w:id="49" w:author="Gilles Pourtois" w:date="2019-07-30T14:29:00Z">
        <w:r w:rsidR="00650344">
          <w:t xml:space="preserve">in </w:t>
        </w:r>
      </w:ins>
      <w:r w:rsidR="00FB321A">
        <w:t xml:space="preserve">these </w:t>
      </w:r>
      <w:ins w:id="50" w:author="Gilles Pourtois" w:date="2019-07-30T14:29:00Z">
        <w:r w:rsidR="00650344">
          <w:t xml:space="preserve">earlier </w:t>
        </w:r>
      </w:ins>
      <w:r w:rsidR="00FB321A">
        <w:t xml:space="preserve">studies </w:t>
      </w:r>
      <w:commentRangeStart w:id="51"/>
      <w:r w:rsidR="00FB321A">
        <w:t>have been able to assess the processing of only one feature at a time, for example the processing of a visual search display when it co</w:t>
      </w:r>
      <w:r w:rsidR="00032483">
        <w:t>ntains a high reward distractor</w:t>
      </w:r>
      <w:r w:rsidR="00FB321A">
        <w:t xml:space="preserve">. </w:t>
      </w:r>
      <w:r w:rsidR="00EB28D8">
        <w:t xml:space="preserve">Thus it remains unclear </w:t>
      </w:r>
      <w:r w:rsidR="00FB321A">
        <w:t xml:space="preserve">how stimuli of different values simultaneously compete for attentional resources and at which level of visual processing </w:t>
      </w:r>
      <w:r w:rsidR="00EB28D8">
        <w:t xml:space="preserve">the reward-history effects </w:t>
      </w:r>
      <w:r w:rsidR="00FB321A">
        <w:t xml:space="preserve">exert their effect. </w:t>
      </w:r>
      <w:r w:rsidR="00EB28D8">
        <w:t xml:space="preserve"> </w:t>
      </w:r>
      <w:commentRangeEnd w:id="51"/>
      <w:r w:rsidR="00650344">
        <w:rPr>
          <w:rStyle w:val="CommentReference"/>
        </w:rPr>
        <w:commentReference w:id="51"/>
      </w:r>
    </w:p>
    <w:p w14:paraId="156847C0" w14:textId="77777777" w:rsidR="00E203D5" w:rsidRDefault="004B2C35" w:rsidP="00441BA8">
      <w:pPr>
        <w:spacing w:line="480" w:lineRule="auto"/>
        <w:ind w:firstLine="720"/>
        <w:jc w:val="both"/>
        <w:rPr>
          <w:ins w:id="52" w:author="Gilles Pourtois" w:date="2019-07-30T15:01:00Z"/>
        </w:rPr>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w:t>
      </w:r>
      <w:r>
        <w:lastRenderedPageBreak/>
        <w:t xml:space="preserve">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Roelfsema and colleagues</w:t>
      </w:r>
      <w:ins w:id="53" w:author="Gilles Pourtois" w:date="2019-07-30T14:43:00Z">
        <w:r w:rsidR="00574D4C">
          <w:t xml:space="preserve"> (2010)</w:t>
        </w:r>
      </w:ins>
      <w:r w:rsidR="0040325A">
        <w:t xml:space="preserve">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dopamine</w:t>
      </w:r>
      <w:del w:id="54" w:author="Gilles Pourtois" w:date="2019-07-30T14:43:00Z">
        <w:r w:rsidDel="00574D4C">
          <w:delText xml:space="preserve"> </w:delText>
        </w:r>
        <w:r w:rsidDel="00574D4C">
          <w:fldChar w:fldCharType="begin" w:fldLock="1"/>
        </w:r>
        <w:r w:rsidDel="00574D4C">
          <w:del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delInstrText>
        </w:r>
        <w:r w:rsidDel="00574D4C">
          <w:fldChar w:fldCharType="separate"/>
        </w:r>
        <w:r w:rsidRPr="00EC1A12" w:rsidDel="00574D4C">
          <w:rPr>
            <w:noProof/>
          </w:rPr>
          <w:delText>(Roelfsema, van Ooyen, &amp; Watanabe, 2010)</w:delText>
        </w:r>
        <w:r w:rsidDel="00574D4C">
          <w:fldChar w:fldCharType="end"/>
        </w:r>
      </w:del>
      <w:r>
        <w:t>.</w:t>
      </w:r>
      <w:r w:rsidR="00ED3546">
        <w:t xml:space="preserve"> </w:t>
      </w:r>
      <w:commentRangeStart w:id="55"/>
      <w:r w:rsidR="00ED3546">
        <w:t xml:space="preserve">However, studies which have focused on neural processing of the stimuli related to rewards have mostly focused on them being either targets or distractors. </w:t>
      </w:r>
      <w:commentRangeEnd w:id="55"/>
      <w:r w:rsidR="00574D4C">
        <w:rPr>
          <w:rStyle w:val="CommentReference"/>
        </w:rPr>
        <w:commentReference w:id="55"/>
      </w:r>
      <w:del w:id="56" w:author="Gilles Pourtois" w:date="2019-07-30T14:49:00Z">
        <w:r w:rsidR="00ED3546" w:rsidDel="00574D4C">
          <w:delText>Only one study</w:delText>
        </w:r>
      </w:del>
      <w:r w:rsidR="00ED3546">
        <w:t xml:space="preserve"> </w:t>
      </w:r>
      <w:ins w:id="57" w:author="Gilles Pourtois" w:date="2019-07-30T14:49:00Z">
        <w:r w:rsidR="00574D4C">
          <w:t>T</w:t>
        </w:r>
      </w:ins>
      <w:del w:id="58" w:author="Gilles Pourtois" w:date="2019-07-30T14:49:00Z">
        <w:r w:rsidR="00ED3546" w:rsidDel="00574D4C">
          <w:delText>t</w:delText>
        </w:r>
      </w:del>
      <w:r w:rsidR="00ED3546">
        <w:t>o date</w:t>
      </w:r>
      <w:ins w:id="59" w:author="Gilles Pourtois" w:date="2019-07-30T14:49:00Z">
        <w:r w:rsidR="00574D4C">
          <w:t>, only one fMRI study</w:t>
        </w:r>
      </w:ins>
      <w:ins w:id="60" w:author="Gilles Pourtois" w:date="2019-07-30T14:50:00Z">
        <w:r w:rsidR="00AB5907">
          <w:t xml:space="preserve"> (</w:t>
        </w:r>
        <w:r w:rsidR="00AB5907" w:rsidRPr="00AB5907">
          <w:t>Hickey &amp; Peelen, 2015</w:t>
        </w:r>
        <w:r w:rsidR="00AB5907">
          <w:t>)</w:t>
        </w:r>
      </w:ins>
      <w:r w:rsidR="00ED3546">
        <w:t xml:space="preserve"> has provided </w:t>
      </w:r>
      <w:ins w:id="61" w:author="Gilles Pourtois" w:date="2019-07-30T14:49:00Z">
        <w:r w:rsidR="00574D4C">
          <w:t xml:space="preserve">compelling </w:t>
        </w:r>
      </w:ins>
      <w:r w:rsidR="00ED3546">
        <w:t xml:space="preserve">evidence for the enhanced representation of reward-related stimuli </w:t>
      </w:r>
      <w:del w:id="62" w:author="Gilles Pourtois" w:date="2019-07-30T14:54:00Z">
        <w:r w:rsidR="00ED3546" w:rsidDel="00AB5907">
          <w:delText xml:space="preserve">and </w:delText>
        </w:r>
      </w:del>
      <w:ins w:id="63" w:author="Gilles Pourtois" w:date="2019-07-30T14:55:00Z">
        <w:r w:rsidR="00AB5907">
          <w:t>accompanied</w:t>
        </w:r>
      </w:ins>
      <w:ins w:id="64" w:author="Gilles Pourtois" w:date="2019-07-30T14:54:00Z">
        <w:r w:rsidR="00AB5907">
          <w:t xml:space="preserve"> </w:t>
        </w:r>
      </w:ins>
      <w:ins w:id="65" w:author="Gilles Pourtois" w:date="2019-07-30T14:55:00Z">
        <w:r w:rsidR="00AB5907">
          <w:t>by the</w:t>
        </w:r>
      </w:ins>
      <w:ins w:id="66" w:author="Gilles Pourtois" w:date="2019-07-30T14:54:00Z">
        <w:r w:rsidR="00AB5907">
          <w:t xml:space="preserve"> </w:t>
        </w:r>
      </w:ins>
      <w:r w:rsidR="00ED3546">
        <w:t xml:space="preserve">suppression </w:t>
      </w:r>
      <w:del w:id="67" w:author="Gilles Pourtois" w:date="2019-07-30T14:55:00Z">
        <w:r w:rsidR="00ED3546" w:rsidDel="00AB5907">
          <w:delText xml:space="preserve">of the other </w:delText>
        </w:r>
      </w:del>
      <w:ins w:id="68" w:author="Gilles Pourtois" w:date="2019-07-30T14:57:00Z">
        <w:r w:rsidR="00AB5907">
          <w:t xml:space="preserve">of </w:t>
        </w:r>
      </w:ins>
      <w:r w:rsidR="00ED3546">
        <w:t>stimuli</w:t>
      </w:r>
      <w:ins w:id="69" w:author="Gilles Pourtois" w:date="2019-07-30T14:55:00Z">
        <w:r w:rsidR="00AB5907">
          <w:t xml:space="preserve"> devoid of a specific motivational value</w:t>
        </w:r>
      </w:ins>
      <w:ins w:id="70" w:author="Gilles Pourtois" w:date="2019-07-30T14:57:00Z">
        <w:r w:rsidR="00AB5907">
          <w:t xml:space="preserve"> and </w:t>
        </w:r>
      </w:ins>
      <w:ins w:id="71" w:author="Gilles Pourtois" w:date="2019-07-30T14:58:00Z">
        <w:r w:rsidR="00AB5907">
          <w:t>competing</w:t>
        </w:r>
      </w:ins>
      <w:ins w:id="72" w:author="Gilles Pourtois" w:date="2019-07-30T14:57:00Z">
        <w:r w:rsidR="00AB5907">
          <w:t xml:space="preserve"> </w:t>
        </w:r>
      </w:ins>
      <w:ins w:id="73" w:author="Gilles Pourtois" w:date="2019-07-30T14:58:00Z">
        <w:r w:rsidR="00AB5907">
          <w:t>for attention selection</w:t>
        </w:r>
      </w:ins>
      <w:r w:rsidR="00ED3546">
        <w:t xml:space="preserve">. </w:t>
      </w:r>
      <w:ins w:id="74" w:author="Gilles Pourtois" w:date="2019-07-30T14:50:00Z">
        <w:r w:rsidR="00AB5907">
          <w:t xml:space="preserve">More specifically, </w:t>
        </w:r>
      </w:ins>
      <w:ins w:id="75" w:author="Gilles Pourtois" w:date="2019-07-30T14:51:00Z">
        <w:r w:rsidR="00AB5907">
          <w:t xml:space="preserve">using a multivoxel pattern analysis </w:t>
        </w:r>
      </w:ins>
      <w:ins w:id="76" w:author="Gilles Pourtois" w:date="2019-07-30T14:52:00Z">
        <w:r w:rsidR="00AB5907">
          <w:t xml:space="preserve">and decoding technique, </w:t>
        </w:r>
      </w:ins>
      <w:ins w:id="77" w:author="Gilles Pourtois" w:date="2019-07-30T14:50:00Z">
        <w:r w:rsidR="00AB5907">
          <w:t xml:space="preserve">these authors </w:t>
        </w:r>
      </w:ins>
      <w:ins w:id="78" w:author="Gilles Pourtois" w:date="2019-07-30T14:52:00Z">
        <w:r w:rsidR="00AB5907">
          <w:t xml:space="preserve">found a </w:t>
        </w:r>
      </w:ins>
      <w:ins w:id="79" w:author="Gilles Pourtois" w:date="2019-07-30T14:53:00Z">
        <w:r w:rsidR="00AB5907">
          <w:t>gain</w:t>
        </w:r>
      </w:ins>
      <w:ins w:id="80" w:author="Gilles Pourtois" w:date="2019-07-30T14:52:00Z">
        <w:r w:rsidR="00AB5907">
          <w:t xml:space="preserve"> </w:t>
        </w:r>
      </w:ins>
      <w:del w:id="81" w:author="Gilles Pourtois" w:date="2019-07-30T14:52:00Z">
        <w:r w:rsidR="00441BA8" w:rsidDel="00AB5907">
          <w:delText xml:space="preserve">In an fMRI Hickey and Peelen </w:delText>
        </w:r>
        <w:r w:rsidR="009F1C3D" w:rsidDel="00AB5907">
          <w:fldChar w:fldCharType="begin" w:fldLock="1"/>
        </w:r>
        <w:r w:rsidR="00FB321A" w:rsidDel="00AB5907">
          <w:del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delInstrText>
        </w:r>
        <w:r w:rsidR="009F1C3D" w:rsidDel="00AB5907">
          <w:fldChar w:fldCharType="separate"/>
        </w:r>
        <w:r w:rsidR="00FB321A" w:rsidDel="00AB5907">
          <w:rPr>
            <w:noProof/>
          </w:rPr>
          <w:delText>(Hickey &amp; Peelen, 2015</w:delText>
        </w:r>
        <w:r w:rsidR="00A80922" w:rsidRPr="00A80922" w:rsidDel="00AB5907">
          <w:rPr>
            <w:noProof/>
          </w:rPr>
          <w:delText>)</w:delText>
        </w:r>
        <w:r w:rsidR="009F1C3D" w:rsidDel="00AB5907">
          <w:fldChar w:fldCharType="end"/>
        </w:r>
        <w:r w:rsidR="009F1C3D" w:rsidDel="00AB5907">
          <w:delText xml:space="preserve"> </w:delText>
        </w:r>
        <w:r w:rsidR="00441BA8" w:rsidDel="00AB5907">
          <w:delText xml:space="preserve">demonstrated that representations of objects paired with rewards </w:delText>
        </w:r>
        <w:r w:rsidR="000E604B" w:rsidDel="00AB5907">
          <w:delText>were</w:delText>
        </w:r>
        <w:r w:rsidR="00441BA8" w:rsidDel="00AB5907">
          <w:delText xml:space="preserve"> </w:delText>
        </w:r>
        <w:r w:rsidR="00ED3546" w:rsidDel="00AB5907">
          <w:delText>easier to decode from the</w:delText>
        </w:r>
        <w:r w:rsidR="00441BA8" w:rsidDel="00AB5907">
          <w:delText xml:space="preserve"> </w:delText>
        </w:r>
      </w:del>
      <w:ins w:id="82" w:author="Gilles Pourtois" w:date="2019-07-30T14:52:00Z">
        <w:r w:rsidR="00AB5907">
          <w:t xml:space="preserve">in </w:t>
        </w:r>
      </w:ins>
      <w:r w:rsidR="00441BA8">
        <w:t>object-selective visual cortex</w:t>
      </w:r>
      <w:ins w:id="83" w:author="Gilles Pourtois" w:date="2019-07-30T14:53:00Z">
        <w:r w:rsidR="00AB5907">
          <w:t xml:space="preserve"> for stimuli previously paired with reward</w:t>
        </w:r>
      </w:ins>
      <w:r w:rsidR="00441BA8">
        <w:t xml:space="preserve">, while </w:t>
      </w:r>
      <w:del w:id="84" w:author="Gilles Pourtois" w:date="2019-07-30T14:54:00Z">
        <w:r w:rsidR="00441BA8" w:rsidDel="00AB5907">
          <w:delText xml:space="preserve">the representation of </w:delText>
        </w:r>
        <w:r w:rsidR="00ED3546" w:rsidDel="00AB5907">
          <w:delText xml:space="preserve">other </w:delText>
        </w:r>
        <w:r w:rsidR="00441BA8" w:rsidDel="00AB5907">
          <w:delText>objects</w:delText>
        </w:r>
      </w:del>
      <w:ins w:id="85" w:author="Gilles Pourtois" w:date="2019-07-30T14:54:00Z">
        <w:r w:rsidR="00AB5907">
          <w:t>those not associated with this incentive were suppressed</w:t>
        </w:r>
      </w:ins>
      <w:del w:id="86" w:author="Gilles Pourtois" w:date="2019-07-30T14:54:00Z">
        <w:r w:rsidR="00ED3546" w:rsidDel="00AB5907">
          <w:delText xml:space="preserve"> </w:delText>
        </w:r>
        <w:r w:rsidR="000E604B" w:rsidDel="00AB5907">
          <w:delText>were</w:delText>
        </w:r>
        <w:r w:rsidR="00441BA8" w:rsidDel="00AB5907">
          <w:delText xml:space="preserve"> </w:delText>
        </w:r>
        <w:r w:rsidR="00ED3546" w:rsidDel="00AB5907">
          <w:delText>harder to decode</w:delText>
        </w:r>
      </w:del>
      <w:r w:rsidR="00441BA8">
        <w:t xml:space="preserve">. </w:t>
      </w:r>
    </w:p>
    <w:p w14:paraId="418D8D8A" w14:textId="68AF40BF" w:rsidR="00441BA8" w:rsidRDefault="00E203D5" w:rsidP="00441BA8">
      <w:pPr>
        <w:spacing w:line="480" w:lineRule="auto"/>
        <w:ind w:firstLine="720"/>
        <w:jc w:val="both"/>
      </w:pPr>
      <w:commentRangeStart w:id="87"/>
      <w:ins w:id="88" w:author="Gilles Pourtois" w:date="2019-07-30T15:01:00Z">
        <w:r>
          <w:t>XXX</w:t>
        </w:r>
      </w:ins>
      <w:r w:rsidR="00441BA8">
        <w:t xml:space="preserve"> </w:t>
      </w:r>
      <w:commentRangeEnd w:id="87"/>
      <w:r>
        <w:rPr>
          <w:rStyle w:val="CommentReference"/>
        </w:rPr>
        <w:commentReference w:id="87"/>
      </w:r>
    </w:p>
    <w:p w14:paraId="2CD0757E" w14:textId="31FDC571" w:rsidR="00B37B7D" w:rsidRDefault="00441BA8" w:rsidP="00B37B7D">
      <w:pPr>
        <w:spacing w:line="480" w:lineRule="auto"/>
        <w:ind w:firstLine="720"/>
        <w:jc w:val="both"/>
      </w:pPr>
      <w:commentRangeStart w:id="89"/>
      <w:r>
        <w:t xml:space="preserve">In this study we sought to directly test the mechanism through which rewards influence </w:t>
      </w:r>
      <w:r w:rsidR="00601F4E">
        <w:t>goal-directed attention</w:t>
      </w:r>
      <w:r w:rsidR="00ED3546">
        <w:t xml:space="preserve"> at the level of processing </w:t>
      </w:r>
      <w:r w:rsidR="00032483">
        <w:t>both</w:t>
      </w:r>
      <w:r w:rsidR="00ED3546">
        <w:t xml:space="preserve"> targets and distractors</w:t>
      </w:r>
      <w:r>
        <w:t>.</w:t>
      </w:r>
      <w:commentRangeEnd w:id="89"/>
      <w:r w:rsidR="00C56961">
        <w:rPr>
          <w:rStyle w:val="CommentReference"/>
        </w:rPr>
        <w:commentReference w:id="89"/>
      </w:r>
      <w:r>
        <w:t xml:space="preserve"> </w:t>
      </w:r>
      <w:commentRangeStart w:id="90"/>
      <w:r w:rsidR="00032483">
        <w:t>To this end, p</w:t>
      </w:r>
      <w:r w:rsidR="00601F4E">
        <w:t xml:space="preserve">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commentRangeEnd w:id="90"/>
      <w:r w:rsidR="006734B2">
        <w:rPr>
          <w:rStyle w:val="CommentReference"/>
        </w:rPr>
        <w:commentReference w:id="90"/>
      </w:r>
      <w:commentRangeStart w:id="91"/>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xml:space="preserve">. </w:t>
      </w:r>
      <w:commentRangeEnd w:id="91"/>
      <w:r w:rsidR="00CE4C59">
        <w:rPr>
          <w:rStyle w:val="CommentReference"/>
        </w:rPr>
        <w:commentReference w:id="91"/>
      </w:r>
      <w:commentRangeStart w:id="92"/>
      <w:r w:rsidR="000E604B">
        <w:t>W</w:t>
      </w:r>
      <w:r>
        <w:t xml:space="preserve">e </w:t>
      </w:r>
      <w:r w:rsidR="00B44EE3">
        <w:t xml:space="preserve">recorded </w:t>
      </w:r>
      <w:r>
        <w:t xml:space="preserve">steady-state visual evoked potentials (SSVEPs) to track stimulus processing in </w:t>
      </w:r>
      <w:r w:rsidR="000E604B">
        <w:t>the</w:t>
      </w:r>
      <w:r>
        <w:t xml:space="preserve"> visual cortex. </w:t>
      </w:r>
      <w:commentRangeEnd w:id="92"/>
      <w:r w:rsidR="00EF6B66">
        <w:rPr>
          <w:rStyle w:val="CommentReference"/>
        </w:rPr>
        <w:commentReference w:id="92"/>
      </w:r>
      <w:r>
        <w:t xml:space="preserve">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 xml:space="preserve">(Norcia, Appelbaum, </w:t>
      </w:r>
      <w:r w:rsidRPr="009552B1">
        <w:rPr>
          <w:noProof/>
        </w:rPr>
        <w:lastRenderedPageBreak/>
        <w:t>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w:t>
      </w:r>
      <w:r w:rsidR="00032483">
        <w:t>allocated to each of the stimulus features</w:t>
      </w:r>
      <w:r w:rsidR="000E604B">
        <w:t xml:space="preserve">. </w:t>
      </w:r>
    </w:p>
    <w:p w14:paraId="04BBDBBB" w14:textId="3AFF80EC" w:rsidR="00441BA8" w:rsidRDefault="00441BA8" w:rsidP="00FF25C8">
      <w:pPr>
        <w:spacing w:line="480" w:lineRule="auto"/>
        <w:ind w:firstLine="720"/>
        <w:jc w:val="both"/>
      </w:pPr>
      <w:commentRangeStart w:id="93"/>
      <w:r>
        <w:t>This design enabled us to investigate</w:t>
      </w:r>
      <w:r w:rsidR="004E7B0F">
        <w:t xml:space="preserve"> </w:t>
      </w:r>
      <w:r w:rsidR="00FF25C8">
        <w:t>two</w:t>
      </w:r>
      <w:r w:rsidR="004E7B0F">
        <w:t xml:space="preserve"> main questions. First, </w:t>
      </w:r>
      <w:r w:rsidR="003F5AC4">
        <w:t>on each trial participants had a goal to att</w:t>
      </w:r>
      <w:r w:rsidR="00032483">
        <w:t xml:space="preserve">end to either blue or red dots, which </w:t>
      </w:r>
      <w:r w:rsidR="00C3254E">
        <w:t xml:space="preserve">meant that </w:t>
      </w:r>
      <w:r w:rsidR="003F5AC4">
        <w:t xml:space="preserve">in the training and test phase </w:t>
      </w:r>
      <w:r w:rsidR="00C3254E">
        <w:t>the feature linked to high rewards was</w:t>
      </w:r>
      <w:r w:rsidR="00032483">
        <w:t xml:space="preserve"> the target on some trials and the</w:t>
      </w:r>
      <w:r w:rsidR="00C3254E">
        <w:t xml:space="preserve"> distractor on others.</w:t>
      </w:r>
      <w:r w:rsidR="00FF25C8">
        <w:t xml:space="preserve"> This allowed us to investigate how </w:t>
      </w:r>
      <w:r w:rsidR="003F5AC4">
        <w:t>stimuli of different values simultaneously compete for</w:t>
      </w:r>
      <w:r w:rsidR="00FF25C8">
        <w:t xml:space="preserve">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commentRangeEnd w:id="93"/>
      <w:r w:rsidR="00EF6B66">
        <w:rPr>
          <w:rStyle w:val="CommentReference"/>
        </w:rPr>
        <w:commentReference w:id="93"/>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776A4488"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Four participants were excluded due to technical problems during 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performance-</w:t>
      </w:r>
      <w:r w:rsidR="00E23355">
        <w:lastRenderedPageBreak/>
        <w:t xml:space="preserv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038A56AA"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EE367E">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033A3D54"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w:t>
      </w:r>
      <w:r w:rsidR="001057D1">
        <w:lastRenderedPageBreak/>
        <w:t>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The questionnaire data is not reported here.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9E54E5" w:rsidRPr="005D695E" w:rsidRDefault="009E54E5"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9E54E5" w:rsidRPr="005D695E" w:rsidRDefault="009E54E5"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40F81EF9"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4814BFC"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w:t>
      </w:r>
      <w:r w:rsidRPr="00D92BFE">
        <w:rPr>
          <w:rFonts w:eastAsia="Times New Roman"/>
          <w:szCs w:val="24"/>
        </w:rPr>
        <w:lastRenderedPageBreak/>
        <w:t xml:space="preserve">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71285444"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w:t>
      </w:r>
      <w:r w:rsidR="00335FC4">
        <w:rPr>
          <w:rFonts w:eastAsia="Times New Roman"/>
          <w:szCs w:val="24"/>
        </w:rPr>
        <w:t xml:space="preserve"> of correct detections</w:t>
      </w:r>
      <w:r>
        <w:rPr>
          <w:rFonts w:eastAsia="Times New Roman"/>
          <w:szCs w:val="24"/>
        </w:rPr>
        <w:t xml:space="preserve">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w:t>
      </w:r>
      <w:r w:rsidR="000A1C00">
        <w:rPr>
          <w:rFonts w:eastAsia="Times New Roman"/>
          <w:szCs w:val="24"/>
        </w:rPr>
        <w:t xml:space="preserve">with adjustments for extreme values </w:t>
      </w:r>
      <w:r w:rsidR="000A1C00">
        <w:rPr>
          <w:rFonts w:eastAsia="Times New Roman"/>
          <w:szCs w:val="24"/>
        </w:rPr>
        <w:fldChar w:fldCharType="begin" w:fldLock="1"/>
      </w:r>
      <w:r w:rsidR="000A1C00">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0A1C00">
        <w:rPr>
          <w:rFonts w:eastAsia="Times New Roman"/>
          <w:szCs w:val="24"/>
        </w:rPr>
        <w:fldChar w:fldCharType="separate"/>
      </w:r>
      <w:r w:rsidR="000A1C00" w:rsidRPr="002F27B1">
        <w:rPr>
          <w:rFonts w:eastAsia="Times New Roman"/>
          <w:noProof/>
          <w:szCs w:val="24"/>
        </w:rPr>
        <w:t>(Hautus, 1995)</w:t>
      </w:r>
      <w:r w:rsidR="000A1C00">
        <w:rPr>
          <w:rFonts w:eastAsia="Times New Roman"/>
          <w:szCs w:val="24"/>
        </w:rPr>
        <w:fldChar w:fldCharType="end"/>
      </w:r>
      <w:r w:rsidR="000A1C00">
        <w:rPr>
          <w:rFonts w:eastAsia="Times New Roman"/>
          <w:szCs w:val="24"/>
        </w:rPr>
        <w:t xml:space="preserve"> </w:t>
      </w:r>
      <w:r>
        <w:rPr>
          <w:rFonts w:eastAsia="Times New Roman"/>
          <w:szCs w:val="24"/>
        </w:rPr>
        <w:t xml:space="preserve">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D20B67">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A87989" w14:textId="6E5B6E9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2677E2F7" w:rsidR="00F35FBF" w:rsidRDefault="00F852CE" w:rsidP="00F4458A">
      <w:pPr>
        <w:spacing w:line="480" w:lineRule="auto"/>
        <w:ind w:firstLine="284"/>
        <w:jc w:val="both"/>
      </w:pPr>
      <w:r>
        <w:lastRenderedPageBreak/>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lastRenderedPageBreak/>
        <w:t>Results</w:t>
      </w:r>
    </w:p>
    <w:p w14:paraId="09C056F5" w14:textId="3CDBAAFC" w:rsidR="00B5232F" w:rsidRDefault="008C4B5F" w:rsidP="00BC3FB6">
      <w:pPr>
        <w:pStyle w:val="Heading2"/>
        <w:spacing w:before="0" w:after="240"/>
      </w:pPr>
      <w:r>
        <w:t>Behavioral results</w:t>
      </w:r>
    </w:p>
    <w:p w14:paraId="524FBDC5" w14:textId="12CC073D" w:rsidR="00FE2900" w:rsidRDefault="00FF793F" w:rsidP="00F35FBF">
      <w:pPr>
        <w:spacing w:line="480" w:lineRule="auto"/>
        <w:ind w:firstLine="284"/>
        <w:jc w:val="both"/>
      </w:pPr>
      <w:r>
        <w:t xml:space="preserve">We fitted </w:t>
      </w:r>
      <w:r w:rsidR="00563137">
        <w:t>three</w:t>
      </w:r>
      <w:r>
        <w:t xml:space="preserve"> models to predict </w:t>
      </w:r>
      <w:r w:rsidR="005779C0">
        <w:t>sensitivity</w:t>
      </w:r>
      <w:r>
        <w:t xml:space="preserve"> </w:t>
      </w:r>
      <w:r w:rsidR="005779C0">
        <w:t>(</w:t>
      </w:r>
      <w:r w:rsidR="00CA119C">
        <w:t>d`</w:t>
      </w:r>
      <w:r w:rsidR="005779C0">
        <w:t>)</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w:t>
      </w:r>
      <w:r w:rsidR="009C2230">
        <w:t xml:space="preserve">for the raw data </w:t>
      </w:r>
      <w:r w:rsidR="00E66917">
        <w:t xml:space="preserve">and </w:t>
      </w:r>
      <w:r w:rsidR="00781FC8">
        <w:rPr>
          <w:i/>
        </w:rPr>
        <w:t xml:space="preserve">Supplementary </w:t>
      </w:r>
      <w:r w:rsidR="00E66917" w:rsidRPr="00B57645">
        <w:rPr>
          <w:i/>
        </w:rPr>
        <w:t>Table 1</w:t>
      </w:r>
      <w:r w:rsidR="00781FC8">
        <w:t xml:space="preserve"> for the descriptive statistics</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6D5E0D">
        <w:t>a</w:t>
      </w:r>
      <w:r w:rsidR="004D3AB3">
        <w:t xml:space="preserve"> </w:t>
      </w:r>
      <w:r w:rsidR="00700D33">
        <w:t>constant</w:t>
      </w:r>
      <w:r w:rsidR="009A5E5C">
        <w:t xml:space="preserve"> and</w:t>
      </w:r>
      <w:r w:rsidR="00411041">
        <w:t xml:space="preserv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0C2FCF">
        <w:t>model</w:t>
      </w:r>
      <w:r w:rsidR="00AF1D01">
        <w:t xml:space="preserve"> </w:t>
      </w:r>
      <w:r w:rsidR="006D5E0D">
        <w:t>which</w:t>
      </w:r>
      <w:r w:rsidR="00AF1D01">
        <w:t xml:space="preserve"> included only reward phase as the constant predictor</w:t>
      </w:r>
      <w:r w:rsidR="006D5E0D">
        <w:t xml:space="preserve">, as well as </w:t>
      </w:r>
      <w:r w:rsidR="00AF1D01">
        <w:t xml:space="preserve">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0C2FCF" w:rsidRPr="000C2FCF">
        <w:rPr>
          <w:i/>
        </w:rPr>
        <w:t>Reward phase * Reward probability</w:t>
      </w:r>
      <w:r w:rsidR="000C2FCF" w:rsidRPr="000C2FCF">
        <w:t xml:space="preserve"> </w:t>
      </w:r>
      <w:r w:rsidR="00AF1D01" w:rsidRPr="000C2FCF">
        <w:t>model</w:t>
      </w:r>
      <w:r w:rsidR="00AF1D01">
        <w:t xml:space="preserve"> </w:t>
      </w:r>
      <w:r w:rsidR="006F62F4">
        <w:t xml:space="preserve">including </w:t>
      </w:r>
      <w:r w:rsidR="006D5E0D">
        <w:t xml:space="preserve">the intercepts and slopes of </w:t>
      </w:r>
      <w:r w:rsidR="00AF1D01">
        <w:t xml:space="preserve">these two effects and their interaction as </w:t>
      </w:r>
      <w:r w:rsidR="006D5E0D">
        <w:t xml:space="preserve">both </w:t>
      </w:r>
      <w:r w:rsidR="00AF1D01">
        <w:t>constant</w:t>
      </w:r>
      <w:r w:rsidR="006D5E0D">
        <w:t xml:space="preserve"> and varying effects</w:t>
      </w:r>
      <w:r w:rsidR="00FE2900">
        <w:t xml:space="preserve">. </w:t>
      </w:r>
      <w:r w:rsidR="009E0496">
        <w:t xml:space="preserve">All models had a Gaussian distribution as the prior for the intercept (for sensitivity: centered at 1.8 with a standard deviation of 1; for reaction times: centered at 500 with a variance of 200). The models with slopes also included a Gaussian distribution as the prior for the slopes (for sensitivity: centered at 0 with a standard deviation of 2; for reaction times: centered at 0 with a standard deviation of 200). These weakly informative priors were chosen based on the previous study which used the same task </w:t>
      </w:r>
      <w:r w:rsidR="009E0496">
        <w:fldChar w:fldCharType="begin" w:fldLock="1"/>
      </w:r>
      <w:r w:rsidR="00032483">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rsidR="005779C0">
        <w:t>N</w:t>
      </w:r>
      <w:r w:rsidR="00563137">
        <w:t xml:space="preserve">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w:t>
      </w:r>
      <w:r w:rsidR="006D5E0D">
        <w:t>could not</w:t>
      </w:r>
      <w:r w:rsidR="008D6F6F">
        <w:t xml:space="preserve"> act independently in our experimental design)</w:t>
      </w:r>
      <w:r w:rsidR="00FE2900">
        <w:t>.</w:t>
      </w:r>
    </w:p>
    <w:p w14:paraId="27CE72C1" w14:textId="6A17D03E"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p>
    <w:p w14:paraId="2E9CB975" w14:textId="77777777" w:rsidR="00781FC8" w:rsidRPr="00781FC8" w:rsidRDefault="00781FC8" w:rsidP="00781FC8"/>
    <w:p w14:paraId="3C6DA101" w14:textId="587E6B7F" w:rsidR="00FF793F" w:rsidRDefault="00765B6B" w:rsidP="00575829">
      <w:pPr>
        <w:spacing w:line="480" w:lineRule="auto"/>
        <w:ind w:firstLine="284"/>
        <w:jc w:val="both"/>
      </w:pPr>
      <w:r w:rsidRPr="00917742">
        <w:lastRenderedPageBreak/>
        <w:t>Of</w:t>
      </w:r>
      <w:r>
        <w:t xml:space="preserve"> all the tested models, t</w:t>
      </w:r>
      <w:r w:rsidR="00FE2900">
        <w:t xml:space="preserve">he </w:t>
      </w:r>
      <w:r w:rsidR="000C2FCF" w:rsidRPr="000C2FCF">
        <w:rPr>
          <w:i/>
        </w:rPr>
        <w:t>Reward phase * 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w:t>
      </w:r>
      <w:r w:rsidR="00566A39">
        <w:t>sensitivity</w:t>
      </w:r>
      <w:r w:rsidR="007709FE">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 low</w:t>
      </w:r>
      <w:r w:rsidR="0055266E">
        <w:t xml:space="preserve"> </w:t>
      </w:r>
      <w:r w:rsidR="00584547">
        <w:t xml:space="preserve">rewarded feature </w:t>
      </w:r>
      <w:r w:rsidR="003B33DC">
        <w:t>(</w:t>
      </w:r>
      <w:r w:rsidR="003B33DC">
        <w:rPr>
          <w:i/>
        </w:rPr>
        <w:t xml:space="preserve">M = </w:t>
      </w:r>
      <w:r w:rsidR="005779C0">
        <w:t>0.18; 95% HDI [0.06, 0.31</w:t>
      </w:r>
      <w:r w:rsidR="003B33DC">
        <w:t xml:space="preserve">]; ER = </w:t>
      </w:r>
      <w:r w:rsidR="005779C0">
        <w:t>499</w:t>
      </w:r>
      <w:r w:rsidR="005B2FAA">
        <w:t>.00</w:t>
      </w:r>
      <w:r w:rsidR="003B33DC">
        <w:t>)</w:t>
      </w:r>
      <w:r w:rsidR="00584547">
        <w:t>, but only slightly for the</w:t>
      </w:r>
      <w:r w:rsidR="0055266E">
        <w:t xml:space="preserve"> </w:t>
      </w:r>
      <w:r w:rsidR="003B33DC">
        <w:t xml:space="preserve">high rewarded </w:t>
      </w:r>
      <w:r w:rsidR="00584547">
        <w:t>feature</w:t>
      </w:r>
      <w:r w:rsidR="003B33DC">
        <w:t xml:space="preserve"> (</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the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84547">
        <w:t xml:space="preserve">and only a </w:t>
      </w:r>
      <w:r w:rsidR="00A36725">
        <w:t>very small</w:t>
      </w:r>
      <w:r w:rsidR="00584547">
        <w:t xml:space="preserve"> reduction in sensitivity </w:t>
      </w:r>
      <w:r w:rsidR="0055266E">
        <w:t xml:space="preserve">in the high </w:t>
      </w:r>
      <w:r w:rsidR="00575829">
        <w:t>rewarded 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that participants were more </w:t>
      </w:r>
      <w:r w:rsidR="008A23A3">
        <w:t>sensitive in detecting the movements of the targets</w:t>
      </w:r>
      <w:r w:rsidR="00575829">
        <w:t xml:space="preserve"> 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rewarded 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their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269C4AE0" w:rsidR="00F21309" w:rsidRDefault="00705D83" w:rsidP="00C11E13">
            <w:r>
              <w:t>Reward phase *</w:t>
            </w:r>
            <w:r w:rsidR="00FE683F">
              <w:t xml:space="preserve"> 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155165DB" w:rsidR="00876BCA" w:rsidRDefault="00705D83" w:rsidP="00C11E13">
            <w:r>
              <w:lastRenderedPageBreak/>
              <w:t>Reward phase *</w:t>
            </w:r>
            <w:r w:rsidR="00FE683F">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w:lastRenderedPageBreak/>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04FE1229" w:rsidR="009E54E5" w:rsidRDefault="009E54E5"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probability on trials in which it acts as target or distractor. </w:t>
                              </w:r>
                              <w:r>
                                <w:rPr>
                                  <w:b/>
                                  <w:sz w:val="20"/>
                                </w:rPr>
                                <w:t>D)</w:t>
                              </w:r>
                              <w:r>
                                <w:rPr>
                                  <w:sz w:val="20"/>
                                </w:rPr>
                                <w:t xml:space="preserve"> SSVEP amplitudes for the color linked to low rewards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04FE1229" w:rsidR="009E54E5" w:rsidRDefault="009E54E5"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probability on trials in which it acts as target or distractor. </w:t>
                        </w:r>
                        <w:r>
                          <w:rPr>
                            <w:b/>
                            <w:sz w:val="20"/>
                          </w:rPr>
                          <w:t>D)</w:t>
                        </w:r>
                        <w:r>
                          <w:rPr>
                            <w:sz w:val="20"/>
                          </w:rPr>
                          <w:t xml:space="preserve"> SSVEP amplitudes for the color linked to low rewards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08EBE0E3"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rewarded condition</w:t>
      </w:r>
      <w:r w:rsidR="0041367D">
        <w:t>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Moreover, this difference was larger in the high compared to low rewarded condition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w:t>
      </w:r>
      <w:r w:rsidR="00CC4035">
        <w:lastRenderedPageBreak/>
        <w:t xml:space="preserve">reaction times </w:t>
      </w:r>
      <w:r w:rsidR="00BF7883">
        <w:t>in the test compared to training phase in the high reward condition</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and the</w:t>
      </w:r>
      <w:r w:rsidR="00BF7883">
        <w:t>re was no difference in the</w:t>
      </w:r>
      <w:r w:rsidR="00B71FD2">
        <w:t xml:space="preserve"> </w:t>
      </w:r>
      <w:r w:rsidR="0090292B">
        <w:t xml:space="preserve">low </w:t>
      </w:r>
      <w:r w:rsidR="00746C80">
        <w:t xml:space="preserve">reward </w:t>
      </w:r>
      <w:r w:rsidR="0090292B">
        <w:t>condition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that participants were faster in the condition in which they could earn rewards</w:t>
      </w:r>
      <w:r w:rsidR="00C22F37">
        <w:t xml:space="preserve"> (training)</w:t>
      </w:r>
      <w:r w:rsidR="000205D1">
        <w:t xml:space="preserve">, and more so in the condition with higher probability of earning a reward.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A8A2AF8"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4901C130" w:rsidR="009E54E5" w:rsidRDefault="009E54E5"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4901C130" w:rsidR="009E54E5" w:rsidRDefault="009E54E5"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384F4B44" w14:textId="16062FCC" w:rsidR="007B463E" w:rsidRPr="007B463E" w:rsidRDefault="00E66917" w:rsidP="004A49F2">
      <w:pPr>
        <w:spacing w:line="480" w:lineRule="auto"/>
        <w:ind w:firstLine="284"/>
        <w:jc w:val="both"/>
        <w:rPr>
          <w:b/>
          <w:sz w:val="20"/>
        </w:rPr>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4A49F2">
        <w:rPr>
          <w:i/>
        </w:rPr>
        <w:t>2</w:t>
      </w:r>
      <w:r w:rsidR="00A14F18">
        <w:rPr>
          <w:i/>
        </w:rPr>
        <w:t>C, Figure 2D,</w:t>
      </w:r>
      <w:r w:rsidR="00825530">
        <w:t xml:space="preserve"> </w:t>
      </w:r>
      <w:r>
        <w:t xml:space="preserve">and </w:t>
      </w:r>
      <w:r w:rsidR="004A49F2" w:rsidRPr="004A49F2">
        <w:rPr>
          <w:i/>
        </w:rPr>
        <w:t>Supplementary</w:t>
      </w:r>
      <w:r w:rsidR="004A49F2">
        <w:t xml:space="preserve"> </w:t>
      </w:r>
      <w:r w:rsidR="004A49F2">
        <w:rPr>
          <w:i/>
        </w:rPr>
        <w:t>Table 2</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 xml:space="preserve">Reward </w:t>
      </w:r>
      <w:r w:rsidR="00A0214C">
        <w:rPr>
          <w:i/>
        </w:rPr>
        <w:t>P</w:t>
      </w:r>
      <w:r w:rsidRPr="004D7EBB">
        <w:rPr>
          <w:i/>
        </w:rPr>
        <w:t>hase model</w:t>
      </w:r>
      <w:r>
        <w:t xml:space="preserve"> included the constant effect of reward phase</w:t>
      </w:r>
      <w:r w:rsidR="00B34D24">
        <w:t>;</w:t>
      </w:r>
      <w:r>
        <w:t xml:space="preserve"> the </w:t>
      </w:r>
      <w:r w:rsidR="00A0214C">
        <w:rPr>
          <w:i/>
        </w:rPr>
        <w:t>Reward P</w:t>
      </w:r>
      <w:r>
        <w:rPr>
          <w:i/>
        </w:rPr>
        <w:t xml:space="preserve">hase </w:t>
      </w:r>
      <w:r w:rsidR="00B34D24">
        <w:rPr>
          <w:i/>
        </w:rPr>
        <w:t xml:space="preserve">+ </w:t>
      </w:r>
      <w:r w:rsidR="00A0214C">
        <w:rPr>
          <w:i/>
        </w:rPr>
        <w:t>A</w:t>
      </w:r>
      <w:r>
        <w:rPr>
          <w:i/>
        </w:rPr>
        <w:t>ttention</w:t>
      </w:r>
      <w:r>
        <w:t xml:space="preserve"> model included the additive effects of reward phase and attention</w:t>
      </w:r>
      <w:r w:rsidR="00B34D24">
        <w:t>;</w:t>
      </w:r>
      <w:r>
        <w:t xml:space="preserve"> and the </w:t>
      </w:r>
      <w:r w:rsidR="00A0214C">
        <w:rPr>
          <w:i/>
        </w:rPr>
        <w:t>Reward P</w:t>
      </w:r>
      <w:r>
        <w:rPr>
          <w:i/>
        </w:rPr>
        <w:t xml:space="preserve">hase </w:t>
      </w:r>
      <w:r w:rsidR="00A0214C">
        <w:rPr>
          <w:i/>
        </w:rPr>
        <w:t>*</w:t>
      </w:r>
      <w:r w:rsidR="00B34D24">
        <w:rPr>
          <w:i/>
        </w:rPr>
        <w:t xml:space="preserve"> </w:t>
      </w:r>
      <w:r w:rsidR="00A0214C">
        <w:rPr>
          <w:i/>
        </w:rPr>
        <w:t>A</w:t>
      </w:r>
      <w:r>
        <w:rPr>
          <w:i/>
        </w:rPr>
        <w:t>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A0214C">
        <w:rPr>
          <w:i/>
        </w:rPr>
        <w:t>*</w:t>
      </w:r>
      <w:r w:rsidR="00B34D24" w:rsidRPr="00822832">
        <w:rPr>
          <w:i/>
        </w:rPr>
        <w:t xml:space="preserve"> </w:t>
      </w:r>
      <w:r w:rsidR="00A0214C">
        <w:rPr>
          <w:i/>
        </w:rPr>
        <w:t>R</w:t>
      </w:r>
      <w:r w:rsidRPr="00822832">
        <w:rPr>
          <w:i/>
        </w:rPr>
        <w:t xml:space="preserve">eward phase + </w:t>
      </w:r>
      <w:r w:rsidR="00A0214C">
        <w:rPr>
          <w:i/>
        </w:rPr>
        <w:t>A</w:t>
      </w:r>
      <w:r w:rsidRPr="00822832">
        <w:rPr>
          <w:i/>
        </w:rPr>
        <w:t>ttention</w:t>
      </w:r>
      <w:r>
        <w:t xml:space="preserve"> model consisted of the constant effects of reward probability and phase, their interaction, and the </w:t>
      </w:r>
      <w:r w:rsidR="00B34D24">
        <w:t xml:space="preserve">independent </w:t>
      </w:r>
      <w:r>
        <w:t xml:space="preserve">effect of attention. The last model was </w:t>
      </w:r>
      <w:r w:rsidR="00A0214C">
        <w:t xml:space="preserve">the </w:t>
      </w:r>
      <w:r w:rsidR="00A0214C" w:rsidRPr="00822832">
        <w:rPr>
          <w:i/>
        </w:rPr>
        <w:t xml:space="preserve">Reward </w:t>
      </w:r>
      <w:r w:rsidR="00A0214C">
        <w:rPr>
          <w:i/>
        </w:rPr>
        <w:t>probability</w:t>
      </w:r>
      <w:r w:rsidR="00A0214C" w:rsidRPr="00822832">
        <w:rPr>
          <w:i/>
        </w:rPr>
        <w:t xml:space="preserve"> </w:t>
      </w:r>
      <w:r w:rsidR="00A0214C">
        <w:rPr>
          <w:i/>
        </w:rPr>
        <w:t>* R</w:t>
      </w:r>
      <w:r w:rsidR="00A0214C" w:rsidRPr="00822832">
        <w:rPr>
          <w:i/>
        </w:rPr>
        <w:t xml:space="preserve">eward phase </w:t>
      </w:r>
      <w:r w:rsidR="00A0214C">
        <w:rPr>
          <w:i/>
        </w:rPr>
        <w:t>* A</w:t>
      </w:r>
      <w:r w:rsidR="00A0214C" w:rsidRPr="00822832">
        <w:rPr>
          <w:i/>
        </w:rPr>
        <w:t>ttention</w:t>
      </w:r>
      <w:r w:rsidR="00A0214C">
        <w:t xml:space="preserve"> </w:t>
      </w:r>
      <w:r>
        <w:t xml:space="preserve">model which </w:t>
      </w:r>
      <w:r>
        <w:lastRenderedPageBreak/>
        <w:t xml:space="preserve">included </w:t>
      </w:r>
      <w:r w:rsidR="00B34D24">
        <w:t xml:space="preserve">all constant effects </w:t>
      </w:r>
      <w:r>
        <w:t xml:space="preserve">and their interaction. All models, except for the </w:t>
      </w:r>
      <w:r>
        <w:rPr>
          <w:i/>
        </w:rPr>
        <w:t>Null</w:t>
      </w:r>
      <w:r>
        <w:t xml:space="preserve"> </w:t>
      </w:r>
      <w:r>
        <w:rPr>
          <w:i/>
        </w:rPr>
        <w:t>model</w:t>
      </w:r>
      <w:r>
        <w:t xml:space="preserve">, included varying </w:t>
      </w:r>
      <w:r w:rsidR="004D489D">
        <w:t xml:space="preserve">intercepts and </w:t>
      </w:r>
      <w:r>
        <w:t xml:space="preserve">slopes across participants for all </w:t>
      </w:r>
      <w:r w:rsidR="00A0214C">
        <w:t xml:space="preserve">of the </w:t>
      </w:r>
      <w:r>
        <w:t xml:space="preserve">constant effects. </w:t>
      </w:r>
      <w:r w:rsidR="009E0496">
        <w:t xml:space="preserve">All models included a Gaussian distribution as the prior for the intercept (centered at 1 with a standard deviation of 3). In addition, </w:t>
      </w:r>
      <w:r w:rsidR="007E5558">
        <w:t>t</w:t>
      </w:r>
      <w:r w:rsidR="009E0496">
        <w:t xml:space="preserve">he models with slopes included a Gaussian distribution as the prior for the slopes (centered at 0 with a standard deviation of 3). These weakly informative priors were chosen based on the previous study with the same task </w:t>
      </w:r>
      <w:r w:rsidR="009E0496">
        <w:fldChar w:fldCharType="begin" w:fldLock="1"/>
      </w:r>
      <w:r w:rsidR="00032483">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t xml:space="preserve">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p w14:paraId="631E81D8" w14:textId="0DA28DA7" w:rsidR="00E1045E" w:rsidRDefault="004269CE" w:rsidP="00A02266">
      <w:pPr>
        <w:spacing w:line="480" w:lineRule="auto"/>
        <w:ind w:firstLine="284"/>
        <w:jc w:val="both"/>
      </w:pPr>
      <w:r>
        <w:t xml:space="preserve">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interactions.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amplitudes were higher for the attended</w:t>
      </w:r>
      <w:r w:rsidR="006F37A2">
        <w:t xml:space="preserve"> (target)</w:t>
      </w:r>
      <w:r w:rsidR="003273E4">
        <w:t xml:space="preserve"> compared to the unattended </w:t>
      </w:r>
      <w:r w:rsidR="006F37A2">
        <w:t xml:space="preserve">(distractor) </w:t>
      </w:r>
      <w:r w:rsidR="003273E4">
        <w:t>stimuli.</w:t>
      </w:r>
      <w:r w:rsidR="006F37A2">
        <w:t xml:space="preserve"> In the winning model the size of the difference of the SSVEP amplitudes </w:t>
      </w:r>
      <w:r w:rsidR="001E6F26">
        <w:t xml:space="preserve">related to the processing of the targets and distractors did not interact with the other factors in the model.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A0214C">
        <w:t xml:space="preserve">goal-directed </w:t>
      </w:r>
      <w:r w:rsidR="00D86728">
        <w:t>attention across all experimental conditions</w:t>
      </w:r>
      <w:r w:rsidR="001E6F26">
        <w:t xml:space="preserve">: the SSVEP amplitudes </w:t>
      </w:r>
      <w:r w:rsidR="007E5558">
        <w:t>were</w:t>
      </w:r>
      <w:r w:rsidR="001E6F26">
        <w:t xml:space="preserve"> always higher for the targets compared to distractors</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lastRenderedPageBreak/>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77777777" w:rsidR="002C1EF1" w:rsidRDefault="002C1EF1" w:rsidP="002C1EF1">
            <w:r>
              <w:t>Reward probability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77777777" w:rsidR="002C1EF1" w:rsidRDefault="002C1EF1" w:rsidP="002C1EF1">
            <w:r>
              <w:t>Reward phase * Reward probability * Attention</w:t>
            </w:r>
            <w:r w:rsidDel="007063D5">
              <w:t xml:space="preserve"> </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tbl>
      <w:tblPr>
        <w:tblStyle w:val="APA6"/>
        <w:tblpPr w:leftFromText="181" w:rightFromText="181" w:vertAnchor="text" w:horzAnchor="margin" w:tblpY="494"/>
        <w:tblOverlap w:val="never"/>
        <w:tblW w:w="9498" w:type="dxa"/>
        <w:tblLook w:val="04A0" w:firstRow="1" w:lastRow="0" w:firstColumn="1" w:lastColumn="0" w:noHBand="0" w:noVBand="1"/>
      </w:tblPr>
      <w:tblGrid>
        <w:gridCol w:w="2132"/>
        <w:gridCol w:w="2265"/>
        <w:gridCol w:w="2263"/>
        <w:gridCol w:w="2838"/>
      </w:tblGrid>
      <w:tr w:rsidR="002C1EF1" w14:paraId="35164F34" w14:textId="77777777" w:rsidTr="002C1EF1">
        <w:trPr>
          <w:trHeight w:val="634"/>
        </w:trPr>
        <w:tc>
          <w:tcPr>
            <w:tcW w:w="9498" w:type="dxa"/>
            <w:gridSpan w:val="4"/>
            <w:tcBorders>
              <w:bottom w:val="single" w:sz="4" w:space="0" w:color="auto"/>
            </w:tcBorders>
          </w:tcPr>
          <w:p w14:paraId="5750ED0A" w14:textId="77777777" w:rsidR="002C1EF1" w:rsidRDefault="002C1EF1" w:rsidP="002C1EF1">
            <w:pPr>
              <w:spacing w:line="360" w:lineRule="auto"/>
            </w:pPr>
            <w:r>
              <w:t>Table 4</w:t>
            </w:r>
          </w:p>
          <w:p w14:paraId="56A28D5F" w14:textId="77777777" w:rsidR="002C1EF1" w:rsidRDefault="002C1EF1" w:rsidP="002C1EF1">
            <w:pPr>
              <w:spacing w:line="360" w:lineRule="auto"/>
              <w:rPr>
                <w:i/>
              </w:rPr>
            </w:pPr>
            <w:r>
              <w:rPr>
                <w:i/>
              </w:rPr>
              <w:t>Means and 95% HDIs of the posterior distributions of the SSVEP amplitudes for each condition.</w:t>
            </w:r>
          </w:p>
        </w:tc>
      </w:tr>
      <w:tr w:rsidR="002C1EF1" w14:paraId="1DA8FD84" w14:textId="77777777" w:rsidTr="002C1EF1">
        <w:trPr>
          <w:trHeight w:val="634"/>
        </w:trPr>
        <w:tc>
          <w:tcPr>
            <w:tcW w:w="2132" w:type="dxa"/>
            <w:tcBorders>
              <w:top w:val="single" w:sz="4" w:space="0" w:color="auto"/>
              <w:bottom w:val="single" w:sz="4" w:space="0" w:color="auto"/>
            </w:tcBorders>
            <w:vAlign w:val="center"/>
          </w:tcPr>
          <w:p w14:paraId="33E941A0" w14:textId="77777777" w:rsidR="002C1EF1" w:rsidRDefault="002C1EF1" w:rsidP="002C1EF1">
            <w:r>
              <w:t>Attention</w:t>
            </w:r>
          </w:p>
        </w:tc>
        <w:tc>
          <w:tcPr>
            <w:tcW w:w="2265" w:type="dxa"/>
            <w:tcBorders>
              <w:top w:val="single" w:sz="4" w:space="0" w:color="auto"/>
              <w:bottom w:val="single" w:sz="4" w:space="0" w:color="auto"/>
            </w:tcBorders>
            <w:vAlign w:val="center"/>
          </w:tcPr>
          <w:p w14:paraId="168778C2" w14:textId="77777777" w:rsidR="002C1EF1" w:rsidRDefault="002C1EF1" w:rsidP="002C1EF1">
            <w:r>
              <w:t>Reward phase</w:t>
            </w:r>
          </w:p>
        </w:tc>
        <w:tc>
          <w:tcPr>
            <w:tcW w:w="2263" w:type="dxa"/>
            <w:tcBorders>
              <w:top w:val="single" w:sz="4" w:space="0" w:color="auto"/>
              <w:bottom w:val="single" w:sz="4" w:space="0" w:color="auto"/>
            </w:tcBorders>
            <w:vAlign w:val="center"/>
          </w:tcPr>
          <w:p w14:paraId="663077F3" w14:textId="77777777" w:rsidR="002C1EF1" w:rsidRPr="007F6AA7" w:rsidRDefault="002C1EF1" w:rsidP="002C1EF1">
            <w:r>
              <w:t>Reward probability</w:t>
            </w:r>
          </w:p>
        </w:tc>
        <w:tc>
          <w:tcPr>
            <w:tcW w:w="2838" w:type="dxa"/>
            <w:tcBorders>
              <w:top w:val="single" w:sz="4" w:space="0" w:color="auto"/>
              <w:bottom w:val="single" w:sz="4" w:space="0" w:color="auto"/>
            </w:tcBorders>
            <w:vAlign w:val="center"/>
          </w:tcPr>
          <w:p w14:paraId="6C769E6F" w14:textId="77777777" w:rsidR="002C1EF1" w:rsidRPr="00297068" w:rsidRDefault="002C1EF1" w:rsidP="002C1EF1">
            <w:r>
              <w:t>Amplitudes (a.u.)</w:t>
            </w:r>
          </w:p>
        </w:tc>
      </w:tr>
      <w:tr w:rsidR="002C1EF1" w14:paraId="51B266AB" w14:textId="77777777" w:rsidTr="002C1EF1">
        <w:trPr>
          <w:trHeight w:val="417"/>
        </w:trPr>
        <w:tc>
          <w:tcPr>
            <w:tcW w:w="2132" w:type="dxa"/>
            <w:tcBorders>
              <w:top w:val="single" w:sz="4" w:space="0" w:color="auto"/>
            </w:tcBorders>
            <w:vAlign w:val="center"/>
          </w:tcPr>
          <w:p w14:paraId="771267B9" w14:textId="77777777" w:rsidR="002C1EF1" w:rsidRDefault="002C1EF1" w:rsidP="002C1EF1">
            <w:r>
              <w:t>Target</w:t>
            </w:r>
          </w:p>
        </w:tc>
        <w:tc>
          <w:tcPr>
            <w:tcW w:w="2265" w:type="dxa"/>
            <w:tcBorders>
              <w:top w:val="single" w:sz="4" w:space="0" w:color="auto"/>
            </w:tcBorders>
            <w:vAlign w:val="center"/>
          </w:tcPr>
          <w:p w14:paraId="18221BF2" w14:textId="77777777" w:rsidR="002C1EF1" w:rsidRPr="008E021D" w:rsidRDefault="002C1EF1" w:rsidP="002C1EF1">
            <w:r>
              <w:t>Baseline</w:t>
            </w:r>
          </w:p>
        </w:tc>
        <w:tc>
          <w:tcPr>
            <w:tcW w:w="2263" w:type="dxa"/>
            <w:tcBorders>
              <w:top w:val="single" w:sz="4" w:space="0" w:color="auto"/>
            </w:tcBorders>
            <w:vAlign w:val="center"/>
          </w:tcPr>
          <w:p w14:paraId="6F96D094" w14:textId="77777777" w:rsidR="002C1EF1" w:rsidRDefault="002C1EF1" w:rsidP="002C1EF1">
            <w:r>
              <w:t>High</w:t>
            </w:r>
          </w:p>
        </w:tc>
        <w:tc>
          <w:tcPr>
            <w:tcW w:w="2838" w:type="dxa"/>
            <w:tcBorders>
              <w:top w:val="single" w:sz="4" w:space="0" w:color="auto"/>
            </w:tcBorders>
            <w:vAlign w:val="center"/>
          </w:tcPr>
          <w:p w14:paraId="07CCAA6A" w14:textId="77777777" w:rsidR="002C1EF1" w:rsidRDefault="002C1EF1" w:rsidP="002C1EF1">
            <w:r>
              <w:t>1.12 [</w:t>
            </w:r>
            <w:r w:rsidRPr="003D6048">
              <w:t>1.08</w:t>
            </w:r>
            <w:r>
              <w:t>,</w:t>
            </w:r>
            <w:r w:rsidRPr="003D6048">
              <w:t xml:space="preserve"> 1.17]</w:t>
            </w:r>
          </w:p>
        </w:tc>
      </w:tr>
      <w:tr w:rsidR="002C1EF1" w14:paraId="2FA7B2F7" w14:textId="77777777" w:rsidTr="002C1EF1">
        <w:trPr>
          <w:trHeight w:val="417"/>
        </w:trPr>
        <w:tc>
          <w:tcPr>
            <w:tcW w:w="2132" w:type="dxa"/>
            <w:vAlign w:val="center"/>
          </w:tcPr>
          <w:p w14:paraId="441996DF" w14:textId="77777777" w:rsidR="002C1EF1" w:rsidRDefault="002C1EF1" w:rsidP="002C1EF1">
            <w:r>
              <w:t>Target</w:t>
            </w:r>
          </w:p>
        </w:tc>
        <w:tc>
          <w:tcPr>
            <w:tcW w:w="2265" w:type="dxa"/>
            <w:vAlign w:val="center"/>
          </w:tcPr>
          <w:p w14:paraId="24BDC04E" w14:textId="77777777" w:rsidR="002C1EF1" w:rsidRPr="008E021D" w:rsidRDefault="002C1EF1" w:rsidP="002C1EF1">
            <w:r>
              <w:t>Baseline</w:t>
            </w:r>
          </w:p>
        </w:tc>
        <w:tc>
          <w:tcPr>
            <w:tcW w:w="2263" w:type="dxa"/>
            <w:vAlign w:val="center"/>
          </w:tcPr>
          <w:p w14:paraId="1E873B44" w14:textId="77777777" w:rsidR="002C1EF1" w:rsidRDefault="002C1EF1" w:rsidP="002C1EF1">
            <w:r>
              <w:t>Low</w:t>
            </w:r>
          </w:p>
        </w:tc>
        <w:tc>
          <w:tcPr>
            <w:tcW w:w="2838" w:type="dxa"/>
            <w:vAlign w:val="center"/>
          </w:tcPr>
          <w:p w14:paraId="44F96BC1" w14:textId="77777777" w:rsidR="002C1EF1" w:rsidRDefault="002C1EF1" w:rsidP="002C1EF1">
            <w:r w:rsidRPr="003D6048">
              <w:t>1.12 [1.08</w:t>
            </w:r>
            <w:r>
              <w:t>,</w:t>
            </w:r>
            <w:r w:rsidRPr="003D6048">
              <w:t xml:space="preserve"> 1.17]</w:t>
            </w:r>
          </w:p>
        </w:tc>
      </w:tr>
      <w:tr w:rsidR="002C1EF1" w14:paraId="0D3DBA67" w14:textId="77777777" w:rsidTr="002C1EF1">
        <w:trPr>
          <w:trHeight w:val="417"/>
        </w:trPr>
        <w:tc>
          <w:tcPr>
            <w:tcW w:w="2132" w:type="dxa"/>
            <w:vAlign w:val="center"/>
          </w:tcPr>
          <w:p w14:paraId="4F897E21" w14:textId="77777777" w:rsidR="002C1EF1" w:rsidRDefault="002C1EF1" w:rsidP="002C1EF1">
            <w:r>
              <w:t>Target</w:t>
            </w:r>
          </w:p>
        </w:tc>
        <w:tc>
          <w:tcPr>
            <w:tcW w:w="2265" w:type="dxa"/>
            <w:vAlign w:val="center"/>
          </w:tcPr>
          <w:p w14:paraId="68B88E01" w14:textId="77777777" w:rsidR="002C1EF1" w:rsidRPr="008E021D" w:rsidRDefault="002C1EF1" w:rsidP="002C1EF1">
            <w:r>
              <w:t>Training</w:t>
            </w:r>
          </w:p>
        </w:tc>
        <w:tc>
          <w:tcPr>
            <w:tcW w:w="2263" w:type="dxa"/>
            <w:vAlign w:val="center"/>
          </w:tcPr>
          <w:p w14:paraId="0B2CAA49" w14:textId="77777777" w:rsidR="002C1EF1" w:rsidRDefault="002C1EF1" w:rsidP="002C1EF1">
            <w:r>
              <w:t>High</w:t>
            </w:r>
          </w:p>
        </w:tc>
        <w:tc>
          <w:tcPr>
            <w:tcW w:w="2838" w:type="dxa"/>
            <w:vAlign w:val="center"/>
          </w:tcPr>
          <w:p w14:paraId="4B8D77E7" w14:textId="77777777" w:rsidR="002C1EF1" w:rsidRDefault="002C1EF1" w:rsidP="002C1EF1">
            <w:r w:rsidRPr="003D6048">
              <w:t>1.16 [1.11</w:t>
            </w:r>
            <w:r>
              <w:t>,</w:t>
            </w:r>
            <w:r w:rsidRPr="003D6048">
              <w:t xml:space="preserve"> 1.22]</w:t>
            </w:r>
          </w:p>
        </w:tc>
      </w:tr>
      <w:tr w:rsidR="002C1EF1" w14:paraId="095B9311" w14:textId="77777777" w:rsidTr="002C1EF1">
        <w:trPr>
          <w:trHeight w:val="417"/>
        </w:trPr>
        <w:tc>
          <w:tcPr>
            <w:tcW w:w="2132" w:type="dxa"/>
            <w:vAlign w:val="center"/>
          </w:tcPr>
          <w:p w14:paraId="1424C0F6" w14:textId="77777777" w:rsidR="002C1EF1" w:rsidRDefault="002C1EF1" w:rsidP="002C1EF1">
            <w:r>
              <w:t>Target</w:t>
            </w:r>
          </w:p>
        </w:tc>
        <w:tc>
          <w:tcPr>
            <w:tcW w:w="2265" w:type="dxa"/>
            <w:vAlign w:val="center"/>
          </w:tcPr>
          <w:p w14:paraId="610B520A" w14:textId="77777777" w:rsidR="002C1EF1" w:rsidRPr="00534F07" w:rsidRDefault="002C1EF1" w:rsidP="002C1EF1">
            <w:r>
              <w:t>Training</w:t>
            </w:r>
          </w:p>
        </w:tc>
        <w:tc>
          <w:tcPr>
            <w:tcW w:w="2263" w:type="dxa"/>
            <w:vAlign w:val="center"/>
          </w:tcPr>
          <w:p w14:paraId="0A573E13" w14:textId="77777777" w:rsidR="002C1EF1" w:rsidRDefault="002C1EF1" w:rsidP="002C1EF1">
            <w:r>
              <w:t>Low</w:t>
            </w:r>
          </w:p>
        </w:tc>
        <w:tc>
          <w:tcPr>
            <w:tcW w:w="2838" w:type="dxa"/>
            <w:vAlign w:val="center"/>
          </w:tcPr>
          <w:p w14:paraId="4FF51CB8" w14:textId="77777777" w:rsidR="002C1EF1" w:rsidRDefault="002C1EF1" w:rsidP="002C1EF1">
            <w:r w:rsidRPr="003D6048">
              <w:t>1.13 [1.07</w:t>
            </w:r>
            <w:r>
              <w:t>,</w:t>
            </w:r>
            <w:r w:rsidRPr="003D6048">
              <w:t xml:space="preserve"> 1.19]</w:t>
            </w:r>
          </w:p>
        </w:tc>
      </w:tr>
      <w:tr w:rsidR="002C1EF1" w14:paraId="4B453908" w14:textId="77777777" w:rsidTr="002C1EF1">
        <w:trPr>
          <w:trHeight w:val="417"/>
        </w:trPr>
        <w:tc>
          <w:tcPr>
            <w:tcW w:w="2132" w:type="dxa"/>
            <w:vAlign w:val="center"/>
          </w:tcPr>
          <w:p w14:paraId="1925ACF3" w14:textId="77777777" w:rsidR="002C1EF1" w:rsidRDefault="002C1EF1" w:rsidP="002C1EF1">
            <w:r>
              <w:t>Target</w:t>
            </w:r>
          </w:p>
        </w:tc>
        <w:tc>
          <w:tcPr>
            <w:tcW w:w="2265" w:type="dxa"/>
            <w:vAlign w:val="center"/>
          </w:tcPr>
          <w:p w14:paraId="55689B7A" w14:textId="77777777" w:rsidR="002C1EF1" w:rsidRPr="00C21D51" w:rsidRDefault="002C1EF1" w:rsidP="002C1EF1">
            <w:r>
              <w:t>Test</w:t>
            </w:r>
          </w:p>
        </w:tc>
        <w:tc>
          <w:tcPr>
            <w:tcW w:w="2263" w:type="dxa"/>
            <w:vAlign w:val="center"/>
          </w:tcPr>
          <w:p w14:paraId="29216FD0" w14:textId="77777777" w:rsidR="002C1EF1" w:rsidRDefault="002C1EF1" w:rsidP="002C1EF1">
            <w:r>
              <w:t>High</w:t>
            </w:r>
          </w:p>
        </w:tc>
        <w:tc>
          <w:tcPr>
            <w:tcW w:w="2838" w:type="dxa"/>
            <w:vAlign w:val="center"/>
          </w:tcPr>
          <w:p w14:paraId="02CB45E6" w14:textId="77777777" w:rsidR="002C1EF1" w:rsidRDefault="002C1EF1" w:rsidP="002C1EF1">
            <w:r w:rsidRPr="003D6048">
              <w:t>1.13 [1.07</w:t>
            </w:r>
            <w:r>
              <w:t>,</w:t>
            </w:r>
            <w:r w:rsidRPr="003D6048">
              <w:t xml:space="preserve"> 1.19]</w:t>
            </w:r>
          </w:p>
        </w:tc>
      </w:tr>
      <w:tr w:rsidR="002C1EF1" w14:paraId="5E842267" w14:textId="77777777" w:rsidTr="002C1EF1">
        <w:trPr>
          <w:trHeight w:val="417"/>
        </w:trPr>
        <w:tc>
          <w:tcPr>
            <w:tcW w:w="2132" w:type="dxa"/>
            <w:vAlign w:val="center"/>
          </w:tcPr>
          <w:p w14:paraId="39A9D5C1" w14:textId="77777777" w:rsidR="002C1EF1" w:rsidRDefault="002C1EF1" w:rsidP="002C1EF1">
            <w:r>
              <w:t>Target</w:t>
            </w:r>
          </w:p>
        </w:tc>
        <w:tc>
          <w:tcPr>
            <w:tcW w:w="2265" w:type="dxa"/>
            <w:vAlign w:val="center"/>
          </w:tcPr>
          <w:p w14:paraId="437A2288" w14:textId="77777777" w:rsidR="002C1EF1" w:rsidRPr="00C21D51" w:rsidRDefault="002C1EF1" w:rsidP="002C1EF1">
            <w:r>
              <w:t>Test</w:t>
            </w:r>
          </w:p>
        </w:tc>
        <w:tc>
          <w:tcPr>
            <w:tcW w:w="2263" w:type="dxa"/>
            <w:vAlign w:val="center"/>
          </w:tcPr>
          <w:p w14:paraId="3F8B97F1" w14:textId="77777777" w:rsidR="002C1EF1" w:rsidRDefault="002C1EF1" w:rsidP="002C1EF1">
            <w:r>
              <w:t>Low</w:t>
            </w:r>
          </w:p>
        </w:tc>
        <w:tc>
          <w:tcPr>
            <w:tcW w:w="2838" w:type="dxa"/>
            <w:vAlign w:val="center"/>
          </w:tcPr>
          <w:p w14:paraId="6950DEE7" w14:textId="77777777" w:rsidR="002C1EF1" w:rsidRDefault="002C1EF1" w:rsidP="002C1EF1">
            <w:r w:rsidRPr="003D6048">
              <w:t>0.9</w:t>
            </w:r>
            <w:r>
              <w:t>0</w:t>
            </w:r>
            <w:r w:rsidRPr="003D6048">
              <w:t xml:space="preserve"> [0.84</w:t>
            </w:r>
            <w:r>
              <w:t>,</w:t>
            </w:r>
            <w:r w:rsidRPr="003D6048">
              <w:t xml:space="preserve"> 0.96]</w:t>
            </w:r>
          </w:p>
        </w:tc>
      </w:tr>
      <w:tr w:rsidR="002C1EF1" w14:paraId="68262DCE" w14:textId="77777777" w:rsidTr="002C1EF1">
        <w:trPr>
          <w:trHeight w:val="417"/>
        </w:trPr>
        <w:tc>
          <w:tcPr>
            <w:tcW w:w="2132" w:type="dxa"/>
            <w:vAlign w:val="center"/>
          </w:tcPr>
          <w:p w14:paraId="0E28A522" w14:textId="77777777" w:rsidR="002C1EF1" w:rsidRDefault="002C1EF1" w:rsidP="002C1EF1">
            <w:r>
              <w:t>Distractor</w:t>
            </w:r>
          </w:p>
        </w:tc>
        <w:tc>
          <w:tcPr>
            <w:tcW w:w="2265" w:type="dxa"/>
            <w:vAlign w:val="center"/>
          </w:tcPr>
          <w:p w14:paraId="4853C96A" w14:textId="77777777" w:rsidR="002C1EF1" w:rsidRDefault="002C1EF1" w:rsidP="002C1EF1">
            <w:r>
              <w:t>Baseline</w:t>
            </w:r>
          </w:p>
        </w:tc>
        <w:tc>
          <w:tcPr>
            <w:tcW w:w="2263" w:type="dxa"/>
            <w:vAlign w:val="center"/>
          </w:tcPr>
          <w:p w14:paraId="5162CCF6" w14:textId="77777777" w:rsidR="002C1EF1" w:rsidRDefault="002C1EF1" w:rsidP="002C1EF1">
            <w:r>
              <w:t>High</w:t>
            </w:r>
          </w:p>
        </w:tc>
        <w:tc>
          <w:tcPr>
            <w:tcW w:w="2838" w:type="dxa"/>
            <w:vAlign w:val="center"/>
          </w:tcPr>
          <w:p w14:paraId="565DD0F5" w14:textId="77777777" w:rsidR="002C1EF1" w:rsidRPr="00C57028" w:rsidRDefault="002C1EF1" w:rsidP="002C1EF1">
            <w:r w:rsidRPr="003D6048">
              <w:t>0.88 [0.83</w:t>
            </w:r>
            <w:r>
              <w:t>,</w:t>
            </w:r>
            <w:r w:rsidRPr="003D6048">
              <w:t xml:space="preserve"> 0.92]</w:t>
            </w:r>
          </w:p>
        </w:tc>
      </w:tr>
      <w:tr w:rsidR="002C1EF1" w14:paraId="60B23F4A" w14:textId="77777777" w:rsidTr="002C1EF1">
        <w:trPr>
          <w:trHeight w:val="417"/>
        </w:trPr>
        <w:tc>
          <w:tcPr>
            <w:tcW w:w="2132" w:type="dxa"/>
            <w:vAlign w:val="center"/>
          </w:tcPr>
          <w:p w14:paraId="1BB819C5" w14:textId="77777777" w:rsidR="002C1EF1" w:rsidRDefault="002C1EF1" w:rsidP="002C1EF1">
            <w:r>
              <w:t>Distractor</w:t>
            </w:r>
          </w:p>
        </w:tc>
        <w:tc>
          <w:tcPr>
            <w:tcW w:w="2265" w:type="dxa"/>
            <w:vAlign w:val="center"/>
          </w:tcPr>
          <w:p w14:paraId="00C15D8E" w14:textId="77777777" w:rsidR="002C1EF1" w:rsidRDefault="002C1EF1" w:rsidP="002C1EF1">
            <w:r>
              <w:t>Baseline</w:t>
            </w:r>
          </w:p>
        </w:tc>
        <w:tc>
          <w:tcPr>
            <w:tcW w:w="2263" w:type="dxa"/>
            <w:vAlign w:val="center"/>
          </w:tcPr>
          <w:p w14:paraId="152ED2E7" w14:textId="77777777" w:rsidR="002C1EF1" w:rsidRDefault="002C1EF1" w:rsidP="002C1EF1">
            <w:r>
              <w:t>Low</w:t>
            </w:r>
          </w:p>
        </w:tc>
        <w:tc>
          <w:tcPr>
            <w:tcW w:w="2838" w:type="dxa"/>
            <w:vAlign w:val="center"/>
          </w:tcPr>
          <w:p w14:paraId="405D91E1" w14:textId="77777777" w:rsidR="002C1EF1" w:rsidRPr="00C57028" w:rsidRDefault="002C1EF1" w:rsidP="002C1EF1">
            <w:r w:rsidRPr="003D6048">
              <w:t>0.87 [0.83</w:t>
            </w:r>
            <w:r>
              <w:t>,</w:t>
            </w:r>
            <w:r w:rsidRPr="003D6048">
              <w:t xml:space="preserve"> 0.92]</w:t>
            </w:r>
          </w:p>
        </w:tc>
      </w:tr>
      <w:tr w:rsidR="002C1EF1" w14:paraId="18087B52" w14:textId="77777777" w:rsidTr="002C1EF1">
        <w:trPr>
          <w:trHeight w:val="417"/>
        </w:trPr>
        <w:tc>
          <w:tcPr>
            <w:tcW w:w="2132" w:type="dxa"/>
            <w:vAlign w:val="center"/>
          </w:tcPr>
          <w:p w14:paraId="3132D43F" w14:textId="77777777" w:rsidR="002C1EF1" w:rsidRDefault="002C1EF1" w:rsidP="002C1EF1">
            <w:r>
              <w:t>Distractor</w:t>
            </w:r>
          </w:p>
        </w:tc>
        <w:tc>
          <w:tcPr>
            <w:tcW w:w="2265" w:type="dxa"/>
            <w:vAlign w:val="center"/>
          </w:tcPr>
          <w:p w14:paraId="060550FA" w14:textId="77777777" w:rsidR="002C1EF1" w:rsidRDefault="002C1EF1" w:rsidP="002C1EF1">
            <w:r>
              <w:t>Training</w:t>
            </w:r>
          </w:p>
        </w:tc>
        <w:tc>
          <w:tcPr>
            <w:tcW w:w="2263" w:type="dxa"/>
            <w:vAlign w:val="center"/>
          </w:tcPr>
          <w:p w14:paraId="1500435E" w14:textId="77777777" w:rsidR="002C1EF1" w:rsidRDefault="002C1EF1" w:rsidP="002C1EF1">
            <w:r>
              <w:t>High</w:t>
            </w:r>
          </w:p>
        </w:tc>
        <w:tc>
          <w:tcPr>
            <w:tcW w:w="2838" w:type="dxa"/>
            <w:vAlign w:val="center"/>
          </w:tcPr>
          <w:p w14:paraId="462517A2" w14:textId="77777777" w:rsidR="002C1EF1" w:rsidRPr="00C57028" w:rsidRDefault="002C1EF1" w:rsidP="002C1EF1">
            <w:r w:rsidRPr="003D6048">
              <w:t>0.91 [0.86</w:t>
            </w:r>
            <w:r>
              <w:t>,</w:t>
            </w:r>
            <w:r w:rsidRPr="003D6048">
              <w:t xml:space="preserve"> 0.97]</w:t>
            </w:r>
          </w:p>
        </w:tc>
      </w:tr>
      <w:tr w:rsidR="002C1EF1" w14:paraId="715B2555" w14:textId="77777777" w:rsidTr="002C1EF1">
        <w:trPr>
          <w:trHeight w:val="417"/>
        </w:trPr>
        <w:tc>
          <w:tcPr>
            <w:tcW w:w="2132" w:type="dxa"/>
            <w:vAlign w:val="center"/>
          </w:tcPr>
          <w:p w14:paraId="186FA79F" w14:textId="77777777" w:rsidR="002C1EF1" w:rsidRDefault="002C1EF1" w:rsidP="002C1EF1">
            <w:r>
              <w:t>Distractor</w:t>
            </w:r>
          </w:p>
        </w:tc>
        <w:tc>
          <w:tcPr>
            <w:tcW w:w="2265" w:type="dxa"/>
            <w:vAlign w:val="center"/>
          </w:tcPr>
          <w:p w14:paraId="0E7E4666" w14:textId="77777777" w:rsidR="002C1EF1" w:rsidRDefault="002C1EF1" w:rsidP="002C1EF1">
            <w:r>
              <w:t>Training</w:t>
            </w:r>
          </w:p>
        </w:tc>
        <w:tc>
          <w:tcPr>
            <w:tcW w:w="2263" w:type="dxa"/>
            <w:vAlign w:val="center"/>
          </w:tcPr>
          <w:p w14:paraId="1D5F5D0C" w14:textId="77777777" w:rsidR="002C1EF1" w:rsidRDefault="002C1EF1" w:rsidP="002C1EF1">
            <w:r>
              <w:t>Low</w:t>
            </w:r>
          </w:p>
        </w:tc>
        <w:tc>
          <w:tcPr>
            <w:tcW w:w="2838" w:type="dxa"/>
            <w:vAlign w:val="center"/>
          </w:tcPr>
          <w:p w14:paraId="6E814C5B" w14:textId="77777777" w:rsidR="002C1EF1" w:rsidRPr="00C57028" w:rsidRDefault="002C1EF1" w:rsidP="002C1EF1">
            <w:r w:rsidRPr="003D6048">
              <w:t>0.89 [0.83</w:t>
            </w:r>
            <w:r>
              <w:t>,</w:t>
            </w:r>
            <w:r w:rsidRPr="003D6048">
              <w:t xml:space="preserve"> 0.94]</w:t>
            </w:r>
          </w:p>
        </w:tc>
      </w:tr>
      <w:tr w:rsidR="002C1EF1" w14:paraId="038B73FB" w14:textId="77777777" w:rsidTr="002C1EF1">
        <w:trPr>
          <w:trHeight w:val="417"/>
        </w:trPr>
        <w:tc>
          <w:tcPr>
            <w:tcW w:w="2132" w:type="dxa"/>
            <w:vAlign w:val="center"/>
          </w:tcPr>
          <w:p w14:paraId="50B42BD5" w14:textId="77777777" w:rsidR="002C1EF1" w:rsidRDefault="002C1EF1" w:rsidP="002C1EF1">
            <w:r>
              <w:t>Distractor</w:t>
            </w:r>
          </w:p>
        </w:tc>
        <w:tc>
          <w:tcPr>
            <w:tcW w:w="2265" w:type="dxa"/>
            <w:vAlign w:val="center"/>
          </w:tcPr>
          <w:p w14:paraId="2B027142" w14:textId="77777777" w:rsidR="002C1EF1" w:rsidRDefault="002C1EF1" w:rsidP="002C1EF1">
            <w:r>
              <w:t>Test</w:t>
            </w:r>
          </w:p>
        </w:tc>
        <w:tc>
          <w:tcPr>
            <w:tcW w:w="2263" w:type="dxa"/>
            <w:vAlign w:val="center"/>
          </w:tcPr>
          <w:p w14:paraId="17BFB384" w14:textId="77777777" w:rsidR="002C1EF1" w:rsidRDefault="002C1EF1" w:rsidP="002C1EF1">
            <w:r>
              <w:t>High</w:t>
            </w:r>
          </w:p>
        </w:tc>
        <w:tc>
          <w:tcPr>
            <w:tcW w:w="2838" w:type="dxa"/>
            <w:vAlign w:val="center"/>
          </w:tcPr>
          <w:p w14:paraId="30568DD2" w14:textId="77777777" w:rsidR="002C1EF1" w:rsidRPr="00C57028" w:rsidRDefault="002C1EF1" w:rsidP="002C1EF1">
            <w:r w:rsidRPr="003D6048">
              <w:t>0.88 [0.82</w:t>
            </w:r>
            <w:r>
              <w:t>,</w:t>
            </w:r>
            <w:r w:rsidRPr="003D6048">
              <w:t xml:space="preserve"> 0.94]</w:t>
            </w:r>
          </w:p>
        </w:tc>
      </w:tr>
      <w:tr w:rsidR="002C1EF1" w14:paraId="2DBA1C56" w14:textId="77777777" w:rsidTr="002C1EF1">
        <w:trPr>
          <w:trHeight w:val="417"/>
        </w:trPr>
        <w:tc>
          <w:tcPr>
            <w:tcW w:w="2132" w:type="dxa"/>
            <w:tcBorders>
              <w:bottom w:val="single" w:sz="4" w:space="0" w:color="auto"/>
            </w:tcBorders>
            <w:vAlign w:val="center"/>
          </w:tcPr>
          <w:p w14:paraId="17ED0AA0" w14:textId="77777777" w:rsidR="002C1EF1" w:rsidRDefault="002C1EF1" w:rsidP="002C1EF1">
            <w:r>
              <w:t>Distractor</w:t>
            </w:r>
          </w:p>
        </w:tc>
        <w:tc>
          <w:tcPr>
            <w:tcW w:w="2265" w:type="dxa"/>
            <w:tcBorders>
              <w:bottom w:val="single" w:sz="4" w:space="0" w:color="auto"/>
            </w:tcBorders>
            <w:vAlign w:val="center"/>
          </w:tcPr>
          <w:p w14:paraId="7BBD5691" w14:textId="77777777" w:rsidR="002C1EF1" w:rsidRDefault="002C1EF1" w:rsidP="002C1EF1">
            <w:r>
              <w:t>Test</w:t>
            </w:r>
          </w:p>
        </w:tc>
        <w:tc>
          <w:tcPr>
            <w:tcW w:w="2263" w:type="dxa"/>
            <w:tcBorders>
              <w:bottom w:val="single" w:sz="4" w:space="0" w:color="auto"/>
            </w:tcBorders>
            <w:vAlign w:val="center"/>
          </w:tcPr>
          <w:p w14:paraId="29AEEC97" w14:textId="77777777" w:rsidR="002C1EF1" w:rsidRDefault="002C1EF1" w:rsidP="002C1EF1">
            <w:r>
              <w:t>Low</w:t>
            </w:r>
          </w:p>
        </w:tc>
        <w:tc>
          <w:tcPr>
            <w:tcW w:w="2838" w:type="dxa"/>
            <w:tcBorders>
              <w:bottom w:val="single" w:sz="4" w:space="0" w:color="auto"/>
            </w:tcBorders>
            <w:vAlign w:val="center"/>
          </w:tcPr>
          <w:p w14:paraId="36B736B2" w14:textId="77777777" w:rsidR="002C1EF1" w:rsidRPr="00C57028" w:rsidRDefault="002C1EF1" w:rsidP="002C1EF1">
            <w:r w:rsidRPr="003D6048">
              <w:t>0.9</w:t>
            </w:r>
            <w:r>
              <w:t>0</w:t>
            </w:r>
            <w:r w:rsidRPr="003D6048">
              <w:t xml:space="preserve"> [0.84</w:t>
            </w:r>
            <w:r>
              <w:t>,</w:t>
            </w:r>
            <w:r w:rsidRPr="003D6048">
              <w:t xml:space="preserve"> 0.96]</w:t>
            </w:r>
          </w:p>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63E314DA" w14:textId="01E14C20" w:rsidR="001B5474" w:rsidRDefault="001B5474" w:rsidP="00750818">
      <w:pPr>
        <w:spacing w:line="480" w:lineRule="auto"/>
        <w:ind w:firstLine="284"/>
        <w:jc w:val="both"/>
      </w:pPr>
      <w:r>
        <w:lastRenderedPageBreak/>
        <w:t>The winning model also included the interaction between reward phase and reward probability, but this interaction remained the same for both targets and distractors. The SSVEP amplitudes were higher in the training phase than in the baseline for the high reward feature (</w:t>
      </w:r>
      <w:r>
        <w:rPr>
          <w:i/>
        </w:rPr>
        <w:t>M = -</w:t>
      </w:r>
      <w:r>
        <w:t xml:space="preserve">0.04; 95% HDI [-0.09, 0.01]; ER = 15.13), both when it acted as a target and as a distractor. However, </w:t>
      </w:r>
      <w:r w:rsidR="00B70234">
        <w:t>there was no evidence of difference for the change in the SSVEP amplitudes from baseline to training for the low reward feature (</w:t>
      </w:r>
      <w:r w:rsidR="00B70234">
        <w:rPr>
          <w:i/>
        </w:rPr>
        <w:t>M = -</w:t>
      </w:r>
      <w:r w:rsidR="00B70234">
        <w:t xml:space="preserve">0.01; 95% HDI [-0.06, 0.04]; ER = 2.02). </w:t>
      </w:r>
      <w:r w:rsidR="00F9066F">
        <w:t>Comparing the training to the test phase, the amplitudes of the high reward feature were reduced (</w:t>
      </w:r>
      <w:r w:rsidR="00F9066F">
        <w:rPr>
          <w:i/>
        </w:rPr>
        <w:t>M = -</w:t>
      </w:r>
      <w:r w:rsidR="00F9066F">
        <w:t>0.01; 95% HDI [-0.06, 0.04]; ER = 15.66), while the amplitudes of the low reward feature did not change (</w:t>
      </w:r>
      <w:r w:rsidR="00F9066F">
        <w:rPr>
          <w:i/>
        </w:rPr>
        <w:t xml:space="preserve">M = </w:t>
      </w:r>
      <w:r w:rsidR="00F9066F" w:rsidRPr="00F9066F">
        <w:t>0.</w:t>
      </w:r>
      <w:r w:rsidR="00F9066F">
        <w:t xml:space="preserve">01; 95% HDI [-0.04, 0.05]; ER = 2.17). To summarize, the amount of attention allocated toward the high reward feature increased in the phase in which participants could earn monetary rewards and went back to the baseline level in the phase in which no more rewards could be earned. However, the amount of attention allocated toward the low rewarded feature remained constant throughout 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4B9A768F"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B5DF3">
        <w:t>s</w:t>
      </w:r>
      <w:r w:rsidR="00004DEF">
        <w:t xml:space="preserve">, </w:t>
      </w:r>
      <w:r w:rsidR="0022375B">
        <w:t xml:space="preserve">but </w:t>
      </w:r>
      <w:r w:rsidR="0022375B">
        <w:lastRenderedPageBreak/>
        <w:t>participants were still faster to detect the movement of the high value targets</w:t>
      </w:r>
      <w:r w:rsidR="00004DEF">
        <w:t xml:space="preserve">. These findings have several important implications for the understanding of the relationship between </w:t>
      </w:r>
      <w:r w:rsidR="000B5DF3">
        <w:t>motivation</w:t>
      </w:r>
      <w:r w:rsidR="00004DEF">
        <w:t xml:space="preserve"> and goal-directed attention. </w:t>
      </w:r>
    </w:p>
    <w:p w14:paraId="25DDDD9D" w14:textId="1B8197BA" w:rsidR="00F7524A" w:rsidRDefault="00F7524A" w:rsidP="005B31EB">
      <w:pPr>
        <w:spacing w:line="480" w:lineRule="auto"/>
        <w:ind w:firstLine="720"/>
        <w:jc w:val="both"/>
      </w:pPr>
      <w:r>
        <w:t xml:space="preserve">Our behavioral findings are in line with studies </w:t>
      </w:r>
      <w:r w:rsidR="0087663C">
        <w:t xml:space="preserve">showing the incentive-based improvements in attentional control </w:t>
      </w:r>
      <w:r w:rsidR="0087663C">
        <w:fldChar w:fldCharType="begin" w:fldLock="1"/>
      </w:r>
      <w:r w:rsidR="0087663C">
        <w:instrText>ADDIN CSL_CITATION {"citationItems":[{"id":"ITEM-1","itemData":{"DOI":"10.1162/jocn_a_00011","ISBN":"1530-8898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Neuroscience","id":"ITEM-1","issue":"11","issued":{"date-parts":[["2011"]]},"page":"3419-3432","title":"Reward reduces conflict by enhancing attentional control and biasing visual cortical processing","type":"article-journal","volume":"23"},"uris":["http://www.mendeley.com/documents/?uuid=25610453-44b6-4a05-922e-fdb67e33956a"]},{"id":"ITEM-2","itemData":{"DOI":"10.1093/cercor/bhr134","ISSN":"10473211","abstract":"Reward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et al., 2012; Padmala &amp; Pessoa, 2011)","plainTextFormattedCitation":"(Krebs et al., 2012; Padmala &amp; Pessoa, 2011)","previouslyFormattedCitation":"(Padmala &amp; Pessoa, 2011)"},"properties":{"noteIndex":0},"schema":"https://github.com/citation-style-language/schema/raw/master/csl-citation.json"}</w:instrText>
      </w:r>
      <w:r w:rsidR="0087663C">
        <w:fldChar w:fldCharType="separate"/>
      </w:r>
      <w:r w:rsidR="0087663C" w:rsidRPr="0087663C">
        <w:rPr>
          <w:noProof/>
        </w:rPr>
        <w:t>(Krebs et al., 2012; Padmala &amp; Pessoa, 2011)</w:t>
      </w:r>
      <w:r w:rsidR="0087663C">
        <w:fldChar w:fldCharType="end"/>
      </w:r>
      <w:r w:rsidR="0087663C">
        <w:t xml:space="preserve">. These results are also similar to those of the studies which </w:t>
      </w:r>
      <w:r>
        <w:t xml:space="preserve">explored the influence of previous but no longer relevant reward associations on attention. </w:t>
      </w:r>
      <w:r w:rsidR="0087663C">
        <w:t>Such</w:t>
      </w:r>
      <w:r>
        <w:t xml:space="preserv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A80922">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w:t>
      </w:r>
      <w:r w:rsidR="00C76847">
        <w:t>task</w:t>
      </w:r>
      <w:r>
        <w:t xml:space="preserve">.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6D7ADB16"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w:t>
      </w:r>
      <w:r w:rsidR="0061755A">
        <w:t xml:space="preserve">for </w:t>
      </w:r>
      <w:r w:rsidR="00C75440">
        <w:t xml:space="preserve">the data </w:t>
      </w:r>
      <w:r w:rsidR="00C76847">
        <w:t xml:space="preserve">much better than the model </w:t>
      </w:r>
      <w:r w:rsidR="00C76847">
        <w:lastRenderedPageBreak/>
        <w:t>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rsidR="0061755A">
        <w:t>enhance</w:t>
      </w:r>
      <w:r>
        <w:t xml:space="preserve">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15D91BE0"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influence of rewards on </w:t>
      </w:r>
      <w:r w:rsidR="0061755A">
        <w:t xml:space="preserve">preparatory </w:t>
      </w:r>
      <w:r w:rsidR="00834044">
        <w:t xml:space="preserve">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ED76F0">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2008)","manualFormatting":"(Hickey &amp; Peelen, 2015;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61755A">
        <w:rPr>
          <w:noProof/>
        </w:rPr>
        <w:t>(Hickey &amp; Peelen, 2015</w:t>
      </w:r>
      <w:r w:rsidR="00A80922" w:rsidRPr="00A80922">
        <w:rPr>
          <w:noProof/>
        </w:rPr>
        <w:t>;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This finding is in line with the theories proposing that reward associations can counteract top-down attentional control (Chelazzi et al., 2013; Anderson, 2016; Failing &amp; Theeuwes, 2018).</w:t>
      </w:r>
      <w:r w:rsidR="003E7E0F">
        <w:t xml:space="preserve"> </w:t>
      </w:r>
      <w:r w:rsidR="00C76847">
        <w:t xml:space="preserve">Notably, </w:t>
      </w:r>
      <w:r w:rsidR="00C76847">
        <w:lastRenderedPageBreak/>
        <w:t>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19872505"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(Chelazzi et al., 2013; Anderson, 2016; Failing &amp; Theeuwes,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First, in our experiment both of the stimuli features were related to rewards, but they differed in reward probability.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low rewarded feature because correct responses to the movements of this feature would still earn them a reward on 20% of trials. Second, while the attended feature changed trial-by-trial in our experiment, the experiment of Hickey and Peelen consisted out of small blocks of 16 trials in which the attended feature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453ED3">
        <w:lastRenderedPageBreak/>
        <w:t xml:space="preserve">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explanations could be tested within our experimental paradigm. Replacing the low rewarded feature with a no-reward </w:t>
      </w:r>
      <w:r w:rsidR="007C02B8">
        <w:t>feature</w:t>
      </w:r>
      <w:r w:rsidR="00ED76F0">
        <w:t xml:space="preserve">, or introducing small </w:t>
      </w:r>
      <w:r w:rsidR="00453ED3">
        <w:t xml:space="preserve">blocks could lead to a better understanding of the </w:t>
      </w:r>
      <w:r w:rsidR="007C02B8">
        <w:t>boundary</w:t>
      </w:r>
      <w:r w:rsidR="00453ED3">
        <w:t xml:space="preserve"> conditions of </w:t>
      </w:r>
      <w:r w:rsidR="007C02B8">
        <w:t xml:space="preserve">attentional suppression in the context of rewards. </w:t>
      </w:r>
    </w:p>
    <w:p w14:paraId="010784F3" w14:textId="4F04B298" w:rsidR="00436F16" w:rsidRPr="00436F16" w:rsidRDefault="006636DE" w:rsidP="00E4130A">
      <w:pPr>
        <w:spacing w:line="480" w:lineRule="auto"/>
        <w:jc w:val="both"/>
      </w:pPr>
      <w:r>
        <w:tab/>
        <w:t xml:space="preserve">In the test phase the behavior displayed the </w:t>
      </w:r>
      <w:r w:rsidR="00ED76F0">
        <w:t>similar</w:t>
      </w:r>
      <w:r>
        <w:t xml:space="preserv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 xml:space="preserve">ediated by attention </w:t>
      </w:r>
      <w:r w:rsidR="00ED76F0">
        <w:t xml:space="preserve">as </w:t>
      </w:r>
      <w:r w:rsidR="00436F16">
        <w:t>measured by the SSVEPs</w:t>
      </w:r>
      <w:r>
        <w:t xml:space="preserve">. </w:t>
      </w:r>
      <w:r w:rsidR="00ED76F0">
        <w:t xml:space="preserve">A possible explanation for this finding </w:t>
      </w:r>
      <w:r w:rsidR="00436F16">
        <w:t xml:space="preserve">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w:t>
      </w:r>
      <w:r w:rsidR="00436F16">
        <w:lastRenderedPageBreak/>
        <w:t xml:space="preserve">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055E7D94" w:rsidR="00136E70" w:rsidRDefault="00E922F9" w:rsidP="00B87274">
      <w:pPr>
        <w:spacing w:line="480" w:lineRule="auto"/>
        <w:ind w:firstLine="720"/>
        <w:jc w:val="both"/>
      </w:pPr>
      <w:r>
        <w:t>In this</w:t>
      </w:r>
      <w:r w:rsidR="00B87274">
        <w:t xml:space="preserve"> electrophysiological study </w:t>
      </w:r>
      <w:r>
        <w:t xml:space="preserve">we </w:t>
      </w:r>
      <w:r w:rsidR="00B87274">
        <w:t>investigate</w:t>
      </w:r>
      <w:r>
        <w:t>d</w:t>
      </w:r>
      <w:r w:rsidR="00B87274">
        <w:t xml:space="preserve"> the simultaneous deployment of attention to stimuli of different values when they act</w:t>
      </w:r>
      <w:r>
        <w:t>ed</w:t>
      </w:r>
      <w:r w:rsidR="00B87274">
        <w:t xml:space="preserve"> as either targets or distractors. </w:t>
      </w:r>
      <w:r>
        <w:t>Our results provide</w:t>
      </w:r>
      <w:r w:rsidR="00B87274">
        <w:t xml:space="preserve"> a novel insight into the flexible dynamics of attentional deployment based on value of different stimuli. </w:t>
      </w:r>
      <w:r>
        <w:t>They</w:t>
      </w:r>
      <w:r w:rsidR="00B87274">
        <w:t xml:space="preserve"> reveal the</w:t>
      </w:r>
      <w:r w:rsidR="00136E70">
        <w:t xml:space="preserve"> mechanism through which reward</w:t>
      </w:r>
      <w:r w:rsidR="00ED76F0">
        <w:t>s</w:t>
      </w:r>
      <w:r w:rsidR="00136E70">
        <w:t xml:space="preserve"> can </w:t>
      </w:r>
      <w:r w:rsidR="00ED76F0">
        <w:t>enhance</w:t>
      </w:r>
      <w:r w:rsidR="00136E70">
        <w:t xml:space="preserve"> goal-directed attention. </w:t>
      </w:r>
      <w:r w:rsidR="00ED76F0">
        <w:t>First, we</w:t>
      </w:r>
      <w:r w:rsidR="00136E70">
        <w:t xml:space="preserve"> show that monetary rewards can </w:t>
      </w:r>
      <w:r w:rsidR="00ED76F0">
        <w:t>enhance</w:t>
      </w:r>
      <w:r w:rsidR="00136E70">
        <w:t xml:space="preserve"> goal-directed attention. Further, we demonstrate that the</w:t>
      </w:r>
      <w:r w:rsidR="00ED76F0">
        <w:t xml:space="preserve">re is a facilitated processing of the feature </w:t>
      </w:r>
      <w:r w:rsidR="00136E70">
        <w:t>linked to high rewards</w:t>
      </w:r>
      <w:r w:rsidR="00ED76F0">
        <w:t>,</w:t>
      </w:r>
      <w:r w:rsidR="00136E70">
        <w:t xml:space="preserve"> both when it acts as a target and a distractor. </w:t>
      </w:r>
      <w:r w:rsidR="00B87274">
        <w:t>Finally</w:t>
      </w:r>
      <w:r w:rsidR="00136E70">
        <w:t xml:space="preserve">, this biased competition </w:t>
      </w:r>
      <w:r w:rsidR="00B87274">
        <w:t>is no longer present</w:t>
      </w:r>
      <w:r w:rsidR="00136E70">
        <w:t xml:space="preserve"> once the rewards are no longer available. </w:t>
      </w:r>
      <w:r w:rsidR="00ED76F0">
        <w:t>These results corroborate</w:t>
      </w:r>
      <w:r w:rsidR="00136E70">
        <w:t xml:space="preserve">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ED76F0">
        <w:t xml:space="preserve">, and </w:t>
      </w:r>
      <w:r w:rsidR="00CB7E8A">
        <w:t>provide</w:t>
      </w:r>
      <w:r w:rsidR="00136E70">
        <w:t xml:space="preserve"> a clear mechanisms through which motivation can influence attention in the visual cortex</w:t>
      </w:r>
      <w:r w:rsidR="00ED76F0">
        <w:t>,</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F60CC6B" w14:textId="5EAF604C" w:rsidR="008B3849" w:rsidRDefault="004A49F2" w:rsidP="004B04C5">
      <w:pPr>
        <w:pStyle w:val="Heading1"/>
        <w:spacing w:before="0" w:after="240"/>
      </w:pPr>
      <w:r>
        <w:lastRenderedPageBreak/>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7777777" w:rsidR="008D04CE" w:rsidRDefault="008D04CE" w:rsidP="00032483">
            <w:r>
              <w:t>Reward probability</w:t>
            </w:r>
          </w:p>
        </w:tc>
        <w:tc>
          <w:tcPr>
            <w:tcW w:w="2563" w:type="dxa"/>
            <w:tcBorders>
              <w:top w:val="single" w:sz="4" w:space="0" w:color="auto"/>
            </w:tcBorders>
            <w:vAlign w:val="center"/>
          </w:tcPr>
          <w:p w14:paraId="6C9778B9" w14:textId="77777777" w:rsidR="008D04CE" w:rsidRPr="007F6AA7" w:rsidRDefault="008D04CE" w:rsidP="00032483">
            <w:r>
              <w:t>Sensitivity (d`)</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77777777" w:rsidR="00EC3983" w:rsidRPr="007F6AA7" w:rsidRDefault="00EC3983" w:rsidP="00032483">
            <w:r>
              <w:t>Reward probability</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lastRenderedPageBreak/>
        <w:t>Additional analyses to assess the possible training effects</w:t>
      </w:r>
    </w:p>
    <w:p w14:paraId="66A9CBAD" w14:textId="6E44C23C"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Reward phase * Reward probability</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12"/>
        <w:gridCol w:w="2254"/>
        <w:gridCol w:w="2257"/>
        <w:gridCol w:w="3016"/>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5AA2149D" w:rsidR="006158A2" w:rsidRDefault="006158A2" w:rsidP="00C94B53">
      <w:pPr>
        <w:spacing w:line="480" w:lineRule="auto"/>
        <w:ind w:firstLine="284"/>
        <w:jc w:val="both"/>
      </w:pPr>
      <w:r w:rsidRPr="006158A2">
        <w:lastRenderedPageBreak/>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0C2FCF">
        <w:t>0.04; 95% HDI [-0.12, 0.21</w:t>
      </w:r>
      <w:r w:rsidR="00C94B53">
        <w:t>]; ER</w:t>
      </w:r>
      <w:r w:rsidR="000C2FCF">
        <w:t xml:space="preserve"> = 2.27</w:t>
      </w:r>
      <w:r w:rsidR="00C94B53">
        <w:t xml:space="preserve">). However, in the low probability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5F4DBBA8"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reward probability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t xml:space="preserve">reward probability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w:t>
      </w:r>
      <w:r>
        <w:lastRenderedPageBreak/>
        <w:t xml:space="preserve">strongest behavioral effects in our study were found on reaction time data, as indicated in the results section. </w:t>
      </w:r>
    </w:p>
    <w:p w14:paraId="06465635" w14:textId="733959D4" w:rsidR="009940B0" w:rsidRDefault="00ED76F0" w:rsidP="009940B0">
      <w:pPr>
        <w:spacing w:line="480" w:lineRule="auto"/>
        <w:ind w:firstLine="284"/>
        <w:jc w:val="both"/>
      </w:pPr>
      <w:r>
        <w:rPr>
          <w:noProof/>
        </w:rPr>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6"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7968DC6A" w:rsidR="009E54E5" w:rsidRPr="0013660A" w:rsidRDefault="009E54E5"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9E54E5" w:rsidRDefault="009E54E5"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7"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7968DC6A" w:rsidR="009E54E5" w:rsidRPr="0013660A" w:rsidRDefault="009E54E5"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9E54E5" w:rsidRDefault="009E54E5" w:rsidP="006F2A37">
                        <w:pPr>
                          <w:spacing w:line="480" w:lineRule="auto"/>
                          <w:jc w:val="both"/>
                        </w:pPr>
                      </w:p>
                    </w:txbxContent>
                  </v:textbox>
                </v:shape>
                <w10:wrap type="topAndBottom"/>
              </v:group>
            </w:pict>
          </mc:Fallback>
        </mc:AlternateContent>
      </w:r>
      <w:r w:rsidR="009940B0">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77777777" w:rsidR="00ED76F0" w:rsidRDefault="00ED76F0" w:rsidP="00ED76F0">
            <w:r>
              <w:t>Reward probability</w:t>
            </w:r>
          </w:p>
        </w:tc>
        <w:tc>
          <w:tcPr>
            <w:tcW w:w="2260" w:type="dxa"/>
            <w:tcBorders>
              <w:top w:val="single" w:sz="4" w:space="0" w:color="auto"/>
              <w:bottom w:val="single" w:sz="4" w:space="0" w:color="auto"/>
            </w:tcBorders>
            <w:vAlign w:val="center"/>
          </w:tcPr>
          <w:p w14:paraId="3DC97C47" w14:textId="77777777" w:rsidR="00ED76F0" w:rsidRPr="007F6AA7" w:rsidRDefault="00ED76F0" w:rsidP="00ED76F0">
            <w:r>
              <w:t>Sensitivity (d`)</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94"/>
      <w:r w:rsidR="007E09BA">
        <w:t>psych</w:t>
      </w:r>
      <w:commentRangeEnd w:id="94"/>
      <w:r w:rsidR="007E09BA">
        <w:rPr>
          <w:rStyle w:val="CommentReference"/>
        </w:rPr>
        <w:commentReference w:id="94"/>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95"/>
      <w:r w:rsidR="007E09BA">
        <w:t>here</w:t>
      </w:r>
      <w:commentRangeEnd w:id="95"/>
      <w:r w:rsidR="007E09BA">
        <w:rPr>
          <w:rStyle w:val="CommentReference"/>
        </w:rPr>
        <w:commentReference w:id="95"/>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96"/>
      <w:r w:rsidR="009508C9">
        <w:rPr>
          <w:highlight w:val="yellow"/>
        </w:rPr>
        <w:t xml:space="preserve">Gilles </w:t>
      </w:r>
      <w:commentRangeEnd w:id="96"/>
      <w:r w:rsidR="0047115E">
        <w:rPr>
          <w:rStyle w:val="CommentReference"/>
        </w:rPr>
        <w:commentReference w:id="96"/>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lastRenderedPageBreak/>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1405AE90" w14:textId="1E662172" w:rsidR="0087663C" w:rsidRPr="0087663C" w:rsidRDefault="009214B6" w:rsidP="0087663C">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87663C" w:rsidRPr="0087663C">
        <w:rPr>
          <w:noProof/>
          <w:szCs w:val="24"/>
        </w:rPr>
        <w:t xml:space="preserve">Andersen, S. K., Müller, M. M., &amp; Hillyard, S. A. (2012). Tracking the allocation of attention in visual scenes with steady-state evoked potentials. In </w:t>
      </w:r>
      <w:r w:rsidR="0087663C" w:rsidRPr="0087663C">
        <w:rPr>
          <w:i/>
          <w:iCs/>
          <w:noProof/>
          <w:szCs w:val="24"/>
        </w:rPr>
        <w:t>Cognitive neuroscience of attention</w:t>
      </w:r>
      <w:r w:rsidR="0087663C" w:rsidRPr="0087663C">
        <w:rPr>
          <w:noProof/>
          <w:szCs w:val="24"/>
        </w:rPr>
        <w:t xml:space="preserve"> (pp. 197–216).</w:t>
      </w:r>
    </w:p>
    <w:p w14:paraId="39067ACB"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Andersen, S K, &amp; Müller, M. M. (2010). Behavioral performance follows the time course of neural facilitation and suppression during cued shifts of feature-selective attention. </w:t>
      </w:r>
      <w:r w:rsidRPr="0087663C">
        <w:rPr>
          <w:i/>
          <w:iCs/>
          <w:noProof/>
          <w:szCs w:val="24"/>
        </w:rPr>
        <w:t>Proceedings of the National Academy of Sciences of the United States of America</w:t>
      </w:r>
      <w:r w:rsidRPr="0087663C">
        <w:rPr>
          <w:noProof/>
          <w:szCs w:val="24"/>
        </w:rPr>
        <w:t xml:space="preserve">, </w:t>
      </w:r>
      <w:r w:rsidRPr="0087663C">
        <w:rPr>
          <w:i/>
          <w:iCs/>
          <w:noProof/>
          <w:szCs w:val="24"/>
        </w:rPr>
        <w:t>107</w:t>
      </w:r>
      <w:r w:rsidRPr="0087663C">
        <w:rPr>
          <w:noProof/>
          <w:szCs w:val="24"/>
        </w:rPr>
        <w:t>(31), 13878–13882. https://doi.org/10.1073/pnas.1002436107</w:t>
      </w:r>
    </w:p>
    <w:p w14:paraId="48A1853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9E54E5">
        <w:rPr>
          <w:noProof/>
          <w:szCs w:val="24"/>
          <w:lang w:val="nl-BE"/>
          <w:rPrChange w:id="97" w:author="Gilles Pourtois" w:date="2019-07-30T13:58:00Z">
            <w:rPr>
              <w:noProof/>
              <w:szCs w:val="24"/>
            </w:rPr>
          </w:rPrChange>
        </w:rPr>
        <w:t xml:space="preserve">Andersen, Søren K., Hillyard, S. A., &amp; Müller, M. M. (2008). </w:t>
      </w:r>
      <w:r w:rsidRPr="0087663C">
        <w:rPr>
          <w:noProof/>
          <w:szCs w:val="24"/>
        </w:rPr>
        <w:t xml:space="preserve">Attention Facilitates Multiple Stimulus Features in Parallel in Human Visual Cortex. </w:t>
      </w:r>
      <w:r w:rsidRPr="0087663C">
        <w:rPr>
          <w:i/>
          <w:iCs/>
          <w:noProof/>
          <w:szCs w:val="24"/>
        </w:rPr>
        <w:t>Current Biology</w:t>
      </w:r>
      <w:r w:rsidRPr="0087663C">
        <w:rPr>
          <w:noProof/>
          <w:szCs w:val="24"/>
        </w:rPr>
        <w:t xml:space="preserve">, </w:t>
      </w:r>
      <w:r w:rsidRPr="0087663C">
        <w:rPr>
          <w:i/>
          <w:iCs/>
          <w:noProof/>
          <w:szCs w:val="24"/>
        </w:rPr>
        <w:t>18</w:t>
      </w:r>
      <w:r w:rsidRPr="0087663C">
        <w:rPr>
          <w:noProof/>
          <w:szCs w:val="24"/>
        </w:rPr>
        <w:t>(13), 1006–1009. https://doi.org/10.1016/j.cub.2008.06.030</w:t>
      </w:r>
    </w:p>
    <w:p w14:paraId="7780E6D9"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Anderson, B. A. (2016). The attention habit: How reward learning shapes attentional selection. </w:t>
      </w:r>
      <w:r w:rsidRPr="0087663C">
        <w:rPr>
          <w:i/>
          <w:iCs/>
          <w:noProof/>
          <w:szCs w:val="24"/>
        </w:rPr>
        <w:t>Annals of the New York Academy of Sciences</w:t>
      </w:r>
      <w:r w:rsidRPr="0087663C">
        <w:rPr>
          <w:noProof/>
          <w:szCs w:val="24"/>
        </w:rPr>
        <w:t xml:space="preserve">, </w:t>
      </w:r>
      <w:r w:rsidRPr="0087663C">
        <w:rPr>
          <w:i/>
          <w:iCs/>
          <w:noProof/>
          <w:szCs w:val="24"/>
        </w:rPr>
        <w:t>1369</w:t>
      </w:r>
      <w:r w:rsidRPr="0087663C">
        <w:rPr>
          <w:noProof/>
          <w:szCs w:val="24"/>
        </w:rPr>
        <w:t>(1), 24–39. https://doi.org/10.1111/nyas.12957</w:t>
      </w:r>
    </w:p>
    <w:p w14:paraId="2724F870"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Anderson, B. a, Laurent, P. a, &amp; Yantis, S. (2011). Value-driven attentional capture. </w:t>
      </w:r>
      <w:r w:rsidRPr="0087663C">
        <w:rPr>
          <w:i/>
          <w:iCs/>
          <w:noProof/>
          <w:szCs w:val="24"/>
        </w:rPr>
        <w:t>Proceedings of the National Academy of Sciences</w:t>
      </w:r>
      <w:r w:rsidRPr="0087663C">
        <w:rPr>
          <w:noProof/>
          <w:szCs w:val="24"/>
        </w:rPr>
        <w:t xml:space="preserve">, </w:t>
      </w:r>
      <w:r w:rsidRPr="0087663C">
        <w:rPr>
          <w:i/>
          <w:iCs/>
          <w:noProof/>
          <w:szCs w:val="24"/>
        </w:rPr>
        <w:t>108</w:t>
      </w:r>
      <w:r w:rsidRPr="0087663C">
        <w:rPr>
          <w:noProof/>
          <w:szCs w:val="24"/>
        </w:rPr>
        <w:t>(25), 10367–10371. https://doi.org/10.1073/pnas.1104047108</w:t>
      </w:r>
    </w:p>
    <w:p w14:paraId="505B9FD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Awh, E., Belopolsky, A. V., &amp; Theeuwes, J. (2012). Top-down versus bottom-up attentional control: A failed theoretical dichotomy. </w:t>
      </w:r>
      <w:r w:rsidRPr="0087663C">
        <w:rPr>
          <w:i/>
          <w:iCs/>
          <w:noProof/>
          <w:szCs w:val="24"/>
        </w:rPr>
        <w:t>Trends in Cognitive Sciences</w:t>
      </w:r>
      <w:r w:rsidRPr="0087663C">
        <w:rPr>
          <w:noProof/>
          <w:szCs w:val="24"/>
        </w:rPr>
        <w:t xml:space="preserve">, </w:t>
      </w:r>
      <w:r w:rsidRPr="0087663C">
        <w:rPr>
          <w:i/>
          <w:iCs/>
          <w:noProof/>
          <w:szCs w:val="24"/>
        </w:rPr>
        <w:t>16</w:t>
      </w:r>
      <w:r w:rsidRPr="0087663C">
        <w:rPr>
          <w:noProof/>
          <w:szCs w:val="24"/>
        </w:rPr>
        <w:t>(8), 437–443. https://doi.org/10.1016/j.tics.2012.06.010</w:t>
      </w:r>
    </w:p>
    <w:p w14:paraId="66104CC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Botvinick, M. M., &amp; Braver, T. S. (2015). Motivation and Cognitive Control : From Behavior to Neural Mechanism. </w:t>
      </w:r>
      <w:r w:rsidRPr="0087663C">
        <w:rPr>
          <w:i/>
          <w:iCs/>
          <w:noProof/>
          <w:szCs w:val="24"/>
        </w:rPr>
        <w:t>Annual Review of Psychology</w:t>
      </w:r>
      <w:r w:rsidRPr="0087663C">
        <w:rPr>
          <w:noProof/>
          <w:szCs w:val="24"/>
        </w:rPr>
        <w:t>, (September 2014), 1–31. https://doi.org/10.1146/annurev-psych-010814-015044</w:t>
      </w:r>
    </w:p>
    <w:p w14:paraId="1A5D6AC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Brown, J. W., &amp; Alexander, W. H. (2017). Foraging Value, Risk Avoidance, and Multiple </w:t>
      </w:r>
      <w:r w:rsidRPr="0087663C">
        <w:rPr>
          <w:noProof/>
          <w:szCs w:val="24"/>
        </w:rPr>
        <w:lastRenderedPageBreak/>
        <w:t xml:space="preserve">Control Signals: How the Anterior Cingulate Cortex Controls Value-based Decision-making. </w:t>
      </w:r>
      <w:r w:rsidRPr="0087663C">
        <w:rPr>
          <w:i/>
          <w:iCs/>
          <w:noProof/>
          <w:szCs w:val="24"/>
        </w:rPr>
        <w:t>Journal of Cognitive Neuroscience</w:t>
      </w:r>
      <w:r w:rsidRPr="0087663C">
        <w:rPr>
          <w:noProof/>
          <w:szCs w:val="24"/>
        </w:rPr>
        <w:t xml:space="preserve">, </w:t>
      </w:r>
      <w:r w:rsidRPr="0087663C">
        <w:rPr>
          <w:i/>
          <w:iCs/>
          <w:noProof/>
          <w:szCs w:val="24"/>
        </w:rPr>
        <w:t>29</w:t>
      </w:r>
      <w:r w:rsidRPr="0087663C">
        <w:rPr>
          <w:noProof/>
          <w:szCs w:val="24"/>
        </w:rPr>
        <w:t>(10), 1656–1673. https://doi.org/10.1162/jocn_a_01140</w:t>
      </w:r>
    </w:p>
    <w:p w14:paraId="0CD6D00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Bürkner, P.-C. (2016). brms: An R package for Bayesian multilevel models using Stan. </w:t>
      </w:r>
      <w:r w:rsidRPr="0087663C">
        <w:rPr>
          <w:i/>
          <w:iCs/>
          <w:noProof/>
          <w:szCs w:val="24"/>
        </w:rPr>
        <w:t>Journal of Statistical Software</w:t>
      </w:r>
      <w:r w:rsidRPr="0087663C">
        <w:rPr>
          <w:noProof/>
          <w:szCs w:val="24"/>
        </w:rPr>
        <w:t xml:space="preserve">, </w:t>
      </w:r>
      <w:r w:rsidRPr="0087663C">
        <w:rPr>
          <w:i/>
          <w:iCs/>
          <w:noProof/>
          <w:szCs w:val="24"/>
        </w:rPr>
        <w:t>80</w:t>
      </w:r>
      <w:r w:rsidRPr="0087663C">
        <w:rPr>
          <w:noProof/>
          <w:szCs w:val="24"/>
        </w:rPr>
        <w:t>(1), 1–28.</w:t>
      </w:r>
    </w:p>
    <w:p w14:paraId="27F8688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Bürkner, P.-C. (2017). Advanced Bayesian Multilevel Modeling with the R Package brms. </w:t>
      </w:r>
      <w:r w:rsidRPr="0087663C">
        <w:rPr>
          <w:i/>
          <w:iCs/>
          <w:noProof/>
          <w:szCs w:val="24"/>
        </w:rPr>
        <w:t>ArXiv:1705.11123</w:t>
      </w:r>
      <w:r w:rsidRPr="0087663C">
        <w:rPr>
          <w:noProof/>
          <w:szCs w:val="24"/>
        </w:rPr>
        <w:t>.</w:t>
      </w:r>
    </w:p>
    <w:p w14:paraId="7FCFBD4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Carpenter, B., Gelman, A., Hoffman, M., Lee, D., Goodrich, B., Betancourt, M., … Riddell, A. (2016). Stan: A probabilistic programming language. </w:t>
      </w:r>
      <w:r w:rsidRPr="0087663C">
        <w:rPr>
          <w:i/>
          <w:iCs/>
          <w:noProof/>
          <w:szCs w:val="24"/>
        </w:rPr>
        <w:t>Journal of Statistical Software</w:t>
      </w:r>
      <w:r w:rsidRPr="0087663C">
        <w:rPr>
          <w:noProof/>
          <w:szCs w:val="24"/>
        </w:rPr>
        <w:t xml:space="preserve">, </w:t>
      </w:r>
      <w:r w:rsidRPr="0087663C">
        <w:rPr>
          <w:i/>
          <w:iCs/>
          <w:noProof/>
          <w:szCs w:val="24"/>
        </w:rPr>
        <w:t>2</w:t>
      </w:r>
      <w:r w:rsidRPr="0087663C">
        <w:rPr>
          <w:noProof/>
          <w:szCs w:val="24"/>
        </w:rPr>
        <w:t>(20), 1–37.</w:t>
      </w:r>
    </w:p>
    <w:p w14:paraId="5F9DB87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Chatrian, G. E., Lettich, E., &amp; Nelson, P. L. (1985). Ten percent electrode system for topographic studies of spontaneous and evoked EEG activities. </w:t>
      </w:r>
      <w:r w:rsidRPr="0087663C">
        <w:rPr>
          <w:i/>
          <w:iCs/>
          <w:noProof/>
          <w:szCs w:val="24"/>
        </w:rPr>
        <w:t>American Journal of EEG Technology</w:t>
      </w:r>
      <w:r w:rsidRPr="0087663C">
        <w:rPr>
          <w:noProof/>
          <w:szCs w:val="24"/>
        </w:rPr>
        <w:t xml:space="preserve">, </w:t>
      </w:r>
      <w:r w:rsidRPr="0087663C">
        <w:rPr>
          <w:i/>
          <w:iCs/>
          <w:noProof/>
          <w:szCs w:val="24"/>
        </w:rPr>
        <w:t>25</w:t>
      </w:r>
      <w:r w:rsidRPr="0087663C">
        <w:rPr>
          <w:noProof/>
          <w:szCs w:val="24"/>
        </w:rPr>
        <w:t>(2).</w:t>
      </w:r>
    </w:p>
    <w:p w14:paraId="40B9AAE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Chelazzi, L., Perlato, A., Santandrea, E., &amp; Della Libera, C. (2013). Rewards teach visual selective attention. </w:t>
      </w:r>
      <w:r w:rsidRPr="0087663C">
        <w:rPr>
          <w:i/>
          <w:iCs/>
          <w:noProof/>
          <w:szCs w:val="24"/>
        </w:rPr>
        <w:t>Vision Research</w:t>
      </w:r>
      <w:r w:rsidRPr="0087663C">
        <w:rPr>
          <w:noProof/>
          <w:szCs w:val="24"/>
        </w:rPr>
        <w:t xml:space="preserve">, </w:t>
      </w:r>
      <w:r w:rsidRPr="0087663C">
        <w:rPr>
          <w:i/>
          <w:iCs/>
          <w:noProof/>
          <w:szCs w:val="24"/>
        </w:rPr>
        <w:t>85</w:t>
      </w:r>
      <w:r w:rsidRPr="0087663C">
        <w:rPr>
          <w:noProof/>
          <w:szCs w:val="24"/>
        </w:rPr>
        <w:t>, 58–62. https://doi.org/10.1016/j.visres.2012.12.005</w:t>
      </w:r>
    </w:p>
    <w:p w14:paraId="2DDF4B2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Chun, M. M., Golomb, J. D., &amp; Turk-Browne, N. B. (2011). A Taxonomy of External and Internal Attention. </w:t>
      </w:r>
      <w:r w:rsidRPr="0087663C">
        <w:rPr>
          <w:i/>
          <w:iCs/>
          <w:noProof/>
          <w:szCs w:val="24"/>
        </w:rPr>
        <w:t>Annual Review of Psychology</w:t>
      </w:r>
      <w:r w:rsidRPr="0087663C">
        <w:rPr>
          <w:noProof/>
          <w:szCs w:val="24"/>
        </w:rPr>
        <w:t xml:space="preserve">, </w:t>
      </w:r>
      <w:r w:rsidRPr="0087663C">
        <w:rPr>
          <w:i/>
          <w:iCs/>
          <w:noProof/>
          <w:szCs w:val="24"/>
        </w:rPr>
        <w:t>62</w:t>
      </w:r>
      <w:r w:rsidRPr="0087663C">
        <w:rPr>
          <w:noProof/>
          <w:szCs w:val="24"/>
        </w:rPr>
        <w:t>(1), 73–101. https://doi.org/10.1146/annurev.psych.093008.100427</w:t>
      </w:r>
    </w:p>
    <w:p w14:paraId="6A53A13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Corbetta, M., &amp; Shulman, G. L. (2002). Control of Goal-Directed and Stimulus-Driven Attention in the Brain. </w:t>
      </w:r>
      <w:r w:rsidRPr="0087663C">
        <w:rPr>
          <w:i/>
          <w:iCs/>
          <w:noProof/>
          <w:szCs w:val="24"/>
        </w:rPr>
        <w:t>Nature Reviews Neuroscience</w:t>
      </w:r>
      <w:r w:rsidRPr="0087663C">
        <w:rPr>
          <w:noProof/>
          <w:szCs w:val="24"/>
        </w:rPr>
        <w:t xml:space="preserve">, </w:t>
      </w:r>
      <w:r w:rsidRPr="0087663C">
        <w:rPr>
          <w:i/>
          <w:iCs/>
          <w:noProof/>
          <w:szCs w:val="24"/>
        </w:rPr>
        <w:t>3</w:t>
      </w:r>
      <w:r w:rsidRPr="0087663C">
        <w:rPr>
          <w:noProof/>
          <w:szCs w:val="24"/>
        </w:rPr>
        <w:t>(3), 215–229. https://doi.org/10.1038/nrn755</w:t>
      </w:r>
    </w:p>
    <w:p w14:paraId="255D7B3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Craddock, M. (2018). craddm/eegUtils: eegUtils (Version v0.2.0). Zenodo.</w:t>
      </w:r>
    </w:p>
    <w:p w14:paraId="0E4D204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Della Libera, C., &amp; Chelazzi, L. (2009). Learning to attend and to ignore is a matter of gains and losses. </w:t>
      </w:r>
      <w:r w:rsidRPr="0087663C">
        <w:rPr>
          <w:i/>
          <w:iCs/>
          <w:noProof/>
          <w:szCs w:val="24"/>
        </w:rPr>
        <w:t>Psychological Science</w:t>
      </w:r>
      <w:r w:rsidRPr="0087663C">
        <w:rPr>
          <w:noProof/>
          <w:szCs w:val="24"/>
        </w:rPr>
        <w:t xml:space="preserve">, </w:t>
      </w:r>
      <w:r w:rsidRPr="0087663C">
        <w:rPr>
          <w:i/>
          <w:iCs/>
          <w:noProof/>
          <w:szCs w:val="24"/>
        </w:rPr>
        <w:t>20</w:t>
      </w:r>
      <w:r w:rsidRPr="0087663C">
        <w:rPr>
          <w:noProof/>
          <w:szCs w:val="24"/>
        </w:rPr>
        <w:t>(6), 778–784. https://doi.org/10.1111/j.1467-9280.2009.02360.x</w:t>
      </w:r>
    </w:p>
    <w:p w14:paraId="3FDC5D8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lastRenderedPageBreak/>
        <w:t xml:space="preserve">Delorme, A., &amp; Makeig, S. (2004). EEGLAB: an open sorce toolbox for analysis of single-trail EEG dynamics including independent component anlaysis. </w:t>
      </w:r>
      <w:r w:rsidRPr="0087663C">
        <w:rPr>
          <w:i/>
          <w:iCs/>
          <w:noProof/>
          <w:szCs w:val="24"/>
        </w:rPr>
        <w:t>Journal of Neuroscience Methods</w:t>
      </w:r>
      <w:r w:rsidRPr="0087663C">
        <w:rPr>
          <w:noProof/>
          <w:szCs w:val="24"/>
        </w:rPr>
        <w:t xml:space="preserve">, </w:t>
      </w:r>
      <w:r w:rsidRPr="0087663C">
        <w:rPr>
          <w:i/>
          <w:iCs/>
          <w:noProof/>
          <w:szCs w:val="24"/>
        </w:rPr>
        <w:t>134</w:t>
      </w:r>
      <w:r w:rsidRPr="0087663C">
        <w:rPr>
          <w:noProof/>
          <w:szCs w:val="24"/>
        </w:rPr>
        <w:t>, 9–21. https://doi.org/10.1016/j.jneumeth.2003.10.009</w:t>
      </w:r>
    </w:p>
    <w:p w14:paraId="03FD933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Desimone, R., &amp; Duncan, J. (1995). Neural Mechanisms of Selective Visual. </w:t>
      </w:r>
      <w:r w:rsidRPr="0087663C">
        <w:rPr>
          <w:i/>
          <w:iCs/>
          <w:noProof/>
          <w:szCs w:val="24"/>
        </w:rPr>
        <w:t>Annual Review of Neuroscience</w:t>
      </w:r>
      <w:r w:rsidRPr="0087663C">
        <w:rPr>
          <w:noProof/>
          <w:szCs w:val="24"/>
        </w:rPr>
        <w:t xml:space="preserve">, </w:t>
      </w:r>
      <w:r w:rsidRPr="0087663C">
        <w:rPr>
          <w:i/>
          <w:iCs/>
          <w:noProof/>
          <w:szCs w:val="24"/>
        </w:rPr>
        <w:t>18</w:t>
      </w:r>
      <w:r w:rsidRPr="0087663C">
        <w:rPr>
          <w:noProof/>
          <w:szCs w:val="24"/>
        </w:rPr>
        <w:t>(1), 193–222. https://doi.org/10.1146/annurev.ne.18.030195.001205</w:t>
      </w:r>
    </w:p>
    <w:p w14:paraId="32053FC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Donohue, S. E., Hopf, J.-M., Bartsch, M. V., Schoenfeld, M. A., Heinze, H.-J., &amp; Woldorff, M. G. (2016). The Rapid Capture of Attention by Rewarded Objects. </w:t>
      </w:r>
      <w:r w:rsidRPr="0087663C">
        <w:rPr>
          <w:i/>
          <w:iCs/>
          <w:noProof/>
          <w:szCs w:val="24"/>
        </w:rPr>
        <w:t>Journal of Cognitive Neuroscience</w:t>
      </w:r>
      <w:r w:rsidRPr="0087663C">
        <w:rPr>
          <w:noProof/>
          <w:szCs w:val="24"/>
        </w:rPr>
        <w:t xml:space="preserve">, </w:t>
      </w:r>
      <w:r w:rsidRPr="0087663C">
        <w:rPr>
          <w:i/>
          <w:iCs/>
          <w:noProof/>
          <w:szCs w:val="24"/>
        </w:rPr>
        <w:t>28</w:t>
      </w:r>
      <w:r w:rsidRPr="0087663C">
        <w:rPr>
          <w:noProof/>
          <w:szCs w:val="24"/>
        </w:rPr>
        <w:t>(4), 529–541. https://doi.org/10.1162/jocn_a_00917</w:t>
      </w:r>
    </w:p>
    <w:p w14:paraId="0E6D9CB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Etzel, J. A., Cole, M. W., Zacks, J. M., Kay, K. N., &amp; Braver, T. S. (2016). Reward Motivation Enhances Task Coding in Frontoparietal Cortex. </w:t>
      </w:r>
      <w:r w:rsidRPr="0087663C">
        <w:rPr>
          <w:i/>
          <w:iCs/>
          <w:noProof/>
          <w:szCs w:val="24"/>
        </w:rPr>
        <w:t>Cerebral Cortex</w:t>
      </w:r>
      <w:r w:rsidRPr="0087663C">
        <w:rPr>
          <w:noProof/>
          <w:szCs w:val="24"/>
        </w:rPr>
        <w:t xml:space="preserve">, </w:t>
      </w:r>
      <w:r w:rsidRPr="0087663C">
        <w:rPr>
          <w:i/>
          <w:iCs/>
          <w:noProof/>
          <w:szCs w:val="24"/>
        </w:rPr>
        <w:t>26</w:t>
      </w:r>
      <w:r w:rsidRPr="0087663C">
        <w:rPr>
          <w:noProof/>
          <w:szCs w:val="24"/>
        </w:rPr>
        <w:t>(4), 1647–1659. https://doi.org/10.1093/cercor/bhu327</w:t>
      </w:r>
    </w:p>
    <w:p w14:paraId="1E224BB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Failing, M. F., &amp; Theeuwes, J. (2014). Exogenous visual orienting by reward. </w:t>
      </w:r>
      <w:r w:rsidRPr="0087663C">
        <w:rPr>
          <w:i/>
          <w:iCs/>
          <w:noProof/>
          <w:szCs w:val="24"/>
        </w:rPr>
        <w:t>Journal of Vision</w:t>
      </w:r>
      <w:r w:rsidRPr="0087663C">
        <w:rPr>
          <w:noProof/>
          <w:szCs w:val="24"/>
        </w:rPr>
        <w:t xml:space="preserve">, </w:t>
      </w:r>
      <w:r w:rsidRPr="0087663C">
        <w:rPr>
          <w:i/>
          <w:iCs/>
          <w:noProof/>
          <w:szCs w:val="24"/>
        </w:rPr>
        <w:t>14</w:t>
      </w:r>
      <w:r w:rsidRPr="0087663C">
        <w:rPr>
          <w:noProof/>
          <w:szCs w:val="24"/>
        </w:rPr>
        <w:t>(2014), 1–9. https://doi.org/10.1167/14.5.6.doi</w:t>
      </w:r>
    </w:p>
    <w:p w14:paraId="24BF4B2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Failing, M., &amp; Theeuwes, J. (2017). Selection history: How reward modulates selectivity of visual attention. </w:t>
      </w:r>
      <w:r w:rsidRPr="0087663C">
        <w:rPr>
          <w:i/>
          <w:iCs/>
          <w:noProof/>
          <w:szCs w:val="24"/>
        </w:rPr>
        <w:t>Psychonomic Bulletin and Review</w:t>
      </w:r>
      <w:r w:rsidRPr="0087663C">
        <w:rPr>
          <w:noProof/>
          <w:szCs w:val="24"/>
        </w:rPr>
        <w:t>, 1–25. https://doi.org/10.3758/s13423-017-1380-y</w:t>
      </w:r>
    </w:p>
    <w:p w14:paraId="59B3D0D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Franken, I. H. A., Muris, P., &amp; Rassin, E. (2005). Psychometric properties of the Dutch BIS/BAS scales. </w:t>
      </w:r>
      <w:r w:rsidRPr="0087663C">
        <w:rPr>
          <w:i/>
          <w:iCs/>
          <w:noProof/>
          <w:szCs w:val="24"/>
        </w:rPr>
        <w:t>Journal of Psychopathology and Behavioral Assessment</w:t>
      </w:r>
      <w:r w:rsidRPr="0087663C">
        <w:rPr>
          <w:noProof/>
          <w:szCs w:val="24"/>
        </w:rPr>
        <w:t xml:space="preserve">, </w:t>
      </w:r>
      <w:r w:rsidRPr="0087663C">
        <w:rPr>
          <w:i/>
          <w:iCs/>
          <w:noProof/>
          <w:szCs w:val="24"/>
        </w:rPr>
        <w:t>27</w:t>
      </w:r>
      <w:r w:rsidRPr="0087663C">
        <w:rPr>
          <w:noProof/>
          <w:szCs w:val="24"/>
        </w:rPr>
        <w:t>(1), 25–30. https://doi.org/10.1007/s10862-005-3262-2</w:t>
      </w:r>
    </w:p>
    <w:p w14:paraId="625EC91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Garnier, S. (2018). viridis: Default Color Maps from ‘matplotlib.’ R package version 0.3.</w:t>
      </w:r>
    </w:p>
    <w:p w14:paraId="6955C8D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Gelman, A., Goodrich, B., Gabry, J., &amp; Ali, I. (2017). R-squared for Bayesian regression models. </w:t>
      </w:r>
      <w:r w:rsidRPr="0087663C">
        <w:rPr>
          <w:i/>
          <w:iCs/>
          <w:noProof/>
          <w:szCs w:val="24"/>
        </w:rPr>
        <w:t>Unpublished via Http://Www. Stat. Columbia. Edu/~ Gelman/Research/Unpublished.</w:t>
      </w:r>
      <w:r w:rsidRPr="0087663C">
        <w:rPr>
          <w:noProof/>
          <w:szCs w:val="24"/>
        </w:rPr>
        <w:t xml:space="preserve"> Retrieved from http://www.stat.columbia.edu/~gelman/research/unpublished/bayes_R2.pdf</w:t>
      </w:r>
    </w:p>
    <w:p w14:paraId="1B074E4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9E54E5">
        <w:rPr>
          <w:noProof/>
          <w:szCs w:val="24"/>
          <w:lang w:val="nl-BE"/>
          <w:rPrChange w:id="98" w:author="Gilles Pourtois" w:date="2019-07-30T13:58:00Z">
            <w:rPr>
              <w:noProof/>
              <w:szCs w:val="24"/>
            </w:rPr>
          </w:rPrChange>
        </w:rPr>
        <w:t xml:space="preserve">Gelman, A., &amp; Rubin, D. B. (1992). </w:t>
      </w:r>
      <w:r w:rsidRPr="0087663C">
        <w:rPr>
          <w:noProof/>
          <w:szCs w:val="24"/>
        </w:rPr>
        <w:t xml:space="preserve">Inference from Iterative Simulation Using Multiple </w:t>
      </w:r>
      <w:r w:rsidRPr="0087663C">
        <w:rPr>
          <w:noProof/>
          <w:szCs w:val="24"/>
        </w:rPr>
        <w:lastRenderedPageBreak/>
        <w:t xml:space="preserve">Sequences. </w:t>
      </w:r>
      <w:r w:rsidRPr="0087663C">
        <w:rPr>
          <w:i/>
          <w:iCs/>
          <w:noProof/>
          <w:szCs w:val="24"/>
        </w:rPr>
        <w:t>Statistical Science</w:t>
      </w:r>
      <w:r w:rsidRPr="0087663C">
        <w:rPr>
          <w:noProof/>
          <w:szCs w:val="24"/>
        </w:rPr>
        <w:t xml:space="preserve">, </w:t>
      </w:r>
      <w:r w:rsidRPr="0087663C">
        <w:rPr>
          <w:i/>
          <w:iCs/>
          <w:noProof/>
          <w:szCs w:val="24"/>
        </w:rPr>
        <w:t>7</w:t>
      </w:r>
      <w:r w:rsidRPr="0087663C">
        <w:rPr>
          <w:noProof/>
          <w:szCs w:val="24"/>
        </w:rPr>
        <w:t>(4), 457–472. https://doi.org/10.1214/ss/1177011136</w:t>
      </w:r>
    </w:p>
    <w:p w14:paraId="0253CA8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Hautus, M. J. (1995). Corrections for extreme proportions and their biasing effects on estimated values of d′. </w:t>
      </w:r>
      <w:r w:rsidRPr="0087663C">
        <w:rPr>
          <w:i/>
          <w:iCs/>
          <w:noProof/>
          <w:szCs w:val="24"/>
        </w:rPr>
        <w:t>Behavior Research Methods, Instruments, &amp; Computers</w:t>
      </w:r>
      <w:r w:rsidRPr="0087663C">
        <w:rPr>
          <w:noProof/>
          <w:szCs w:val="24"/>
        </w:rPr>
        <w:t xml:space="preserve">, </w:t>
      </w:r>
      <w:r w:rsidRPr="0087663C">
        <w:rPr>
          <w:i/>
          <w:iCs/>
          <w:noProof/>
          <w:szCs w:val="24"/>
        </w:rPr>
        <w:t>27</w:t>
      </w:r>
      <w:r w:rsidRPr="0087663C">
        <w:rPr>
          <w:noProof/>
          <w:szCs w:val="24"/>
        </w:rPr>
        <w:t>(1), 46–51. https://doi.org/10.3758/BF03203619</w:t>
      </w:r>
    </w:p>
    <w:p w14:paraId="638D3565"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Hickey, C., Chelazzi, L., &amp; Theeuwes, J. (2010). Reward Changes Salience in Human Vision via the Anterior Cingulate. </w:t>
      </w:r>
      <w:r w:rsidRPr="0087663C">
        <w:rPr>
          <w:i/>
          <w:iCs/>
          <w:noProof/>
          <w:szCs w:val="24"/>
        </w:rPr>
        <w:t>Journal of Neuroscience</w:t>
      </w:r>
      <w:r w:rsidRPr="0087663C">
        <w:rPr>
          <w:noProof/>
          <w:szCs w:val="24"/>
        </w:rPr>
        <w:t xml:space="preserve">, </w:t>
      </w:r>
      <w:r w:rsidRPr="0087663C">
        <w:rPr>
          <w:i/>
          <w:iCs/>
          <w:noProof/>
          <w:szCs w:val="24"/>
        </w:rPr>
        <w:t>30</w:t>
      </w:r>
      <w:r w:rsidRPr="0087663C">
        <w:rPr>
          <w:noProof/>
          <w:szCs w:val="24"/>
        </w:rPr>
        <w:t>(33), 11096–11103. https://doi.org/10.1523/JNEUROSCI.1026-10.2010</w:t>
      </w:r>
    </w:p>
    <w:p w14:paraId="3B463ECF" w14:textId="77777777" w:rsidR="0087663C" w:rsidRPr="009E54E5" w:rsidRDefault="0087663C" w:rsidP="0087663C">
      <w:pPr>
        <w:widowControl w:val="0"/>
        <w:autoSpaceDE w:val="0"/>
        <w:autoSpaceDN w:val="0"/>
        <w:adjustRightInd w:val="0"/>
        <w:spacing w:after="0" w:line="480" w:lineRule="auto"/>
        <w:ind w:left="480" w:hanging="480"/>
        <w:rPr>
          <w:noProof/>
          <w:szCs w:val="24"/>
          <w:lang w:val="nl-BE"/>
          <w:rPrChange w:id="99" w:author="Gilles Pourtois" w:date="2019-07-30T13:58:00Z">
            <w:rPr>
              <w:noProof/>
              <w:szCs w:val="24"/>
            </w:rPr>
          </w:rPrChange>
        </w:rPr>
      </w:pPr>
      <w:r w:rsidRPr="0087663C">
        <w:rPr>
          <w:noProof/>
          <w:szCs w:val="24"/>
        </w:rPr>
        <w:t xml:space="preserve">Hickey, C., &amp; Peelen, M. V. (2015a). Neural mechanisms of incentive salience in naturalistic human vision. </w:t>
      </w:r>
      <w:r w:rsidRPr="009E54E5">
        <w:rPr>
          <w:i/>
          <w:iCs/>
          <w:noProof/>
          <w:szCs w:val="24"/>
          <w:lang w:val="nl-BE"/>
          <w:rPrChange w:id="100" w:author="Gilles Pourtois" w:date="2019-07-30T13:58:00Z">
            <w:rPr>
              <w:i/>
              <w:iCs/>
              <w:noProof/>
              <w:szCs w:val="24"/>
            </w:rPr>
          </w:rPrChange>
        </w:rPr>
        <w:t>Neuron</w:t>
      </w:r>
      <w:r w:rsidRPr="009E54E5">
        <w:rPr>
          <w:noProof/>
          <w:szCs w:val="24"/>
          <w:lang w:val="nl-BE"/>
          <w:rPrChange w:id="101" w:author="Gilles Pourtois" w:date="2019-07-30T13:58:00Z">
            <w:rPr>
              <w:noProof/>
              <w:szCs w:val="24"/>
            </w:rPr>
          </w:rPrChange>
        </w:rPr>
        <w:t xml:space="preserve">, </w:t>
      </w:r>
      <w:r w:rsidRPr="009E54E5">
        <w:rPr>
          <w:i/>
          <w:iCs/>
          <w:noProof/>
          <w:szCs w:val="24"/>
          <w:lang w:val="nl-BE"/>
          <w:rPrChange w:id="102" w:author="Gilles Pourtois" w:date="2019-07-30T13:58:00Z">
            <w:rPr>
              <w:i/>
              <w:iCs/>
              <w:noProof/>
              <w:szCs w:val="24"/>
            </w:rPr>
          </w:rPrChange>
        </w:rPr>
        <w:t>85</w:t>
      </w:r>
      <w:r w:rsidRPr="009E54E5">
        <w:rPr>
          <w:noProof/>
          <w:szCs w:val="24"/>
          <w:lang w:val="nl-BE"/>
          <w:rPrChange w:id="103" w:author="Gilles Pourtois" w:date="2019-07-30T13:58:00Z">
            <w:rPr>
              <w:noProof/>
              <w:szCs w:val="24"/>
            </w:rPr>
          </w:rPrChange>
        </w:rPr>
        <w:t>(3), 512–518. https://doi.org/10.1016/j.neuron.2014.12.049</w:t>
      </w:r>
    </w:p>
    <w:p w14:paraId="10E450E3"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9E54E5">
        <w:rPr>
          <w:noProof/>
          <w:szCs w:val="24"/>
          <w:lang w:val="nl-BE"/>
          <w:rPrChange w:id="104" w:author="Gilles Pourtois" w:date="2019-07-30T13:58:00Z">
            <w:rPr>
              <w:noProof/>
              <w:szCs w:val="24"/>
            </w:rPr>
          </w:rPrChange>
        </w:rPr>
        <w:t xml:space="preserve">Hickey, C., &amp; Peelen, M. V. (2015b). </w:t>
      </w:r>
      <w:r w:rsidRPr="0087663C">
        <w:rPr>
          <w:noProof/>
          <w:szCs w:val="24"/>
        </w:rPr>
        <w:t xml:space="preserve">Neural Mechanisms of Incentive Salience in Naturalistic Human Vision Report Neural Mechanisms of Incentive Salience in Naturalistic Human Vision. </w:t>
      </w:r>
      <w:r w:rsidRPr="0087663C">
        <w:rPr>
          <w:i/>
          <w:iCs/>
          <w:noProof/>
          <w:szCs w:val="24"/>
        </w:rPr>
        <w:t>Neuron</w:t>
      </w:r>
      <w:r w:rsidRPr="0087663C">
        <w:rPr>
          <w:noProof/>
          <w:szCs w:val="24"/>
        </w:rPr>
        <w:t xml:space="preserve">, </w:t>
      </w:r>
      <w:r w:rsidRPr="0087663C">
        <w:rPr>
          <w:i/>
          <w:iCs/>
          <w:noProof/>
          <w:szCs w:val="24"/>
        </w:rPr>
        <w:t>85</w:t>
      </w:r>
      <w:r w:rsidRPr="0087663C">
        <w:rPr>
          <w:noProof/>
          <w:szCs w:val="24"/>
        </w:rPr>
        <w:t>(3), 512–518. https://doi.org/10.1016/j.neuron.2014.12.049</w:t>
      </w:r>
    </w:p>
    <w:p w14:paraId="21FFC518"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Holroyd, C. B., &amp; McClure, S. M. (2015). Hierarchical control over effortful behavior by rodent medial frontal cortex: A computational model. </w:t>
      </w:r>
      <w:r w:rsidRPr="0087663C">
        <w:rPr>
          <w:i/>
          <w:iCs/>
          <w:noProof/>
          <w:szCs w:val="24"/>
        </w:rPr>
        <w:t>Psychological Review</w:t>
      </w:r>
      <w:r w:rsidRPr="0087663C">
        <w:rPr>
          <w:noProof/>
          <w:szCs w:val="24"/>
        </w:rPr>
        <w:t xml:space="preserve">, </w:t>
      </w:r>
      <w:r w:rsidRPr="0087663C">
        <w:rPr>
          <w:i/>
          <w:iCs/>
          <w:noProof/>
          <w:szCs w:val="24"/>
        </w:rPr>
        <w:t>122</w:t>
      </w:r>
      <w:r w:rsidRPr="0087663C">
        <w:rPr>
          <w:noProof/>
          <w:szCs w:val="24"/>
        </w:rPr>
        <w:t>(1), 54–83. https://doi.org/10.1037/a0038339</w:t>
      </w:r>
    </w:p>
    <w:p w14:paraId="6C38FF22"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Hope, R. M. (2013). Rmisc: Ryan miscellaneous. R package version, 1(5).</w:t>
      </w:r>
    </w:p>
    <w:p w14:paraId="61A0BE40"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Junghöfer, M., Elbert, T., Tucker, D. O. N. M., &amp; Rockstroh, B. (2000). Statistical control of artifacts in dense array EEG 0 MEG studies. </w:t>
      </w:r>
      <w:r w:rsidRPr="0087663C">
        <w:rPr>
          <w:i/>
          <w:iCs/>
          <w:noProof/>
          <w:szCs w:val="24"/>
        </w:rPr>
        <w:t>Wiley Online Library</w:t>
      </w:r>
      <w:r w:rsidRPr="0087663C">
        <w:rPr>
          <w:noProof/>
          <w:szCs w:val="24"/>
        </w:rPr>
        <w:t>, 523–532. Retrieved from http://onlinelibrary.wiley.com/doi/10.1111/1469-8986.3740523/full</w:t>
      </w:r>
    </w:p>
    <w:p w14:paraId="6EAF83A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Krebs, R. M., Boehler, C. N., Roberts, K. C., Song, A. W., &amp; Woldorff, M. G. (2012). The involvement of the dopaminergic midbrain and cortico-striatal-thalamic circuits in the integration of reward prospect and attentional task demands. </w:t>
      </w:r>
      <w:r w:rsidRPr="0087663C">
        <w:rPr>
          <w:i/>
          <w:iCs/>
          <w:noProof/>
          <w:szCs w:val="24"/>
        </w:rPr>
        <w:t>Cerebral Cortex</w:t>
      </w:r>
      <w:r w:rsidRPr="0087663C">
        <w:rPr>
          <w:noProof/>
          <w:szCs w:val="24"/>
        </w:rPr>
        <w:t xml:space="preserve">, </w:t>
      </w:r>
      <w:r w:rsidRPr="0087663C">
        <w:rPr>
          <w:i/>
          <w:iCs/>
          <w:noProof/>
          <w:szCs w:val="24"/>
        </w:rPr>
        <w:t>22</w:t>
      </w:r>
      <w:r w:rsidRPr="0087663C">
        <w:rPr>
          <w:noProof/>
          <w:szCs w:val="24"/>
        </w:rPr>
        <w:t>(3), 607–615. https://doi.org/10.1093/cercor/bhr134</w:t>
      </w:r>
    </w:p>
    <w:p w14:paraId="5E5B694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Krebs, R. M., &amp; Woldorff, M. G. (2017). Cognitive control and reward. </w:t>
      </w:r>
      <w:r w:rsidRPr="0087663C">
        <w:rPr>
          <w:i/>
          <w:iCs/>
          <w:noProof/>
          <w:szCs w:val="24"/>
        </w:rPr>
        <w:t xml:space="preserve">The Wiley Handbook of </w:t>
      </w:r>
      <w:r w:rsidRPr="0087663C">
        <w:rPr>
          <w:i/>
          <w:iCs/>
          <w:noProof/>
          <w:szCs w:val="24"/>
        </w:rPr>
        <w:lastRenderedPageBreak/>
        <w:t>Cognitive Control</w:t>
      </w:r>
      <w:r w:rsidRPr="0087663C">
        <w:rPr>
          <w:noProof/>
          <w:szCs w:val="24"/>
        </w:rPr>
        <w:t>, 422–439. https://doi.org/10.1002/9781118920497.ch24</w:t>
      </w:r>
    </w:p>
    <w:p w14:paraId="73E386B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Kruschke, J. K., &amp; Meredith, M. (2017). BEST: Bayesian Estimation Supersedes the t-Test.</w:t>
      </w:r>
    </w:p>
    <w:p w14:paraId="7AB3E8D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Kruschke, John K. (2014). </w:t>
      </w:r>
      <w:r w:rsidRPr="0087663C">
        <w:rPr>
          <w:i/>
          <w:iCs/>
          <w:noProof/>
          <w:szCs w:val="24"/>
        </w:rPr>
        <w:t>Doing Bayesian data analysis: A tutorial with R, JAGS, and Stan, second edition</w:t>
      </w:r>
      <w:r w:rsidRPr="0087663C">
        <w:rPr>
          <w:noProof/>
          <w:szCs w:val="24"/>
        </w:rPr>
        <w:t xml:space="preserve">. </w:t>
      </w:r>
      <w:r w:rsidRPr="0087663C">
        <w:rPr>
          <w:i/>
          <w:iCs/>
          <w:noProof/>
          <w:szCs w:val="24"/>
        </w:rPr>
        <w:t>Doing Bayesian Data Analysis: A Tutorial with R, JAGS, and Stan, Second Edition</w:t>
      </w:r>
      <w:r w:rsidRPr="0087663C">
        <w:rPr>
          <w:noProof/>
          <w:szCs w:val="24"/>
        </w:rPr>
        <w:t xml:space="preserve"> (2nd ed.). Elsevier Inc. https://doi.org/10.1016/B978-0-12-405888-0.09999-2</w:t>
      </w:r>
    </w:p>
    <w:p w14:paraId="62F8F365"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Luque, D., Beesley, T., Morris, R. W., Jack, B. N., Griffiths, O., Whitford, T. J., &amp; Le Pelley, M. E. (2017). Goal-Directed and Habit-Like Modulations of Stimulus Processing during Reinforcement Learning. </w:t>
      </w:r>
      <w:r w:rsidRPr="0087663C">
        <w:rPr>
          <w:i/>
          <w:iCs/>
          <w:noProof/>
          <w:szCs w:val="24"/>
        </w:rPr>
        <w:t>The Journal of Neuroscience</w:t>
      </w:r>
      <w:r w:rsidRPr="0087663C">
        <w:rPr>
          <w:noProof/>
          <w:szCs w:val="24"/>
        </w:rPr>
        <w:t xml:space="preserve">, </w:t>
      </w:r>
      <w:r w:rsidRPr="0087663C">
        <w:rPr>
          <w:i/>
          <w:iCs/>
          <w:noProof/>
          <w:szCs w:val="24"/>
        </w:rPr>
        <w:t>37</w:t>
      </w:r>
      <w:r w:rsidRPr="0087663C">
        <w:rPr>
          <w:noProof/>
          <w:szCs w:val="24"/>
        </w:rPr>
        <w:t>(11), 3009–3017. https://doi.org/10.1523/jneurosci.3205-16.2017</w:t>
      </w:r>
    </w:p>
    <w:p w14:paraId="039E61C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MacLean, M. H., &amp; Giesbrecht, B. (2015). Neural evidence reveals the rapid effects of reward history on selective attention. </w:t>
      </w:r>
      <w:r w:rsidRPr="0087663C">
        <w:rPr>
          <w:i/>
          <w:iCs/>
          <w:noProof/>
          <w:szCs w:val="24"/>
        </w:rPr>
        <w:t>Brain Research</w:t>
      </w:r>
      <w:r w:rsidRPr="0087663C">
        <w:rPr>
          <w:noProof/>
          <w:szCs w:val="24"/>
        </w:rPr>
        <w:t xml:space="preserve">, </w:t>
      </w:r>
      <w:r w:rsidRPr="0087663C">
        <w:rPr>
          <w:i/>
          <w:iCs/>
          <w:noProof/>
          <w:szCs w:val="24"/>
        </w:rPr>
        <w:t>1606</w:t>
      </w:r>
      <w:r w:rsidRPr="0087663C">
        <w:rPr>
          <w:noProof/>
          <w:szCs w:val="24"/>
        </w:rPr>
        <w:t>, 86–94. https://doi.org/10.1016/j.brainres.2015.02.016</w:t>
      </w:r>
    </w:p>
    <w:p w14:paraId="6E1AD5D4"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Macmillan, N. A., &amp; Creelman, C. D. (2004). </w:t>
      </w:r>
      <w:r w:rsidRPr="0087663C">
        <w:rPr>
          <w:i/>
          <w:iCs/>
          <w:noProof/>
          <w:szCs w:val="24"/>
        </w:rPr>
        <w:t>Detection theory: A user’s guide</w:t>
      </w:r>
      <w:r w:rsidRPr="0087663C">
        <w:rPr>
          <w:noProof/>
          <w:szCs w:val="24"/>
        </w:rPr>
        <w:t>. Psychology press.</w:t>
      </w:r>
    </w:p>
    <w:p w14:paraId="168A167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McElreath, R. (2016). </w:t>
      </w:r>
      <w:r w:rsidRPr="0087663C">
        <w:rPr>
          <w:i/>
          <w:iCs/>
          <w:noProof/>
          <w:szCs w:val="24"/>
        </w:rPr>
        <w:t>Statistical Rethinking: A Bayesian Course with Examples in R and Stan</w:t>
      </w:r>
      <w:r w:rsidRPr="0087663C">
        <w:rPr>
          <w:noProof/>
          <w:szCs w:val="24"/>
        </w:rPr>
        <w:t>. Chapman Hall - CRC.</w:t>
      </w:r>
    </w:p>
    <w:p w14:paraId="4A8D5F40"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Musslick, S., Shenhav, A., Botvinick, M. M., &amp; Cohen, J. D. (2015). A computational model of control allocation based on the Expected Value of Control. </w:t>
      </w:r>
      <w:r w:rsidRPr="0087663C">
        <w:rPr>
          <w:i/>
          <w:iCs/>
          <w:noProof/>
          <w:szCs w:val="24"/>
        </w:rPr>
        <w:t>Reinforcement Learning and Decision Making Conference</w:t>
      </w:r>
      <w:r w:rsidRPr="0087663C">
        <w:rPr>
          <w:noProof/>
          <w:szCs w:val="24"/>
        </w:rPr>
        <w:t xml:space="preserve">, </w:t>
      </w:r>
      <w:r w:rsidRPr="0087663C">
        <w:rPr>
          <w:i/>
          <w:iCs/>
          <w:noProof/>
          <w:szCs w:val="24"/>
        </w:rPr>
        <w:t>59</w:t>
      </w:r>
      <w:r w:rsidRPr="0087663C">
        <w:rPr>
          <w:noProof/>
          <w:szCs w:val="24"/>
        </w:rPr>
        <w:t>(1978), 2014.</w:t>
      </w:r>
    </w:p>
    <w:p w14:paraId="2C8BE9A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Nalborczyk, L., &amp; Bürkner, P.-C. (2019). An Introduction to Bayesian Multilevel Models Using brms: A Case Study of Gender Effects on Vowel Variability in Standard Indonesian. </w:t>
      </w:r>
      <w:r w:rsidRPr="0087663C">
        <w:rPr>
          <w:i/>
          <w:iCs/>
          <w:noProof/>
          <w:szCs w:val="24"/>
        </w:rPr>
        <w:t>Journal of Speech, Language, and Hearing Research</w:t>
      </w:r>
      <w:r w:rsidRPr="0087663C">
        <w:rPr>
          <w:noProof/>
          <w:szCs w:val="24"/>
        </w:rPr>
        <w:t>.</w:t>
      </w:r>
    </w:p>
    <w:p w14:paraId="0E905A02"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Nolan, H., Whelan, R., &amp; Reilly, R. B. (2010). FASTER: Fully Automated Statistical Thresholding for EEG artifact Rejection. </w:t>
      </w:r>
      <w:r w:rsidRPr="0087663C">
        <w:rPr>
          <w:i/>
          <w:iCs/>
          <w:noProof/>
          <w:szCs w:val="24"/>
        </w:rPr>
        <w:t>Journal of Neuroscience Methods</w:t>
      </w:r>
      <w:r w:rsidRPr="0087663C">
        <w:rPr>
          <w:noProof/>
          <w:szCs w:val="24"/>
        </w:rPr>
        <w:t xml:space="preserve">, </w:t>
      </w:r>
      <w:r w:rsidRPr="0087663C">
        <w:rPr>
          <w:i/>
          <w:iCs/>
          <w:noProof/>
          <w:szCs w:val="24"/>
        </w:rPr>
        <w:t>192</w:t>
      </w:r>
      <w:r w:rsidRPr="0087663C">
        <w:rPr>
          <w:noProof/>
          <w:szCs w:val="24"/>
        </w:rPr>
        <w:t>(1), 152–</w:t>
      </w:r>
      <w:r w:rsidRPr="0087663C">
        <w:rPr>
          <w:noProof/>
          <w:szCs w:val="24"/>
        </w:rPr>
        <w:lastRenderedPageBreak/>
        <w:t>162. https://doi.org/10.1016/j.jneumeth.2010.07.015</w:t>
      </w:r>
    </w:p>
    <w:p w14:paraId="52D9AF2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Norcia, A. M., Appelbaum, L. G., Ales, J. M., Cottereau, B. R., &amp; Rossion, B. (2015). The steady-state visual evoked potential in vision research : A review. </w:t>
      </w:r>
      <w:r w:rsidRPr="0087663C">
        <w:rPr>
          <w:i/>
          <w:iCs/>
          <w:noProof/>
          <w:szCs w:val="24"/>
        </w:rPr>
        <w:t>Journal of Vision</w:t>
      </w:r>
      <w:r w:rsidRPr="0087663C">
        <w:rPr>
          <w:noProof/>
          <w:szCs w:val="24"/>
        </w:rPr>
        <w:t xml:space="preserve">, </w:t>
      </w:r>
      <w:r w:rsidRPr="0087663C">
        <w:rPr>
          <w:i/>
          <w:iCs/>
          <w:noProof/>
          <w:szCs w:val="24"/>
        </w:rPr>
        <w:t>15</w:t>
      </w:r>
      <w:r w:rsidRPr="0087663C">
        <w:rPr>
          <w:noProof/>
          <w:szCs w:val="24"/>
        </w:rPr>
        <w:t>(6), 1–46. https://doi.org/10.1167/15.6.4.doi</w:t>
      </w:r>
    </w:p>
    <w:p w14:paraId="04206BD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Padmala, S., &amp; Pessoa, L. (2011). Reward reduces conflict by enhancing attentional control and biasing visual cortical processing. </w:t>
      </w:r>
      <w:r w:rsidRPr="0087663C">
        <w:rPr>
          <w:i/>
          <w:iCs/>
          <w:noProof/>
          <w:szCs w:val="24"/>
        </w:rPr>
        <w:t>Journal of Cognitive Neuroscience</w:t>
      </w:r>
      <w:r w:rsidRPr="0087663C">
        <w:rPr>
          <w:noProof/>
          <w:szCs w:val="24"/>
        </w:rPr>
        <w:t xml:space="preserve">, </w:t>
      </w:r>
      <w:r w:rsidRPr="0087663C">
        <w:rPr>
          <w:i/>
          <w:iCs/>
          <w:noProof/>
          <w:szCs w:val="24"/>
        </w:rPr>
        <w:t>23</w:t>
      </w:r>
      <w:r w:rsidRPr="0087663C">
        <w:rPr>
          <w:noProof/>
          <w:szCs w:val="24"/>
        </w:rPr>
        <w:t>(11), 3419–3432. https://doi.org/10.1162/jocn_a_00011</w:t>
      </w:r>
    </w:p>
    <w:p w14:paraId="6AD6E62F"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Pallier, C. (2002). Computing discriminability and bias with the R software. Retrieved July 25, 2019, from http://www.pallier.org/pdfs/aprime.pdf</w:t>
      </w:r>
    </w:p>
    <w:p w14:paraId="51497E4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Perrin, F., Pernier, J., Bertrand, O., &amp; Echallier, J. F. (1989). Spherical splines for scalp potential and current density mapping. </w:t>
      </w:r>
      <w:r w:rsidRPr="0087663C">
        <w:rPr>
          <w:i/>
          <w:iCs/>
          <w:noProof/>
          <w:szCs w:val="24"/>
        </w:rPr>
        <w:t>Electroencephalography and Clinical Neurophysiology</w:t>
      </w:r>
      <w:r w:rsidRPr="0087663C">
        <w:rPr>
          <w:noProof/>
          <w:szCs w:val="24"/>
        </w:rPr>
        <w:t xml:space="preserve">, </w:t>
      </w:r>
      <w:r w:rsidRPr="0087663C">
        <w:rPr>
          <w:i/>
          <w:iCs/>
          <w:noProof/>
          <w:szCs w:val="24"/>
        </w:rPr>
        <w:t>72</w:t>
      </w:r>
      <w:r w:rsidRPr="0087663C">
        <w:rPr>
          <w:noProof/>
          <w:szCs w:val="24"/>
        </w:rPr>
        <w:t>(2), 184–187. https://doi.org/10.1016/0013-4694(89)90180-6</w:t>
      </w:r>
    </w:p>
    <w:p w14:paraId="0B7F391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Pessoa, L. (2015). Multiple influences of reward on perception and attention. </w:t>
      </w:r>
      <w:r w:rsidRPr="0087663C">
        <w:rPr>
          <w:i/>
          <w:iCs/>
          <w:noProof/>
          <w:szCs w:val="24"/>
        </w:rPr>
        <w:t>Visual Cognition</w:t>
      </w:r>
      <w:r w:rsidRPr="0087663C">
        <w:rPr>
          <w:noProof/>
          <w:szCs w:val="24"/>
        </w:rPr>
        <w:t xml:space="preserve">, </w:t>
      </w:r>
      <w:r w:rsidRPr="0087663C">
        <w:rPr>
          <w:i/>
          <w:iCs/>
          <w:noProof/>
          <w:szCs w:val="24"/>
        </w:rPr>
        <w:t>23</w:t>
      </w:r>
      <w:r w:rsidRPr="0087663C">
        <w:rPr>
          <w:noProof/>
          <w:szCs w:val="24"/>
        </w:rPr>
        <w:t>(1–2), 272–290. https://doi.org/10.1080/13506285.2014.974729</w:t>
      </w:r>
    </w:p>
    <w:p w14:paraId="2ABE47D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Pessoa, L., &amp; Engelmann, J. B. (2010). Embedding reward signals into perception and cognition. </w:t>
      </w:r>
      <w:r w:rsidRPr="0087663C">
        <w:rPr>
          <w:i/>
          <w:iCs/>
          <w:noProof/>
          <w:szCs w:val="24"/>
        </w:rPr>
        <w:t>Frontiers in Neuroscience</w:t>
      </w:r>
      <w:r w:rsidRPr="0087663C">
        <w:rPr>
          <w:noProof/>
          <w:szCs w:val="24"/>
        </w:rPr>
        <w:t xml:space="preserve">, </w:t>
      </w:r>
      <w:r w:rsidRPr="0087663C">
        <w:rPr>
          <w:i/>
          <w:iCs/>
          <w:noProof/>
          <w:szCs w:val="24"/>
        </w:rPr>
        <w:t>4</w:t>
      </w:r>
      <w:r w:rsidRPr="0087663C">
        <w:rPr>
          <w:noProof/>
          <w:szCs w:val="24"/>
        </w:rPr>
        <w:t>(September), 1–8. https://doi.org/10.3389/fnins.2010.00017</w:t>
      </w:r>
    </w:p>
    <w:p w14:paraId="60D752E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Phillips, N. (2016). Yarrr: A companion to the e-book YaRrr!: The Pirate’s Guide to R. R package version 0.1.</w:t>
      </w:r>
    </w:p>
    <w:p w14:paraId="3F937607"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Posner, M. I. (1980). Orienting of attention. </w:t>
      </w:r>
      <w:r w:rsidRPr="0087663C">
        <w:rPr>
          <w:i/>
          <w:iCs/>
          <w:noProof/>
          <w:szCs w:val="24"/>
        </w:rPr>
        <w:t>The Quarterly Journal of Experimental Psychology</w:t>
      </w:r>
      <w:r w:rsidRPr="0087663C">
        <w:rPr>
          <w:noProof/>
          <w:szCs w:val="24"/>
        </w:rPr>
        <w:t xml:space="preserve">, </w:t>
      </w:r>
      <w:r w:rsidRPr="0087663C">
        <w:rPr>
          <w:i/>
          <w:iCs/>
          <w:noProof/>
          <w:szCs w:val="24"/>
        </w:rPr>
        <w:t>32</w:t>
      </w:r>
      <w:r w:rsidRPr="0087663C">
        <w:rPr>
          <w:noProof/>
          <w:szCs w:val="24"/>
        </w:rPr>
        <w:t>(1), 3–25. https://doi.org/10.1080/00335558008248231</w:t>
      </w:r>
    </w:p>
    <w:p w14:paraId="1723C0C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9E54E5">
        <w:rPr>
          <w:noProof/>
          <w:szCs w:val="24"/>
          <w:lang w:val="nl-BE"/>
          <w:rPrChange w:id="105" w:author="Gilles Pourtois" w:date="2019-07-30T13:58:00Z">
            <w:rPr>
              <w:noProof/>
              <w:szCs w:val="24"/>
            </w:rPr>
          </w:rPrChange>
        </w:rPr>
        <w:t xml:space="preserve">Qi, S., Zeng, Q., Ding, C., &amp; Li, H. (2013). </w:t>
      </w:r>
      <w:r w:rsidRPr="0087663C">
        <w:rPr>
          <w:noProof/>
          <w:szCs w:val="24"/>
        </w:rPr>
        <w:t xml:space="preserve">Neural correlates of reward-driven attentional capture in visual search. </w:t>
      </w:r>
      <w:r w:rsidRPr="0087663C">
        <w:rPr>
          <w:i/>
          <w:iCs/>
          <w:noProof/>
          <w:szCs w:val="24"/>
        </w:rPr>
        <w:t>Brain Research</w:t>
      </w:r>
      <w:r w:rsidRPr="0087663C">
        <w:rPr>
          <w:noProof/>
          <w:szCs w:val="24"/>
        </w:rPr>
        <w:t xml:space="preserve">, </w:t>
      </w:r>
      <w:r w:rsidRPr="0087663C">
        <w:rPr>
          <w:i/>
          <w:iCs/>
          <w:noProof/>
          <w:szCs w:val="24"/>
        </w:rPr>
        <w:t>1532</w:t>
      </w:r>
      <w:r w:rsidRPr="0087663C">
        <w:rPr>
          <w:noProof/>
          <w:szCs w:val="24"/>
        </w:rPr>
        <w:t>, 32–43. https://doi.org/10.1016/j.brainres.2013.07.044</w:t>
      </w:r>
    </w:p>
    <w:p w14:paraId="51A7BB7B"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R Core Team. (2017). R: A Language and Environment for Statistical Computing. R Foundation </w:t>
      </w:r>
      <w:r w:rsidRPr="0087663C">
        <w:rPr>
          <w:noProof/>
          <w:szCs w:val="24"/>
        </w:rPr>
        <w:lastRenderedPageBreak/>
        <w:t>for Statistical Computing.</w:t>
      </w:r>
    </w:p>
    <w:p w14:paraId="2AD03D12"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Rinker, T., &amp; Kurkiewicz, D. (n.d.). pacman: Package Management for R.</w:t>
      </w:r>
    </w:p>
    <w:p w14:paraId="11C397C9"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9E54E5">
        <w:rPr>
          <w:noProof/>
          <w:szCs w:val="24"/>
          <w:lang w:val="nl-BE"/>
          <w:rPrChange w:id="106" w:author="Gilles Pourtois" w:date="2019-07-30T13:58:00Z">
            <w:rPr>
              <w:noProof/>
              <w:szCs w:val="24"/>
            </w:rPr>
          </w:rPrChange>
        </w:rPr>
        <w:t xml:space="preserve">Roelfsema, P. R., van Ooyen, A., &amp; Watanabe, T. (2010). </w:t>
      </w:r>
      <w:r w:rsidRPr="0087663C">
        <w:rPr>
          <w:noProof/>
          <w:szCs w:val="24"/>
        </w:rPr>
        <w:t xml:space="preserve">Perceptual learning rules based on reinforcers and attention. </w:t>
      </w:r>
      <w:r w:rsidRPr="0087663C">
        <w:rPr>
          <w:i/>
          <w:iCs/>
          <w:noProof/>
          <w:szCs w:val="24"/>
        </w:rPr>
        <w:t>Trends in Cognitive Sciences</w:t>
      </w:r>
      <w:r w:rsidRPr="0087663C">
        <w:rPr>
          <w:noProof/>
          <w:szCs w:val="24"/>
        </w:rPr>
        <w:t xml:space="preserve">, </w:t>
      </w:r>
      <w:r w:rsidRPr="0087663C">
        <w:rPr>
          <w:i/>
          <w:iCs/>
          <w:noProof/>
          <w:szCs w:val="24"/>
        </w:rPr>
        <w:t>14</w:t>
      </w:r>
      <w:r w:rsidRPr="0087663C">
        <w:rPr>
          <w:noProof/>
          <w:szCs w:val="24"/>
        </w:rPr>
        <w:t>(2), 64–71. https://doi.org/10.1016/j.tics.2009.11.005</w:t>
      </w:r>
    </w:p>
    <w:p w14:paraId="17A2AEFF"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RStudio Team. (2015). Integrated Development for R. RStudio, Inc.</w:t>
      </w:r>
    </w:p>
    <w:p w14:paraId="57203039"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9E54E5">
        <w:rPr>
          <w:noProof/>
          <w:szCs w:val="24"/>
          <w:lang w:val="nl-BE"/>
          <w:rPrChange w:id="107" w:author="Gilles Pourtois" w:date="2019-07-30T13:58:00Z">
            <w:rPr>
              <w:noProof/>
              <w:szCs w:val="24"/>
            </w:rPr>
          </w:rPrChange>
        </w:rPr>
        <w:t xml:space="preserve">Schevernels, H., Krebs, R. M., Santens, P., Woldorff, M. G., &amp; Boehler, C. N. (2014). </w:t>
      </w:r>
      <w:r w:rsidRPr="0087663C">
        <w:rPr>
          <w:noProof/>
          <w:szCs w:val="24"/>
        </w:rPr>
        <w:t xml:space="preserve">Task preparation processes related to reward prediction precede those related to task-difficulty expectation. </w:t>
      </w:r>
      <w:r w:rsidRPr="0087663C">
        <w:rPr>
          <w:i/>
          <w:iCs/>
          <w:noProof/>
          <w:szCs w:val="24"/>
        </w:rPr>
        <w:t>NeuroImage</w:t>
      </w:r>
      <w:r w:rsidRPr="0087663C">
        <w:rPr>
          <w:noProof/>
          <w:szCs w:val="24"/>
        </w:rPr>
        <w:t xml:space="preserve">, </w:t>
      </w:r>
      <w:r w:rsidRPr="0087663C">
        <w:rPr>
          <w:i/>
          <w:iCs/>
          <w:noProof/>
          <w:szCs w:val="24"/>
        </w:rPr>
        <w:t>84</w:t>
      </w:r>
      <w:r w:rsidRPr="0087663C">
        <w:rPr>
          <w:noProof/>
          <w:szCs w:val="24"/>
        </w:rPr>
        <w:t>, 639–647. https://doi.org/10.1016/j.neuroimage.2013.09.039</w:t>
      </w:r>
    </w:p>
    <w:p w14:paraId="08E6CE68"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Serences, J. T. (2008). Value-Based Modulations in Human Visual Cortex. </w:t>
      </w:r>
      <w:r w:rsidRPr="0087663C">
        <w:rPr>
          <w:i/>
          <w:iCs/>
          <w:noProof/>
          <w:szCs w:val="24"/>
        </w:rPr>
        <w:t>Neuron</w:t>
      </w:r>
      <w:r w:rsidRPr="0087663C">
        <w:rPr>
          <w:noProof/>
          <w:szCs w:val="24"/>
        </w:rPr>
        <w:t xml:space="preserve">, </w:t>
      </w:r>
      <w:r w:rsidRPr="0087663C">
        <w:rPr>
          <w:i/>
          <w:iCs/>
          <w:noProof/>
          <w:szCs w:val="24"/>
        </w:rPr>
        <w:t>60</w:t>
      </w:r>
      <w:r w:rsidRPr="0087663C">
        <w:rPr>
          <w:noProof/>
          <w:szCs w:val="24"/>
        </w:rPr>
        <w:t>(6), 1169–1181. https://doi.org/10.1016/j.neuron.2008.10.051</w:t>
      </w:r>
    </w:p>
    <w:p w14:paraId="19891B23"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Shenhav, A., Botvinick, M., &amp; Cohen, J. (2013). The expected value of control: An integrative theory of anterior cingulate cortex function. </w:t>
      </w:r>
      <w:r w:rsidRPr="0087663C">
        <w:rPr>
          <w:i/>
          <w:iCs/>
          <w:noProof/>
          <w:szCs w:val="24"/>
        </w:rPr>
        <w:t>Neuron</w:t>
      </w:r>
      <w:r w:rsidRPr="0087663C">
        <w:rPr>
          <w:noProof/>
          <w:szCs w:val="24"/>
        </w:rPr>
        <w:t xml:space="preserve">, </w:t>
      </w:r>
      <w:r w:rsidRPr="0087663C">
        <w:rPr>
          <w:i/>
          <w:iCs/>
          <w:noProof/>
          <w:szCs w:val="24"/>
        </w:rPr>
        <w:t>79</w:t>
      </w:r>
      <w:r w:rsidRPr="0087663C">
        <w:rPr>
          <w:noProof/>
          <w:szCs w:val="24"/>
        </w:rPr>
        <w:t>(2), 217–240. https://doi.org/10.1016/j.neuron.2013.07.007</w:t>
      </w:r>
    </w:p>
    <w:p w14:paraId="3BE2DFC3"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87663C">
        <w:rPr>
          <w:i/>
          <w:iCs/>
          <w:noProof/>
          <w:szCs w:val="24"/>
        </w:rPr>
        <w:t>BioRxiv</w:t>
      </w:r>
      <w:r w:rsidRPr="0087663C">
        <w:rPr>
          <w:noProof/>
          <w:szCs w:val="24"/>
        </w:rPr>
        <w:t>, 622589. https://doi.org/10.1101/622589</w:t>
      </w:r>
    </w:p>
    <w:p w14:paraId="09AF11B6" w14:textId="77777777" w:rsidR="0087663C" w:rsidRPr="009E54E5" w:rsidRDefault="0087663C" w:rsidP="0087663C">
      <w:pPr>
        <w:widowControl w:val="0"/>
        <w:autoSpaceDE w:val="0"/>
        <w:autoSpaceDN w:val="0"/>
        <w:adjustRightInd w:val="0"/>
        <w:spacing w:after="0" w:line="480" w:lineRule="auto"/>
        <w:ind w:left="480" w:hanging="480"/>
        <w:rPr>
          <w:noProof/>
          <w:szCs w:val="24"/>
          <w:lang w:val="nl-BE"/>
          <w:rPrChange w:id="108" w:author="Gilles Pourtois" w:date="2019-07-30T13:58:00Z">
            <w:rPr>
              <w:noProof/>
              <w:szCs w:val="24"/>
            </w:rPr>
          </w:rPrChange>
        </w:rPr>
      </w:pPr>
      <w:r w:rsidRPr="0087663C">
        <w:rPr>
          <w:noProof/>
          <w:szCs w:val="24"/>
        </w:rPr>
        <w:t xml:space="preserve">Theeuwes, J. (2010). Top-down and bottom-up control of visual selection. </w:t>
      </w:r>
      <w:r w:rsidRPr="009E54E5">
        <w:rPr>
          <w:i/>
          <w:iCs/>
          <w:noProof/>
          <w:szCs w:val="24"/>
          <w:lang w:val="nl-BE"/>
          <w:rPrChange w:id="109" w:author="Gilles Pourtois" w:date="2019-07-30T13:58:00Z">
            <w:rPr>
              <w:i/>
              <w:iCs/>
              <w:noProof/>
              <w:szCs w:val="24"/>
            </w:rPr>
          </w:rPrChange>
        </w:rPr>
        <w:t>Acta Psychologica</w:t>
      </w:r>
      <w:r w:rsidRPr="009E54E5">
        <w:rPr>
          <w:noProof/>
          <w:szCs w:val="24"/>
          <w:lang w:val="nl-BE"/>
          <w:rPrChange w:id="110" w:author="Gilles Pourtois" w:date="2019-07-30T13:58:00Z">
            <w:rPr>
              <w:noProof/>
              <w:szCs w:val="24"/>
            </w:rPr>
          </w:rPrChange>
        </w:rPr>
        <w:t xml:space="preserve">, </w:t>
      </w:r>
      <w:r w:rsidRPr="009E54E5">
        <w:rPr>
          <w:i/>
          <w:iCs/>
          <w:noProof/>
          <w:szCs w:val="24"/>
          <w:lang w:val="nl-BE"/>
          <w:rPrChange w:id="111" w:author="Gilles Pourtois" w:date="2019-07-30T13:58:00Z">
            <w:rPr>
              <w:i/>
              <w:iCs/>
              <w:noProof/>
              <w:szCs w:val="24"/>
            </w:rPr>
          </w:rPrChange>
        </w:rPr>
        <w:t>135</w:t>
      </w:r>
      <w:r w:rsidRPr="009E54E5">
        <w:rPr>
          <w:noProof/>
          <w:szCs w:val="24"/>
          <w:lang w:val="nl-BE"/>
          <w:rPrChange w:id="112" w:author="Gilles Pourtois" w:date="2019-07-30T13:58:00Z">
            <w:rPr>
              <w:noProof/>
              <w:szCs w:val="24"/>
            </w:rPr>
          </w:rPrChange>
        </w:rPr>
        <w:t>(2), 77–99. https://doi.org/10.1016/j.actpsy.2010.02.006</w:t>
      </w:r>
    </w:p>
    <w:p w14:paraId="1C472CB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9E54E5">
        <w:rPr>
          <w:noProof/>
          <w:szCs w:val="24"/>
          <w:lang w:val="nl-BE"/>
          <w:rPrChange w:id="113" w:author="Gilles Pourtois" w:date="2019-07-30T13:58:00Z">
            <w:rPr>
              <w:noProof/>
              <w:szCs w:val="24"/>
            </w:rPr>
          </w:rPrChange>
        </w:rPr>
        <w:t xml:space="preserve">Van der Does, A. J. W. (2002). </w:t>
      </w:r>
      <w:r w:rsidRPr="009E54E5">
        <w:rPr>
          <w:i/>
          <w:iCs/>
          <w:noProof/>
          <w:szCs w:val="24"/>
          <w:lang w:val="nl-BE"/>
          <w:rPrChange w:id="114" w:author="Gilles Pourtois" w:date="2019-07-30T13:58:00Z">
            <w:rPr>
              <w:i/>
              <w:iCs/>
              <w:noProof/>
              <w:szCs w:val="24"/>
            </w:rPr>
          </w:rPrChange>
        </w:rPr>
        <w:t xml:space="preserve">Handleiding bij de Nederlandse versie van beck depression inventory—second edition (BDI-II-NL). </w:t>
      </w:r>
      <w:r w:rsidRPr="0087663C">
        <w:rPr>
          <w:i/>
          <w:iCs/>
          <w:noProof/>
          <w:szCs w:val="24"/>
        </w:rPr>
        <w:t>[The Dutch version of the Beck depression inventory].</w:t>
      </w:r>
      <w:r w:rsidRPr="0087663C">
        <w:rPr>
          <w:noProof/>
          <w:szCs w:val="24"/>
        </w:rPr>
        <w:t xml:space="preserve"> Amsterdam: Harcourt.</w:t>
      </w:r>
    </w:p>
    <w:p w14:paraId="718C1C48"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Verguts, T., Vassena, E., &amp; Silvetti, M. (2015). Adaptive effort investment in cognitive and </w:t>
      </w:r>
      <w:r w:rsidRPr="0087663C">
        <w:rPr>
          <w:noProof/>
          <w:szCs w:val="24"/>
        </w:rPr>
        <w:lastRenderedPageBreak/>
        <w:t xml:space="preserve">physical tasks: a neurocomputational model. </w:t>
      </w:r>
      <w:r w:rsidRPr="0087663C">
        <w:rPr>
          <w:i/>
          <w:iCs/>
          <w:noProof/>
          <w:szCs w:val="24"/>
        </w:rPr>
        <w:t>Frontiers in Behavioral Neuroscience</w:t>
      </w:r>
      <w:r w:rsidRPr="0087663C">
        <w:rPr>
          <w:noProof/>
          <w:szCs w:val="24"/>
        </w:rPr>
        <w:t xml:space="preserve">, </w:t>
      </w:r>
      <w:r w:rsidRPr="0087663C">
        <w:rPr>
          <w:i/>
          <w:iCs/>
          <w:noProof/>
          <w:szCs w:val="24"/>
        </w:rPr>
        <w:t>9</w:t>
      </w:r>
      <w:r w:rsidRPr="0087663C">
        <w:rPr>
          <w:noProof/>
          <w:szCs w:val="24"/>
        </w:rPr>
        <w:t>(March). https://doi.org/10.3389/fnbeh.2015.00057</w:t>
      </w:r>
    </w:p>
    <w:p w14:paraId="2725FD4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Watanabe, S. (2010). Asymptotic Equivalence of Bayes Cross Validation and Widely Applicable Information Criterion in Singular Learning Theory, </w:t>
      </w:r>
      <w:r w:rsidRPr="0087663C">
        <w:rPr>
          <w:i/>
          <w:iCs/>
          <w:noProof/>
          <w:szCs w:val="24"/>
        </w:rPr>
        <w:t>11</w:t>
      </w:r>
      <w:r w:rsidRPr="0087663C">
        <w:rPr>
          <w:noProof/>
          <w:szCs w:val="24"/>
        </w:rPr>
        <w:t>, 3571–3594. Retrieved from http://arxiv.org/abs/1004.2316</w:t>
      </w:r>
    </w:p>
    <w:p w14:paraId="77716D45"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Wickham, H. (2017). Tidyverse: Easily install and load ’tidyverse’ packages. R package version, 1(1).</w:t>
      </w:r>
    </w:p>
    <w:p w14:paraId="5579D4EB"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Wilke, C. O. (2016). cowplot: streamlined plot theme and plot annotations for ‘ggplot2.’ CRAN Repos.</w:t>
      </w:r>
    </w:p>
    <w:p w14:paraId="3DEA2818"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Wisniewski, D., Reverberi, C., Momennejad, I., Kahnt, T., &amp; Haynes, J.-D. (2015). The Role of the Parietal Cortex in the Representation of Task-Reward Associations. </w:t>
      </w:r>
      <w:r w:rsidRPr="0087663C">
        <w:rPr>
          <w:i/>
          <w:iCs/>
          <w:noProof/>
          <w:szCs w:val="24"/>
        </w:rPr>
        <w:t>Journal of Neuroscience</w:t>
      </w:r>
      <w:r w:rsidRPr="0087663C">
        <w:rPr>
          <w:noProof/>
          <w:szCs w:val="24"/>
        </w:rPr>
        <w:t xml:space="preserve">, </w:t>
      </w:r>
      <w:r w:rsidRPr="0087663C">
        <w:rPr>
          <w:i/>
          <w:iCs/>
          <w:noProof/>
          <w:szCs w:val="24"/>
        </w:rPr>
        <w:t>35</w:t>
      </w:r>
      <w:r w:rsidRPr="0087663C">
        <w:rPr>
          <w:noProof/>
          <w:szCs w:val="24"/>
        </w:rPr>
        <w:t>(36), 12355–12365. https://doi.org/10.1523/jneurosci.4882-14.2015</w:t>
      </w:r>
    </w:p>
    <w:p w14:paraId="5B10E9B3" w14:textId="77777777" w:rsidR="0087663C" w:rsidRPr="0087663C" w:rsidRDefault="0087663C" w:rsidP="0087663C">
      <w:pPr>
        <w:widowControl w:val="0"/>
        <w:autoSpaceDE w:val="0"/>
        <w:autoSpaceDN w:val="0"/>
        <w:adjustRightInd w:val="0"/>
        <w:spacing w:after="0" w:line="480" w:lineRule="auto"/>
        <w:ind w:left="480" w:hanging="480"/>
        <w:rPr>
          <w:noProof/>
        </w:rPr>
      </w:pPr>
      <w:r w:rsidRPr="0087663C">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8"/>
      <w:headerReference w:type="first" r:id="rId19"/>
      <w:footerReference w:type="first" r:id="rId20"/>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Gilles Pourtois" w:date="2019-07-30T14:01:00Z" w:initials="GP">
    <w:p w14:paraId="3435B200" w14:textId="76BD6773" w:rsidR="009E54E5" w:rsidRDefault="009E54E5">
      <w:pPr>
        <w:pStyle w:val="CommentText"/>
      </w:pPr>
      <w:r>
        <w:rPr>
          <w:rStyle w:val="CommentReference"/>
        </w:rPr>
        <w:annotationRef/>
      </w:r>
      <w:r>
        <w:t xml:space="preserve">Maybe also add here Corbetta &amp; Shulman? Their landmark 2002 Nat Rev Neurosci paper? </w:t>
      </w:r>
    </w:p>
  </w:comment>
  <w:comment w:id="29" w:author="Gilles Pourtois" w:date="2019-07-30T14:13:00Z" w:initials="GP">
    <w:p w14:paraId="5B83E879" w14:textId="73E02883" w:rsidR="00DE253E" w:rsidRDefault="00DE253E">
      <w:pPr>
        <w:pStyle w:val="CommentText"/>
      </w:pPr>
      <w:r>
        <w:rPr>
          <w:rStyle w:val="CommentReference"/>
        </w:rPr>
        <w:annotationRef/>
      </w:r>
      <w:r>
        <w:t xml:space="preserve">Add Serences, 2008, neuron paper: </w:t>
      </w:r>
      <w:r w:rsidRPr="00DE253E">
        <w:t>Value-based modulations in human visual cortex</w:t>
      </w:r>
      <w:r>
        <w:t>??</w:t>
      </w:r>
    </w:p>
  </w:comment>
  <w:comment w:id="32" w:author="Gilles Pourtois" w:date="2019-07-30T14:16:00Z" w:initials="GP">
    <w:p w14:paraId="659A60B7" w14:textId="2E15A404" w:rsidR="00DE253E" w:rsidRDefault="00DE253E">
      <w:pPr>
        <w:pStyle w:val="CommentText"/>
      </w:pPr>
      <w:r>
        <w:rPr>
          <w:rStyle w:val="CommentReference"/>
        </w:rPr>
        <w:annotationRef/>
      </w:r>
      <w:r>
        <w:t>I find the transition here with what precedes not so clear or obvious. Moreover, what you introduce here (i.e. value based attention capture at the behavioral level) is repeated in the following sentence here after.</w:t>
      </w:r>
      <w:r w:rsidR="006A3198">
        <w:t xml:space="preserve"> Last, I think it is important to mention (more) explicitly “value based attention capture”, as this has become a standard terminology in the field to refer to these studies and striking effect.</w:t>
      </w:r>
      <w:r>
        <w:t xml:space="preserve"> T</w:t>
      </w:r>
      <w:r w:rsidR="006A3198">
        <w:t>o address</w:t>
      </w:r>
      <w:r>
        <w:t xml:space="preserve"> this, you could maybe add a smoother transition, like</w:t>
      </w:r>
      <w:r w:rsidR="006A3198">
        <w:t xml:space="preserve"> this one (but that’s just a suggestion of course)</w:t>
      </w:r>
      <w:r>
        <w:t xml:space="preserve">: “At the behavioral level, this influence of reward on selective attention has mostly been explored </w:t>
      </w:r>
      <w:r w:rsidR="006A3198">
        <w:t xml:space="preserve">in the past </w:t>
      </w:r>
      <w:r>
        <w:t xml:space="preserve">in </w:t>
      </w:r>
      <w:r w:rsidR="006A3198">
        <w:t>situations</w:t>
      </w:r>
      <w:r>
        <w:t xml:space="preserve"> where </w:t>
      </w:r>
      <w:r w:rsidR="006A3198">
        <w:t>goal and reward competed with each other for selection (</w:t>
      </w:r>
      <w:r w:rsidR="006A3198" w:rsidRPr="00CE6454">
        <w:rPr>
          <w:noProof/>
        </w:rPr>
        <w:t xml:space="preserve">Anderson, </w:t>
      </w:r>
      <w:r w:rsidR="006A3198">
        <w:rPr>
          <w:noProof/>
        </w:rPr>
        <w:t xml:space="preserve">2016; Chelazzi et al., 2013; </w:t>
      </w:r>
      <w:r w:rsidR="006A3198" w:rsidRPr="00CE6454">
        <w:rPr>
          <w:noProof/>
        </w:rPr>
        <w:t>Failing &amp; Theeuwes, 2017</w:t>
      </w:r>
      <w:r w:rsidR="006A3198">
        <w:rPr>
          <w:noProof/>
        </w:rPr>
        <w:t>). More specifically, neutral stimuli previously associated with reward appear to capture attention automatically subsequently, and strongly interfere with concurent goal-related attention processes, including those involved in visual search (</w:t>
      </w:r>
      <w:r w:rsidR="006A3198" w:rsidRPr="00032483">
        <w:rPr>
          <w:noProof/>
        </w:rPr>
        <w:t>Anderson, Laurent, &amp; Yantis, 2011; Della Libera &amp; Chelazzi, 2009; Failing &amp; Theeuwes, 2014</w:t>
      </w:r>
      <w:r w:rsidR="006A3198">
        <w:rPr>
          <w:noProof/>
        </w:rPr>
        <w:t>).”</w:t>
      </w:r>
      <w:r>
        <w:t xml:space="preserve">   </w:t>
      </w:r>
    </w:p>
  </w:comment>
  <w:comment w:id="51" w:author="Gilles Pourtois" w:date="2019-07-30T14:31:00Z" w:initials="GP">
    <w:p w14:paraId="2E1D1865" w14:textId="341B3665" w:rsidR="00650344" w:rsidRDefault="00650344">
      <w:pPr>
        <w:pStyle w:val="CommentText"/>
      </w:pPr>
      <w:r>
        <w:rPr>
          <w:rStyle w:val="CommentReference"/>
        </w:rPr>
        <w:annotationRef/>
      </w:r>
      <w:r>
        <w:t xml:space="preserve">I find this unclear. Features usually refer to color, orientation or size in visual cognition and </w:t>
      </w:r>
      <w:r w:rsidR="00574D4C">
        <w:t xml:space="preserve">selective </w:t>
      </w:r>
      <w:r>
        <w:t>attention. Here I think you want to convey instead the notion that in these earlier studies, only one value (but not feature!) was manipulated at a time (per trial). Moreover, you have to be careful because even though only one value/distractor was on screen per trial in these earlier studies, Anderson et al. usually compared high to low value (across trials). To solve this, I would therefore phrase this this way maybe: “Importantly, in these earlier studies, the focus was on attention capture by reward when it was used as distractor, and could be either high of low value. However, it remains unclear how competition for attention selection is achieved when high and low value reward stimuli directly compete with each other</w:t>
      </w:r>
      <w:r w:rsidR="00574D4C">
        <w:t>, and if sensory processing in the visual cortex could reflect this competition</w:t>
      </w:r>
      <w:r>
        <w:t>.</w:t>
      </w:r>
      <w:r w:rsidR="00574D4C">
        <w:t>”</w:t>
      </w:r>
      <w:r>
        <w:t xml:space="preserve">        </w:t>
      </w:r>
    </w:p>
  </w:comment>
  <w:comment w:id="55" w:author="Gilles Pourtois" w:date="2019-07-30T14:46:00Z" w:initials="GP">
    <w:p w14:paraId="6802218B" w14:textId="67972EAC" w:rsidR="00574D4C" w:rsidRDefault="00574D4C">
      <w:pPr>
        <w:pStyle w:val="CommentText"/>
      </w:pPr>
      <w:r>
        <w:rPr>
          <w:rStyle w:val="CommentReference"/>
        </w:rPr>
        <w:annotationRef/>
      </w:r>
      <w:r>
        <w:t>I don’t understand this and/or why you say this here. It breaks the flow. As you know, in value based attention capture, distractor = value while target = task/goal. So in these studies, target-distractor relation is always present, but made either difficult (because distractor is high value) or easier (because distractor is low value). Anyway, I think you can just remove this sentence without hurting the flow.</w:t>
      </w:r>
    </w:p>
  </w:comment>
  <w:comment w:id="87" w:author="Gilles Pourtois" w:date="2019-07-30T15:01:00Z" w:initials="GP">
    <w:p w14:paraId="474CB4C1" w14:textId="071D8001" w:rsidR="00E203D5" w:rsidRDefault="00E203D5">
      <w:pPr>
        <w:pStyle w:val="CommentText"/>
      </w:pPr>
      <w:r>
        <w:rPr>
          <w:rStyle w:val="CommentReference"/>
        </w:rPr>
        <w:annotationRef/>
      </w:r>
      <w:r>
        <w:t>I think a better transition needs to be drafted here; to ease the apparent jump from theory</w:t>
      </w:r>
      <w:r w:rsidR="006734B2">
        <w:t xml:space="preserve"> (above)</w:t>
      </w:r>
      <w:r>
        <w:t xml:space="preserve"> to your study</w:t>
      </w:r>
      <w:r w:rsidR="006734B2">
        <w:t xml:space="preserve"> (below)</w:t>
      </w:r>
      <w:r>
        <w:t>, and this way</w:t>
      </w:r>
      <w:r w:rsidR="00C56961">
        <w:t>,</w:t>
      </w:r>
      <w:r>
        <w:t xml:space="preserve"> hopefully clarify how it contributes to this literature. For example, here you could emphasize that</w:t>
      </w:r>
      <w:r w:rsidR="00302B87">
        <w:t>: “A</w:t>
      </w:r>
      <w:r>
        <w:t xml:space="preserve">lthough these </w:t>
      </w:r>
      <w:r w:rsidR="006734B2">
        <w:t xml:space="preserve">behavioral </w:t>
      </w:r>
      <w:r>
        <w:t>imaging results are undoubtedly important, they do not however inform about the time-course of this striking modulatory effect created by reward on attention selection in the visual cortex. Moreover because these authors focused on category-specific effects, the question remains whether a similar effect might be observed for lower level visual features (yes</w:t>
      </w:r>
      <w:r w:rsidR="00302B87">
        <w:t>,</w:t>
      </w:r>
      <w:r>
        <w:t xml:space="preserve"> </w:t>
      </w:r>
      <w:r w:rsidR="00302B87">
        <w:t>“</w:t>
      </w:r>
      <w:r>
        <w:t>features</w:t>
      </w:r>
      <w:r w:rsidR="00302B87">
        <w:t>”</w:t>
      </w:r>
      <w:r>
        <w:t xml:space="preserve"> here)</w:t>
      </w:r>
      <w:r w:rsidR="00C56961">
        <w:t xml:space="preserve"> or not</w:t>
      </w:r>
      <w:r>
        <w:t xml:space="preserve">, including color. To fill this gap, in this study, we harnessed the high temporal resolution of EEG and the steady-state visual evoked potentials (SSVEPs) method </w:t>
      </w:r>
      <w:r w:rsidR="00302B87">
        <w:t xml:space="preserve">with the aim </w:t>
      </w:r>
      <w:r>
        <w:t xml:space="preserve">to unravel </w:t>
      </w:r>
      <w:r w:rsidR="00302B87">
        <w:t>the mechanism through which reward biases competition for attention selection in the visual cortex.</w:t>
      </w:r>
      <w:r>
        <w:t xml:space="preserve">           </w:t>
      </w:r>
    </w:p>
  </w:comment>
  <w:comment w:id="89" w:author="Gilles Pourtois" w:date="2019-07-30T15:15:00Z" w:initials="GP">
    <w:p w14:paraId="5DC935C6" w14:textId="1289CD81" w:rsidR="00C56961" w:rsidRDefault="00C56961">
      <w:pPr>
        <w:pStyle w:val="CommentText"/>
      </w:pPr>
      <w:r>
        <w:rPr>
          <w:rStyle w:val="CommentReference"/>
        </w:rPr>
        <w:annotationRef/>
      </w:r>
      <w:r>
        <w:t>See my suggestion here above for transition</w:t>
      </w:r>
    </w:p>
  </w:comment>
  <w:comment w:id="90" w:author="Gilles Pourtois" w:date="2019-07-30T15:24:00Z" w:initials="GP">
    <w:p w14:paraId="47AED941" w14:textId="3E42053C" w:rsidR="006734B2" w:rsidRDefault="006734B2">
      <w:pPr>
        <w:pStyle w:val="CommentText"/>
      </w:pPr>
      <w:r>
        <w:rPr>
          <w:rStyle w:val="CommentReference"/>
        </w:rPr>
        <w:annotationRef/>
      </w:r>
      <w:r>
        <w:t xml:space="preserve">Here too, I think the wording it not </w:t>
      </w:r>
      <w:r w:rsidR="00CE4C59">
        <w:t xml:space="preserve">entirely </w:t>
      </w:r>
      <w:r>
        <w:t>clear</w:t>
      </w:r>
      <w:r w:rsidR="00CE4C59">
        <w:t xml:space="preserve"> or correct/standard</w:t>
      </w:r>
      <w:r>
        <w:t>. In Neuroscience (cf. Maunsell work – V4), this task is usually referred to</w:t>
      </w:r>
      <w:r w:rsidR="00CE4C59">
        <w:t xml:space="preserve"> as</w:t>
      </w:r>
      <w:r>
        <w:t xml:space="preserve"> “coherent motion task” if I’m not mistaken (but I guess Soren is the expert here</w:t>
      </w:r>
      <w:r w:rsidR="00CE4C59">
        <w:t>; does he name it “RDK task” in his papers?</w:t>
      </w:r>
      <w:r>
        <w:t xml:space="preserve">). Your RDK is the stimulus, not the task; the task being a coherent motion </w:t>
      </w:r>
      <w:r w:rsidR="00CE4C59">
        <w:t xml:space="preserve">(detection) </w:t>
      </w:r>
      <w:r>
        <w:t xml:space="preserve">task. Given this, I would phrase this this way instead: “To this end, participants performed a coherent motion </w:t>
      </w:r>
      <w:r w:rsidR="00EF6B66">
        <w:t xml:space="preserve">detection </w:t>
      </w:r>
      <w:r>
        <w:t xml:space="preserve">task based on color information. </w:t>
      </w:r>
      <w:r w:rsidR="00CE4C59">
        <w:t>On each trial, a</w:t>
      </w:r>
      <w:r>
        <w:t xml:space="preserve"> blue and red random dot kinematograms (RDK) were presented concurrently, and participants were cued to attend to one of them</w:t>
      </w:r>
      <w:r w:rsidR="00EF6B66">
        <w:t>.</w:t>
      </w:r>
      <w:r w:rsidR="00CE4C59">
        <w:t>”</w:t>
      </w:r>
      <w:r>
        <w:t xml:space="preserve">       </w:t>
      </w:r>
    </w:p>
  </w:comment>
  <w:comment w:id="91" w:author="Gilles Pourtois" w:date="2019-07-30T15:35:00Z" w:initials="GP">
    <w:p w14:paraId="1DFB00BF" w14:textId="6C335D6F" w:rsidR="00CE4C59" w:rsidRDefault="00CE4C59">
      <w:pPr>
        <w:pStyle w:val="CommentText"/>
      </w:pPr>
      <w:r>
        <w:rPr>
          <w:rStyle w:val="CommentReference"/>
        </w:rPr>
        <w:annotationRef/>
      </w:r>
      <w:r>
        <w:t>Somewhat unclear too: you have a single feature here (not 2 as you say) = color. This feature is either high or low value, and either attended or unattended. I would phrase this like this: “Critically, after a baseline period used as control condition, these two colors were systematically associated with a low or high reward value (training phase), before it was no longer the case (test phase).</w:t>
      </w:r>
      <w:r w:rsidR="00EF6B66">
        <w:t xml:space="preserve"> Hence, we used a factorial design where we could carefully assess how the competition between high and low reward value is actually solved by attention in the visual cortex.</w:t>
      </w:r>
      <w:r>
        <w:t xml:space="preserve">”   </w:t>
      </w:r>
    </w:p>
  </w:comment>
  <w:comment w:id="92" w:author="Gilles Pourtois" w:date="2019-07-30T15:43:00Z" w:initials="GP">
    <w:p w14:paraId="244AE171" w14:textId="5D1DC69C" w:rsidR="00EF6B66" w:rsidRDefault="00EF6B66">
      <w:pPr>
        <w:pStyle w:val="CommentText"/>
      </w:pPr>
      <w:r>
        <w:rPr>
          <w:rStyle w:val="CommentReference"/>
        </w:rPr>
        <w:annotationRef/>
      </w:r>
      <w:r>
        <w:t xml:space="preserve">Vague terminology. You can track stimulus processing in visual cortex using ERPs etc…. As far as I understand, the beauty (and specificity) of SSVEP is that you can assess how competition (between high and low value) is actually resolved by attention in visual cortex. Hence, would be good to be a bit more specific here if you can.   </w:t>
      </w:r>
    </w:p>
  </w:comment>
  <w:comment w:id="93" w:author="Gilles Pourtois" w:date="2019-07-30T15:46:00Z" w:initials="GP">
    <w:p w14:paraId="75C6161E" w14:textId="25361856" w:rsidR="00EF6B66" w:rsidRDefault="00EF6B66">
      <w:pPr>
        <w:pStyle w:val="CommentText"/>
      </w:pPr>
      <w:r>
        <w:rPr>
          <w:rStyle w:val="CommentReference"/>
        </w:rPr>
        <w:annotationRef/>
      </w:r>
      <w:r>
        <w:t xml:space="preserve">I find it strange that you raise questions here, and not </w:t>
      </w:r>
      <w:r w:rsidR="007C58AD">
        <w:t xml:space="preserve">clear </w:t>
      </w:r>
      <w:r>
        <w:t>hypotheses</w:t>
      </w:r>
      <w:r w:rsidR="007C58AD">
        <w:t xml:space="preserve"> based on your elegant factorial design spelled out here above</w:t>
      </w:r>
      <w:r>
        <w:t xml:space="preserve">. Would be </w:t>
      </w:r>
      <w:r w:rsidR="009C5E12">
        <w:t xml:space="preserve">much </w:t>
      </w:r>
      <w:r>
        <w:t xml:space="preserve">better to formulate clear hypotheses </w:t>
      </w:r>
      <w:r w:rsidR="009C5E12">
        <w:t xml:space="preserve">here, </w:t>
      </w:r>
      <w:r>
        <w:t>based on the lit</w:t>
      </w:r>
      <w:r w:rsidR="007C58AD">
        <w:t>t.</w:t>
      </w:r>
      <w:r>
        <w:t xml:space="preserve"> you reviewed above.</w:t>
      </w:r>
      <w:r w:rsidR="009C5E12">
        <w:t xml:space="preserve"> More specifically, it would make sense to </w:t>
      </w:r>
      <w:r w:rsidR="007C58AD">
        <w:t>reckon</w:t>
      </w:r>
      <w:r w:rsidR="009C5E12">
        <w:t xml:space="preserve"> a boost/gain </w:t>
      </w:r>
      <w:r w:rsidR="007C58AD">
        <w:t xml:space="preserve">in early sensory processing (SSVEP amplitude) </w:t>
      </w:r>
      <w:r w:rsidR="009C5E12">
        <w:t>of the high</w:t>
      </w:r>
      <w:r w:rsidR="007C58AD">
        <w:t xml:space="preserve"> value stimulus when attented with a corresponding suppression of the low value one; this difference (i.e. competition) becoming probably smaller when the low reward value stimulus will be attended. Indeed, probably becomes smaller then because the (distracting) high reward value captures attention (leads to a large SSVEP although unattended). Thus, in this closing section of the intro, I have the impression it is important to formulate </w:t>
      </w:r>
      <w:r w:rsidR="00933CC4">
        <w:t xml:space="preserve">a </w:t>
      </w:r>
      <w:r w:rsidR="007C58AD">
        <w:t>clear predi</w:t>
      </w:r>
      <w:r w:rsidR="00933CC4">
        <w:t>ction (cf. behavior of SSVEP amplitude across the four main conditions)</w:t>
      </w:r>
      <w:r w:rsidR="007C58AD">
        <w:t xml:space="preserve"> in light of the literature you have reviewed</w:t>
      </w:r>
      <w:r w:rsidR="00933CC4">
        <w:t>,</w:t>
      </w:r>
      <w:r w:rsidR="007C58AD">
        <w:t xml:space="preserve"> and spelled out using the factorial design you have devised. Also, would be great (but not sure easy and possible) to make</w:t>
      </w:r>
      <w:r w:rsidR="00933CC4">
        <w:t xml:space="preserve"> (second)</w:t>
      </w:r>
      <w:r w:rsidR="007C58AD">
        <w:t xml:space="preserve"> hypothesis about the likely extinction (cf. test phase) of this effect, or </w:t>
      </w:r>
      <w:r w:rsidR="00933CC4">
        <w:t xml:space="preserve">alternatively possible </w:t>
      </w:r>
      <w:r w:rsidR="007C58AD">
        <w:t xml:space="preserve">resistance to extinction? Aren’t there results in the literature (e.g. see Anderson et al. who looked at long term and long lasting effects of value based attention capture?) that you can use indirectly </w:t>
      </w:r>
      <w:r w:rsidR="00933CC4">
        <w:t xml:space="preserve">here </w:t>
      </w:r>
      <w:r w:rsidR="007C58AD">
        <w:t>to assume that at test (when reinforcers are no longer used), the competition for attention selection will still be biased by reward</w:t>
      </w:r>
      <w:r w:rsidR="00933CC4">
        <w:t xml:space="preserve"> (history)</w:t>
      </w:r>
      <w:r w:rsidR="007C58AD">
        <w:t xml:space="preserve">?         </w:t>
      </w:r>
      <w:r>
        <w:t xml:space="preserve"> </w:t>
      </w:r>
    </w:p>
  </w:comment>
  <w:comment w:id="94" w:author="Ivan Grahek" w:date="2019-07-25T14:52:00Z" w:initials="IG">
    <w:p w14:paraId="2AB196EC" w14:textId="51703981" w:rsidR="009E54E5" w:rsidRDefault="009E54E5">
      <w:pPr>
        <w:pStyle w:val="CommentText"/>
      </w:pPr>
      <w:r>
        <w:rPr>
          <w:rStyle w:val="CommentReference"/>
        </w:rPr>
        <w:annotationRef/>
      </w:r>
      <w:r>
        <w:t>Add REF</w:t>
      </w:r>
    </w:p>
  </w:comment>
  <w:comment w:id="95" w:author="Ivan Grahek" w:date="2019-07-25T14:52:00Z" w:initials="IG">
    <w:p w14:paraId="7CE9021A" w14:textId="17707E1D" w:rsidR="009E54E5" w:rsidRDefault="009E54E5">
      <w:pPr>
        <w:pStyle w:val="CommentText"/>
      </w:pPr>
      <w:r>
        <w:rPr>
          <w:rStyle w:val="CommentReference"/>
        </w:rPr>
        <w:annotationRef/>
      </w:r>
      <w:r>
        <w:t>Add REF</w:t>
      </w:r>
    </w:p>
  </w:comment>
  <w:comment w:id="96" w:author="Ivan Grahek" w:date="2019-02-09T14:15:00Z" w:initials="IG">
    <w:p w14:paraId="0ECD07BE" w14:textId="00E18607" w:rsidR="009E54E5" w:rsidRDefault="009E54E5">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35B200" w15:done="0"/>
  <w15:commentEx w15:paraId="5B83E879" w15:done="0"/>
  <w15:commentEx w15:paraId="659A60B7" w15:done="0"/>
  <w15:commentEx w15:paraId="2E1D1865" w15:done="0"/>
  <w15:commentEx w15:paraId="6802218B" w15:done="0"/>
  <w15:commentEx w15:paraId="474CB4C1" w15:done="0"/>
  <w15:commentEx w15:paraId="5DC935C6" w15:done="0"/>
  <w15:commentEx w15:paraId="47AED941" w15:done="0"/>
  <w15:commentEx w15:paraId="1DFB00BF" w15:done="0"/>
  <w15:commentEx w15:paraId="244AE171" w15:done="0"/>
  <w15:commentEx w15:paraId="75C6161E" w15:done="0"/>
  <w15:commentEx w15:paraId="2AB196EC" w15:done="0"/>
  <w15:commentEx w15:paraId="7CE9021A"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7413CF" w14:textId="77777777" w:rsidR="00396AC5" w:rsidRDefault="00396AC5" w:rsidP="00AD5698">
      <w:pPr>
        <w:spacing w:after="0" w:line="240" w:lineRule="auto"/>
      </w:pPr>
      <w:r>
        <w:separator/>
      </w:r>
    </w:p>
  </w:endnote>
  <w:endnote w:type="continuationSeparator" w:id="0">
    <w:p w14:paraId="2FE97A56" w14:textId="77777777" w:rsidR="00396AC5" w:rsidRDefault="00396AC5"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9E54E5" w:rsidRDefault="009E54E5"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9E54E5" w:rsidRDefault="009E54E5"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CC4DAB" w14:textId="77777777" w:rsidR="00396AC5" w:rsidRDefault="00396AC5" w:rsidP="00AD5698">
      <w:pPr>
        <w:spacing w:after="0" w:line="240" w:lineRule="auto"/>
      </w:pPr>
      <w:r>
        <w:separator/>
      </w:r>
    </w:p>
  </w:footnote>
  <w:footnote w:type="continuationSeparator" w:id="0">
    <w:p w14:paraId="75E75316" w14:textId="77777777" w:rsidR="00396AC5" w:rsidRDefault="00396AC5"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28D75AAF" w:rsidR="009E54E5" w:rsidRPr="002F7D7E" w:rsidRDefault="009E54E5">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C07867">
          <w:rPr>
            <w:noProof/>
            <w:szCs w:val="24"/>
          </w:rPr>
          <w:t>21</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9E54E5" w:rsidRDefault="009E54E5"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4"/>
  </w:num>
  <w:num w:numId="3">
    <w:abstractNumId w:val="20"/>
  </w:num>
  <w:num w:numId="4">
    <w:abstractNumId w:val="46"/>
  </w:num>
  <w:num w:numId="5">
    <w:abstractNumId w:val="17"/>
  </w:num>
  <w:num w:numId="6">
    <w:abstractNumId w:val="18"/>
  </w:num>
  <w:num w:numId="7">
    <w:abstractNumId w:val="10"/>
  </w:num>
  <w:num w:numId="8">
    <w:abstractNumId w:val="41"/>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9"/>
  </w:num>
  <w:num w:numId="31">
    <w:abstractNumId w:val="25"/>
  </w:num>
  <w:num w:numId="32">
    <w:abstractNumId w:val="31"/>
  </w:num>
  <w:num w:numId="33">
    <w:abstractNumId w:val="45"/>
  </w:num>
  <w:num w:numId="34">
    <w:abstractNumId w:val="26"/>
  </w:num>
  <w:num w:numId="35">
    <w:abstractNumId w:val="16"/>
  </w:num>
  <w:num w:numId="36">
    <w:abstractNumId w:val="34"/>
  </w:num>
  <w:num w:numId="37">
    <w:abstractNumId w:val="40"/>
  </w:num>
  <w:num w:numId="38">
    <w:abstractNumId w:val="36"/>
  </w:num>
  <w:num w:numId="39">
    <w:abstractNumId w:val="21"/>
  </w:num>
  <w:num w:numId="40">
    <w:abstractNumId w:val="43"/>
  </w:num>
  <w:num w:numId="41">
    <w:abstractNumId w:val="19"/>
  </w:num>
  <w:num w:numId="42">
    <w:abstractNumId w:val="11"/>
  </w:num>
  <w:num w:numId="43">
    <w:abstractNumId w:val="15"/>
  </w:num>
  <w:num w:numId="44">
    <w:abstractNumId w:val="42"/>
  </w:num>
  <w:num w:numId="45">
    <w:abstractNumId w:val="24"/>
  </w:num>
  <w:num w:numId="46">
    <w:abstractNumId w:val="35"/>
  </w:num>
  <w:num w:numId="47">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illes Pourtois">
    <w15:presenceInfo w15:providerId="AD" w15:userId="S-1-5-21-4030456262-320625612-449655040-85699"/>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1C00"/>
    <w:rsid w:val="000A220B"/>
    <w:rsid w:val="000A2810"/>
    <w:rsid w:val="000A292B"/>
    <w:rsid w:val="000A3787"/>
    <w:rsid w:val="000A4D2D"/>
    <w:rsid w:val="000A54DD"/>
    <w:rsid w:val="000A6CFB"/>
    <w:rsid w:val="000A7001"/>
    <w:rsid w:val="000A717E"/>
    <w:rsid w:val="000A7558"/>
    <w:rsid w:val="000A774E"/>
    <w:rsid w:val="000B1B34"/>
    <w:rsid w:val="000B20DC"/>
    <w:rsid w:val="000B265F"/>
    <w:rsid w:val="000B39A4"/>
    <w:rsid w:val="000B4D3A"/>
    <w:rsid w:val="000B5DF3"/>
    <w:rsid w:val="000B5F71"/>
    <w:rsid w:val="000B69EF"/>
    <w:rsid w:val="000B7FFA"/>
    <w:rsid w:val="000C16EC"/>
    <w:rsid w:val="000C1A99"/>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5DA6"/>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0C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01C1"/>
    <w:rsid w:val="00301109"/>
    <w:rsid w:val="00301B6A"/>
    <w:rsid w:val="003029C1"/>
    <w:rsid w:val="00302B74"/>
    <w:rsid w:val="00302B87"/>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AC5"/>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6E3E"/>
    <w:rsid w:val="004971EE"/>
    <w:rsid w:val="00497667"/>
    <w:rsid w:val="00497FB5"/>
    <w:rsid w:val="004A0A81"/>
    <w:rsid w:val="004A10BF"/>
    <w:rsid w:val="004A1971"/>
    <w:rsid w:val="004A249E"/>
    <w:rsid w:val="004A2602"/>
    <w:rsid w:val="004A2650"/>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EC7"/>
    <w:rsid w:val="007E410D"/>
    <w:rsid w:val="007E4A22"/>
    <w:rsid w:val="007E5558"/>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516"/>
    <w:rsid w:val="0085780C"/>
    <w:rsid w:val="00857B9D"/>
    <w:rsid w:val="00860BCD"/>
    <w:rsid w:val="0086108A"/>
    <w:rsid w:val="00861A7F"/>
    <w:rsid w:val="00863294"/>
    <w:rsid w:val="008652B6"/>
    <w:rsid w:val="0086688A"/>
    <w:rsid w:val="00866E25"/>
    <w:rsid w:val="008675EE"/>
    <w:rsid w:val="00867878"/>
    <w:rsid w:val="008679C1"/>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3B55"/>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5E5C"/>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E50"/>
    <w:rsid w:val="00AC77C7"/>
    <w:rsid w:val="00AD09C4"/>
    <w:rsid w:val="00AD0E10"/>
    <w:rsid w:val="00AD11F2"/>
    <w:rsid w:val="00AD2BF3"/>
    <w:rsid w:val="00AD3D4F"/>
    <w:rsid w:val="00AD42C5"/>
    <w:rsid w:val="00AD48D9"/>
    <w:rsid w:val="00AD55AD"/>
    <w:rsid w:val="00AD5698"/>
    <w:rsid w:val="00AD58C0"/>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11B7"/>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D1B"/>
    <w:rsid w:val="00C563E5"/>
    <w:rsid w:val="00C56491"/>
    <w:rsid w:val="00C5696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3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C59"/>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03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924"/>
    <w:rsid w:val="00EB170F"/>
    <w:rsid w:val="00EB186C"/>
    <w:rsid w:val="00EB28D8"/>
    <w:rsid w:val="00EB760C"/>
    <w:rsid w:val="00EC00BB"/>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DF28D-B2F5-4C6D-8B9D-C95360835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43160</Words>
  <Characters>246017</Characters>
  <Application>Microsoft Office Word</Application>
  <DocSecurity>0</DocSecurity>
  <Lines>2050</Lines>
  <Paragraphs>577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288600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cp:revision>
  <cp:lastPrinted>2019-07-22T07:36:00Z</cp:lastPrinted>
  <dcterms:created xsi:type="dcterms:W3CDTF">2019-07-30T15:15:00Z</dcterms:created>
  <dcterms:modified xsi:type="dcterms:W3CDTF">2019-07-30T15:15:00Z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