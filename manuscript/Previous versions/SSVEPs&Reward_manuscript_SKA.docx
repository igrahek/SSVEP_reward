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68C77F0" w:rsidR="005F3ABC" w:rsidRPr="00444509" w:rsidRDefault="007F5D31" w:rsidP="005F3ABC">
      <w:pPr>
        <w:spacing w:line="480" w:lineRule="auto"/>
        <w:jc w:val="center"/>
        <w:rPr>
          <w:sz w:val="32"/>
          <w:szCs w:val="40"/>
        </w:rPr>
      </w:pPr>
      <w:commentRangeStart w:id="0"/>
      <w:commentRangeStart w:id="1"/>
      <w:r w:rsidRPr="00444509">
        <w:rPr>
          <w:sz w:val="32"/>
          <w:szCs w:val="40"/>
        </w:rPr>
        <w:t xml:space="preserve">Reward </w:t>
      </w:r>
      <w:r w:rsidR="00652779">
        <w:rPr>
          <w:sz w:val="32"/>
          <w:szCs w:val="40"/>
        </w:rPr>
        <w:t>enhances</w:t>
      </w:r>
      <w:r w:rsidR="00A908B1" w:rsidRPr="00444509">
        <w:rPr>
          <w:sz w:val="32"/>
          <w:szCs w:val="40"/>
        </w:rPr>
        <w:t xml:space="preserve"> stimulus processing </w:t>
      </w:r>
      <w:r w:rsidR="007946E2">
        <w:rPr>
          <w:sz w:val="32"/>
          <w:szCs w:val="40"/>
        </w:rPr>
        <w:t xml:space="preserve">in </w:t>
      </w:r>
      <w:r w:rsidR="00FF554D">
        <w:rPr>
          <w:sz w:val="32"/>
          <w:szCs w:val="40"/>
        </w:rPr>
        <w:t xml:space="preserve">the </w:t>
      </w:r>
      <w:r w:rsidR="007946E2">
        <w:rPr>
          <w:sz w:val="32"/>
          <w:szCs w:val="40"/>
        </w:rPr>
        <w:t xml:space="preserve">visual cortex </w:t>
      </w:r>
      <w:r w:rsidR="00A908B1" w:rsidRPr="00444509">
        <w:rPr>
          <w:sz w:val="32"/>
          <w:szCs w:val="40"/>
        </w:rPr>
        <w:t>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commentRangeEnd w:id="0"/>
      <w:r w:rsidR="00FF554D">
        <w:rPr>
          <w:rStyle w:val="CommentReference"/>
        </w:rPr>
        <w:commentReference w:id="0"/>
      </w:r>
      <w:commentRangeEnd w:id="1"/>
      <w:r w:rsidR="0056132B">
        <w:rPr>
          <w:rStyle w:val="CommentReference"/>
        </w:rPr>
        <w:commentReference w:id="1"/>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22DC17D5" w14:textId="4AC92B48" w:rsidR="007C3B94" w:rsidRDefault="00652779" w:rsidP="00CE7814">
      <w:pPr>
        <w:spacing w:line="480" w:lineRule="auto"/>
      </w:pPr>
      <w:r>
        <w:t xml:space="preserve">Rewards influence the processing of stimuli in the visual cortex, but the mechanisms through which this effect occurs remain unclear. One proposed mechanism is that the presence of potential rewards increases the deployment of voluntary attention. Another </w:t>
      </w:r>
      <w:r w:rsidR="00CE7814">
        <w:t>possibility</w:t>
      </w:r>
      <w:r>
        <w:t xml:space="preserve"> is that rewards increase the saliency of previously neutral stimuli independently of </w:t>
      </w:r>
      <w:r w:rsidR="00CE7814">
        <w:t xml:space="preserve">voluntary </w:t>
      </w:r>
      <w:r>
        <w:t xml:space="preserve">attention. </w:t>
      </w:r>
      <w:del w:id="2" w:author="Andersen, Soren" w:date="2019-09-11T18:14:00Z">
        <w:r w:rsidDel="0056132B">
          <w:delText>In this study w</w:delText>
        </w:r>
      </w:del>
      <w:ins w:id="3" w:author="Andersen, Soren" w:date="2019-09-11T18:14:00Z">
        <w:r w:rsidR="0056132B">
          <w:t>W</w:t>
        </w:r>
      </w:ins>
      <w:r>
        <w:t xml:space="preserve">e contrasted </w:t>
      </w:r>
      <w:r w:rsidR="007C3B94">
        <w:t>these two theoretical proposals by having participants perform a global motion detection task in which they were instructed on each trial to pay attention to one of the two features which were linked to different reward schedules. W</w:t>
      </w:r>
      <w:r w:rsidR="00CE7814">
        <w:t xml:space="preserve">e recorded </w:t>
      </w:r>
      <w:ins w:id="4" w:author="Andersen, Soren" w:date="2019-09-11T18:15:00Z">
        <w:r w:rsidR="0056132B">
          <w:t>steady-state visual evoked potentials (</w:t>
        </w:r>
      </w:ins>
      <w:r w:rsidR="00CE7814">
        <w:t>SSVEPs</w:t>
      </w:r>
      <w:ins w:id="5" w:author="Andersen, Soren" w:date="2019-09-11T18:15:00Z">
        <w:r w:rsidR="0056132B">
          <w:t>)</w:t>
        </w:r>
      </w:ins>
      <w:r w:rsidR="00CE7814">
        <w:t xml:space="preserve"> in 43</w:t>
      </w:r>
      <w:r w:rsidR="007C3B94">
        <w:t xml:space="preserve"> human subjects of both genders to </w:t>
      </w:r>
      <w:del w:id="6" w:author="Andersen, Soren" w:date="2019-09-11T18:16:00Z">
        <w:r w:rsidR="007C3B94" w:rsidDel="0056132B">
          <w:delText xml:space="preserve">obtain the measure of </w:delText>
        </w:r>
      </w:del>
      <w:r w:rsidR="007C3B94">
        <w:t>simultaneous</w:t>
      </w:r>
      <w:ins w:id="7" w:author="Andersen, Soren" w:date="2019-09-11T18:16:00Z">
        <w:r w:rsidR="0056132B">
          <w:t>ly measure</w:t>
        </w:r>
      </w:ins>
      <w:r w:rsidR="007C3B94">
        <w:t xml:space="preserve"> processing of both features in </w:t>
      </w:r>
      <w:del w:id="8" w:author="Andersen, Soren" w:date="2019-09-11T18:17:00Z">
        <w:r w:rsidR="007C3B94" w:rsidDel="0056132B">
          <w:delText xml:space="preserve">the </w:delText>
        </w:r>
      </w:del>
      <w:r w:rsidR="007C3B94">
        <w:t>visual cortex. This design allowed us to dissociate the effect of voluntary attention from the effect of reward. T</w:t>
      </w:r>
      <w:del w:id="9" w:author="Andersen, Soren" w:date="2019-09-11T18:17:00Z">
        <w:r w:rsidR="007C3B94" w:rsidDel="0056132B">
          <w:delText>he results show that t</w:delText>
        </w:r>
      </w:del>
      <w:r w:rsidR="007C3B94">
        <w:t>he i</w:t>
      </w:r>
      <w:r w:rsidR="00CE7814">
        <w:t>ntroduction of rewards increased</w:t>
      </w:r>
      <w:r w:rsidR="007C3B94">
        <w:t xml:space="preserve"> the processing of the feature linked to high rewards independently of voluntary attention. However, this enhancement disappeared when participants </w:t>
      </w:r>
      <w:commentRangeStart w:id="10"/>
      <w:r w:rsidR="007C3B94">
        <w:t>were aware</w:t>
      </w:r>
      <w:commentRangeEnd w:id="10"/>
      <w:r w:rsidR="0056132B">
        <w:rPr>
          <w:rStyle w:val="CommentReference"/>
        </w:rPr>
        <w:commentReference w:id="10"/>
      </w:r>
      <w:r w:rsidR="007C3B94">
        <w:t xml:space="preserve"> that they could not earn any more rewards. Th</w:t>
      </w:r>
      <w:ins w:id="11" w:author="Andersen, Soren" w:date="2019-09-11T18:19:00Z">
        <w:r w:rsidR="00B84D87">
          <w:t>i</w:t>
        </w:r>
      </w:ins>
      <w:del w:id="12" w:author="Andersen, Soren" w:date="2019-09-11T18:19:00Z">
        <w:r w:rsidR="007C3B94" w:rsidDel="00B84D87">
          <w:delText>e</w:delText>
        </w:r>
      </w:del>
      <w:r w:rsidR="007C3B94">
        <w:t>s</w:t>
      </w:r>
      <w:del w:id="13" w:author="Andersen, Soren" w:date="2019-09-11T18:19:00Z">
        <w:r w:rsidR="007C3B94" w:rsidDel="00B84D87">
          <w:delText>e</w:delText>
        </w:r>
      </w:del>
      <w:r w:rsidR="007C3B94">
        <w:t xml:space="preserve"> </w:t>
      </w:r>
      <w:del w:id="14" w:author="Andersen, Soren" w:date="2019-09-11T18:19:00Z">
        <w:r w:rsidR="007C3B94" w:rsidDel="00B84D87">
          <w:delText xml:space="preserve">findings </w:delText>
        </w:r>
      </w:del>
      <w:r w:rsidR="007C3B94">
        <w:t>show</w:t>
      </w:r>
      <w:ins w:id="15" w:author="Andersen, Soren" w:date="2019-09-11T18:19:00Z">
        <w:r w:rsidR="00B84D87">
          <w:t>s</w:t>
        </w:r>
      </w:ins>
      <w:r w:rsidR="007C3B94">
        <w:t xml:space="preserve"> that rewards directly influence sensory processing in the visual cortex, independently of </w:t>
      </w:r>
      <w:r w:rsidR="00CE7814">
        <w:t xml:space="preserve">voluntary </w:t>
      </w:r>
      <w:r w:rsidR="007C3B94">
        <w:t xml:space="preserve">attention, </w:t>
      </w:r>
      <w:commentRangeStart w:id="16"/>
      <w:r w:rsidR="007C3B94">
        <w:t xml:space="preserve">but only when this influence </w:t>
      </w:r>
      <w:r w:rsidR="00CE7814">
        <w:t>was</w:t>
      </w:r>
      <w:r w:rsidR="007C3B94">
        <w:t xml:space="preserve"> in accordance with the current goals</w:t>
      </w:r>
      <w:commentRangeEnd w:id="16"/>
      <w:r w:rsidR="00B84D87">
        <w:rPr>
          <w:rStyle w:val="CommentReference"/>
        </w:rPr>
        <w:commentReference w:id="16"/>
      </w:r>
      <w:r w:rsidR="007C3B94">
        <w:t xml:space="preserve">. </w:t>
      </w:r>
      <w:del w:id="17" w:author="Andersen, Soren" w:date="2019-09-11T18:20:00Z">
        <w:r w:rsidR="007C3B94" w:rsidDel="00B84D87">
          <w:delText>The p</w:delText>
        </w:r>
      </w:del>
      <w:ins w:id="18" w:author="Andersen, Soren" w:date="2019-09-11T18:20:00Z">
        <w:r w:rsidR="00B84D87">
          <w:t>P</w:t>
        </w:r>
      </w:ins>
      <w:r w:rsidR="007C3B94">
        <w:t xml:space="preserve">rocessing in </w:t>
      </w:r>
      <w:del w:id="19" w:author="Andersen, Soren" w:date="2019-09-11T18:20:00Z">
        <w:r w:rsidR="007C3B94" w:rsidDel="00B84D87">
          <w:delText xml:space="preserve">the </w:delText>
        </w:r>
      </w:del>
      <w:r w:rsidR="007C3B94">
        <w:t xml:space="preserve">visual </w:t>
      </w:r>
      <w:r w:rsidR="00DE3052">
        <w:t xml:space="preserve">cortex </w:t>
      </w:r>
      <w:r w:rsidR="00CE7814">
        <w:t>was</w:t>
      </w:r>
      <w:r w:rsidR="00DE3052">
        <w:t xml:space="preserve"> </w:t>
      </w:r>
      <w:commentRangeStart w:id="20"/>
      <w:r w:rsidR="00DE3052">
        <w:t>rapid</w:t>
      </w:r>
      <w:r w:rsidR="00CE7814">
        <w:t>ly</w:t>
      </w:r>
      <w:commentRangeEnd w:id="20"/>
      <w:r w:rsidR="00B84D87">
        <w:rPr>
          <w:rStyle w:val="CommentReference"/>
        </w:rPr>
        <w:commentReference w:id="20"/>
      </w:r>
      <w:r w:rsidR="00CE7814">
        <w:t xml:space="preserve"> re</w:t>
      </w:r>
      <w:r w:rsidR="00DE3052">
        <w:t xml:space="preserve">adjusted </w:t>
      </w:r>
      <w:r w:rsidR="00631896">
        <w:t>following</w:t>
      </w:r>
      <w:r w:rsidR="00DE3052">
        <w:t xml:space="preserve"> the change in the </w:t>
      </w:r>
      <w:r w:rsidR="00CE7814">
        <w:t>availability of rewards in the environment</w:t>
      </w:r>
      <w:r w:rsidR="00DE3052">
        <w:t xml:space="preserve">. </w:t>
      </w:r>
      <w:commentRangeStart w:id="21"/>
      <w:r w:rsidR="00DE3052">
        <w:t>T</w:t>
      </w:r>
      <w:r w:rsidR="00CE7814">
        <w:t>hese</w:t>
      </w:r>
      <w:r w:rsidR="00DE3052">
        <w:t xml:space="preserve"> result</w:t>
      </w:r>
      <w:r w:rsidR="00CE7814">
        <w:t>s</w:t>
      </w:r>
      <w:r w:rsidR="00DE3052">
        <w:t xml:space="preserve"> cannot be e</w:t>
      </w:r>
      <w:r w:rsidR="00CE7814">
        <w:t>xplained in full by the existing models of cognitive control and reward-driven attention</w:t>
      </w:r>
      <w:commentRangeEnd w:id="21"/>
      <w:r w:rsidR="00B84D87">
        <w:rPr>
          <w:rStyle w:val="CommentReference"/>
        </w:rPr>
        <w:commentReference w:id="21"/>
      </w:r>
      <w:r w:rsidR="00CE7814">
        <w:t xml:space="preserve">. </w:t>
      </w:r>
    </w:p>
    <w:p w14:paraId="6A2BC9CF" w14:textId="787C8C7C" w:rsidR="0082431E" w:rsidRDefault="007C3B94" w:rsidP="00DE3052">
      <w:r>
        <w:t xml:space="preserve"> </w:t>
      </w:r>
    </w:p>
    <w:p w14:paraId="5107C508" w14:textId="77777777" w:rsidR="00E4130A" w:rsidRPr="00E4130A" w:rsidRDefault="00E4130A" w:rsidP="00E4130A"/>
    <w:p w14:paraId="70251DA2" w14:textId="69345804" w:rsidR="00EE20A8" w:rsidRDefault="00EE20A8" w:rsidP="00EE20A8">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p>
    <w:p w14:paraId="697F8BC7" w14:textId="58E6554D" w:rsidR="00EE20A8" w:rsidRDefault="00EE20A8" w:rsidP="00EE20A8"/>
    <w:p w14:paraId="396AEDA7" w14:textId="63014CB9" w:rsidR="00E4130A" w:rsidRDefault="00E4130A" w:rsidP="00EE20A8"/>
    <w:p w14:paraId="19006139" w14:textId="15AAB567" w:rsidR="0054295E" w:rsidRDefault="0054295E" w:rsidP="00CC580C">
      <w:pPr>
        <w:pStyle w:val="Heading1"/>
        <w:spacing w:before="0" w:after="240"/>
      </w:pPr>
      <w:r>
        <w:t>Introduction</w:t>
      </w:r>
    </w:p>
    <w:p w14:paraId="2B6C7F65" w14:textId="6A256337" w:rsidR="005C4136" w:rsidRDefault="00937B7E" w:rsidP="005C4136">
      <w:pPr>
        <w:spacing w:line="480" w:lineRule="auto"/>
        <w:ind w:firstLine="720"/>
        <w:jc w:val="both"/>
      </w:pPr>
      <w:r>
        <w:t xml:space="preserve">Maximizing rewards and avoiding punishments is one of the main determinants of human behavior. In order to increase the probability of obtaining rewards, it is necessary to prioritize the information needed to earn rewards.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w:t>
      </w:r>
      <w:del w:id="22" w:author="Andersen, Soren" w:date="2019-09-11T18:23:00Z">
        <w:r w:rsidR="005C4136" w:rsidDel="00B84D87">
          <w:delText xml:space="preserve">out </w:delText>
        </w:r>
      </w:del>
      <w:r w:rsidR="005C4136">
        <w:t xml:space="preserve">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12995919" w:rsidR="005C4136" w:rsidRDefault="005C4136" w:rsidP="005C4136">
      <w:pPr>
        <w:spacing w:line="480" w:lineRule="auto"/>
        <w:ind w:firstLine="720"/>
        <w:jc w:val="both"/>
      </w:pPr>
      <w:r>
        <w:t xml:space="preserve">Voluntary selective attention (as well as other cognitive control processes)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del w:id="23" w:author="Andersen, Soren" w:date="2019-09-11T18:25:00Z">
        <w:r w:rsidR="001A770F" w:rsidDel="00B84D87">
          <w:delText>have demonstrated</w:delText>
        </w:r>
      </w:del>
      <w:ins w:id="24" w:author="Andersen, Soren" w:date="2019-09-11T18:25:00Z">
        <w:r w:rsidR="00B84D87">
          <w:t>found</w:t>
        </w:r>
      </w:ins>
      <w:r w:rsidR="001A770F">
        <w:t xml:space="preserve"> </w:t>
      </w:r>
      <w:r>
        <w:t xml:space="preserve">reward-based enhancements in preparation for upcoming </w:t>
      </w:r>
      <w:r w:rsidR="00B762D6">
        <w:t xml:space="preserve">target </w:t>
      </w:r>
      <w:r w:rsidR="00B762D6">
        <w:lastRenderedPageBreak/>
        <w:t>stimuli</w:t>
      </w:r>
      <w:r>
        <w:t xml:space="preserv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frontoparietal network, it remains unclear how such modulations translate </w:t>
      </w:r>
      <w:del w:id="25" w:author="Andersen, Soren" w:date="2019-09-11T18:26:00Z">
        <w:r w:rsidRPr="00CE7814" w:rsidDel="00B84D87">
          <w:delText>in</w:delText>
        </w:r>
      </w:del>
      <w:r w:rsidRPr="00CE7814">
        <w:t xml:space="preserve">to </w:t>
      </w:r>
      <w:ins w:id="26" w:author="Andersen, Soren" w:date="2019-09-11T18:26:00Z">
        <w:r w:rsidR="00B84D87">
          <w:t xml:space="preserve">affect </w:t>
        </w:r>
      </w:ins>
      <w:r w:rsidRPr="00CE7814">
        <w:t>the processing</w:t>
      </w:r>
      <w:ins w:id="27" w:author="Andersen, Soren" w:date="2019-09-11T18:26:00Z">
        <w:r w:rsidR="00B84D87">
          <w:t xml:space="preserve"> of attended and unattended stimuli</w:t>
        </w:r>
      </w:ins>
      <w:r w:rsidRPr="00CE7814">
        <w:t xml:space="preserve"> i</w:t>
      </w:r>
      <w:r w:rsidR="009A222B" w:rsidRPr="00CE7814">
        <w:t xml:space="preserve">n </w:t>
      </w:r>
      <w:del w:id="28" w:author="Andersen, Soren" w:date="2019-09-11T18:26:00Z">
        <w:r w:rsidR="009A222B" w:rsidRPr="00CE7814" w:rsidDel="00B84D87">
          <w:delText xml:space="preserve">the </w:delText>
        </w:r>
      </w:del>
      <w:r w:rsidR="009A222B" w:rsidRPr="00CE7814">
        <w:t xml:space="preserve">visual cortex. </w:t>
      </w:r>
    </w:p>
    <w:p w14:paraId="0B92D984" w14:textId="7DFAD375" w:rsidR="005C4136" w:rsidRDefault="005C4136" w:rsidP="005C4136">
      <w:pPr>
        <w:spacing w:line="480" w:lineRule="auto"/>
        <w:ind w:firstLine="720"/>
        <w:jc w:val="both"/>
      </w:pPr>
      <w:r>
        <w:t xml:space="preserve">Another set of studies has focused on the processing of </w:t>
      </w:r>
      <w:r w:rsidR="00AD0557">
        <w:t>stimuli</w:t>
      </w:r>
      <w:r>
        <w:t xml:space="preserve">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w:t>
      </w:r>
      <w:r w:rsidR="00B762D6">
        <w:t xml:space="preserve">in subsequent trials </w:t>
      </w:r>
      <w:r>
        <w:t xml:space="preserve">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w:t>
      </w:r>
      <w:r w:rsidR="00F418CE">
        <w:t>i</w:t>
      </w:r>
      <w:r>
        <w:t xml:space="preserve">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rsidR="00C25DA5">
        <w:t>. O</w:t>
      </w:r>
      <w:r>
        <w:t xml:space="preserve">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 xml:space="preserve">(Hickey &amp; Peelen, </w:t>
      </w:r>
      <w:r>
        <w:rPr>
          <w:noProof/>
        </w:rPr>
        <w:lastRenderedPageBreak/>
        <w:t>2015</w:t>
      </w:r>
      <w:r w:rsidRPr="00967E03">
        <w:rPr>
          <w:noProof/>
        </w:rPr>
        <w:t>)</w:t>
      </w:r>
      <w:r>
        <w:fldChar w:fldCharType="end"/>
      </w:r>
      <w:r>
        <w:t xml:space="preserve"> has provided evidence for the simultaneous enhancement in representation of reward-related stimuli and suppression of stimuli devoid of a specific motivational value. More specifically, using a multivoxel pattern analysis and decoding technique, these authors found a gain</w:t>
      </w:r>
      <w:r w:rsidR="00F418CE">
        <w:t xml:space="preserve"> increase</w:t>
      </w:r>
      <w:r>
        <w:t xml:space="preserve"> in object-selective visual cortex for stimuli paired with rewards, while those not associated with this incentive were suppressed.</w:t>
      </w:r>
    </w:p>
    <w:p w14:paraId="6D9532D2" w14:textId="7B5101DB"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w:t>
      </w:r>
      <w:del w:id="29" w:author="Andersen, Soren" w:date="2019-09-11T18:28:00Z">
        <w:r w:rsidR="00AD0557" w:rsidDel="009108BC">
          <w:delText xml:space="preserve">the </w:delText>
        </w:r>
      </w:del>
      <w:r w:rsidR="00AD0557">
        <w:t xml:space="preserve">visual cortex occur as </w:t>
      </w:r>
      <w:del w:id="30" w:author="Andersen, Soren" w:date="2019-09-11T18:29:00Z">
        <w:r w:rsidR="00AD0557" w:rsidDel="009108BC">
          <w:delText xml:space="preserve">the </w:delText>
        </w:r>
      </w:del>
      <w:ins w:id="31" w:author="Andersen, Soren" w:date="2019-09-11T18:29:00Z">
        <w:r w:rsidR="009108BC">
          <w:t xml:space="preserve">a </w:t>
        </w:r>
      </w:ins>
      <w:r w:rsidR="00AD0557">
        <w:t xml:space="preserve">consequence of voluntary selective attention, changes in stimulus saliency, or </w:t>
      </w:r>
      <w:r w:rsidR="00FC4DAE">
        <w:t>a</w:t>
      </w:r>
      <w:r w:rsidR="00AD0557">
        <w:t xml:space="preserve"> combination of both.</w:t>
      </w:r>
      <w:r>
        <w:t xml:space="preserve"> One option (the voluntary </w:t>
      </w:r>
      <w:r w:rsidR="00772361">
        <w:t xml:space="preserve">selective attention view) is that rewards influence the processing of stimuli by increasing the amount of voluntary attention deployed toward these stimuli. This hypothesis </w:t>
      </w:r>
      <w:r w:rsidR="00480E74">
        <w:t>comes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These models propose that the amount of attention allocated toward stimuli is dependent on the amount of rewards which can be earned for doing so. Another possibility (</w:t>
      </w:r>
      <w:r w:rsidR="00592F8A">
        <w:t>the saliency</w:t>
      </w:r>
      <w:r w:rsidR="00772361">
        <w:t xml:space="preserve"> view) is that rewards increase the saliency of stimuli, and thus capture attention automatically, independently from voluntary attention. This view comes from the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659ADFB6" w:rsidR="005C4136" w:rsidRDefault="005C4136" w:rsidP="005C4136">
      <w:pPr>
        <w:spacing w:line="480" w:lineRule="auto"/>
        <w:ind w:firstLine="720"/>
        <w:jc w:val="both"/>
      </w:pPr>
      <w:r>
        <w:lastRenderedPageBreak/>
        <w:t>In this study</w:t>
      </w:r>
      <w:r w:rsidR="000F1EDB">
        <w:t>,</w:t>
      </w:r>
      <w:r>
        <w:t xml:space="preserve"> we orthogonally manipulated voluntary attention and reward probability in order to </w:t>
      </w:r>
      <w:r w:rsidR="00332BE8">
        <w:t xml:space="preserve">test the predictions of these models.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w:t>
      </w:r>
      <w:r w:rsidR="00C25DA5">
        <w:t xml:space="preserve">two </w:t>
      </w:r>
      <w:ins w:id="32" w:author="Andersen, Soren" w:date="2019-09-11T18:33:00Z">
        <w:r w:rsidR="009108BC">
          <w:t xml:space="preserve">superimposed </w:t>
        </w:r>
      </w:ins>
      <w:r>
        <w:t>random dot kinematograms (RDK</w:t>
      </w:r>
      <w:ins w:id="33" w:author="Andersen, Soren" w:date="2019-09-11T18:33:00Z">
        <w:r w:rsidR="009108BC">
          <w:t>s</w:t>
        </w:r>
      </w:ins>
      <w:r>
        <w:t>)</w:t>
      </w:r>
      <w:ins w:id="34" w:author="Andersen, Soren" w:date="2019-09-11T18:33:00Z">
        <w:r w:rsidR="009108BC">
          <w:t xml:space="preserve"> of different color (red and blue)</w:t>
        </w:r>
      </w:ins>
      <w:del w:id="35" w:author="Andersen, Soren" w:date="2019-09-11T18:33:00Z">
        <w:r w:rsidR="00C25DA5" w:rsidDel="009108BC">
          <w:delText>, one drawn in blue and one in red</w:delText>
        </w:r>
      </w:del>
      <w:r w:rsidR="00C25DA5">
        <w:t>,</w:t>
      </w:r>
      <w:r>
        <w:t xml:space="preserve"> were presented concurrently</w:t>
      </w:r>
      <w:del w:id="36" w:author="Andersen, Soren" w:date="2019-09-11T18:34:00Z">
        <w:r w:rsidDel="009108BC">
          <w:delText xml:space="preserve"> at two different frequencies,</w:delText>
        </w:r>
      </w:del>
      <w:r>
        <w:t xml:space="preserve">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w:t>
      </w:r>
      <w:ins w:id="37" w:author="Andersen, Soren" w:date="2019-09-11T18:35:00Z">
        <w:r w:rsidR="009108BC">
          <w:t xml:space="preserve"> The two RDKs flickered at different frequencies, thereby driving separate steady-state visual evoked potentials (SSVEPs). </w:t>
        </w:r>
      </w:ins>
      <w:del w:id="38" w:author="Andersen, Soren" w:date="2019-09-11T18:35:00Z">
        <w:r w:rsidDel="009108BC">
          <w:delText xml:space="preserve"> </w:delText>
        </w:r>
      </w:del>
      <w:r>
        <w:t xml:space="preserve">SSVEPs offer the unique advantage of simultaneously tracking the processing of multiple stimuli as the specific oscillatory response of each </w:t>
      </w:r>
      <w:del w:id="39" w:author="Andersen, Soren" w:date="2019-09-11T18:36:00Z">
        <w:r w:rsidDel="009108BC">
          <w:delText xml:space="preserve">RDK </w:delText>
        </w:r>
      </w:del>
      <w:ins w:id="40" w:author="Andersen, Soren" w:date="2019-09-11T18:36:00Z">
        <w:r w:rsidR="009108BC">
          <w:t xml:space="preserve">stimulus </w:t>
        </w:r>
      </w:ins>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del w:id="41" w:author="Andersen, Soren" w:date="2019-09-11T18:36:00Z">
        <w:r w:rsidDel="009108BC">
          <w:delText>affect the</w:delText>
        </w:r>
      </w:del>
      <w:ins w:id="42" w:author="Andersen, Soren" w:date="2019-09-11T18:36:00Z">
        <w:r w:rsidR="009108BC">
          <w:t>increase</w:t>
        </w:r>
      </w:ins>
      <w:r>
        <w:t xml:space="preserve"> SSVEP amplitudes </w:t>
      </w:r>
      <w:del w:id="43" w:author="Andersen, Soren" w:date="2019-09-11T18:36:00Z">
        <w:r w:rsidDel="009108BC">
          <w:delText>by increasing them for the</w:delText>
        </w:r>
      </w:del>
      <w:ins w:id="44" w:author="Andersen, Soren" w:date="2019-09-11T18:36:00Z">
        <w:r w:rsidR="009108BC">
          <w:t>of</w:t>
        </w:r>
      </w:ins>
      <w:r>
        <w:t xml:space="preserve"> attended </w:t>
      </w:r>
      <w:commentRangeStart w:id="45"/>
      <w:r>
        <w:t>stimuli</w:t>
      </w:r>
      <w:ins w:id="46" w:author="Andersen, Soren" w:date="2019-09-11T18:37:00Z">
        <w:r w:rsidR="009108BC">
          <w:t xml:space="preserve"> (@@@</w:t>
        </w:r>
      </w:ins>
      <w:commentRangeEnd w:id="45"/>
      <w:ins w:id="47" w:author="Andersen, Soren" w:date="2019-09-11T18:38:00Z">
        <w:r w:rsidR="009108BC">
          <w:rPr>
            <w:rStyle w:val="CommentReference"/>
          </w:rPr>
          <w:commentReference w:id="45"/>
        </w:r>
      </w:ins>
      <w:ins w:id="48" w:author="Andersen, Soren" w:date="2019-09-11T18:37:00Z">
        <w:r w:rsidR="009108BC">
          <w:t>cite Morgan, Hansen, &amp; Hillyard, 1996 here@@@)</w:t>
        </w:r>
      </w:ins>
      <w:del w:id="49" w:author="Andersen, Soren" w:date="2019-09-11T18:37:00Z">
        <w:r w:rsidDel="009108BC">
          <w:delText xml:space="preserve"> and reducing them for the unattended ones </w:delText>
        </w:r>
        <w:r w:rsidDel="009108BC">
          <w:fldChar w:fldCharType="begin" w:fldLock="1"/>
        </w:r>
        <w:r w:rsidDel="009108BC">
          <w:del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delInstrText>
        </w:r>
        <w:r w:rsidDel="009108BC">
          <w:fldChar w:fldCharType="separate"/>
        </w:r>
        <w:r w:rsidRPr="007872FC" w:rsidDel="009108BC">
          <w:rPr>
            <w:noProof/>
          </w:rPr>
          <w:delText>(Muller et al., 2006)</w:delText>
        </w:r>
        <w:r w:rsidDel="009108BC">
          <w:fldChar w:fldCharType="end"/>
        </w:r>
      </w:del>
      <w:r>
        <w:t xml:space="preserve">. Further, </w:t>
      </w:r>
      <w:del w:id="50" w:author="Andersen, Soren" w:date="2019-09-11T18:38:00Z">
        <w:r w:rsidDel="009108BC">
          <w:delText xml:space="preserve">the </w:delText>
        </w:r>
      </w:del>
      <w:r>
        <w:t xml:space="preserve">SSVEP amplitudes are </w:t>
      </w:r>
      <w:del w:id="51" w:author="Andersen, Soren" w:date="2019-09-11T18:38:00Z">
        <w:r w:rsidDel="009108BC">
          <w:delText xml:space="preserve">also </w:delText>
        </w:r>
      </w:del>
      <w:ins w:id="52" w:author="Andersen, Soren" w:date="2019-09-11T18:38:00Z">
        <w:r w:rsidR="009108BC">
          <w:t xml:space="preserve">highly </w:t>
        </w:r>
      </w:ins>
      <w:r>
        <w:t xml:space="preserve">sensitive to </w:t>
      </w:r>
      <w:del w:id="53" w:author="Andersen, Soren" w:date="2019-09-11T18:38:00Z">
        <w:r w:rsidDel="009108BC">
          <w:delText xml:space="preserve">the </w:delText>
        </w:r>
      </w:del>
      <w:r>
        <w:t xml:space="preserve">changes in the physical salience of stimuli and are increased for </w:t>
      </w:r>
      <w:del w:id="54" w:author="Andersen, Soren" w:date="2019-09-11T18:39:00Z">
        <w:r w:rsidDel="004F7D43">
          <w:delText xml:space="preserve">the </w:delText>
        </w:r>
      </w:del>
      <w:r>
        <w:t xml:space="preserve">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w:t>
      </w:r>
      <w:del w:id="55" w:author="Andersen, Soren" w:date="2019-09-11T18:39:00Z">
        <w:r w:rsidDel="004F7D43">
          <w:delText xml:space="preserve">track </w:delText>
        </w:r>
      </w:del>
      <w:r>
        <w:t xml:space="preserve">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6DD0CD35" w14:textId="3EE34B8C" w:rsidR="00A3478C" w:rsidRDefault="005C4136" w:rsidP="005C4136">
      <w:pPr>
        <w:spacing w:line="480" w:lineRule="auto"/>
        <w:ind w:firstLine="720"/>
        <w:jc w:val="both"/>
      </w:pPr>
      <w:r>
        <w:lastRenderedPageBreak/>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The first class of models predict that reward influence</w:t>
      </w:r>
      <w:r w:rsidR="00592F8A">
        <w:t>s sensory processing through voluntary attention</w:t>
      </w:r>
      <w:r w:rsidR="00A3478C">
        <w:t xml:space="preserve"> (Figure 1A)</w:t>
      </w:r>
      <w:r w:rsidR="00592F8A">
        <w:t>, and the second class of models predict that rewards directly influence the saliency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saliency view predicts that the processing of the high reward stimuli will be </w:t>
      </w:r>
      <w:r w:rsidR="00A3478C">
        <w:t xml:space="preserve">enhanced irrespective of attention, while the voluntary attention view predicts that the processing of the high reward stimuli will be enhanced only when they are attended. The saliency view also predicts the suppressed processing of the low reward stimuli, while the voluntary attention view predicts that the processing of these stimuli will be suppressed only when they are not attended. Finally, the saliency view predicts that these effects will persist when rewards are no longer available (test phase), while the voluntary attention view predicts that the processing of both high and low reward stimuli will retreat to baseline levels. </w:t>
      </w:r>
    </w:p>
    <w:p w14:paraId="3FE68A14" w14:textId="116FF663" w:rsidR="00610E5E" w:rsidRDefault="00610E5E" w:rsidP="005C4136">
      <w:pPr>
        <w:spacing w:line="480" w:lineRule="auto"/>
        <w:ind w:firstLine="720"/>
        <w:jc w:val="both"/>
      </w:pPr>
    </w:p>
    <w:p w14:paraId="53C389C8" w14:textId="34C64FCD" w:rsidR="00A3478C" w:rsidRDefault="00A3478C" w:rsidP="00CA0030">
      <w:pPr>
        <w:pStyle w:val="Heading1"/>
        <w:spacing w:before="0" w:after="240"/>
      </w:pPr>
      <w:r>
        <w:rPr>
          <w:noProof/>
          <w:lang w:val="en-GB" w:eastAsia="en-GB"/>
        </w:rPr>
        <w:lastRenderedPageBreak/>
        <mc:AlternateContent>
          <mc:Choice Requires="wpg">
            <w:drawing>
              <wp:anchor distT="0" distB="0" distL="114300" distR="114300" simplePos="0" relativeHeight="251696128" behindDoc="0" locked="0" layoutInCell="1" allowOverlap="1" wp14:anchorId="36F03C40" wp14:editId="1A7DD0E5">
                <wp:simplePos x="0" y="0"/>
                <wp:positionH relativeFrom="column">
                  <wp:posOffset>-635</wp:posOffset>
                </wp:positionH>
                <wp:positionV relativeFrom="paragraph">
                  <wp:posOffset>235585</wp:posOffset>
                </wp:positionV>
                <wp:extent cx="5972810" cy="4653280"/>
                <wp:effectExtent l="0" t="0" r="8890" b="0"/>
                <wp:wrapTopAndBottom/>
                <wp:docPr id="15" name="Group 15"/>
                <wp:cNvGraphicFramePr/>
                <a:graphic xmlns:a="http://schemas.openxmlformats.org/drawingml/2006/main">
                  <a:graphicData uri="http://schemas.microsoft.com/office/word/2010/wordprocessingGroup">
                    <wpg:wgp>
                      <wpg:cNvGrpSpPr/>
                      <wpg:grpSpPr>
                        <a:xfrm>
                          <a:off x="0" y="0"/>
                          <a:ext cx="5972810" cy="4653280"/>
                          <a:chOff x="0" y="0"/>
                          <a:chExt cx="5972810" cy="4653280"/>
                        </a:xfrm>
                      </wpg:grpSpPr>
                      <pic:pic xmlns:pic="http://schemas.openxmlformats.org/drawingml/2006/picture">
                        <pic:nvPicPr>
                          <pic:cNvPr id="14" name="Picture 14" descr="C:\Users\igrahek\Documents\Studies\SSVEP Reward - Soren &amp; Antonio\Experiment 1\SSVEP_reward\figures\Figure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3359150"/>
                          </a:xfrm>
                          <a:prstGeom prst="rect">
                            <a:avLst/>
                          </a:prstGeom>
                          <a:noFill/>
                          <a:ln>
                            <a:noFill/>
                          </a:ln>
                        </pic:spPr>
                      </pic:pic>
                      <wps:wsp>
                        <wps:cNvPr id="10" name="Text Box 10"/>
                        <wps:cNvSpPr txBox="1"/>
                        <wps:spPr>
                          <a:xfrm>
                            <a:off x="0" y="3208020"/>
                            <a:ext cx="5972810" cy="1445260"/>
                          </a:xfrm>
                          <a:prstGeom prst="rect">
                            <a:avLst/>
                          </a:prstGeom>
                          <a:solidFill>
                            <a:prstClr val="white"/>
                          </a:solidFill>
                          <a:ln>
                            <a:noFill/>
                          </a:ln>
                        </wps:spPr>
                        <wps:txbx>
                          <w:txbxContent>
                            <w:p w14:paraId="7833832C" w14:textId="20ABB3D8" w:rsidR="0056132B" w:rsidRPr="00A3478C" w:rsidRDefault="0056132B"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w:t>
                              </w:r>
                              <w:bookmarkStart w:id="56" w:name="_GoBack"/>
                              <w:bookmarkEnd w:id="56"/>
                              <w:r>
                                <w:rPr>
                                  <w:sz w:val="20"/>
                                </w:rPr>
                                <w:t xml:space="preserve">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6F03C40" id="Group 15" o:spid="_x0000_s1026" style="position:absolute;left:0;text-align:left;margin-left:-.05pt;margin-top:18.55pt;width:470.3pt;height:366.4pt;z-index:251696128;mso-height-relative:margin" coordsize="59728,46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9uDAwIAAAAEQf5f3Z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9728;height:335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T8Oe/AAAA2wAAAA8AAABkcnMvZG93bnJldi54bWxET82KwjAQvgv7DmEWvGm6y1KkGkVkpXvw&#10;Yu0DDM3YFptJTaLtvr0RBG/z8f3OajOaTtzJ+daygq95AoK4srrlWkF52s8WIHxA1thZJgX/5GGz&#10;/pisMNN24CPdi1CLGMI+QwVNCH0mpa8aMujntieO3Nk6gyFCV0vtcIjhppPfSZJKgy3HhgZ72jVU&#10;XYqbUZAfUul0+nsp+vqUD+XIu2uRKzX9HLdLEIHG8Ba/3H86zv+B5y/xALl+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U/DnvwAAANsAAAAPAAAAAAAAAAAAAAAAAJ8CAABk&#10;cnMvZG93bnJldi54bWxQSwUGAAAAAAQABAD3AAAAiwMAAAAA&#10;">
                  <v:imagedata r:id="rId11" o:title="Figure 1"/>
                  <v:path arrowok="t"/>
                </v:shape>
                <v:shapetype id="_x0000_t202" coordsize="21600,21600" o:spt="202" path="m,l,21600r21600,l21600,xe">
                  <v:stroke joinstyle="miter"/>
                  <v:path gradientshapeok="t" o:connecttype="rect"/>
                </v:shapetype>
                <v:shape id="Text Box 10" o:spid="_x0000_s1028" type="#_x0000_t202" style="position:absolute;top:32080;width:59728;height:14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7833832C" w14:textId="20ABB3D8" w:rsidR="0056132B" w:rsidRPr="00A3478C" w:rsidRDefault="0056132B"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w10:wrap type="topAndBottom"/>
              </v:group>
            </w:pict>
          </mc:Fallback>
        </mc:AlternateContent>
      </w:r>
    </w:p>
    <w:p w14:paraId="4ABF3280" w14:textId="7B3BD65F" w:rsidR="00A3478C" w:rsidRDefault="002C4A6E" w:rsidP="00CA0030">
      <w:pPr>
        <w:pStyle w:val="Heading1"/>
        <w:spacing w:before="0" w:after="240"/>
      </w:pPr>
      <w:r>
        <w:rPr>
          <w:rStyle w:val="CommentReference"/>
          <w:rFonts w:eastAsiaTheme="minorHAnsi" w:cs="Times New Roman"/>
          <w:b w:val="0"/>
        </w:rPr>
        <w:commentReference w:id="57"/>
      </w:r>
    </w:p>
    <w:p w14:paraId="1046E374" w14:textId="0A129162" w:rsidR="008F7666" w:rsidRDefault="004F7D43" w:rsidP="00CA0030">
      <w:pPr>
        <w:pStyle w:val="Heading1"/>
        <w:spacing w:before="0" w:after="240"/>
      </w:pPr>
      <w:r>
        <w:rPr>
          <w:rStyle w:val="CommentReference"/>
          <w:rFonts w:eastAsiaTheme="minorHAnsi" w:cs="Times New Roman"/>
          <w:b w:val="0"/>
        </w:rPr>
        <w:commentReference w:id="58"/>
      </w:r>
    </w:p>
    <w:p w14:paraId="78FCD169" w14:textId="466D3421" w:rsidR="009508C9" w:rsidRDefault="009508C9" w:rsidP="00CA0030">
      <w:pPr>
        <w:pStyle w:val="Heading1"/>
        <w:spacing w:before="0" w:after="240"/>
      </w:pPr>
      <w:r>
        <w:t>Methods</w:t>
      </w:r>
    </w:p>
    <w:p w14:paraId="3EA709CE" w14:textId="6834F536" w:rsidR="00F17649" w:rsidRPr="00A260B3" w:rsidRDefault="00146705" w:rsidP="00CA0030">
      <w:pPr>
        <w:pStyle w:val="Heading2"/>
        <w:spacing w:before="0" w:after="240"/>
      </w:pPr>
      <w:r>
        <w:t>Participants</w:t>
      </w:r>
    </w:p>
    <w:p w14:paraId="2D72950A" w14:textId="0AC42E46"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556D37D1"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w:t>
      </w:r>
      <w:del w:id="59" w:author="Andersen, Soren" w:date="2019-09-11T19:12:00Z">
        <w:r w:rsidR="00B252B7" w:rsidDel="00A260B3">
          <w:delText xml:space="preserve">out </w:delText>
        </w:r>
      </w:del>
      <w:r w:rsidR="00B252B7">
        <w:t xml:space="preserve">of </w:t>
      </w:r>
      <w:r w:rsidR="00F36DE7">
        <w:t>50 trials</w:t>
      </w:r>
      <w:r w:rsidR="00B252B7">
        <w:t>)</w:t>
      </w:r>
      <w:r w:rsidR="00F36DE7">
        <w:t xml:space="preserve"> </w:t>
      </w:r>
      <w:r>
        <w:t>divided into 3 phases</w:t>
      </w:r>
      <w:r w:rsidR="00DB4776">
        <w:t xml:space="preserve"> (</w:t>
      </w:r>
      <w:commentRangeStart w:id="60"/>
      <w:commentRangeStart w:id="61"/>
      <w:commentRangeStart w:id="62"/>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commentRangeEnd w:id="60"/>
      <w:r w:rsidR="00E63D13">
        <w:rPr>
          <w:rStyle w:val="CommentReference"/>
        </w:rPr>
        <w:commentReference w:id="60"/>
      </w:r>
      <w:commentRangeEnd w:id="61"/>
      <w:r w:rsidR="00323581">
        <w:rPr>
          <w:rStyle w:val="CommentReference"/>
        </w:rPr>
        <w:commentReference w:id="61"/>
      </w:r>
      <w:commentRangeEnd w:id="62"/>
      <w:r w:rsidR="00A260B3">
        <w:rPr>
          <w:rStyle w:val="CommentReference"/>
        </w:rPr>
        <w:commentReference w:id="62"/>
      </w:r>
      <w:r w:rsidR="00ED0939">
        <w:rPr>
          <w:i/>
        </w:rPr>
        <w:t>Figure 1B</w:t>
      </w:r>
      <w:r w:rsidR="00DB4776">
        <w:t>)</w:t>
      </w:r>
      <w:ins w:id="63" w:author="Andersen, Soren" w:date="2019-09-11T19:12:00Z">
        <w:r w:rsidR="00A260B3">
          <w:t xml:space="preserve"> of 4 blocks each</w:t>
        </w:r>
      </w:ins>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lang w:val="en-GB" w:eastAsia="en-GB"/>
        </w:rPr>
        <w:lastRenderedPageBreak/>
        <mc:AlternateContent>
          <mc:Choice Requires="wpg">
            <w:drawing>
              <wp:anchor distT="0" distB="0" distL="114300" distR="114300" simplePos="0" relativeHeight="251666432" behindDoc="0" locked="0" layoutInCell="1" allowOverlap="1" wp14:anchorId="05A07424" wp14:editId="67C3927E">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56132B" w:rsidRPr="00094925" w:rsidRDefault="0056132B"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643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cXE3CAAAA2gAAAA8AAABkcnMvZG93bnJldi54bWxEj9GKwjAURN8X/IdwBV+WNd2yiFubiiwK&#10;Pgii9QMuzbWtNje1iVr/fiMIPg4zc4ZJ571pxI06V1tW8D2OQBAXVtdcKjjkq68pCOeRNTaWScGD&#10;HMyzwUeKibZ33tFt70sRIOwSVFB53yZSuqIig25sW+LgHW1n0AfZlVJ3eA9w08g4iibSYM1hocKW&#10;/ioqzvurUSAvy5/NJqffw/Tq45PZUr7kT6VGw34xA+Gp9+/wq73WCmJ4Xgk3QG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nFxNwgAAANoAAAAPAAAAAAAAAAAAAAAAAJ8C&#10;AABkcnMvZG93bnJldi54bWxQSwUGAAAAAAQABAD3AAAAjgMAAAAA&#10;">
                  <v:imagedata r:id="rId13" o:title=""/>
                  <v:path arrowok="t"/>
                </v:shape>
                <v:shape id="Text Box 23" o:spid="_x0000_s1031" type="#_x0000_t202" style="position:absolute;top:21526;width:59728;height:17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1AB2E586" w14:textId="493AD4A1" w:rsidR="0056132B" w:rsidRPr="00094925" w:rsidRDefault="0056132B"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w:t>
                        </w:r>
                        <w:proofErr w:type="gramStart"/>
                        <w:r w:rsidRPr="00094925">
                          <w:rPr>
                            <w:sz w:val="20"/>
                          </w:rPr>
                          <w:t>or ”</w:t>
                        </w:r>
                        <w:proofErr w:type="gramEnd"/>
                        <w:r w:rsidRPr="00094925">
                          <w:rPr>
                            <w:sz w:val="20"/>
                          </w:rPr>
                          <w:t xml:space="preserve">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0E88CF4"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b</w:t>
      </w:r>
      <w:r w:rsidR="000279E5" w:rsidRPr="000279E5">
        <w:rPr>
          <w:szCs w:val="24"/>
          <w:highlight w:val="yellow"/>
        </w:rPr>
        <w:t xml:space="preserve">links </w:t>
      </w:r>
      <w:r w:rsidR="00D95647">
        <w:rPr>
          <w:szCs w:val="24"/>
          <w:highlight w:val="yellow"/>
        </w:rPr>
        <w:t>or</w:t>
      </w:r>
      <w:r w:rsidR="00D95647" w:rsidRPr="000279E5">
        <w:rPr>
          <w:szCs w:val="24"/>
          <w:highlight w:val="yellow"/>
        </w:rPr>
        <w:t xml:space="preserve"> </w:t>
      </w:r>
      <w:r w:rsidR="000279E5" w:rsidRPr="000279E5">
        <w:rPr>
          <w:szCs w:val="24"/>
          <w:highlight w:val="yellow"/>
        </w:rPr>
        <w:t xml:space="preserve">horizontal eye-movements </w:t>
      </w:r>
      <w:r w:rsidR="00D95647">
        <w:rPr>
          <w:szCs w:val="24"/>
          <w:highlight w:val="yellow"/>
        </w:rPr>
        <w:t>exceeding @XYZ microvolt</w:t>
      </w:r>
      <w:r w:rsidR="000279E5" w:rsidRPr="000279E5">
        <w:rPr>
          <w:szCs w:val="24"/>
          <w:highlight w:val="yellow"/>
        </w:rPr>
        <w:t xml:space="preserve">. </w:t>
      </w:r>
      <w:commentRangeStart w:id="64"/>
      <w:commentRangeStart w:id="65"/>
      <w:commentRangeStart w:id="66"/>
      <w:commentRangeStart w:id="67"/>
      <w:commentRangeStart w:id="68"/>
      <w:del w:id="69" w:author="Ivan Grahek" w:date="2019-08-10T11:41:00Z">
        <w:r w:rsidR="00D8304B" w:rsidRPr="000279E5" w:rsidDel="004864F0">
          <w:rPr>
            <w:szCs w:val="24"/>
            <w:highlight w:val="yellow"/>
          </w:rPr>
          <w:delText xml:space="preserve">All remaining </w:delText>
        </w:r>
        <w:r w:rsidR="00060360" w:rsidRPr="000279E5" w:rsidDel="004864F0">
          <w:rPr>
            <w:szCs w:val="24"/>
            <w:highlight w:val="yellow"/>
          </w:rPr>
          <w:delText>epochs were scanned with</w:delText>
        </w:r>
        <w:r w:rsidR="00054E36" w:rsidRPr="000279E5" w:rsidDel="004864F0">
          <w:rPr>
            <w:szCs w:val="24"/>
            <w:highlight w:val="yellow"/>
          </w:rPr>
          <w:delText xml:space="preserve"> </w:delText>
        </w:r>
        <w:r w:rsidR="00D8304B" w:rsidRPr="000279E5" w:rsidDel="004864F0">
          <w:rPr>
            <w:szCs w:val="24"/>
            <w:highlight w:val="yellow"/>
          </w:rPr>
          <w:delText>SCADS</w:delText>
        </w:r>
        <w:r w:rsidR="00060360" w:rsidRPr="000279E5" w:rsidDel="004864F0">
          <w:rPr>
            <w:szCs w:val="24"/>
            <w:highlight w:val="yellow"/>
          </w:rPr>
          <w:delText xml:space="preserve"> </w:delText>
        </w:r>
        <w:r w:rsidR="00244D58" w:rsidRPr="000279E5" w:rsidDel="004864F0">
          <w:rPr>
            <w:szCs w:val="24"/>
            <w:highlight w:val="yellow"/>
          </w:rPr>
          <w:fldChar w:fldCharType="begin" w:fldLock="1"/>
        </w:r>
        <w:r w:rsidR="004B04C5" w:rsidRPr="000279E5" w:rsidDel="004864F0">
          <w:rPr>
            <w:szCs w:val="24"/>
            <w:highlight w:val="yellow"/>
          </w:rPr>
          <w:del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delInstrText>
        </w:r>
        <w:r w:rsidR="00244D58" w:rsidRPr="000279E5" w:rsidDel="004864F0">
          <w:rPr>
            <w:szCs w:val="24"/>
            <w:highlight w:val="yellow"/>
          </w:rPr>
          <w:fldChar w:fldCharType="separate"/>
        </w:r>
        <w:r w:rsidR="00244D58" w:rsidRPr="000279E5" w:rsidDel="004864F0">
          <w:rPr>
            <w:noProof/>
            <w:szCs w:val="24"/>
            <w:highlight w:val="yellow"/>
          </w:rPr>
          <w:delText>(Junghöfer, Elbert, Tucker, &amp; Rockstroh, 2000)</w:delText>
        </w:r>
        <w:r w:rsidR="00244D58" w:rsidRPr="000279E5" w:rsidDel="004864F0">
          <w:rPr>
            <w:szCs w:val="24"/>
            <w:highlight w:val="yellow"/>
          </w:rPr>
          <w:fldChar w:fldCharType="end"/>
        </w:r>
        <w:r w:rsidR="00244D58" w:rsidRPr="000279E5" w:rsidDel="004864F0">
          <w:rPr>
            <w:szCs w:val="24"/>
            <w:highlight w:val="yellow"/>
          </w:rPr>
          <w:delText xml:space="preserve"> </w:delText>
        </w:r>
        <w:r w:rsidR="00060360" w:rsidRPr="000279E5" w:rsidDel="004864F0">
          <w:rPr>
            <w:szCs w:val="24"/>
            <w:highlight w:val="yellow"/>
          </w:rPr>
          <w:delText xml:space="preserve">and rejected when flagged as </w:delText>
        </w:r>
        <w:r w:rsidR="00A16807" w:rsidRPr="000279E5" w:rsidDel="004864F0">
          <w:rPr>
            <w:szCs w:val="24"/>
            <w:highlight w:val="yellow"/>
          </w:rPr>
          <w:delText xml:space="preserve">containing residual </w:delText>
        </w:r>
        <w:r w:rsidR="0091756E" w:rsidRPr="000279E5" w:rsidDel="004864F0">
          <w:rPr>
            <w:szCs w:val="24"/>
            <w:highlight w:val="yellow"/>
          </w:rPr>
          <w:delText>artifacts</w:delText>
        </w:r>
        <w:r w:rsidR="00054E36" w:rsidRPr="000279E5" w:rsidDel="004864F0">
          <w:rPr>
            <w:szCs w:val="24"/>
            <w:highlight w:val="yellow"/>
          </w:rPr>
          <w:delText>.</w:delText>
        </w:r>
        <w:commentRangeEnd w:id="64"/>
        <w:r w:rsidR="003E30CF" w:rsidRPr="000279E5" w:rsidDel="004864F0">
          <w:rPr>
            <w:rStyle w:val="CommentReference"/>
            <w:highlight w:val="yellow"/>
          </w:rPr>
          <w:commentReference w:id="64"/>
        </w:r>
        <w:commentRangeEnd w:id="65"/>
        <w:r w:rsidR="000279E5" w:rsidRPr="000279E5" w:rsidDel="004864F0">
          <w:rPr>
            <w:rStyle w:val="CommentReference"/>
            <w:highlight w:val="yellow"/>
          </w:rPr>
          <w:commentReference w:id="65"/>
        </w:r>
      </w:del>
      <w:commentRangeEnd w:id="66"/>
      <w:r w:rsidR="00D95647">
        <w:rPr>
          <w:rStyle w:val="CommentReference"/>
        </w:rPr>
        <w:commentReference w:id="66"/>
      </w:r>
      <w:commentRangeEnd w:id="67"/>
      <w:r w:rsidR="00CE5155">
        <w:rPr>
          <w:rStyle w:val="CommentReference"/>
        </w:rPr>
        <w:commentReference w:id="67"/>
      </w:r>
      <w:commentRangeEnd w:id="68"/>
      <w:r w:rsidR="00A260B3">
        <w:rPr>
          <w:rStyle w:val="CommentReference"/>
        </w:rPr>
        <w:commentReference w:id="68"/>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95C5F08"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isocontour voltage maps based on grand-averaged data collapsed across all conditions.</w:t>
      </w:r>
      <w:r w:rsidR="000202DB">
        <w:rPr>
          <w:rFonts w:eastAsia="Times New Roman"/>
          <w:szCs w:val="24"/>
        </w:rPr>
        <w:t xml:space="preserve"> Based on this, a cluster </w:t>
      </w:r>
      <w:r w:rsidR="000202DB">
        <w:rPr>
          <w:rFonts w:eastAsia="Times New Roman"/>
          <w:szCs w:val="24"/>
        </w:rPr>
        <w:lastRenderedPageBreak/>
        <w:t>consisting of the four electrodes Oz, O2, POz, and Iz was chosen for further analysis.</w:t>
      </w:r>
      <w:r>
        <w:rPr>
          <w:rFonts w:eastAsia="Times New Roman"/>
          <w:szCs w:val="24"/>
        </w:rPr>
        <w:t xml:space="preserve"> </w:t>
      </w:r>
      <w:del w:id="70" w:author="Andersen, Soren" w:date="2019-09-11T19:18:00Z">
        <w:r w:rsidR="00F6194D" w:rsidDel="00A260B3">
          <w:rPr>
            <w:rFonts w:eastAsia="Times New Roman"/>
            <w:szCs w:val="24"/>
          </w:rPr>
          <w:delText xml:space="preserve">The </w:delText>
        </w:r>
      </w:del>
      <w:r w:rsidR="000202DB">
        <w:rPr>
          <w:rFonts w:eastAsia="Times New Roman"/>
          <w:szCs w:val="24"/>
        </w:rPr>
        <w:t xml:space="preserve">SSVEP </w:t>
      </w:r>
      <w:r w:rsidR="00F6194D">
        <w:rPr>
          <w:rFonts w:eastAsia="Times New Roman"/>
          <w:szCs w:val="24"/>
        </w:rPr>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lastRenderedPageBreak/>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18E286B"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w:t>
      </w:r>
      <w:r>
        <w:lastRenderedPageBreak/>
        <w:t xml:space="preserve">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1196B002" w:rsidR="00476F36" w:rsidRPr="007B463E" w:rsidRDefault="00476F36" w:rsidP="00476F36">
      <w:pPr>
        <w:spacing w:line="480" w:lineRule="auto"/>
        <w:ind w:firstLine="284"/>
        <w:jc w:val="both"/>
        <w:rPr>
          <w:b/>
          <w:sz w:val="20"/>
        </w:rPr>
      </w:pPr>
      <w:r>
        <w:lastRenderedPageBreak/>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3C6DA101" w14:textId="21BAE7D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p w14:paraId="6F0FD109" w14:textId="06EE3D52" w:rsidR="00115A26" w:rsidRDefault="00115A26" w:rsidP="00575829">
      <w:pPr>
        <w:spacing w:line="480" w:lineRule="auto"/>
        <w:ind w:firstLine="284"/>
        <w:jc w:val="both"/>
      </w:pPr>
    </w:p>
    <w:p w14:paraId="7CB31747" w14:textId="78CC2FE6" w:rsidR="00115A26" w:rsidRDefault="00115A26" w:rsidP="00575829">
      <w:pPr>
        <w:spacing w:line="480" w:lineRule="auto"/>
        <w:ind w:firstLine="284"/>
        <w:jc w:val="both"/>
      </w:pPr>
    </w:p>
    <w:p w14:paraId="4C568F7A" w14:textId="2AC34D6B" w:rsidR="00115A26" w:rsidRDefault="00115A26" w:rsidP="00575829">
      <w:pPr>
        <w:spacing w:line="480" w:lineRule="auto"/>
        <w:ind w:firstLine="284"/>
        <w:jc w:val="both"/>
      </w:pPr>
    </w:p>
    <w:p w14:paraId="217DDB7D" w14:textId="2E9F86FA" w:rsidR="00115A26" w:rsidRDefault="00115A26" w:rsidP="00575829">
      <w:pPr>
        <w:spacing w:line="480" w:lineRule="auto"/>
        <w:ind w:firstLine="284"/>
        <w:jc w:val="both"/>
      </w:pPr>
    </w:p>
    <w:p w14:paraId="5BA3D01E" w14:textId="02150A78" w:rsidR="00115A26" w:rsidRDefault="00115A26" w:rsidP="0057582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lastRenderedPageBreak/>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03657">
        <w:trPr>
          <w:trHeight w:val="646"/>
        </w:trPr>
        <w:tc>
          <w:tcPr>
            <w:tcW w:w="9639"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03657">
        <w:trPr>
          <w:trHeight w:val="646"/>
        </w:trPr>
        <w:tc>
          <w:tcPr>
            <w:tcW w:w="2028" w:type="dxa"/>
            <w:tcBorders>
              <w:top w:val="single" w:sz="4" w:space="0" w:color="auto"/>
            </w:tcBorders>
            <w:vAlign w:val="center"/>
          </w:tcPr>
          <w:p w14:paraId="220CF47E" w14:textId="2AF04173" w:rsidR="007F6AA7" w:rsidRDefault="007F6AA7" w:rsidP="00C11E13">
            <w:r>
              <w:t>Reward phase</w:t>
            </w:r>
          </w:p>
        </w:tc>
        <w:tc>
          <w:tcPr>
            <w:tcW w:w="2164" w:type="dxa"/>
            <w:tcBorders>
              <w:top w:val="single" w:sz="4" w:space="0" w:color="auto"/>
            </w:tcBorders>
            <w:vAlign w:val="center"/>
          </w:tcPr>
          <w:p w14:paraId="2581E922" w14:textId="7C48C5F6" w:rsidR="007F6AA7" w:rsidRDefault="009F0D61" w:rsidP="00C11E13">
            <w:r>
              <w:t>Reward probability</w:t>
            </w:r>
          </w:p>
        </w:tc>
        <w:tc>
          <w:tcPr>
            <w:tcW w:w="2354"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093"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62700">
        <w:trPr>
          <w:trHeight w:val="425"/>
        </w:trPr>
        <w:tc>
          <w:tcPr>
            <w:tcW w:w="2028" w:type="dxa"/>
            <w:vAlign w:val="center"/>
          </w:tcPr>
          <w:p w14:paraId="416C0973" w14:textId="42022716" w:rsidR="00E463D3" w:rsidRDefault="00E463D3" w:rsidP="00E463D3">
            <w:r>
              <w:t>Baseline</w:t>
            </w:r>
          </w:p>
        </w:tc>
        <w:tc>
          <w:tcPr>
            <w:tcW w:w="2164" w:type="dxa"/>
            <w:vAlign w:val="center"/>
          </w:tcPr>
          <w:p w14:paraId="4C6C0157" w14:textId="6D8DF16C" w:rsidR="00E463D3" w:rsidRPr="008E021D" w:rsidRDefault="00E463D3" w:rsidP="00E463D3">
            <w:r>
              <w:t>High</w:t>
            </w:r>
          </w:p>
        </w:tc>
        <w:tc>
          <w:tcPr>
            <w:tcW w:w="2354" w:type="dxa"/>
            <w:vAlign w:val="center"/>
          </w:tcPr>
          <w:p w14:paraId="44ADC54D" w14:textId="23290765" w:rsidR="00E463D3" w:rsidRDefault="00762700" w:rsidP="00762700">
            <w:r>
              <w:t>1.64 [</w:t>
            </w:r>
            <w:r w:rsidRPr="00762700">
              <w:t>1.39</w:t>
            </w:r>
            <w:r>
              <w:t>,</w:t>
            </w:r>
            <w:r w:rsidRPr="00762700">
              <w:t xml:space="preserve"> 1.87]</w:t>
            </w:r>
          </w:p>
        </w:tc>
        <w:tc>
          <w:tcPr>
            <w:tcW w:w="3093"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762700">
        <w:trPr>
          <w:trHeight w:val="425"/>
        </w:trPr>
        <w:tc>
          <w:tcPr>
            <w:tcW w:w="2028" w:type="dxa"/>
            <w:vAlign w:val="center"/>
          </w:tcPr>
          <w:p w14:paraId="12236A46" w14:textId="7CC86F68" w:rsidR="00762700" w:rsidRDefault="00762700" w:rsidP="00762700">
            <w:r>
              <w:t>Baseline</w:t>
            </w:r>
          </w:p>
        </w:tc>
        <w:tc>
          <w:tcPr>
            <w:tcW w:w="2164" w:type="dxa"/>
            <w:vAlign w:val="center"/>
          </w:tcPr>
          <w:p w14:paraId="48C54B58" w14:textId="43823C2E" w:rsidR="00762700" w:rsidRPr="008E021D" w:rsidRDefault="00762700" w:rsidP="00762700">
            <w:r>
              <w:t>Low</w:t>
            </w:r>
          </w:p>
        </w:tc>
        <w:tc>
          <w:tcPr>
            <w:tcW w:w="2354" w:type="dxa"/>
            <w:vAlign w:val="center"/>
          </w:tcPr>
          <w:p w14:paraId="5B6D8FBB" w14:textId="48A71CE0" w:rsidR="00762700" w:rsidRDefault="00762700" w:rsidP="00762700">
            <w:r w:rsidRPr="002B49DE">
              <w:t>1.48 [1.25</w:t>
            </w:r>
            <w:r>
              <w:t>,</w:t>
            </w:r>
            <w:r w:rsidRPr="002B49DE">
              <w:t xml:space="preserve"> 1.69]</w:t>
            </w:r>
          </w:p>
        </w:tc>
        <w:tc>
          <w:tcPr>
            <w:tcW w:w="3093"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762700">
        <w:trPr>
          <w:trHeight w:val="425"/>
        </w:trPr>
        <w:tc>
          <w:tcPr>
            <w:tcW w:w="2028" w:type="dxa"/>
            <w:vAlign w:val="center"/>
          </w:tcPr>
          <w:p w14:paraId="13EB1317" w14:textId="15D915A0" w:rsidR="00762700" w:rsidRDefault="00762700" w:rsidP="00762700">
            <w:r>
              <w:t>Training</w:t>
            </w:r>
          </w:p>
        </w:tc>
        <w:tc>
          <w:tcPr>
            <w:tcW w:w="2164" w:type="dxa"/>
            <w:vAlign w:val="center"/>
          </w:tcPr>
          <w:p w14:paraId="1240B33C" w14:textId="2010B45F" w:rsidR="00762700" w:rsidRPr="008E021D" w:rsidRDefault="00762700" w:rsidP="00762700">
            <w:r>
              <w:t>High</w:t>
            </w:r>
          </w:p>
        </w:tc>
        <w:tc>
          <w:tcPr>
            <w:tcW w:w="2354" w:type="dxa"/>
            <w:vAlign w:val="center"/>
          </w:tcPr>
          <w:p w14:paraId="34156E0F" w14:textId="7F994A5F" w:rsidR="00762700" w:rsidRDefault="00762700" w:rsidP="00762700">
            <w:r w:rsidRPr="002B49DE">
              <w:t>1.69 [1.44</w:t>
            </w:r>
            <w:r>
              <w:t>,</w:t>
            </w:r>
            <w:r w:rsidRPr="002B49DE">
              <w:t xml:space="preserve"> 1.93]</w:t>
            </w:r>
          </w:p>
        </w:tc>
        <w:tc>
          <w:tcPr>
            <w:tcW w:w="3093"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762700">
        <w:trPr>
          <w:trHeight w:val="425"/>
        </w:trPr>
        <w:tc>
          <w:tcPr>
            <w:tcW w:w="2028" w:type="dxa"/>
            <w:vAlign w:val="center"/>
          </w:tcPr>
          <w:p w14:paraId="5DD6262C" w14:textId="02F15AC6" w:rsidR="00762700" w:rsidRDefault="00762700" w:rsidP="00762700">
            <w:r>
              <w:t>Training</w:t>
            </w:r>
          </w:p>
        </w:tc>
        <w:tc>
          <w:tcPr>
            <w:tcW w:w="2164" w:type="dxa"/>
            <w:vAlign w:val="center"/>
          </w:tcPr>
          <w:p w14:paraId="520991E4" w14:textId="3BE4770E" w:rsidR="00762700" w:rsidRPr="00534F07" w:rsidRDefault="00762700" w:rsidP="00762700">
            <w:r>
              <w:t>Low</w:t>
            </w:r>
          </w:p>
        </w:tc>
        <w:tc>
          <w:tcPr>
            <w:tcW w:w="2354" w:type="dxa"/>
            <w:vAlign w:val="center"/>
          </w:tcPr>
          <w:p w14:paraId="7A199AEF" w14:textId="6AD5B166" w:rsidR="00762700" w:rsidRDefault="00762700" w:rsidP="00762700">
            <w:r w:rsidRPr="002B49DE">
              <w:t>1.62 [1.41</w:t>
            </w:r>
            <w:r>
              <w:t>,</w:t>
            </w:r>
            <w:r w:rsidRPr="002B49DE">
              <w:t xml:space="preserve"> 1.84]</w:t>
            </w:r>
          </w:p>
        </w:tc>
        <w:tc>
          <w:tcPr>
            <w:tcW w:w="3093"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762700">
        <w:trPr>
          <w:trHeight w:val="425"/>
        </w:trPr>
        <w:tc>
          <w:tcPr>
            <w:tcW w:w="2028" w:type="dxa"/>
            <w:vAlign w:val="center"/>
          </w:tcPr>
          <w:p w14:paraId="1787CF7F" w14:textId="113FB45C" w:rsidR="00762700" w:rsidRDefault="00762700" w:rsidP="00762700">
            <w:r>
              <w:t>Test</w:t>
            </w:r>
          </w:p>
        </w:tc>
        <w:tc>
          <w:tcPr>
            <w:tcW w:w="2164" w:type="dxa"/>
            <w:vAlign w:val="center"/>
          </w:tcPr>
          <w:p w14:paraId="2084E639" w14:textId="671A36A1" w:rsidR="00762700" w:rsidRPr="00C21D51" w:rsidRDefault="00762700" w:rsidP="00762700">
            <w:r>
              <w:t>High</w:t>
            </w:r>
          </w:p>
        </w:tc>
        <w:tc>
          <w:tcPr>
            <w:tcW w:w="2354" w:type="dxa"/>
            <w:vAlign w:val="center"/>
          </w:tcPr>
          <w:p w14:paraId="5C03F622" w14:textId="6C3068EE" w:rsidR="00762700" w:rsidRDefault="00762700" w:rsidP="00762700">
            <w:r w:rsidRPr="002B49DE">
              <w:t>1.61 [1.36</w:t>
            </w:r>
            <w:r>
              <w:t>,</w:t>
            </w:r>
            <w:r w:rsidRPr="002B49DE">
              <w:t xml:space="preserve"> 1.84]</w:t>
            </w:r>
          </w:p>
        </w:tc>
        <w:tc>
          <w:tcPr>
            <w:tcW w:w="3093"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762700">
        <w:trPr>
          <w:trHeight w:val="425"/>
        </w:trPr>
        <w:tc>
          <w:tcPr>
            <w:tcW w:w="2028" w:type="dxa"/>
            <w:tcBorders>
              <w:bottom w:val="single" w:sz="4" w:space="0" w:color="auto"/>
            </w:tcBorders>
            <w:vAlign w:val="center"/>
          </w:tcPr>
          <w:p w14:paraId="25F71FFC" w14:textId="43690ED8" w:rsidR="00762700" w:rsidRDefault="00762700" w:rsidP="00762700">
            <w:r>
              <w:t>Test</w:t>
            </w:r>
          </w:p>
        </w:tc>
        <w:tc>
          <w:tcPr>
            <w:tcW w:w="2164" w:type="dxa"/>
            <w:tcBorders>
              <w:bottom w:val="single" w:sz="4" w:space="0" w:color="auto"/>
            </w:tcBorders>
            <w:vAlign w:val="center"/>
          </w:tcPr>
          <w:p w14:paraId="5C78D277" w14:textId="73AEAD28" w:rsidR="00762700" w:rsidRPr="00C21D51" w:rsidRDefault="00762700" w:rsidP="00762700">
            <w:r>
              <w:t>Low</w:t>
            </w:r>
          </w:p>
        </w:tc>
        <w:tc>
          <w:tcPr>
            <w:tcW w:w="2354"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093"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543A3F9A" w14:textId="77777777" w:rsidR="002C4A6E" w:rsidRDefault="002C4A6E" w:rsidP="00FF793F">
      <w:pPr>
        <w:rPr>
          <w:sz w:val="20"/>
        </w:rPr>
      </w:pPr>
    </w:p>
    <w:p w14:paraId="6FB8C753" w14:textId="61C11B03" w:rsidR="002C4A6E" w:rsidRDefault="00762700" w:rsidP="00FF793F">
      <w:pPr>
        <w:rPr>
          <w:sz w:val="20"/>
        </w:rPr>
      </w:pPr>
      <w:r>
        <w:rPr>
          <w:noProof/>
          <w:lang w:val="en-GB" w:eastAsia="en-GB"/>
        </w:rPr>
        <w:lastRenderedPageBreak/>
        <mc:AlternateContent>
          <mc:Choice Requires="wpg">
            <w:drawing>
              <wp:anchor distT="0" distB="0" distL="114300" distR="114300" simplePos="0" relativeHeight="251704320" behindDoc="0" locked="0" layoutInCell="1" allowOverlap="1" wp14:anchorId="48363B19" wp14:editId="63861555">
                <wp:simplePos x="0" y="0"/>
                <wp:positionH relativeFrom="column">
                  <wp:posOffset>0</wp:posOffset>
                </wp:positionH>
                <wp:positionV relativeFrom="paragraph">
                  <wp:posOffset>262255</wp:posOffset>
                </wp:positionV>
                <wp:extent cx="6332220" cy="5237480"/>
                <wp:effectExtent l="0" t="0" r="0" b="20320"/>
                <wp:wrapTopAndBottom/>
                <wp:docPr id="11" name="Group 11"/>
                <wp:cNvGraphicFramePr/>
                <a:graphic xmlns:a="http://schemas.openxmlformats.org/drawingml/2006/main">
                  <a:graphicData uri="http://schemas.microsoft.com/office/word/2010/wordprocessingGroup">
                    <wpg:wgp>
                      <wpg:cNvGrpSpPr/>
                      <wpg:grpSpPr>
                        <a:xfrm>
                          <a:off x="0" y="0"/>
                          <a:ext cx="6332220" cy="5237480"/>
                          <a:chOff x="0" y="0"/>
                          <a:chExt cx="6332220" cy="5237480"/>
                        </a:xfrm>
                      </wpg:grpSpPr>
                      <wps:wsp>
                        <wps:cNvPr id="28" name="Text Box 2"/>
                        <wps:cNvSpPr txBox="1">
                          <a:spLocks noChangeArrowheads="1"/>
                        </wps:cNvSpPr>
                        <wps:spPr bwMode="auto">
                          <a:xfrm>
                            <a:off x="68580" y="4358640"/>
                            <a:ext cx="6191250" cy="878840"/>
                          </a:xfrm>
                          <a:prstGeom prst="rect">
                            <a:avLst/>
                          </a:prstGeom>
                          <a:solidFill>
                            <a:srgbClr val="FFFFFF"/>
                          </a:solidFill>
                          <a:ln w="9525">
                            <a:solidFill>
                              <a:schemeClr val="bg1"/>
                            </a:solidFill>
                            <a:miter lim="800000"/>
                            <a:headEnd/>
                            <a:tailEnd/>
                          </a:ln>
                        </wps:spPr>
                        <wps:txbx>
                          <w:txbxContent>
                            <w:p w14:paraId="6F747533" w14:textId="77777777" w:rsidR="0056132B" w:rsidRDefault="0056132B"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sidRPr="00323581">
                                <w:rPr>
                                  <w:rStyle w:val="CommentReference"/>
                                </w:rPr>
                                <w:annotationRef/>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anchor>
            </w:drawing>
          </mc:Choice>
          <mc:Fallback>
            <w:pict>
              <v:group w14:anchorId="48363B19" id="Group 11" o:spid="_x0000_s1032" style="position:absolute;margin-left:0;margin-top:20.65pt;width:498.6pt;height:412.4pt;z-index:251704320" coordsize="63322,523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Wu2W23W+4XG5XO6XW7Xe8Xm9Xu+X2&#10;/X/AYHBYPCYXDYfEYnFYupwEgD/gQAgkFg0HhEJhULhkNh0PiERiUTikVi0XjEZjUbjkdj0fkEhk&#10;Ujkklk0nlEplUrlktl0vmExmUzmk1m03nE5nU7nk9n0/oFBoVDolFo1HpFJpVLplNp1PqFRqVTql&#10;Vq1XrFZrVbrldr1fsFhhECf9is1ntFptVrtltt1vuFxuVzul1u13vF5vV7vl9v1/wGBwWDwmFw2H&#10;xGJxWLqcB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&#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">
                <v:shape id="Text Box 2" o:spid="_x0000_s1033" type="#_x0000_t202" style="position:absolute;left:685;top:43586;width:61913;height:8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qLMEA&#10;AADbAAAADwAAAGRycy9kb3ducmV2LnhtbERPTYvCMBC9C/6HMMLeNFUWWatRFkXxImKV6nG2mW3L&#10;NpPSRK3+enNY8Ph437NFaypxo8aVlhUMBxEI4szqknMFp+O6/wXCeWSNlWVS8CAHi3m3M8NY2zsf&#10;6Jb4XIQQdjEqKLyvYyldVpBBN7A1ceB+bWPQB9jkUjd4D+GmkqMoGkuDJYeGAmtaFpT9JVejwGXR&#10;ON1/Jun5R27oOdF6ddnslProtd9TEJ5a/xb/u7dawSiMDV/C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XaizBAAAA2wAAAA8AAAAAAAAAAAAAAAAAmAIAAGRycy9kb3du&#10;cmV2LnhtbFBLBQYAAAAABAAEAPUAAACGAwAAAAA=&#10;" strokecolor="white [3212]">
                  <v:textbox>
                    <w:txbxContent>
                      <w:p w14:paraId="6F747533" w14:textId="77777777" w:rsidR="0056132B" w:rsidRDefault="0056132B"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sidRPr="00323581">
                          <w:rPr>
                            <w:rStyle w:val="CommentReference"/>
                          </w:rPr>
                          <w:annotationRef/>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OEhvCAAAA2gAAAA8AAABkcnMvZG93bnJldi54bWxEj81qwzAQhO+FvIPYQm6NbENM40YJIWAo&#10;pFCan/tibW1Ta2VLqu28fVUo9DjMzDfMdj+bTozkfGtZQbpKQBBXVrdcK7heyqdnED4ga+wsk4I7&#10;edjvFg9bLLSd+IPGc6hFhLAvUEETQl9I6auGDPqV7Ymj92mdwRClq6V2OEW46WSWJLk02HJcaLCn&#10;Y0PV1/nbKMiz/L08heHtZtL1kBp3uCXppNTycT68gAg0h//wX/tVK9jA75V4A+Tu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DhIbwgAAANoAAAAPAAAAAAAAAAAAAAAAAJ8C&#10;AABkcnMvZG93bnJldi54bWxQSwUGAAAAAAQABAD3AAAAjgMAAAAA&#10;">
                  <v:imagedata r:id="rId15" o:title="Figure2"/>
                  <v:path arrowok="t"/>
                </v:shape>
                <w10:wrap type="topAndBottom"/>
              </v:group>
            </w:pict>
          </mc:Fallback>
        </mc:AlternateContent>
      </w:r>
    </w:p>
    <w:p w14:paraId="434C3BCB" w14:textId="2BB45945" w:rsidR="00EF140D" w:rsidRDefault="00EF140D" w:rsidP="00FF793F">
      <w:pPr>
        <w:rPr>
          <w:noProof/>
          <w:sz w:val="20"/>
        </w:rPr>
      </w:pPr>
    </w:p>
    <w:p w14:paraId="3E430DCE" w14:textId="3F885175" w:rsidR="002C4A6E" w:rsidRDefault="002C4A6E" w:rsidP="00FF793F">
      <w:pPr>
        <w:rPr>
          <w:noProof/>
          <w:sz w:val="20"/>
        </w:rPr>
      </w:pPr>
    </w:p>
    <w:p w14:paraId="6BA9C1A1" w14:textId="324C8703" w:rsidR="002C4A6E" w:rsidRDefault="002C4A6E" w:rsidP="00FF793F">
      <w:pPr>
        <w:rPr>
          <w:noProof/>
          <w:sz w:val="20"/>
        </w:rPr>
      </w:pPr>
    </w:p>
    <w:p w14:paraId="3CE43A08" w14:textId="6E3A2C24" w:rsidR="002C4A6E" w:rsidRDefault="002C4A6E" w:rsidP="00FF793F">
      <w:pPr>
        <w:rPr>
          <w:noProof/>
          <w:sz w:val="20"/>
        </w:rPr>
      </w:pPr>
    </w:p>
    <w:p w14:paraId="35AD52BB" w14:textId="35DD5108" w:rsidR="002C4A6E" w:rsidRDefault="002C4A6E" w:rsidP="00FF793F">
      <w:pPr>
        <w:rPr>
          <w:noProof/>
          <w:sz w:val="20"/>
        </w:rPr>
      </w:pPr>
    </w:p>
    <w:p w14:paraId="4B5CF0C9" w14:textId="584DFB5B" w:rsidR="002C4A6E" w:rsidRDefault="002C4A6E" w:rsidP="00FF793F">
      <w:pPr>
        <w:rPr>
          <w:noProof/>
          <w:sz w:val="20"/>
        </w:rPr>
      </w:pPr>
    </w:p>
    <w:p w14:paraId="0B35F831" w14:textId="7ECA3491" w:rsidR="002C4A6E" w:rsidRDefault="002C4A6E" w:rsidP="00FF793F">
      <w:pPr>
        <w:rPr>
          <w:noProof/>
          <w:sz w:val="20"/>
        </w:rPr>
      </w:pPr>
    </w:p>
    <w:p w14:paraId="16BDE367" w14:textId="195701FB" w:rsidR="002C4A6E" w:rsidRDefault="002C4A6E" w:rsidP="00FF793F">
      <w:pPr>
        <w:rPr>
          <w:noProof/>
          <w:sz w:val="20"/>
        </w:rPr>
      </w:pPr>
    </w:p>
    <w:p w14:paraId="39F3BD9F" w14:textId="77777777" w:rsidR="00762700" w:rsidRDefault="00762700" w:rsidP="00FF793F">
      <w:pPr>
        <w:rPr>
          <w:noProof/>
          <w:sz w:val="20"/>
        </w:rPr>
      </w:pPr>
    </w:p>
    <w:p w14:paraId="36411E30" w14:textId="05074627" w:rsidR="002C4A6E" w:rsidRDefault="002C4A6E" w:rsidP="00FF793F">
      <w:pPr>
        <w:rPr>
          <w:sz w:val="20"/>
        </w:rPr>
      </w:pPr>
    </w:p>
    <w:p w14:paraId="77451852" w14:textId="2A567D69"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7AAAB782" w14:textId="6D4E5AF4" w:rsidR="00781FC8" w:rsidRPr="00781FC8" w:rsidRDefault="00781FC8" w:rsidP="00781FC8"/>
    <w:p w14:paraId="6A363A93" w14:textId="4540DA41"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0218CE65"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del w:id="71" w:author="Andersen, Soren" w:date="2019-09-11T19:23:00Z">
        <w:r w:rsidRPr="00D92BFE" w:rsidDel="00C8239E">
          <w:rPr>
            <w:rFonts w:eastAsia="Times New Roman"/>
            <w:szCs w:val="24"/>
          </w:rPr>
          <w:delText>was mainly localized</w:delText>
        </w:r>
      </w:del>
      <w:ins w:id="72" w:author="Andersen, Soren" w:date="2019-09-11T19:23:00Z">
        <w:r w:rsidR="00C8239E">
          <w:rPr>
            <w:rFonts w:eastAsia="Times New Roman"/>
            <w:szCs w:val="24"/>
          </w:rPr>
          <w:t>peaked</w:t>
        </w:r>
      </w:ins>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w:t>
      </w:r>
      <w:ins w:id="73" w:author="Andersen, Soren" w:date="2019-09-11T19:23:00Z">
        <w:r w:rsidR="00C8239E">
          <w:rPr>
            <w:rFonts w:eastAsia="Times New Roman"/>
            <w:szCs w:val="24"/>
          </w:rPr>
          <w:t xml:space="preserve"> </w:t>
        </w:r>
      </w:ins>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lang w:val="en-GB" w:eastAsia="en-GB"/>
        </w:rPr>
        <w:lastRenderedPageBreak/>
        <mc:AlternateContent>
          <mc:Choice Requires="wpg">
            <w:drawing>
              <wp:anchor distT="0" distB="0" distL="114300" distR="114300" simplePos="0" relativeHeight="251687936" behindDoc="0" locked="0" layoutInCell="1" allowOverlap="1" wp14:anchorId="1D46A534" wp14:editId="77C1874E">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6"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1CC3096D" w:rsidR="0056132B" w:rsidRDefault="0056132B"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2pt;margin-top:29.35pt;width:470.3pt;height:362.3pt;z-index:251687936;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kwy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hwvcWQti2dIFJQa&#10;dxnBdwk0aqn/DEgHd/w0MH9sKFb25oOAPE2iBAluXScZpjF09OnM+nSGihxMTQMbEN+cW+iFDgAh&#10;ZyCwkjvWHz0BHmMH6Ota7haH1tlnwmnfrTp+F938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Xyr+2N/wWz/AOCZX7APxgX4DftbftKf8In4qbSYNTXS/wDhDtZv82szOscnmWVnNHyY3+XduGOQ&#10;MigD6qor49/Z2/4L6/8ABIr9qv4kWHwj+Cf7avh+88Q6pcJb6XpuuaTqWitezu4RIYW1G1gSWV2Y&#10;KsasXYnCgmvsIMG5U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DH/Bbb/gjF4b/4KsfDPw74i+H/AI9/&#10;4QP4w/Du8kvfh/44j81VVmKubS4MTB1iaWKJ1mQNJbuheNWDSRyfDXxj/wCCPv8Awc4/t3+B4/2T&#10;P22v+ChfwxX4V/2jZt4gu9JiQ3GqwwyB0k2Wul20t2YyFcQ3EsKPJGjsSyq4/cyigDzH9jf9k/4U&#10;/sQfszeDf2Wfgtp80Ph7wXoy2FnJdMrT3Tl2knupioCmaed5Z5CqqpeVsKowB6d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">
                <v:shape id="Picture 7" o:spid="_x0000_s1036" type="#_x0000_t75" style="position:absolute;left:1828;width:57811;height:34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KNGzDAAAA2gAAAA8AAABkcnMvZG93bnJldi54bWxEj0+LwjAUxO+C3yE8wUvRdIVVqUYRF2WR&#10;vfjnoLdH82yrzUtpotZvb4QFj8PM/IaZzhtTijvVrrCs4KsfgyBOrS44U3DYr3pjEM4jaywtk4In&#10;OZjP2q0pJto+eEv3nc9EgLBLUEHufZVI6dKcDLq+rYiDd7a1QR9knUld4yPATSkHcTyUBgsOCzlW&#10;tMwpve5uRoE+/vyVOiu+V+v1ZRuNTXTaDCKlup1mMQHhqfGf8H/7VysYwftKuAFy9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ko0bMMAAADaAAAADwAAAAAAAAAAAAAAAACf&#10;AgAAZHJzL2Rvd25yZXYueG1sUEsFBgAAAAAEAAQA9wAAAI8DAAAAAA==&#10;">
                  <v:imagedata r:id="rId17" o:title="Figure1" cropbottom="22293f"/>
                  <v:path arrowok="t"/>
                </v:shape>
                <v:shape id="Text Box 2" o:spid="_x0000_s1037" type="#_x0000_t202" style="position:absolute;left:1170;top:35616;width:59728;height:10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14:paraId="0C1B3DE2" w14:textId="1CC3096D" w:rsidR="0056132B" w:rsidRDefault="0056132B"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01F793F9" w14:textId="77777777" w:rsidR="00B40546" w:rsidRDefault="00B40546" w:rsidP="00A02266">
      <w:pPr>
        <w:spacing w:line="480" w:lineRule="auto"/>
        <w:ind w:firstLine="284"/>
        <w:jc w:val="both"/>
      </w:pPr>
    </w:p>
    <w:p w14:paraId="631E81D8" w14:textId="0787DB60"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w:t>
      </w:r>
      <w:r w:rsidR="00266347">
        <w:lastRenderedPageBreak/>
        <w:t xml:space="preserve">i.e. the magnitude of selective attention was unaffected by reward </w:t>
      </w:r>
      <w:r w:rsidR="009F0D61">
        <w:t>probability</w:t>
      </w:r>
      <w:r w:rsidR="00266347">
        <w:t xml:space="preserve"> and 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B40546">
        <w:t>19, 0.29</w:t>
      </w:r>
      <w:r w:rsidR="003273E4">
        <w:t>];</w:t>
      </w:r>
      <w:r w:rsidR="00B40546">
        <w:t xml:space="preserve"> ER &gt; 16,000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2B9E8D72" w:rsidR="002C1EF1" w:rsidRDefault="00762700" w:rsidP="002C1EF1">
            <w:r w:rsidRPr="00762700">
              <w:t xml:space="preserve">-22.1 </w:t>
            </w:r>
            <w:r>
              <w:t>(</w:t>
            </w:r>
            <w:r w:rsidRPr="00762700">
              <w:t>56.2</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73446EB" w:rsidR="002C1EF1" w:rsidRDefault="000405C7" w:rsidP="002C1EF1">
            <w:r w:rsidRPr="000405C7">
              <w:t xml:space="preserve">-31.3 </w:t>
            </w:r>
            <w:r>
              <w:t>(</w:t>
            </w:r>
            <w:r w:rsidRPr="000405C7">
              <w:t>55.1</w:t>
            </w:r>
            <w:r>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3B056280" w:rsidR="002C1EF1" w:rsidRDefault="000405C7" w:rsidP="002C1EF1">
            <w:r w:rsidRPr="000405C7">
              <w:t xml:space="preserve">-436.0 </w:t>
            </w:r>
            <w:r>
              <w:t>(</w:t>
            </w:r>
            <w:r w:rsidRPr="000405C7">
              <w:t>66.4</w:t>
            </w:r>
            <w:r>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44DA9F06" w:rsidR="002C1EF1" w:rsidRDefault="000405C7" w:rsidP="002C1EF1">
            <w:r w:rsidRPr="000405C7">
              <w:t xml:space="preserve">-465.2 </w:t>
            </w:r>
            <w:r>
              <w:t>(</w:t>
            </w:r>
            <w:r w:rsidRPr="000405C7">
              <w:t>64.9</w:t>
            </w:r>
            <w:r>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C25F7B9" w:rsidR="002C1EF1" w:rsidRPr="00BA6825" w:rsidRDefault="000405C7" w:rsidP="002C1EF1">
            <w:r w:rsidRPr="000405C7">
              <w:t xml:space="preserve">-461.1 </w:t>
            </w:r>
            <w:r>
              <w:t>(</w:t>
            </w:r>
            <w:r w:rsidRPr="000405C7">
              <w:t>65.2</w:t>
            </w:r>
            <w:r>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21C6B655" w:rsidR="002C1EF1" w:rsidRDefault="000405C7" w:rsidP="002C1EF1">
            <w:r w:rsidRPr="000405C7">
              <w:t xml:space="preserve">-695.9 </w:t>
            </w:r>
            <w:r>
              <w:t>(</w:t>
            </w:r>
            <w:r w:rsidRPr="000405C7">
              <w:t>72.0</w:t>
            </w:r>
            <w:r>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66644ECB" w:rsidR="002C1EF1" w:rsidRDefault="000405C7" w:rsidP="002C1EF1">
            <w:r w:rsidRPr="000405C7">
              <w:t xml:space="preserve">-689.8 </w:t>
            </w:r>
            <w:r>
              <w:t>(</w:t>
            </w:r>
            <w:r w:rsidRPr="000405C7">
              <w:t>71.8</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0405C7" w14:paraId="0F5AADF1" w14:textId="77777777" w:rsidTr="000405C7">
        <w:trPr>
          <w:trHeight w:val="417"/>
        </w:trPr>
        <w:tc>
          <w:tcPr>
            <w:tcW w:w="2132" w:type="dxa"/>
            <w:tcBorders>
              <w:top w:val="single" w:sz="4" w:space="0" w:color="auto"/>
            </w:tcBorders>
            <w:vAlign w:val="center"/>
          </w:tcPr>
          <w:p w14:paraId="347D0AEA" w14:textId="21787A16" w:rsidR="000405C7" w:rsidRDefault="000405C7" w:rsidP="000405C7">
            <w:r>
              <w:t>Attended</w:t>
            </w:r>
          </w:p>
        </w:tc>
        <w:tc>
          <w:tcPr>
            <w:tcW w:w="2265" w:type="dxa"/>
            <w:tcBorders>
              <w:top w:val="single" w:sz="4" w:space="0" w:color="auto"/>
            </w:tcBorders>
            <w:vAlign w:val="center"/>
          </w:tcPr>
          <w:p w14:paraId="3C1884C1" w14:textId="77777777" w:rsidR="000405C7" w:rsidRPr="008E021D" w:rsidRDefault="000405C7" w:rsidP="000405C7">
            <w:r>
              <w:t>Baseline</w:t>
            </w:r>
          </w:p>
        </w:tc>
        <w:tc>
          <w:tcPr>
            <w:tcW w:w="2263" w:type="dxa"/>
            <w:tcBorders>
              <w:top w:val="single" w:sz="4" w:space="0" w:color="auto"/>
            </w:tcBorders>
            <w:vAlign w:val="center"/>
          </w:tcPr>
          <w:p w14:paraId="13A9C079" w14:textId="77777777" w:rsidR="000405C7" w:rsidRDefault="000405C7" w:rsidP="000405C7">
            <w:r>
              <w:t>High</w:t>
            </w:r>
          </w:p>
        </w:tc>
        <w:tc>
          <w:tcPr>
            <w:tcW w:w="2838"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0405C7">
        <w:trPr>
          <w:trHeight w:val="417"/>
        </w:trPr>
        <w:tc>
          <w:tcPr>
            <w:tcW w:w="2132" w:type="dxa"/>
            <w:vAlign w:val="center"/>
          </w:tcPr>
          <w:p w14:paraId="24CFBF02" w14:textId="70336C6D" w:rsidR="000405C7" w:rsidRDefault="000405C7" w:rsidP="000405C7">
            <w:r>
              <w:t>Attended</w:t>
            </w:r>
          </w:p>
        </w:tc>
        <w:tc>
          <w:tcPr>
            <w:tcW w:w="2265" w:type="dxa"/>
            <w:vAlign w:val="center"/>
          </w:tcPr>
          <w:p w14:paraId="50DF7C01" w14:textId="77777777" w:rsidR="000405C7" w:rsidRPr="008E021D" w:rsidRDefault="000405C7" w:rsidP="000405C7">
            <w:r>
              <w:t>Baseline</w:t>
            </w:r>
          </w:p>
        </w:tc>
        <w:tc>
          <w:tcPr>
            <w:tcW w:w="2263" w:type="dxa"/>
            <w:vAlign w:val="center"/>
          </w:tcPr>
          <w:p w14:paraId="28A508C2" w14:textId="77777777" w:rsidR="000405C7" w:rsidRDefault="000405C7" w:rsidP="000405C7">
            <w:r>
              <w:t>Low</w:t>
            </w:r>
          </w:p>
        </w:tc>
        <w:tc>
          <w:tcPr>
            <w:tcW w:w="2838" w:type="dxa"/>
            <w:vAlign w:val="center"/>
          </w:tcPr>
          <w:p w14:paraId="5E4DBE83" w14:textId="10ABA3B8" w:rsidR="000405C7" w:rsidRDefault="000405C7" w:rsidP="000405C7">
            <w:r w:rsidRPr="00271683">
              <w:t>1.12 [1.08</w:t>
            </w:r>
            <w:r>
              <w:t>,</w:t>
            </w:r>
            <w:r w:rsidRPr="00271683">
              <w:t xml:space="preserve"> 1.17]</w:t>
            </w:r>
          </w:p>
        </w:tc>
      </w:tr>
      <w:tr w:rsidR="000405C7" w14:paraId="7DB39119" w14:textId="77777777" w:rsidTr="000405C7">
        <w:trPr>
          <w:trHeight w:val="417"/>
        </w:trPr>
        <w:tc>
          <w:tcPr>
            <w:tcW w:w="2132" w:type="dxa"/>
            <w:vAlign w:val="center"/>
          </w:tcPr>
          <w:p w14:paraId="7A14AF49" w14:textId="67AE008C" w:rsidR="000405C7" w:rsidRDefault="000405C7" w:rsidP="000405C7">
            <w:r>
              <w:t>Attended</w:t>
            </w:r>
          </w:p>
        </w:tc>
        <w:tc>
          <w:tcPr>
            <w:tcW w:w="2265" w:type="dxa"/>
            <w:vAlign w:val="center"/>
          </w:tcPr>
          <w:p w14:paraId="06957E2E" w14:textId="77777777" w:rsidR="000405C7" w:rsidRPr="008E021D" w:rsidRDefault="000405C7" w:rsidP="000405C7">
            <w:r>
              <w:t>Training</w:t>
            </w:r>
          </w:p>
        </w:tc>
        <w:tc>
          <w:tcPr>
            <w:tcW w:w="2263" w:type="dxa"/>
            <w:vAlign w:val="center"/>
          </w:tcPr>
          <w:p w14:paraId="30166B86" w14:textId="77777777" w:rsidR="000405C7" w:rsidRDefault="000405C7" w:rsidP="000405C7">
            <w:r>
              <w:t>High</w:t>
            </w:r>
          </w:p>
        </w:tc>
        <w:tc>
          <w:tcPr>
            <w:tcW w:w="2838"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0405C7">
        <w:trPr>
          <w:trHeight w:val="417"/>
        </w:trPr>
        <w:tc>
          <w:tcPr>
            <w:tcW w:w="2132" w:type="dxa"/>
            <w:vAlign w:val="center"/>
          </w:tcPr>
          <w:p w14:paraId="6CD256A1" w14:textId="2F3F5FA4" w:rsidR="000405C7" w:rsidRDefault="000405C7" w:rsidP="000405C7">
            <w:r>
              <w:t>Attended</w:t>
            </w:r>
          </w:p>
        </w:tc>
        <w:tc>
          <w:tcPr>
            <w:tcW w:w="2265" w:type="dxa"/>
            <w:vAlign w:val="center"/>
          </w:tcPr>
          <w:p w14:paraId="5C5243B7" w14:textId="77777777" w:rsidR="000405C7" w:rsidRPr="00534F07" w:rsidRDefault="000405C7" w:rsidP="000405C7">
            <w:r>
              <w:t>Training</w:t>
            </w:r>
          </w:p>
        </w:tc>
        <w:tc>
          <w:tcPr>
            <w:tcW w:w="2263" w:type="dxa"/>
            <w:vAlign w:val="center"/>
          </w:tcPr>
          <w:p w14:paraId="5AFCAC9B" w14:textId="77777777" w:rsidR="000405C7" w:rsidRDefault="000405C7" w:rsidP="000405C7">
            <w:r>
              <w:t>Low</w:t>
            </w:r>
          </w:p>
        </w:tc>
        <w:tc>
          <w:tcPr>
            <w:tcW w:w="2838" w:type="dxa"/>
            <w:vAlign w:val="center"/>
          </w:tcPr>
          <w:p w14:paraId="2A768A14" w14:textId="6D1915AD" w:rsidR="000405C7" w:rsidRDefault="000405C7" w:rsidP="000405C7">
            <w:r w:rsidRPr="00271683">
              <w:t>1.11 [1.06</w:t>
            </w:r>
            <w:r>
              <w:t>,</w:t>
            </w:r>
            <w:r w:rsidRPr="00271683">
              <w:t xml:space="preserve"> 1.16]</w:t>
            </w:r>
          </w:p>
        </w:tc>
      </w:tr>
      <w:tr w:rsidR="000405C7" w14:paraId="60B32F72" w14:textId="77777777" w:rsidTr="000405C7">
        <w:trPr>
          <w:trHeight w:val="417"/>
        </w:trPr>
        <w:tc>
          <w:tcPr>
            <w:tcW w:w="2132" w:type="dxa"/>
            <w:vAlign w:val="center"/>
          </w:tcPr>
          <w:p w14:paraId="1B6A4792" w14:textId="3E1E201D" w:rsidR="000405C7" w:rsidRDefault="000405C7" w:rsidP="000405C7">
            <w:r>
              <w:t>Attended</w:t>
            </w:r>
          </w:p>
        </w:tc>
        <w:tc>
          <w:tcPr>
            <w:tcW w:w="2265" w:type="dxa"/>
            <w:vAlign w:val="center"/>
          </w:tcPr>
          <w:p w14:paraId="57485BEB" w14:textId="77777777" w:rsidR="000405C7" w:rsidRPr="00C21D51" w:rsidRDefault="000405C7" w:rsidP="000405C7">
            <w:r>
              <w:t>Test</w:t>
            </w:r>
          </w:p>
        </w:tc>
        <w:tc>
          <w:tcPr>
            <w:tcW w:w="2263" w:type="dxa"/>
            <w:vAlign w:val="center"/>
          </w:tcPr>
          <w:p w14:paraId="0DFB22D6" w14:textId="77777777" w:rsidR="000405C7" w:rsidRDefault="000405C7" w:rsidP="000405C7">
            <w:r>
              <w:t>High</w:t>
            </w:r>
          </w:p>
        </w:tc>
        <w:tc>
          <w:tcPr>
            <w:tcW w:w="2838" w:type="dxa"/>
            <w:vAlign w:val="center"/>
          </w:tcPr>
          <w:p w14:paraId="767424C2" w14:textId="1A42D790" w:rsidR="000405C7" w:rsidRDefault="000405C7" w:rsidP="000405C7">
            <w:r w:rsidRPr="00271683">
              <w:t xml:space="preserve">1.11 [1.06 </w:t>
            </w:r>
            <w:r>
              <w:t>,</w:t>
            </w:r>
            <w:r w:rsidRPr="00271683">
              <w:t>1.16]</w:t>
            </w:r>
          </w:p>
        </w:tc>
      </w:tr>
      <w:tr w:rsidR="000405C7" w14:paraId="029F2026" w14:textId="77777777" w:rsidTr="000405C7">
        <w:trPr>
          <w:trHeight w:val="417"/>
        </w:trPr>
        <w:tc>
          <w:tcPr>
            <w:tcW w:w="2132" w:type="dxa"/>
            <w:vAlign w:val="center"/>
          </w:tcPr>
          <w:p w14:paraId="553003C0" w14:textId="691C1E1E" w:rsidR="000405C7" w:rsidRDefault="000405C7" w:rsidP="000405C7">
            <w:r>
              <w:t>Attended</w:t>
            </w:r>
          </w:p>
        </w:tc>
        <w:tc>
          <w:tcPr>
            <w:tcW w:w="2265" w:type="dxa"/>
            <w:vAlign w:val="center"/>
          </w:tcPr>
          <w:p w14:paraId="2E0CC6B3" w14:textId="77777777" w:rsidR="000405C7" w:rsidRPr="00C21D51" w:rsidRDefault="000405C7" w:rsidP="000405C7">
            <w:r>
              <w:t>Test</w:t>
            </w:r>
          </w:p>
        </w:tc>
        <w:tc>
          <w:tcPr>
            <w:tcW w:w="2263" w:type="dxa"/>
            <w:vAlign w:val="center"/>
          </w:tcPr>
          <w:p w14:paraId="3B2F94B9" w14:textId="77777777" w:rsidR="000405C7" w:rsidRDefault="000405C7" w:rsidP="000405C7">
            <w:r>
              <w:t>Low</w:t>
            </w:r>
          </w:p>
        </w:tc>
        <w:tc>
          <w:tcPr>
            <w:tcW w:w="2838"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0405C7">
        <w:trPr>
          <w:trHeight w:val="417"/>
        </w:trPr>
        <w:tc>
          <w:tcPr>
            <w:tcW w:w="2132" w:type="dxa"/>
            <w:vAlign w:val="center"/>
          </w:tcPr>
          <w:p w14:paraId="2DA10150" w14:textId="2026C0C3" w:rsidR="000405C7" w:rsidRDefault="000405C7" w:rsidP="000405C7">
            <w:r>
              <w:t>Unattended</w:t>
            </w:r>
          </w:p>
        </w:tc>
        <w:tc>
          <w:tcPr>
            <w:tcW w:w="2265" w:type="dxa"/>
            <w:vAlign w:val="center"/>
          </w:tcPr>
          <w:p w14:paraId="14BC13B0" w14:textId="77777777" w:rsidR="000405C7" w:rsidRDefault="000405C7" w:rsidP="000405C7">
            <w:r>
              <w:t>Baseline</w:t>
            </w:r>
          </w:p>
        </w:tc>
        <w:tc>
          <w:tcPr>
            <w:tcW w:w="2263" w:type="dxa"/>
            <w:vAlign w:val="center"/>
          </w:tcPr>
          <w:p w14:paraId="0E4C0535" w14:textId="77777777" w:rsidR="000405C7" w:rsidRDefault="000405C7" w:rsidP="000405C7">
            <w:r>
              <w:t>High</w:t>
            </w:r>
          </w:p>
        </w:tc>
        <w:tc>
          <w:tcPr>
            <w:tcW w:w="2838"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0405C7">
        <w:trPr>
          <w:trHeight w:val="417"/>
        </w:trPr>
        <w:tc>
          <w:tcPr>
            <w:tcW w:w="2132" w:type="dxa"/>
            <w:vAlign w:val="center"/>
          </w:tcPr>
          <w:p w14:paraId="31970CDF" w14:textId="30BEE6CD" w:rsidR="000405C7" w:rsidRDefault="000405C7" w:rsidP="000405C7">
            <w:r>
              <w:t>Unattended</w:t>
            </w:r>
          </w:p>
        </w:tc>
        <w:tc>
          <w:tcPr>
            <w:tcW w:w="2265" w:type="dxa"/>
            <w:vAlign w:val="center"/>
          </w:tcPr>
          <w:p w14:paraId="0AD58A60" w14:textId="77777777" w:rsidR="000405C7" w:rsidRDefault="000405C7" w:rsidP="000405C7">
            <w:r>
              <w:t>Baseline</w:t>
            </w:r>
          </w:p>
        </w:tc>
        <w:tc>
          <w:tcPr>
            <w:tcW w:w="2263" w:type="dxa"/>
            <w:vAlign w:val="center"/>
          </w:tcPr>
          <w:p w14:paraId="3D2A43AA" w14:textId="77777777" w:rsidR="000405C7" w:rsidRDefault="000405C7" w:rsidP="000405C7">
            <w:r>
              <w:t>Low</w:t>
            </w:r>
          </w:p>
        </w:tc>
        <w:tc>
          <w:tcPr>
            <w:tcW w:w="2838"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0405C7">
        <w:trPr>
          <w:trHeight w:val="417"/>
        </w:trPr>
        <w:tc>
          <w:tcPr>
            <w:tcW w:w="2132" w:type="dxa"/>
            <w:vAlign w:val="center"/>
          </w:tcPr>
          <w:p w14:paraId="2037F3FA" w14:textId="750004B9" w:rsidR="000405C7" w:rsidRDefault="000405C7" w:rsidP="000405C7">
            <w:r>
              <w:t>Unattended</w:t>
            </w:r>
          </w:p>
        </w:tc>
        <w:tc>
          <w:tcPr>
            <w:tcW w:w="2265" w:type="dxa"/>
            <w:vAlign w:val="center"/>
          </w:tcPr>
          <w:p w14:paraId="1D978EE5" w14:textId="77777777" w:rsidR="000405C7" w:rsidRDefault="000405C7" w:rsidP="000405C7">
            <w:r>
              <w:t>Training</w:t>
            </w:r>
          </w:p>
        </w:tc>
        <w:tc>
          <w:tcPr>
            <w:tcW w:w="2263" w:type="dxa"/>
            <w:vAlign w:val="center"/>
          </w:tcPr>
          <w:p w14:paraId="5A51AF32" w14:textId="77777777" w:rsidR="000405C7" w:rsidRDefault="000405C7" w:rsidP="000405C7">
            <w:r>
              <w:t>High</w:t>
            </w:r>
          </w:p>
        </w:tc>
        <w:tc>
          <w:tcPr>
            <w:tcW w:w="2838"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0405C7">
        <w:trPr>
          <w:trHeight w:val="417"/>
        </w:trPr>
        <w:tc>
          <w:tcPr>
            <w:tcW w:w="2132" w:type="dxa"/>
            <w:vAlign w:val="center"/>
          </w:tcPr>
          <w:p w14:paraId="6139B07F" w14:textId="467131CB" w:rsidR="000405C7" w:rsidRDefault="000405C7" w:rsidP="000405C7">
            <w:r>
              <w:t>Unattended</w:t>
            </w:r>
          </w:p>
        </w:tc>
        <w:tc>
          <w:tcPr>
            <w:tcW w:w="2265" w:type="dxa"/>
            <w:vAlign w:val="center"/>
          </w:tcPr>
          <w:p w14:paraId="7D34E468" w14:textId="77777777" w:rsidR="000405C7" w:rsidRDefault="000405C7" w:rsidP="000405C7">
            <w:r>
              <w:t>Training</w:t>
            </w:r>
          </w:p>
        </w:tc>
        <w:tc>
          <w:tcPr>
            <w:tcW w:w="2263" w:type="dxa"/>
            <w:vAlign w:val="center"/>
          </w:tcPr>
          <w:p w14:paraId="712B55AD" w14:textId="77777777" w:rsidR="000405C7" w:rsidRDefault="000405C7" w:rsidP="000405C7">
            <w:r>
              <w:t>Low</w:t>
            </w:r>
          </w:p>
        </w:tc>
        <w:tc>
          <w:tcPr>
            <w:tcW w:w="2838" w:type="dxa"/>
            <w:vAlign w:val="center"/>
          </w:tcPr>
          <w:p w14:paraId="2682BD45" w14:textId="69415237" w:rsidR="000405C7" w:rsidRPr="00C57028" w:rsidRDefault="000405C7" w:rsidP="000405C7">
            <w:r w:rsidRPr="00271683">
              <w:t>0.87 [0.83</w:t>
            </w:r>
            <w:r>
              <w:t>,</w:t>
            </w:r>
            <w:r w:rsidRPr="00271683">
              <w:t xml:space="preserve"> 0.91]</w:t>
            </w:r>
          </w:p>
        </w:tc>
      </w:tr>
      <w:tr w:rsidR="000405C7" w14:paraId="5439E61B" w14:textId="77777777" w:rsidTr="000405C7">
        <w:trPr>
          <w:trHeight w:val="417"/>
        </w:trPr>
        <w:tc>
          <w:tcPr>
            <w:tcW w:w="2132" w:type="dxa"/>
            <w:vAlign w:val="center"/>
          </w:tcPr>
          <w:p w14:paraId="23C12672" w14:textId="2557547E" w:rsidR="000405C7" w:rsidRDefault="000405C7" w:rsidP="000405C7">
            <w:r>
              <w:t>Unattended</w:t>
            </w:r>
          </w:p>
        </w:tc>
        <w:tc>
          <w:tcPr>
            <w:tcW w:w="2265" w:type="dxa"/>
            <w:vAlign w:val="center"/>
          </w:tcPr>
          <w:p w14:paraId="43ECA654" w14:textId="77777777" w:rsidR="000405C7" w:rsidRDefault="000405C7" w:rsidP="000405C7">
            <w:r>
              <w:t>Test</w:t>
            </w:r>
          </w:p>
        </w:tc>
        <w:tc>
          <w:tcPr>
            <w:tcW w:w="2263" w:type="dxa"/>
            <w:vAlign w:val="center"/>
          </w:tcPr>
          <w:p w14:paraId="68B5AB5C" w14:textId="77777777" w:rsidR="000405C7" w:rsidRDefault="000405C7" w:rsidP="000405C7">
            <w:r>
              <w:t>High</w:t>
            </w:r>
          </w:p>
        </w:tc>
        <w:tc>
          <w:tcPr>
            <w:tcW w:w="2838" w:type="dxa"/>
            <w:vAlign w:val="center"/>
          </w:tcPr>
          <w:p w14:paraId="1C7BCB7B" w14:textId="321A6DD1" w:rsidR="000405C7" w:rsidRPr="00C57028" w:rsidRDefault="000405C7" w:rsidP="000405C7">
            <w:r w:rsidRPr="00271683">
              <w:t>0.87 [0.82</w:t>
            </w:r>
            <w:r>
              <w:t>,</w:t>
            </w:r>
            <w:r w:rsidRPr="00271683">
              <w:t xml:space="preserve"> 0.93]</w:t>
            </w:r>
          </w:p>
        </w:tc>
      </w:tr>
      <w:tr w:rsidR="000405C7" w14:paraId="758C8386" w14:textId="77777777" w:rsidTr="000405C7">
        <w:trPr>
          <w:trHeight w:val="417"/>
        </w:trPr>
        <w:tc>
          <w:tcPr>
            <w:tcW w:w="2132" w:type="dxa"/>
            <w:tcBorders>
              <w:bottom w:val="single" w:sz="4" w:space="0" w:color="auto"/>
            </w:tcBorders>
            <w:vAlign w:val="center"/>
          </w:tcPr>
          <w:p w14:paraId="4C3D6B08" w14:textId="30F49887" w:rsidR="000405C7" w:rsidRDefault="000405C7" w:rsidP="000405C7">
            <w:r>
              <w:t>Unattended</w:t>
            </w:r>
          </w:p>
        </w:tc>
        <w:tc>
          <w:tcPr>
            <w:tcW w:w="2265" w:type="dxa"/>
            <w:tcBorders>
              <w:bottom w:val="single" w:sz="4" w:space="0" w:color="auto"/>
            </w:tcBorders>
            <w:vAlign w:val="center"/>
          </w:tcPr>
          <w:p w14:paraId="6B3FE7D9" w14:textId="77777777" w:rsidR="000405C7" w:rsidRDefault="000405C7" w:rsidP="000405C7">
            <w:r>
              <w:t>Test</w:t>
            </w:r>
          </w:p>
        </w:tc>
        <w:tc>
          <w:tcPr>
            <w:tcW w:w="2263" w:type="dxa"/>
            <w:tcBorders>
              <w:bottom w:val="single" w:sz="4" w:space="0" w:color="auto"/>
            </w:tcBorders>
            <w:vAlign w:val="center"/>
          </w:tcPr>
          <w:p w14:paraId="0DAE56C9" w14:textId="77777777" w:rsidR="000405C7" w:rsidRDefault="000405C7" w:rsidP="000405C7">
            <w:r>
              <w:t>Low</w:t>
            </w:r>
          </w:p>
        </w:tc>
        <w:tc>
          <w:tcPr>
            <w:tcW w:w="2838" w:type="dxa"/>
            <w:tcBorders>
              <w:bottom w:val="single" w:sz="4" w:space="0" w:color="auto"/>
            </w:tcBorders>
            <w:vAlign w:val="center"/>
          </w:tcPr>
          <w:p w14:paraId="744426AC" w14:textId="4053A6DA" w:rsidR="000405C7" w:rsidRPr="00C57028" w:rsidRDefault="000405C7" w:rsidP="000405C7">
            <w:r w:rsidRPr="00271683">
              <w:t>0.89 [0.83</w:t>
            </w:r>
            <w:r>
              <w:t>,</w:t>
            </w:r>
            <w:r w:rsidRPr="00271683">
              <w:t xml:space="preserve"> 0.94]</w:t>
            </w:r>
          </w:p>
        </w:tc>
      </w:tr>
    </w:tbl>
    <w:p w14:paraId="3425EF2F" w14:textId="77777777" w:rsidR="00C202A7" w:rsidRDefault="00C202A7" w:rsidP="00750818">
      <w:pPr>
        <w:spacing w:line="480" w:lineRule="auto"/>
        <w:ind w:firstLine="284"/>
        <w:jc w:val="both"/>
      </w:pPr>
    </w:p>
    <w:p w14:paraId="63E314DA" w14:textId="5BE2D76D"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B40546">
        <w:t xml:space="preserve"> 10.24</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40546">
        <w:t>0.01; 95% HDI [-0.02, 0.05]; ER = 2.65</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95% HDI [-0.07, 0.01]; ER = 13.01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B40546">
        <w:t>02; 95% HDI [-0.06, 0.03]; ER = 3.74</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t>
      </w:r>
      <w:r w:rsidR="00B252B7">
        <w:t>returned</w:t>
      </w:r>
      <w:r w:rsidR="00450F6F">
        <w:t xml:space="preserve"> to baseline in the subsequent test phase without rewards. Thus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2721A678"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 xml:space="preserve">Andersen &amp; Müller, </w:t>
      </w:r>
      <w:r w:rsidR="00F910DD" w:rsidRPr="00F910DD">
        <w:rPr>
          <w:noProof/>
        </w:rPr>
        <w:lastRenderedPageBreak/>
        <w:t>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A21C182" w:rsidR="00E02A17" w:rsidRPr="00436F16" w:rsidRDefault="00BA3727" w:rsidP="00E02A17">
      <w:pPr>
        <w:spacing w:line="480" w:lineRule="auto"/>
        <w:ind w:firstLine="720"/>
        <w:jc w:val="both"/>
      </w:pPr>
      <w:r w:rsidRPr="00BA3727">
        <w:t xml:space="preserve">In the test phase behavior displayed similar patterns as in the training phase. Individuals were faster to detect motions of the dots in color related to high </w:t>
      </w:r>
      <w:r w:rsidR="0007452D">
        <w:t>compared to low reward</w:t>
      </w:r>
      <w:r w:rsidRPr="00BA3727">
        <w:t xml:space="preserve">. This </w:t>
      </w:r>
      <w:r w:rsidRPr="00BA3727">
        <w:lastRenderedPageBreak/>
        <w:t xml:space="preserve">finding follows the reward-history effects reported in several paradigms (Anderson, Laurent, &amp; Yantis, 2011; Della Libera &amp; Chelazzi, 2009; Failing &amp; Theeuwes,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w:t>
      </w:r>
      <w:del w:id="74" w:author="Andersen, Soren" w:date="2019-09-11T19:27:00Z">
        <w:r w:rsidRPr="00BA3727" w:rsidDel="00C8239E">
          <w:delText xml:space="preserve">the </w:delText>
        </w:r>
      </w:del>
      <w:r w:rsidRPr="00BA3727">
        <w:t xml:space="preserve">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stimulus saliency</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w:t>
      </w:r>
      <w:r w:rsidR="00E02A17" w:rsidRPr="00BA3727">
        <w:lastRenderedPageBreak/>
        <w:t xml:space="preserve">using 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Theeuwes,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w:t>
      </w:r>
      <w:r>
        <w:lastRenderedPageBreak/>
        <w:t xml:space="preserve">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77777777" w:rsidR="00672370" w:rsidRDefault="00672370" w:rsidP="00672370">
      <w:pPr>
        <w:spacing w:line="480" w:lineRule="auto"/>
        <w:ind w:firstLine="720"/>
        <w:jc w:val="both"/>
      </w:pPr>
      <w:r>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63C3831E" w14:textId="22D94DC2" w:rsidR="00136E70" w:rsidRDefault="00E922F9" w:rsidP="00B302C7">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w:t>
      </w:r>
      <w:r w:rsidR="00B302C7">
        <w:lastRenderedPageBreak/>
        <w:t xml:space="preserve">attention to enhance sensory processing in the visual cortex. However, </w:t>
      </w:r>
      <w:del w:id="75" w:author="Andersen, Soren" w:date="2019-09-11T19:29:00Z">
        <w:r w:rsidR="00B302C7" w:rsidDel="00C8239E">
          <w:delText xml:space="preserve">the </w:delText>
        </w:r>
      </w:del>
      <w:r w:rsidR="00B302C7">
        <w:t xml:space="preserve">sensory processing is flexibly readjusted when rewards are no longer available. This result points to the dynamical interplay between top-down and reward effects in the visual cortex which needs to be accounted for in theoretical models of motivation-cognition interactions. </w:t>
      </w:r>
      <w:ins w:id="76" w:author="Andersen, Soren" w:date="2019-09-11T19:29:00Z">
        <w:r w:rsidR="00C05A74">
          <w:t>The</w:t>
        </w:r>
      </w:ins>
      <w:r w:rsidR="00B302C7">
        <w:t xml:space="preserve"> effect can be flexibly removed as soon as the reward structure in the environment changes.  </w:t>
      </w:r>
    </w:p>
    <w:p w14:paraId="3D22C9FA" w14:textId="77777777" w:rsidR="00B302C7" w:rsidRDefault="00B302C7" w:rsidP="00B302C7">
      <w:pPr>
        <w:spacing w:line="480" w:lineRule="auto"/>
        <w:ind w:firstLine="720"/>
        <w:jc w:val="both"/>
      </w:pP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38BAEB82" w14:textId="5352E1D8" w:rsidR="008D04CE" w:rsidRDefault="008D04CE" w:rsidP="008D04CE">
      <w:pPr>
        <w:spacing w:line="480" w:lineRule="auto"/>
        <w:jc w:val="both"/>
        <w:rPr>
          <w:b/>
        </w:rPr>
      </w:pPr>
    </w:p>
    <w:p w14:paraId="2DAF0E1C" w14:textId="0B3BAD7D" w:rsidR="007B424C" w:rsidRDefault="007B424C" w:rsidP="008D04CE">
      <w:pPr>
        <w:spacing w:line="480" w:lineRule="auto"/>
        <w:jc w:val="both"/>
        <w:rPr>
          <w:b/>
        </w:rPr>
      </w:pPr>
    </w:p>
    <w:p w14:paraId="0B7B3C6D" w14:textId="50277757" w:rsidR="007B424C" w:rsidRDefault="007B424C" w:rsidP="008D04CE">
      <w:pPr>
        <w:spacing w:line="480" w:lineRule="auto"/>
        <w:jc w:val="both"/>
        <w:rPr>
          <w:b/>
        </w:rPr>
      </w:pPr>
    </w:p>
    <w:p w14:paraId="151A3201" w14:textId="21D8B44B" w:rsidR="007B424C" w:rsidRDefault="007B424C" w:rsidP="008D04CE">
      <w:pPr>
        <w:spacing w:line="480" w:lineRule="auto"/>
        <w:jc w:val="both"/>
        <w:rPr>
          <w:b/>
        </w:rPr>
      </w:pPr>
    </w:p>
    <w:p w14:paraId="11895A58" w14:textId="77777777" w:rsidR="007B424C" w:rsidRPr="008D04CE" w:rsidRDefault="007B424C"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21802AE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p w14:paraId="4CFB8077" w14:textId="77777777" w:rsidR="00A82B7C" w:rsidRDefault="00A82B7C" w:rsidP="008B384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2D133F">
        <w:trPr>
          <w:trHeight w:val="634"/>
        </w:trPr>
        <w:tc>
          <w:tcPr>
            <w:tcW w:w="9639"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2D133F">
        <w:trPr>
          <w:trHeight w:val="634"/>
        </w:trPr>
        <w:tc>
          <w:tcPr>
            <w:tcW w:w="2124" w:type="dxa"/>
            <w:tcBorders>
              <w:top w:val="single" w:sz="4" w:space="0" w:color="auto"/>
              <w:bottom w:val="single" w:sz="4" w:space="0" w:color="auto"/>
            </w:tcBorders>
            <w:vAlign w:val="center"/>
          </w:tcPr>
          <w:p w14:paraId="1D0E673C" w14:textId="77777777" w:rsidR="00900F7E" w:rsidRDefault="00900F7E" w:rsidP="00C11E13">
            <w:r>
              <w:t>Reward phase</w:t>
            </w:r>
          </w:p>
        </w:tc>
        <w:tc>
          <w:tcPr>
            <w:tcW w:w="2215" w:type="dxa"/>
            <w:tcBorders>
              <w:top w:val="single" w:sz="4" w:space="0" w:color="auto"/>
              <w:bottom w:val="single" w:sz="4" w:space="0" w:color="auto"/>
            </w:tcBorders>
            <w:vAlign w:val="center"/>
          </w:tcPr>
          <w:p w14:paraId="4C9B2D5B" w14:textId="46F128EA" w:rsidR="00900F7E" w:rsidRDefault="004A31AE" w:rsidP="00C11E13">
            <w:r>
              <w:t>Value</w:t>
            </w:r>
          </w:p>
        </w:tc>
        <w:tc>
          <w:tcPr>
            <w:tcW w:w="2268"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032"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A82B7C">
        <w:trPr>
          <w:trHeight w:val="417"/>
        </w:trPr>
        <w:tc>
          <w:tcPr>
            <w:tcW w:w="2124" w:type="dxa"/>
            <w:tcBorders>
              <w:top w:val="single" w:sz="4" w:space="0" w:color="auto"/>
            </w:tcBorders>
            <w:vAlign w:val="center"/>
          </w:tcPr>
          <w:p w14:paraId="36593DD9" w14:textId="77777777" w:rsidR="002D133F" w:rsidRDefault="002D133F" w:rsidP="002D133F">
            <w:r w:rsidRPr="00DC56DA">
              <w:t>Baseline1</w:t>
            </w:r>
          </w:p>
        </w:tc>
        <w:tc>
          <w:tcPr>
            <w:tcW w:w="2215" w:type="dxa"/>
            <w:tcBorders>
              <w:top w:val="single" w:sz="4" w:space="0" w:color="auto"/>
            </w:tcBorders>
            <w:vAlign w:val="center"/>
          </w:tcPr>
          <w:p w14:paraId="18A68A5F" w14:textId="77777777" w:rsidR="002D133F" w:rsidRPr="008E021D" w:rsidRDefault="002D133F" w:rsidP="002D133F">
            <w:r>
              <w:t>High</w:t>
            </w:r>
          </w:p>
        </w:tc>
        <w:tc>
          <w:tcPr>
            <w:tcW w:w="2268"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032"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A82B7C">
        <w:trPr>
          <w:trHeight w:val="417"/>
        </w:trPr>
        <w:tc>
          <w:tcPr>
            <w:tcW w:w="2124" w:type="dxa"/>
            <w:vAlign w:val="center"/>
          </w:tcPr>
          <w:p w14:paraId="1AFD8F68" w14:textId="77777777" w:rsidR="002D133F" w:rsidRDefault="002D133F" w:rsidP="002D133F">
            <w:r w:rsidRPr="00DC56DA">
              <w:t>Baseline1</w:t>
            </w:r>
          </w:p>
        </w:tc>
        <w:tc>
          <w:tcPr>
            <w:tcW w:w="2215" w:type="dxa"/>
            <w:vAlign w:val="center"/>
          </w:tcPr>
          <w:p w14:paraId="0C7347E0" w14:textId="77777777" w:rsidR="002D133F" w:rsidRPr="008E021D" w:rsidRDefault="002D133F" w:rsidP="002D133F">
            <w:r>
              <w:t>Low</w:t>
            </w:r>
          </w:p>
        </w:tc>
        <w:tc>
          <w:tcPr>
            <w:tcW w:w="2268" w:type="dxa"/>
          </w:tcPr>
          <w:p w14:paraId="3D990D9A" w14:textId="30DDD461" w:rsidR="002D133F" w:rsidRDefault="002D133F" w:rsidP="002D133F">
            <w:r w:rsidRPr="00FF3EF1">
              <w:t>1.32 [ 0.09</w:t>
            </w:r>
            <w:r>
              <w:t>,</w:t>
            </w:r>
            <w:r w:rsidRPr="00FF3EF1">
              <w:t xml:space="preserve"> 2.35]</w:t>
            </w:r>
          </w:p>
        </w:tc>
        <w:tc>
          <w:tcPr>
            <w:tcW w:w="3032"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A82B7C">
        <w:trPr>
          <w:trHeight w:val="417"/>
        </w:trPr>
        <w:tc>
          <w:tcPr>
            <w:tcW w:w="2124" w:type="dxa"/>
            <w:vAlign w:val="center"/>
          </w:tcPr>
          <w:p w14:paraId="044974C7" w14:textId="77777777" w:rsidR="002D133F" w:rsidRDefault="002D133F" w:rsidP="002D133F">
            <w:r w:rsidRPr="00DC56DA">
              <w:t>Baseline2</w:t>
            </w:r>
          </w:p>
        </w:tc>
        <w:tc>
          <w:tcPr>
            <w:tcW w:w="2215" w:type="dxa"/>
            <w:vAlign w:val="center"/>
          </w:tcPr>
          <w:p w14:paraId="1111B89C" w14:textId="77777777" w:rsidR="002D133F" w:rsidRPr="008E021D" w:rsidRDefault="002D133F" w:rsidP="002D133F">
            <w:r>
              <w:t>High</w:t>
            </w:r>
          </w:p>
        </w:tc>
        <w:tc>
          <w:tcPr>
            <w:tcW w:w="2268"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032"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A82B7C">
        <w:trPr>
          <w:trHeight w:val="417"/>
        </w:trPr>
        <w:tc>
          <w:tcPr>
            <w:tcW w:w="2124" w:type="dxa"/>
            <w:vAlign w:val="center"/>
          </w:tcPr>
          <w:p w14:paraId="5E979E76" w14:textId="77777777" w:rsidR="002D133F" w:rsidRDefault="002D133F" w:rsidP="002D133F">
            <w:r w:rsidRPr="00DC56DA">
              <w:t>Baseline2</w:t>
            </w:r>
          </w:p>
        </w:tc>
        <w:tc>
          <w:tcPr>
            <w:tcW w:w="2215" w:type="dxa"/>
            <w:vAlign w:val="center"/>
          </w:tcPr>
          <w:p w14:paraId="79A6F5BF" w14:textId="77777777" w:rsidR="002D133F" w:rsidRPr="00534F07" w:rsidRDefault="002D133F" w:rsidP="002D133F">
            <w:r>
              <w:t>Low</w:t>
            </w:r>
          </w:p>
        </w:tc>
        <w:tc>
          <w:tcPr>
            <w:tcW w:w="2268" w:type="dxa"/>
          </w:tcPr>
          <w:p w14:paraId="152E9B46" w14:textId="4CC5A5EA" w:rsidR="002D133F" w:rsidRDefault="002D133F" w:rsidP="002D133F">
            <w:r w:rsidRPr="00FF3EF1">
              <w:t>1.47 [ 0.08</w:t>
            </w:r>
            <w:r>
              <w:t>,</w:t>
            </w:r>
            <w:r w:rsidRPr="00FF3EF1">
              <w:t xml:space="preserve"> 2.33]</w:t>
            </w:r>
          </w:p>
        </w:tc>
        <w:tc>
          <w:tcPr>
            <w:tcW w:w="3032"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A82B7C">
        <w:trPr>
          <w:trHeight w:val="417"/>
        </w:trPr>
        <w:tc>
          <w:tcPr>
            <w:tcW w:w="2124" w:type="dxa"/>
            <w:vAlign w:val="center"/>
          </w:tcPr>
          <w:p w14:paraId="33D71827" w14:textId="5A2F3D60" w:rsidR="002D133F" w:rsidRDefault="002D133F" w:rsidP="002D133F">
            <w:r>
              <w:t>Training</w:t>
            </w:r>
            <w:r w:rsidRPr="00DC56DA">
              <w:t>1</w:t>
            </w:r>
          </w:p>
        </w:tc>
        <w:tc>
          <w:tcPr>
            <w:tcW w:w="2215" w:type="dxa"/>
            <w:vAlign w:val="center"/>
          </w:tcPr>
          <w:p w14:paraId="5DC66FC6" w14:textId="77777777" w:rsidR="002D133F" w:rsidRPr="00C21D51" w:rsidRDefault="002D133F" w:rsidP="002D133F">
            <w:r>
              <w:t>High</w:t>
            </w:r>
          </w:p>
        </w:tc>
        <w:tc>
          <w:tcPr>
            <w:tcW w:w="2268" w:type="dxa"/>
          </w:tcPr>
          <w:p w14:paraId="20BAF671" w14:textId="171711B5" w:rsidR="002D133F" w:rsidRDefault="002D133F" w:rsidP="002D133F">
            <w:r w:rsidRPr="00FF3EF1">
              <w:t>1.54 [-0.08</w:t>
            </w:r>
            <w:r>
              <w:t>,</w:t>
            </w:r>
            <w:r w:rsidRPr="00FF3EF1">
              <w:t xml:space="preserve"> 2.65]</w:t>
            </w:r>
          </w:p>
        </w:tc>
        <w:tc>
          <w:tcPr>
            <w:tcW w:w="3032"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A82B7C">
        <w:trPr>
          <w:trHeight w:val="417"/>
        </w:trPr>
        <w:tc>
          <w:tcPr>
            <w:tcW w:w="2124" w:type="dxa"/>
            <w:vAlign w:val="center"/>
          </w:tcPr>
          <w:p w14:paraId="73986FBE" w14:textId="301DBA47" w:rsidR="002D133F" w:rsidRDefault="002D133F" w:rsidP="002D133F">
            <w:r>
              <w:t>Training</w:t>
            </w:r>
            <w:r w:rsidRPr="00DC56DA">
              <w:t>1</w:t>
            </w:r>
          </w:p>
        </w:tc>
        <w:tc>
          <w:tcPr>
            <w:tcW w:w="2215" w:type="dxa"/>
            <w:vAlign w:val="center"/>
          </w:tcPr>
          <w:p w14:paraId="3A03B0A7" w14:textId="77777777" w:rsidR="002D133F" w:rsidRPr="00C21D51" w:rsidRDefault="002D133F" w:rsidP="002D133F">
            <w:r>
              <w:t>Low</w:t>
            </w:r>
          </w:p>
        </w:tc>
        <w:tc>
          <w:tcPr>
            <w:tcW w:w="2268" w:type="dxa"/>
          </w:tcPr>
          <w:p w14:paraId="3A9CCE69" w14:textId="7CCBC091" w:rsidR="002D133F" w:rsidRDefault="002D133F" w:rsidP="002D133F">
            <w:r w:rsidRPr="00FF3EF1">
              <w:t>1.59 [ 0.47</w:t>
            </w:r>
            <w:r>
              <w:t>,</w:t>
            </w:r>
            <w:r w:rsidRPr="00FF3EF1">
              <w:t xml:space="preserve"> 2.45]</w:t>
            </w:r>
          </w:p>
        </w:tc>
        <w:tc>
          <w:tcPr>
            <w:tcW w:w="3032"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A82B7C">
        <w:trPr>
          <w:trHeight w:val="417"/>
        </w:trPr>
        <w:tc>
          <w:tcPr>
            <w:tcW w:w="2124" w:type="dxa"/>
            <w:vAlign w:val="center"/>
          </w:tcPr>
          <w:p w14:paraId="14F01877" w14:textId="6A723EBC" w:rsidR="002D133F" w:rsidRDefault="002D133F" w:rsidP="002D133F">
            <w:r>
              <w:t>Training</w:t>
            </w:r>
            <w:r w:rsidRPr="00DC56DA">
              <w:t>2</w:t>
            </w:r>
          </w:p>
        </w:tc>
        <w:tc>
          <w:tcPr>
            <w:tcW w:w="2215" w:type="dxa"/>
            <w:vAlign w:val="center"/>
          </w:tcPr>
          <w:p w14:paraId="59E7487F" w14:textId="77777777" w:rsidR="002D133F" w:rsidRDefault="002D133F" w:rsidP="002D133F">
            <w:r>
              <w:t>High</w:t>
            </w:r>
          </w:p>
        </w:tc>
        <w:tc>
          <w:tcPr>
            <w:tcW w:w="2268" w:type="dxa"/>
          </w:tcPr>
          <w:p w14:paraId="18D523FB" w14:textId="1BBB43E7" w:rsidR="002D133F" w:rsidRDefault="002D133F" w:rsidP="002D133F">
            <w:r w:rsidRPr="00FF3EF1">
              <w:t>1.59 [ 0.08</w:t>
            </w:r>
            <w:r>
              <w:t>,</w:t>
            </w:r>
            <w:r w:rsidRPr="00FF3EF1">
              <w:t xml:space="preserve"> 2.56]</w:t>
            </w:r>
          </w:p>
        </w:tc>
        <w:tc>
          <w:tcPr>
            <w:tcW w:w="3032"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A82B7C">
        <w:trPr>
          <w:trHeight w:val="417"/>
        </w:trPr>
        <w:tc>
          <w:tcPr>
            <w:tcW w:w="2124" w:type="dxa"/>
            <w:vAlign w:val="center"/>
          </w:tcPr>
          <w:p w14:paraId="2BA073D8" w14:textId="4063C936" w:rsidR="002D133F" w:rsidRDefault="002D133F" w:rsidP="002D133F">
            <w:r>
              <w:t>Training</w:t>
            </w:r>
            <w:r w:rsidRPr="00DC56DA">
              <w:t>2</w:t>
            </w:r>
          </w:p>
        </w:tc>
        <w:tc>
          <w:tcPr>
            <w:tcW w:w="2215" w:type="dxa"/>
            <w:vAlign w:val="center"/>
          </w:tcPr>
          <w:p w14:paraId="4588F6D7" w14:textId="77777777" w:rsidR="002D133F" w:rsidRDefault="002D133F" w:rsidP="002D133F">
            <w:r>
              <w:t>Low</w:t>
            </w:r>
          </w:p>
        </w:tc>
        <w:tc>
          <w:tcPr>
            <w:tcW w:w="2268" w:type="dxa"/>
          </w:tcPr>
          <w:p w14:paraId="327279FC" w14:textId="7C8155F9" w:rsidR="002D133F" w:rsidRDefault="002D133F" w:rsidP="002D133F">
            <w:r w:rsidRPr="00FF3EF1">
              <w:t>1.48 [ 0</w:t>
            </w:r>
            <w:r>
              <w:t>.00,</w:t>
            </w:r>
            <w:r w:rsidRPr="00FF3EF1">
              <w:t xml:space="preserve"> 2.62]</w:t>
            </w:r>
          </w:p>
        </w:tc>
        <w:tc>
          <w:tcPr>
            <w:tcW w:w="3032"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A82B7C">
        <w:trPr>
          <w:trHeight w:val="417"/>
        </w:trPr>
        <w:tc>
          <w:tcPr>
            <w:tcW w:w="2124" w:type="dxa"/>
            <w:vAlign w:val="center"/>
          </w:tcPr>
          <w:p w14:paraId="10467693" w14:textId="3305FF5B" w:rsidR="002D133F" w:rsidRDefault="002D133F" w:rsidP="002D133F">
            <w:r>
              <w:t>Test</w:t>
            </w:r>
            <w:r w:rsidRPr="00DC56DA">
              <w:t>1</w:t>
            </w:r>
          </w:p>
        </w:tc>
        <w:tc>
          <w:tcPr>
            <w:tcW w:w="2215" w:type="dxa"/>
            <w:vAlign w:val="center"/>
          </w:tcPr>
          <w:p w14:paraId="7A3FAC95" w14:textId="77777777" w:rsidR="002D133F" w:rsidRDefault="002D133F" w:rsidP="002D133F">
            <w:r>
              <w:t>High</w:t>
            </w:r>
          </w:p>
        </w:tc>
        <w:tc>
          <w:tcPr>
            <w:tcW w:w="2268" w:type="dxa"/>
          </w:tcPr>
          <w:p w14:paraId="77CCBF65" w14:textId="000B1271" w:rsidR="002D133F" w:rsidRDefault="002D133F" w:rsidP="002D133F">
            <w:r w:rsidRPr="00FF3EF1">
              <w:t>1.48 [-0.07</w:t>
            </w:r>
            <w:r>
              <w:t>,</w:t>
            </w:r>
            <w:r w:rsidRPr="00FF3EF1">
              <w:t xml:space="preserve"> 2.47</w:t>
            </w:r>
          </w:p>
        </w:tc>
        <w:tc>
          <w:tcPr>
            <w:tcW w:w="3032"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A82B7C">
        <w:trPr>
          <w:trHeight w:val="417"/>
        </w:trPr>
        <w:tc>
          <w:tcPr>
            <w:tcW w:w="2124" w:type="dxa"/>
            <w:vAlign w:val="center"/>
          </w:tcPr>
          <w:p w14:paraId="66E93132" w14:textId="1FC43104" w:rsidR="002D133F" w:rsidRDefault="002D133F" w:rsidP="002D133F">
            <w:r>
              <w:t>Test</w:t>
            </w:r>
            <w:r w:rsidRPr="00DC56DA">
              <w:t>1</w:t>
            </w:r>
          </w:p>
        </w:tc>
        <w:tc>
          <w:tcPr>
            <w:tcW w:w="2215" w:type="dxa"/>
            <w:vAlign w:val="center"/>
          </w:tcPr>
          <w:p w14:paraId="1B112FCC" w14:textId="77777777" w:rsidR="002D133F" w:rsidRDefault="002D133F" w:rsidP="002D133F">
            <w:r>
              <w:t>Low</w:t>
            </w:r>
          </w:p>
        </w:tc>
        <w:tc>
          <w:tcPr>
            <w:tcW w:w="2268"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032"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A82B7C">
        <w:trPr>
          <w:trHeight w:val="417"/>
        </w:trPr>
        <w:tc>
          <w:tcPr>
            <w:tcW w:w="2124" w:type="dxa"/>
            <w:vAlign w:val="center"/>
          </w:tcPr>
          <w:p w14:paraId="1252F086" w14:textId="404DF397" w:rsidR="002D133F" w:rsidRDefault="002D133F" w:rsidP="002D133F">
            <w:r>
              <w:t>Test</w:t>
            </w:r>
            <w:r w:rsidRPr="00DC56DA">
              <w:t>2</w:t>
            </w:r>
          </w:p>
        </w:tc>
        <w:tc>
          <w:tcPr>
            <w:tcW w:w="2215" w:type="dxa"/>
            <w:vAlign w:val="center"/>
          </w:tcPr>
          <w:p w14:paraId="12E1FF5A" w14:textId="77777777" w:rsidR="002D133F" w:rsidRDefault="002D133F" w:rsidP="002D133F">
            <w:r>
              <w:t>High</w:t>
            </w:r>
          </w:p>
        </w:tc>
        <w:tc>
          <w:tcPr>
            <w:tcW w:w="2268" w:type="dxa"/>
          </w:tcPr>
          <w:p w14:paraId="030DDBCB" w14:textId="35D17191" w:rsidR="002D133F" w:rsidRDefault="002D133F" w:rsidP="002D133F">
            <w:r w:rsidRPr="00FF3EF1">
              <w:t>1.49 [-0.38</w:t>
            </w:r>
            <w:r>
              <w:t>,</w:t>
            </w:r>
            <w:r w:rsidRPr="00FF3EF1">
              <w:t xml:space="preserve"> 2.49]</w:t>
            </w:r>
          </w:p>
        </w:tc>
        <w:tc>
          <w:tcPr>
            <w:tcW w:w="3032"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A82B7C">
        <w:trPr>
          <w:trHeight w:val="417"/>
        </w:trPr>
        <w:tc>
          <w:tcPr>
            <w:tcW w:w="2124" w:type="dxa"/>
            <w:tcBorders>
              <w:bottom w:val="single" w:sz="4" w:space="0" w:color="auto"/>
            </w:tcBorders>
            <w:vAlign w:val="center"/>
          </w:tcPr>
          <w:p w14:paraId="4AF8D9C8" w14:textId="11ECB966" w:rsidR="002D133F" w:rsidRDefault="002D133F" w:rsidP="002D133F">
            <w:r>
              <w:t>Test</w:t>
            </w:r>
            <w:r w:rsidRPr="00DC56DA">
              <w:t>2</w:t>
            </w:r>
          </w:p>
        </w:tc>
        <w:tc>
          <w:tcPr>
            <w:tcW w:w="2215" w:type="dxa"/>
            <w:tcBorders>
              <w:bottom w:val="single" w:sz="4" w:space="0" w:color="auto"/>
            </w:tcBorders>
            <w:vAlign w:val="center"/>
          </w:tcPr>
          <w:p w14:paraId="47C7A15A" w14:textId="77777777" w:rsidR="002D133F" w:rsidRDefault="002D133F" w:rsidP="002D133F">
            <w:r>
              <w:t>Low</w:t>
            </w:r>
          </w:p>
        </w:tc>
        <w:tc>
          <w:tcPr>
            <w:tcW w:w="2268"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032"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7163B9A8" w:rsidR="009940B0" w:rsidRDefault="009940B0" w:rsidP="009940B0">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not driven by training effects.</w:t>
      </w:r>
    </w:p>
    <w:p w14:paraId="63F29283" w14:textId="0FE9CE4F" w:rsidR="002B0E44" w:rsidRDefault="002B0E44" w:rsidP="009940B0">
      <w:pPr>
        <w:spacing w:line="480" w:lineRule="auto"/>
        <w:ind w:firstLine="284"/>
        <w:jc w:val="both"/>
      </w:pPr>
    </w:p>
    <w:p w14:paraId="2196191C" w14:textId="567E51D2" w:rsidR="006F2A37" w:rsidRDefault="002B0E44" w:rsidP="009940B0">
      <w:pPr>
        <w:spacing w:line="480" w:lineRule="auto"/>
        <w:ind w:firstLine="284"/>
        <w:jc w:val="both"/>
      </w:pPr>
      <w:r>
        <w:rPr>
          <w:noProof/>
          <w:lang w:val="en-GB" w:eastAsia="en-GB"/>
        </w:rPr>
        <w:lastRenderedPageBreak/>
        <mc:AlternateContent>
          <mc:Choice Requires="wpg">
            <w:drawing>
              <wp:anchor distT="0" distB="0" distL="114300" distR="114300" simplePos="0" relativeHeight="251702272" behindDoc="0" locked="0" layoutInCell="1" allowOverlap="1" wp14:anchorId="4715D6BB" wp14:editId="60736BDC">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8"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56132B" w:rsidRPr="0013660A" w:rsidRDefault="0056132B"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rStyle w:val="CommentReference"/>
                                </w:rPr>
                                <w:annotationRef/>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56132B" w:rsidRDefault="0056132B"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left:0;text-align:left;margin-left:0;margin-top:0;width:531.7pt;height:459.9pt;z-index:251702272;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5IrPDAAAA2wAAAA8AAABkcnMvZG93bnJldi54bWxET01rwkAQvRf6H5YpeNNNPRQbXSUUArV4&#10;sGkPehuzYzY2Oxuyq4n++m5B6G0e73MWq8E24kKdrx0reJ4kIIhLp2uuFHx/5eMZCB+QNTaOScGV&#10;PKyWjw8LTLXr+ZMuRahEDGGfogITQptK6UtDFv3EtcSRO7rOYoiwq6TusI/htpHTJHmRFmuODQZb&#10;ejNU/hRnq4Be94eZ6bcbzs3HabPL+luxrpQaPQ3ZHESgIfyL7+53HedP4e+XeIB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Dkis8MAAADbAAAADwAAAAAAAAAAAAAAAACf&#10;AgAAZHJzL2Rvd25yZXYueG1sUEsFBgAAAAAEAAQA9wAAAI8DAAAAAA==&#10;">
                  <v:imagedata r:id="rId19" o:title="FigureSup1" cropright="4076f"/>
                  <v:path arrowok="t"/>
                </v:shape>
                <v:shape id="Text Box 2" o:spid="_x0000_s1040" type="#_x0000_t202" style="position:absolute;left:3962;top:48310;width:61722;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DocQA&#10;AADaAAAADwAAAGRycy9kb3ducmV2LnhtbESPQWvCQBSE74X+h+UVeqsbbZEa3QSxVHoRMRX1+Mw+&#10;k2D2bchuNfXXu4LgcZiZb5hJ2planKh1lWUF/V4Egji3uuJCwfr3++0ThPPIGmvLpOCfHKTJ89ME&#10;Y23PvKJT5gsRIOxiVFB638RSurwkg65nG+LgHWxr0AfZFlK3eA5wU8tBFA2lwYrDQokNzUrKj9mf&#10;UeDyaLhZfmSb7V7O6TLS+ms3Xyj1+tJNxyA8df4Rvrd/tIJ3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0g6HEAAAA2gAAAA8AAAAAAAAAAAAAAAAAmAIAAGRycy9k&#10;b3ducmV2LnhtbFBLBQYAAAAABAAEAPUAAACJAwAAAAA=&#10;" strokecolor="white [3212]">
                  <v:textbox>
                    <w:txbxContent>
                      <w:p w14:paraId="0E1F366E" w14:textId="77777777" w:rsidR="0056132B" w:rsidRPr="0013660A" w:rsidRDefault="0056132B"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rStyle w:val="CommentReference"/>
                          </w:rPr>
                          <w:annotationRef/>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56132B" w:rsidRDefault="0056132B" w:rsidP="002B0E44">
                        <w:pPr>
                          <w:spacing w:line="480" w:lineRule="auto"/>
                          <w:jc w:val="both"/>
                        </w:pPr>
                      </w:p>
                    </w:txbxContent>
                  </v:textbox>
                </v:shape>
                <w10:wrap type="topAndBottom" anchorx="margin"/>
              </v:group>
            </w:pict>
          </mc:Fallback>
        </mc:AlternateContent>
      </w:r>
    </w:p>
    <w:p w14:paraId="727A2ADA" w14:textId="4DCEC30A" w:rsidR="006F2A37" w:rsidRDefault="006F2A37" w:rsidP="009940B0">
      <w:pPr>
        <w:spacing w:line="480" w:lineRule="auto"/>
        <w:ind w:firstLine="284"/>
        <w:jc w:val="both"/>
      </w:pPr>
    </w:p>
    <w:p w14:paraId="755BEA57" w14:textId="77777777" w:rsidR="002C4A6E" w:rsidRDefault="002C4A6E"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48122378" w14:textId="41C3C823" w:rsidR="002B0E44" w:rsidRDefault="002B0E44" w:rsidP="009940B0">
      <w:pPr>
        <w:spacing w:line="480" w:lineRule="auto"/>
        <w:ind w:firstLine="284"/>
        <w:jc w:val="both"/>
      </w:pPr>
    </w:p>
    <w:p w14:paraId="0EE1B0AC" w14:textId="77777777" w:rsidR="002B0E44" w:rsidRDefault="002B0E44"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77"/>
      <w:r w:rsidR="007E09BA">
        <w:t>psych</w:t>
      </w:r>
      <w:commentRangeEnd w:id="77"/>
      <w:r w:rsidR="007E09BA">
        <w:rPr>
          <w:rStyle w:val="CommentReference"/>
        </w:rPr>
        <w:commentReference w:id="77"/>
      </w:r>
    </w:p>
    <w:p w14:paraId="15173E87" w14:textId="554F5465" w:rsidR="004D7EBB" w:rsidRDefault="004D7EBB" w:rsidP="004D7EBB">
      <w:pPr>
        <w:spacing w:line="480" w:lineRule="auto"/>
        <w:ind w:firstLine="284"/>
        <w:jc w:val="both"/>
      </w:pPr>
      <w:r>
        <w:lastRenderedPageBreak/>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78"/>
      <w:r w:rsidR="007E09BA">
        <w:t>here</w:t>
      </w:r>
      <w:commentRangeEnd w:id="78"/>
      <w:r w:rsidR="007E09BA">
        <w:rPr>
          <w:rStyle w:val="CommentReference"/>
        </w:rPr>
        <w:commentReference w:id="78"/>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5EF30793"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0B4D3A" w:rsidRPr="000B4D3A">
        <w:rPr>
          <w:highlight w:val="yellow"/>
        </w:rPr>
        <w:t>Add funding for</w:t>
      </w:r>
      <w:r w:rsidR="009508C9">
        <w:rPr>
          <w:highlight w:val="yellow"/>
        </w:rPr>
        <w:t xml:space="preserve"> Gilles</w:t>
      </w:r>
      <w:r w:rsidR="00AA6D1F">
        <w:rPr>
          <w:highlight w:val="yellow"/>
        </w:rPr>
        <w:t>.</w:t>
      </w:r>
      <w:r w:rsidR="005D38DF">
        <w:t xml:space="preserve"> </w:t>
      </w:r>
      <w:r w:rsidR="00ED1620">
        <w:t>The funding sources had no involvement in the study design; collection, analysis, and interpretation of data; writing of the report; and decision to submit the article for publication.</w:t>
      </w:r>
    </w:p>
    <w:p w14:paraId="19CED138" w14:textId="2C41B9F3"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w:t>
      </w:r>
      <w:r w:rsidR="005D38DF">
        <w:rPr>
          <w:color w:val="000000"/>
          <w:szCs w:val="16"/>
        </w:rPr>
        <w:t>, Ruth Krebs for her comments on a draft of the manuscript,</w:t>
      </w:r>
      <w:r w:rsidR="006C644D">
        <w:rPr>
          <w:color w:val="000000"/>
          <w:szCs w:val="16"/>
        </w:rPr>
        <w:t xml:space="preserve">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20"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 xml:space="preserve">and </w:t>
      </w:r>
      <w:r>
        <w:rPr>
          <w:rFonts w:eastAsia="Times New Roman"/>
          <w:szCs w:val="24"/>
        </w:rPr>
        <w:lastRenderedPageBreak/>
        <w:t>SKA</w:t>
      </w:r>
      <w:r w:rsidRPr="000A774E">
        <w:rPr>
          <w:rFonts w:eastAsia="Times New Roman"/>
          <w:szCs w:val="24"/>
        </w:rPr>
        <w:t xml:space="preserve"> </w:t>
      </w:r>
      <w:r w:rsidRPr="008F5A26">
        <w:rPr>
          <w:rFonts w:eastAsia="Times New Roman"/>
          <w:szCs w:val="24"/>
        </w:rPr>
        <w:t xml:space="preserve">reviewed and critically revised the </w:t>
      </w:r>
      <w:commentRangeStart w:id="79"/>
      <w:r w:rsidRPr="008F5A26">
        <w:rPr>
          <w:rFonts w:eastAsia="Times New Roman"/>
          <w:szCs w:val="24"/>
        </w:rPr>
        <w:t>manuscript</w:t>
      </w:r>
      <w:commentRangeEnd w:id="79"/>
      <w:r w:rsidR="001D78FC">
        <w:rPr>
          <w:rStyle w:val="CommentReference"/>
        </w:rPr>
        <w:commentReference w:id="79"/>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0E5F186E" w14:textId="02E551DA" w:rsidR="00672370" w:rsidRPr="00C05A74" w:rsidRDefault="009214B6" w:rsidP="00672370">
      <w:pPr>
        <w:widowControl w:val="0"/>
        <w:autoSpaceDE w:val="0"/>
        <w:autoSpaceDN w:val="0"/>
        <w:adjustRightInd w:val="0"/>
        <w:spacing w:after="0" w:line="480" w:lineRule="auto"/>
        <w:ind w:left="480" w:hanging="480"/>
        <w:rPr>
          <w:noProof/>
          <w:szCs w:val="24"/>
          <w:lang w:val="da-DK"/>
        </w:rPr>
      </w:pPr>
      <w:r>
        <w:rPr>
          <w:b/>
        </w:rPr>
        <w:fldChar w:fldCharType="begin" w:fldLock="1"/>
      </w:r>
      <w:r w:rsidRPr="004F7D43">
        <w:rPr>
          <w:b/>
          <w:lang w:val="de-DE"/>
          <w:rPrChange w:id="80" w:author="Andersen, Soren" w:date="2019-09-11T18:47:00Z">
            <w:rPr>
              <w:b/>
            </w:rPr>
          </w:rPrChange>
        </w:rPr>
        <w:instrText xml:space="preserve">ADDIN Mendeley Bibliography CSL_BIBLIOGRAPHY </w:instrText>
      </w:r>
      <w:r>
        <w:rPr>
          <w:b/>
        </w:rPr>
        <w:fldChar w:fldCharType="separate"/>
      </w:r>
      <w:r w:rsidR="00672370" w:rsidRPr="00C05A74">
        <w:rPr>
          <w:noProof/>
          <w:szCs w:val="24"/>
        </w:rPr>
        <w:t xml:space="preserve">Allen, L., Scott, J., Brand, A., Hlava, M., &amp; Altman, M. (2014). </w:t>
      </w:r>
      <w:r w:rsidR="00672370" w:rsidRPr="00672370">
        <w:rPr>
          <w:noProof/>
          <w:szCs w:val="24"/>
        </w:rPr>
        <w:t xml:space="preserve">Publishing: Credit where credit is due. </w:t>
      </w:r>
      <w:r w:rsidR="00672370" w:rsidRPr="00C05A74">
        <w:rPr>
          <w:i/>
          <w:iCs/>
          <w:noProof/>
          <w:szCs w:val="24"/>
          <w:lang w:val="da-DK"/>
        </w:rPr>
        <w:t>Nature</w:t>
      </w:r>
      <w:r w:rsidR="00672370" w:rsidRPr="00C05A74">
        <w:rPr>
          <w:noProof/>
          <w:szCs w:val="24"/>
          <w:lang w:val="da-DK"/>
        </w:rPr>
        <w:t xml:space="preserve">, </w:t>
      </w:r>
      <w:r w:rsidR="00672370" w:rsidRPr="00C05A74">
        <w:rPr>
          <w:i/>
          <w:iCs/>
          <w:noProof/>
          <w:szCs w:val="24"/>
          <w:lang w:val="da-DK"/>
        </w:rPr>
        <w:t>508</w:t>
      </w:r>
      <w:r w:rsidR="00672370" w:rsidRPr="00C05A74">
        <w:rPr>
          <w:noProof/>
          <w:szCs w:val="24"/>
          <w:lang w:val="da-DK"/>
        </w:rPr>
        <w:t>(7496), 312–313. https://doi.org/10.1038/508312a</w:t>
      </w:r>
    </w:p>
    <w:p w14:paraId="7138EF0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Andersen, S. K., Muller, M. M., &amp; Hillyard, S. A. (2009). </w:t>
      </w:r>
      <w:r w:rsidRPr="00672370">
        <w:rPr>
          <w:noProof/>
          <w:szCs w:val="24"/>
        </w:rPr>
        <w:t xml:space="preserve">Color-selective attention need not be mediated by spatial attention. </w:t>
      </w:r>
      <w:r w:rsidRPr="00672370">
        <w:rPr>
          <w:i/>
          <w:iCs/>
          <w:noProof/>
          <w:szCs w:val="24"/>
        </w:rPr>
        <w:t>Journal of Vision</w:t>
      </w:r>
      <w:r w:rsidRPr="00672370">
        <w:rPr>
          <w:noProof/>
          <w:szCs w:val="24"/>
        </w:rPr>
        <w:t xml:space="preserve">, </w:t>
      </w:r>
      <w:r w:rsidRPr="00672370">
        <w:rPr>
          <w:i/>
          <w:iCs/>
          <w:noProof/>
          <w:szCs w:val="24"/>
        </w:rPr>
        <w:t>9</w:t>
      </w:r>
      <w:r w:rsidRPr="00672370">
        <w:rPr>
          <w:noProof/>
          <w:szCs w:val="24"/>
        </w:rPr>
        <w:t>(6), 2–2. https://doi.org/10.1167/9.6.2</w:t>
      </w:r>
    </w:p>
    <w:p w14:paraId="3035D84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Andersen, S. K., Muller, M. M., &amp; Martinovic, J. (2012). Bottom-Up Biases in Feature-Selective Attention. </w:t>
      </w:r>
      <w:r w:rsidRPr="00672370">
        <w:rPr>
          <w:i/>
          <w:iCs/>
          <w:noProof/>
          <w:szCs w:val="24"/>
        </w:rPr>
        <w:t>Journal of Neuroscience</w:t>
      </w:r>
      <w:r w:rsidRPr="00672370">
        <w:rPr>
          <w:noProof/>
          <w:szCs w:val="24"/>
        </w:rPr>
        <w:t xml:space="preserve">, </w:t>
      </w:r>
      <w:r w:rsidRPr="00672370">
        <w:rPr>
          <w:i/>
          <w:iCs/>
          <w:noProof/>
          <w:szCs w:val="24"/>
        </w:rPr>
        <w:t>32</w:t>
      </w:r>
      <w:r w:rsidRPr="00672370">
        <w:rPr>
          <w:noProof/>
          <w:szCs w:val="24"/>
        </w:rPr>
        <w:t>(47), 16953–16958. https://doi.org/10.1523/JNEUROSCI.1767-12.2012</w:t>
      </w:r>
    </w:p>
    <w:p w14:paraId="1CB7BAD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Andersen, S K, &amp; Müller, M. M. (2010). Behavioral performance follows the time course of neural facilitation and suppression during cued shifts of feature-selective attention. </w:t>
      </w:r>
      <w:r w:rsidRPr="00672370">
        <w:rPr>
          <w:i/>
          <w:iCs/>
          <w:noProof/>
          <w:szCs w:val="24"/>
        </w:rPr>
        <w:t>Proceedings of the National Academy of Sciences of the United States of America</w:t>
      </w:r>
      <w:r w:rsidRPr="00672370">
        <w:rPr>
          <w:noProof/>
          <w:szCs w:val="24"/>
        </w:rPr>
        <w:t xml:space="preserve">, </w:t>
      </w:r>
      <w:r w:rsidRPr="00672370">
        <w:rPr>
          <w:i/>
          <w:iCs/>
          <w:noProof/>
          <w:szCs w:val="24"/>
        </w:rPr>
        <w:t>107</w:t>
      </w:r>
      <w:r w:rsidRPr="00672370">
        <w:rPr>
          <w:noProof/>
          <w:szCs w:val="24"/>
        </w:rPr>
        <w:t>(31), 13878–13882. https://doi.org/10.1073/pnas.1002436107</w:t>
      </w:r>
    </w:p>
    <w:p w14:paraId="4F87C523"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Andersen, Søren K., Hillyard, S. A., &amp; Müller, M. M. (2008). </w:t>
      </w:r>
      <w:r w:rsidRPr="00672370">
        <w:rPr>
          <w:noProof/>
          <w:szCs w:val="24"/>
        </w:rPr>
        <w:t xml:space="preserve">Attention Facilitates Multiple Stimulus Features in Parallel in Human Visual Cortex. </w:t>
      </w:r>
      <w:r w:rsidRPr="00672370">
        <w:rPr>
          <w:i/>
          <w:iCs/>
          <w:noProof/>
          <w:szCs w:val="24"/>
        </w:rPr>
        <w:t>Current Biology</w:t>
      </w:r>
      <w:r w:rsidRPr="00672370">
        <w:rPr>
          <w:noProof/>
          <w:szCs w:val="24"/>
        </w:rPr>
        <w:t xml:space="preserve">, </w:t>
      </w:r>
      <w:r w:rsidRPr="00672370">
        <w:rPr>
          <w:i/>
          <w:iCs/>
          <w:noProof/>
          <w:szCs w:val="24"/>
        </w:rPr>
        <w:t>18</w:t>
      </w:r>
      <w:r w:rsidRPr="00672370">
        <w:rPr>
          <w:noProof/>
          <w:szCs w:val="24"/>
        </w:rPr>
        <w:t>(13), 1006–1009. https://doi.org/10.1016/j.cub.2008.06.030</w:t>
      </w:r>
    </w:p>
    <w:p w14:paraId="26A2B34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 A. (2016). The attention habit: How reward learning shapes attentional selection. </w:t>
      </w:r>
      <w:r w:rsidRPr="00672370">
        <w:rPr>
          <w:i/>
          <w:iCs/>
          <w:noProof/>
          <w:szCs w:val="24"/>
        </w:rPr>
        <w:t>Annals of the New York Academy of Sciences</w:t>
      </w:r>
      <w:r w:rsidRPr="00672370">
        <w:rPr>
          <w:noProof/>
          <w:szCs w:val="24"/>
        </w:rPr>
        <w:t xml:space="preserve">, </w:t>
      </w:r>
      <w:r w:rsidRPr="00672370">
        <w:rPr>
          <w:i/>
          <w:iCs/>
          <w:noProof/>
          <w:szCs w:val="24"/>
        </w:rPr>
        <w:t>1369</w:t>
      </w:r>
      <w:r w:rsidRPr="00672370">
        <w:rPr>
          <w:noProof/>
          <w:szCs w:val="24"/>
        </w:rPr>
        <w:t>(1), 24–39. https://doi.org/10.1111/nyas.12957</w:t>
      </w:r>
    </w:p>
    <w:p w14:paraId="4AC52D7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 a, Laurent, P. a, &amp; Yantis, S. (2011). Value-driven attentional capture. </w:t>
      </w:r>
      <w:r w:rsidRPr="00672370">
        <w:rPr>
          <w:i/>
          <w:iCs/>
          <w:noProof/>
          <w:szCs w:val="24"/>
        </w:rPr>
        <w:t>Proceedings of the National Academy of Sciences</w:t>
      </w:r>
      <w:r w:rsidRPr="00672370">
        <w:rPr>
          <w:noProof/>
          <w:szCs w:val="24"/>
        </w:rPr>
        <w:t xml:space="preserve">, </w:t>
      </w:r>
      <w:r w:rsidRPr="00672370">
        <w:rPr>
          <w:i/>
          <w:iCs/>
          <w:noProof/>
          <w:szCs w:val="24"/>
        </w:rPr>
        <w:t>108</w:t>
      </w:r>
      <w:r w:rsidRPr="00672370">
        <w:rPr>
          <w:noProof/>
          <w:szCs w:val="24"/>
        </w:rPr>
        <w:t>(25), 10367–10371. https://doi.org/10.1073/pnas.1104047108</w:t>
      </w:r>
    </w:p>
    <w:p w14:paraId="096D492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Brian A. (2016). What is abnormal about addiction-related attentional biases? </w:t>
      </w:r>
      <w:r w:rsidRPr="00672370">
        <w:rPr>
          <w:i/>
          <w:iCs/>
          <w:noProof/>
          <w:szCs w:val="24"/>
        </w:rPr>
        <w:t>Drug and Alcohol Dependence</w:t>
      </w:r>
      <w:r w:rsidRPr="00672370">
        <w:rPr>
          <w:noProof/>
          <w:szCs w:val="24"/>
        </w:rPr>
        <w:t xml:space="preserve">, </w:t>
      </w:r>
      <w:r w:rsidRPr="00672370">
        <w:rPr>
          <w:i/>
          <w:iCs/>
          <w:noProof/>
          <w:szCs w:val="24"/>
        </w:rPr>
        <w:t>167</w:t>
      </w:r>
      <w:r w:rsidRPr="00672370">
        <w:rPr>
          <w:noProof/>
          <w:szCs w:val="24"/>
        </w:rPr>
        <w:t>, 8–14. https://doi.org/10.1016/j.drugalcdep.2016.08.002</w:t>
      </w:r>
    </w:p>
    <w:p w14:paraId="409C35B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Brian A, Leal, S. L., Hall, M. G., Yassa, M. A., &amp; Yantis, S. (2014). The attribution of </w:t>
      </w:r>
      <w:r w:rsidRPr="00672370">
        <w:rPr>
          <w:noProof/>
          <w:szCs w:val="24"/>
        </w:rPr>
        <w:lastRenderedPageBreak/>
        <w:t xml:space="preserve">value-based attentional priority in individuals with depressive symptoms. </w:t>
      </w:r>
      <w:r w:rsidRPr="00672370">
        <w:rPr>
          <w:i/>
          <w:iCs/>
          <w:noProof/>
          <w:szCs w:val="24"/>
        </w:rPr>
        <w:t>Cognitive, Affective &amp; Behavioral Neuroscience</w:t>
      </w:r>
      <w:r w:rsidRPr="00672370">
        <w:rPr>
          <w:noProof/>
          <w:szCs w:val="24"/>
        </w:rPr>
        <w:t xml:space="preserve">, </w:t>
      </w:r>
      <w:r w:rsidRPr="00672370">
        <w:rPr>
          <w:i/>
          <w:iCs/>
          <w:noProof/>
          <w:szCs w:val="24"/>
        </w:rPr>
        <w:t>14</w:t>
      </w:r>
      <w:r w:rsidRPr="00672370">
        <w:rPr>
          <w:noProof/>
          <w:szCs w:val="24"/>
        </w:rPr>
        <w:t>(4), 1221–1227. https://doi.org/10.3758/s13415-014-0301-z</w:t>
      </w:r>
    </w:p>
    <w:p w14:paraId="43C63B9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Awh, E., Belopolsky, A. V., &amp; Theeuwes, J. (2012). Top-down versus bottom-up attentional control: A failed theoretical dichotomy. </w:t>
      </w:r>
      <w:r w:rsidRPr="00672370">
        <w:rPr>
          <w:i/>
          <w:iCs/>
          <w:noProof/>
          <w:szCs w:val="24"/>
        </w:rPr>
        <w:t>Trends in Cognitive Sciences</w:t>
      </w:r>
      <w:r w:rsidRPr="00672370">
        <w:rPr>
          <w:noProof/>
          <w:szCs w:val="24"/>
        </w:rPr>
        <w:t xml:space="preserve">, </w:t>
      </w:r>
      <w:r w:rsidRPr="00672370">
        <w:rPr>
          <w:i/>
          <w:iCs/>
          <w:noProof/>
          <w:szCs w:val="24"/>
        </w:rPr>
        <w:t>16</w:t>
      </w:r>
      <w:r w:rsidRPr="00672370">
        <w:rPr>
          <w:noProof/>
          <w:szCs w:val="24"/>
        </w:rPr>
        <w:t>(8), 437–443. https://doi.org/10.1016/j.tics.2012.06.010</w:t>
      </w:r>
    </w:p>
    <w:p w14:paraId="26E92F4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Botvinick, M. M., &amp; Braver, T. S. (2015). Motivation and Cognitive Control : From Behavior to Neural Mechanism. </w:t>
      </w:r>
      <w:r w:rsidRPr="00672370">
        <w:rPr>
          <w:i/>
          <w:iCs/>
          <w:noProof/>
          <w:szCs w:val="24"/>
        </w:rPr>
        <w:t>Annual Review of Psychology</w:t>
      </w:r>
      <w:r w:rsidRPr="00672370">
        <w:rPr>
          <w:noProof/>
          <w:szCs w:val="24"/>
        </w:rPr>
        <w:t>, (September 2014), 1–31. https://doi.org/10.1146/annurev-psych-010814-015044</w:t>
      </w:r>
    </w:p>
    <w:p w14:paraId="5AC88B3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Brown, J. W., &amp; Alexander, W. H. (2017). Foraging Value, Risk Avoidance, and Multiple Control Signals: How the Anterior Cingulate Cortex Controls Value-based Decision-making. </w:t>
      </w:r>
      <w:r w:rsidRPr="00672370">
        <w:rPr>
          <w:i/>
          <w:iCs/>
          <w:noProof/>
          <w:szCs w:val="24"/>
        </w:rPr>
        <w:t>Journal of Cognitive Neuroscience</w:t>
      </w:r>
      <w:r w:rsidRPr="00672370">
        <w:rPr>
          <w:noProof/>
          <w:szCs w:val="24"/>
        </w:rPr>
        <w:t xml:space="preserve">, </w:t>
      </w:r>
      <w:r w:rsidRPr="00672370">
        <w:rPr>
          <w:i/>
          <w:iCs/>
          <w:noProof/>
          <w:szCs w:val="24"/>
        </w:rPr>
        <w:t>29</w:t>
      </w:r>
      <w:r w:rsidRPr="00672370">
        <w:rPr>
          <w:noProof/>
          <w:szCs w:val="24"/>
        </w:rPr>
        <w:t>(10), 1656–1673. https://doi.org/10.1162/jocn_a_01140</w:t>
      </w:r>
    </w:p>
    <w:p w14:paraId="5A90B80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Bürkner, P.-C. (2016). brms: An R package for Bayesian multilevel models using Stan. </w:t>
      </w:r>
      <w:r w:rsidRPr="00672370">
        <w:rPr>
          <w:i/>
          <w:iCs/>
          <w:noProof/>
          <w:szCs w:val="24"/>
        </w:rPr>
        <w:t>Journal of Statistical Software</w:t>
      </w:r>
      <w:r w:rsidRPr="00672370">
        <w:rPr>
          <w:noProof/>
          <w:szCs w:val="24"/>
        </w:rPr>
        <w:t xml:space="preserve">, </w:t>
      </w:r>
      <w:r w:rsidRPr="00672370">
        <w:rPr>
          <w:i/>
          <w:iCs/>
          <w:noProof/>
          <w:szCs w:val="24"/>
        </w:rPr>
        <w:t>80</w:t>
      </w:r>
      <w:r w:rsidRPr="00672370">
        <w:rPr>
          <w:noProof/>
          <w:szCs w:val="24"/>
        </w:rPr>
        <w:t>(1), 1–28.</w:t>
      </w:r>
    </w:p>
    <w:p w14:paraId="7CF1E871" w14:textId="77777777" w:rsidR="00672370" w:rsidRPr="0056132B" w:rsidRDefault="00672370" w:rsidP="00672370">
      <w:pPr>
        <w:widowControl w:val="0"/>
        <w:autoSpaceDE w:val="0"/>
        <w:autoSpaceDN w:val="0"/>
        <w:adjustRightInd w:val="0"/>
        <w:spacing w:after="0" w:line="480" w:lineRule="auto"/>
        <w:ind w:left="480" w:hanging="480"/>
        <w:rPr>
          <w:noProof/>
          <w:szCs w:val="24"/>
          <w:lang w:val="de-DE"/>
        </w:rPr>
      </w:pPr>
      <w:r w:rsidRPr="00672370">
        <w:rPr>
          <w:noProof/>
          <w:szCs w:val="24"/>
        </w:rPr>
        <w:t xml:space="preserve">Bürkner, P.-C. (2017). Advanced Bayesian Multilevel Modeling with the R Package brms. </w:t>
      </w:r>
      <w:r w:rsidRPr="0056132B">
        <w:rPr>
          <w:i/>
          <w:iCs/>
          <w:noProof/>
          <w:szCs w:val="24"/>
          <w:lang w:val="de-DE"/>
        </w:rPr>
        <w:t>ArXiv:1705.11123</w:t>
      </w:r>
      <w:r w:rsidRPr="0056132B">
        <w:rPr>
          <w:noProof/>
          <w:szCs w:val="24"/>
          <w:lang w:val="de-DE"/>
        </w:rPr>
        <w:t>.</w:t>
      </w:r>
    </w:p>
    <w:p w14:paraId="676F44D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56132B">
        <w:rPr>
          <w:noProof/>
          <w:szCs w:val="24"/>
          <w:lang w:val="de-DE"/>
        </w:rPr>
        <w:t xml:space="preserve">Carpenter, B., Gelman, A., Hoffman, M., Lee, D., Goodrich, B., Betancourt, M., … </w:t>
      </w:r>
      <w:r w:rsidRPr="00672370">
        <w:rPr>
          <w:noProof/>
          <w:szCs w:val="24"/>
        </w:rPr>
        <w:t xml:space="preserve">Riddell, A. (2016). Stan: A probabilistic programming language. </w:t>
      </w:r>
      <w:r w:rsidRPr="00672370">
        <w:rPr>
          <w:i/>
          <w:iCs/>
          <w:noProof/>
          <w:szCs w:val="24"/>
        </w:rPr>
        <w:t>Journal of Statistical Software</w:t>
      </w:r>
      <w:r w:rsidRPr="00672370">
        <w:rPr>
          <w:noProof/>
          <w:szCs w:val="24"/>
        </w:rPr>
        <w:t xml:space="preserve">, </w:t>
      </w:r>
      <w:r w:rsidRPr="00672370">
        <w:rPr>
          <w:i/>
          <w:iCs/>
          <w:noProof/>
          <w:szCs w:val="24"/>
        </w:rPr>
        <w:t>2</w:t>
      </w:r>
      <w:r w:rsidRPr="00672370">
        <w:rPr>
          <w:noProof/>
          <w:szCs w:val="24"/>
        </w:rPr>
        <w:t>(20), 1–37.</w:t>
      </w:r>
    </w:p>
    <w:p w14:paraId="32AFD2E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Chatrian, G. E., Lettich, E., &amp; Nelson, P. L. (1985). Ten percent electrode system for topographic studies of spontaneous and evoked EEG activities. </w:t>
      </w:r>
      <w:r w:rsidRPr="00672370">
        <w:rPr>
          <w:i/>
          <w:iCs/>
          <w:noProof/>
          <w:szCs w:val="24"/>
        </w:rPr>
        <w:t>American Journal of EEG Technology</w:t>
      </w:r>
      <w:r w:rsidRPr="00672370">
        <w:rPr>
          <w:noProof/>
          <w:szCs w:val="24"/>
        </w:rPr>
        <w:t xml:space="preserve">, </w:t>
      </w:r>
      <w:r w:rsidRPr="00672370">
        <w:rPr>
          <w:i/>
          <w:iCs/>
          <w:noProof/>
          <w:szCs w:val="24"/>
        </w:rPr>
        <w:t>25</w:t>
      </w:r>
      <w:r w:rsidRPr="00672370">
        <w:rPr>
          <w:noProof/>
          <w:szCs w:val="24"/>
        </w:rPr>
        <w:t>(2).</w:t>
      </w:r>
    </w:p>
    <w:p w14:paraId="1E39CA1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Chelazzi, L., Perlato, A., Santandrea, E., &amp; Della Libera, C. (2013). Rewards teach visual </w:t>
      </w:r>
      <w:r w:rsidRPr="00672370">
        <w:rPr>
          <w:noProof/>
          <w:szCs w:val="24"/>
        </w:rPr>
        <w:lastRenderedPageBreak/>
        <w:t xml:space="preserve">selective attention. </w:t>
      </w:r>
      <w:r w:rsidRPr="00672370">
        <w:rPr>
          <w:i/>
          <w:iCs/>
          <w:noProof/>
          <w:szCs w:val="24"/>
        </w:rPr>
        <w:t>Vision Research</w:t>
      </w:r>
      <w:r w:rsidRPr="00672370">
        <w:rPr>
          <w:noProof/>
          <w:szCs w:val="24"/>
        </w:rPr>
        <w:t xml:space="preserve">, </w:t>
      </w:r>
      <w:r w:rsidRPr="00672370">
        <w:rPr>
          <w:i/>
          <w:iCs/>
          <w:noProof/>
          <w:szCs w:val="24"/>
        </w:rPr>
        <w:t>85</w:t>
      </w:r>
      <w:r w:rsidRPr="00672370">
        <w:rPr>
          <w:noProof/>
          <w:szCs w:val="24"/>
        </w:rPr>
        <w:t>, 58–62. https://doi.org/10.1016/j.visres.2012.12.005</w:t>
      </w:r>
    </w:p>
    <w:p w14:paraId="2A0BCC9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Chun, M. M., Golomb, J. D., &amp; Turk-Browne, N. B. (2011). A Taxonomy of External and Internal Attention. </w:t>
      </w:r>
      <w:r w:rsidRPr="00672370">
        <w:rPr>
          <w:i/>
          <w:iCs/>
          <w:noProof/>
          <w:szCs w:val="24"/>
        </w:rPr>
        <w:t>Annual Review of Psychology</w:t>
      </w:r>
      <w:r w:rsidRPr="00672370">
        <w:rPr>
          <w:noProof/>
          <w:szCs w:val="24"/>
        </w:rPr>
        <w:t xml:space="preserve">, </w:t>
      </w:r>
      <w:r w:rsidRPr="00672370">
        <w:rPr>
          <w:i/>
          <w:iCs/>
          <w:noProof/>
          <w:szCs w:val="24"/>
        </w:rPr>
        <w:t>62</w:t>
      </w:r>
      <w:r w:rsidRPr="00672370">
        <w:rPr>
          <w:noProof/>
          <w:szCs w:val="24"/>
        </w:rPr>
        <w:t>(1), 73–101. https://doi.org/10.1146/annurev.psych.093008.100427</w:t>
      </w:r>
    </w:p>
    <w:p w14:paraId="21B3D78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Corbetta, M., &amp; Shulman, G. L. (2002). Control of Goal-Directed and Stimulus-Driven Attention in the Brain. </w:t>
      </w:r>
      <w:r w:rsidRPr="00672370">
        <w:rPr>
          <w:i/>
          <w:iCs/>
          <w:noProof/>
          <w:szCs w:val="24"/>
        </w:rPr>
        <w:t>Nature Reviews Neuroscience</w:t>
      </w:r>
      <w:r w:rsidRPr="00672370">
        <w:rPr>
          <w:noProof/>
          <w:szCs w:val="24"/>
        </w:rPr>
        <w:t xml:space="preserve">, </w:t>
      </w:r>
      <w:r w:rsidRPr="00672370">
        <w:rPr>
          <w:i/>
          <w:iCs/>
          <w:noProof/>
          <w:szCs w:val="24"/>
        </w:rPr>
        <w:t>3</w:t>
      </w:r>
      <w:r w:rsidRPr="00672370">
        <w:rPr>
          <w:noProof/>
          <w:szCs w:val="24"/>
        </w:rPr>
        <w:t>(3), 215–229. https://doi.org/10.1038/nrn755</w:t>
      </w:r>
    </w:p>
    <w:p w14:paraId="0B61264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Craddock, M. (2018). craddm/eegUtils: eegUtils (Version v0.2.0). Zenodo.</w:t>
      </w:r>
    </w:p>
    <w:p w14:paraId="2905198D"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Della Libera, C., &amp; Chelazzi, L. (2009). Learning to attend and to ignore is a matter of gains and losses. </w:t>
      </w:r>
      <w:r w:rsidRPr="00672370">
        <w:rPr>
          <w:i/>
          <w:iCs/>
          <w:noProof/>
          <w:szCs w:val="24"/>
        </w:rPr>
        <w:t>Psychological Science</w:t>
      </w:r>
      <w:r w:rsidRPr="00672370">
        <w:rPr>
          <w:noProof/>
          <w:szCs w:val="24"/>
        </w:rPr>
        <w:t xml:space="preserve">, </w:t>
      </w:r>
      <w:r w:rsidRPr="00672370">
        <w:rPr>
          <w:i/>
          <w:iCs/>
          <w:noProof/>
          <w:szCs w:val="24"/>
        </w:rPr>
        <w:t>20</w:t>
      </w:r>
      <w:r w:rsidRPr="00672370">
        <w:rPr>
          <w:noProof/>
          <w:szCs w:val="24"/>
        </w:rPr>
        <w:t>(6), 778–784. https://doi.org/10.1111/j.1467-9280.2009.02360.x</w:t>
      </w:r>
    </w:p>
    <w:p w14:paraId="43B207D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Delorme, A., &amp; Makeig, S. (2004). EEGLAB: an open sorce toolbox for analysis of single-trail EEG dynamics including independent component anlaysis. </w:t>
      </w:r>
      <w:r w:rsidRPr="00672370">
        <w:rPr>
          <w:i/>
          <w:iCs/>
          <w:noProof/>
          <w:szCs w:val="24"/>
        </w:rPr>
        <w:t>Journal of Neuroscience Methods</w:t>
      </w:r>
      <w:r w:rsidRPr="00672370">
        <w:rPr>
          <w:noProof/>
          <w:szCs w:val="24"/>
        </w:rPr>
        <w:t xml:space="preserve">, </w:t>
      </w:r>
      <w:r w:rsidRPr="00672370">
        <w:rPr>
          <w:i/>
          <w:iCs/>
          <w:noProof/>
          <w:szCs w:val="24"/>
        </w:rPr>
        <w:t>134</w:t>
      </w:r>
      <w:r w:rsidRPr="00672370">
        <w:rPr>
          <w:noProof/>
          <w:szCs w:val="24"/>
        </w:rPr>
        <w:t>, 9–21. https://doi.org/10.1016/j.jneumeth.2003.10.009</w:t>
      </w:r>
    </w:p>
    <w:p w14:paraId="1FE2D5B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Desimone, R., &amp; Duncan, J. (1995). Neural Mechanisms of Selective Visual. </w:t>
      </w:r>
      <w:r w:rsidRPr="00672370">
        <w:rPr>
          <w:i/>
          <w:iCs/>
          <w:noProof/>
          <w:szCs w:val="24"/>
        </w:rPr>
        <w:t>Annual Review of Neuroscience</w:t>
      </w:r>
      <w:r w:rsidRPr="00672370">
        <w:rPr>
          <w:noProof/>
          <w:szCs w:val="24"/>
        </w:rPr>
        <w:t xml:space="preserve">, </w:t>
      </w:r>
      <w:r w:rsidRPr="00672370">
        <w:rPr>
          <w:i/>
          <w:iCs/>
          <w:noProof/>
          <w:szCs w:val="24"/>
        </w:rPr>
        <w:t>18</w:t>
      </w:r>
      <w:r w:rsidRPr="00672370">
        <w:rPr>
          <w:noProof/>
          <w:szCs w:val="24"/>
        </w:rPr>
        <w:t>(1), 193–222. https://doi.org/10.1146/annurev.ne.18.030195.001205</w:t>
      </w:r>
    </w:p>
    <w:p w14:paraId="5C2D797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Donohue, S. E., Hopf, J.-M., Bartsch, M. V., Schoenfeld, M. A., Heinze, H.-J., &amp; Woldorff, M. G. (2016). The Rapid Capture of Attention by Rewarded Objects. </w:t>
      </w:r>
      <w:r w:rsidRPr="00672370">
        <w:rPr>
          <w:i/>
          <w:iCs/>
          <w:noProof/>
          <w:szCs w:val="24"/>
        </w:rPr>
        <w:t>Journal of Cognitive Neuroscience</w:t>
      </w:r>
      <w:r w:rsidRPr="00672370">
        <w:rPr>
          <w:noProof/>
          <w:szCs w:val="24"/>
        </w:rPr>
        <w:t xml:space="preserve">, </w:t>
      </w:r>
      <w:r w:rsidRPr="00672370">
        <w:rPr>
          <w:i/>
          <w:iCs/>
          <w:noProof/>
          <w:szCs w:val="24"/>
        </w:rPr>
        <w:t>28</w:t>
      </w:r>
      <w:r w:rsidRPr="00672370">
        <w:rPr>
          <w:noProof/>
          <w:szCs w:val="24"/>
        </w:rPr>
        <w:t>(4), 529–541. https://doi.org/10.1162/jocn_a_00917</w:t>
      </w:r>
    </w:p>
    <w:p w14:paraId="5799959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Etzel, J. A., Cole, M. W., Zacks, J. M., Kay, K. N., &amp; Braver, T. S. (2016). Reward Motivation Enhances Task Coding in Frontoparietal Cortex. </w:t>
      </w:r>
      <w:r w:rsidRPr="00672370">
        <w:rPr>
          <w:i/>
          <w:iCs/>
          <w:noProof/>
          <w:szCs w:val="24"/>
        </w:rPr>
        <w:t>Cerebral Cortex</w:t>
      </w:r>
      <w:r w:rsidRPr="00672370">
        <w:rPr>
          <w:noProof/>
          <w:szCs w:val="24"/>
        </w:rPr>
        <w:t xml:space="preserve">, </w:t>
      </w:r>
      <w:r w:rsidRPr="00672370">
        <w:rPr>
          <w:i/>
          <w:iCs/>
          <w:noProof/>
          <w:szCs w:val="24"/>
        </w:rPr>
        <w:t>26</w:t>
      </w:r>
      <w:r w:rsidRPr="00672370">
        <w:rPr>
          <w:noProof/>
          <w:szCs w:val="24"/>
        </w:rPr>
        <w:t>(4), 1647–1659. https://doi.org/10.1093/cercor/bhu327</w:t>
      </w:r>
    </w:p>
    <w:p w14:paraId="3A0D512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Failing, M. F., &amp; Theeuwes, J. (2014). Exogenous visual orienting by reward. </w:t>
      </w:r>
      <w:r w:rsidRPr="00672370">
        <w:rPr>
          <w:i/>
          <w:iCs/>
          <w:noProof/>
          <w:szCs w:val="24"/>
        </w:rPr>
        <w:t>Journal of Vision</w:t>
      </w:r>
      <w:r w:rsidRPr="00672370">
        <w:rPr>
          <w:noProof/>
          <w:szCs w:val="24"/>
        </w:rPr>
        <w:t xml:space="preserve">, </w:t>
      </w:r>
      <w:r w:rsidRPr="00672370">
        <w:rPr>
          <w:i/>
          <w:iCs/>
          <w:noProof/>
          <w:szCs w:val="24"/>
        </w:rPr>
        <w:t>14</w:t>
      </w:r>
      <w:r w:rsidRPr="00672370">
        <w:rPr>
          <w:noProof/>
          <w:szCs w:val="24"/>
        </w:rPr>
        <w:t>(2014), 1–9. https://doi.org/10.1167/14.5.6.doi</w:t>
      </w:r>
    </w:p>
    <w:p w14:paraId="2BEFD41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Failing, M., &amp; Theeuwes, J. (2017). Selection history: How reward modulates selectivity of </w:t>
      </w:r>
      <w:r w:rsidRPr="00672370">
        <w:rPr>
          <w:noProof/>
          <w:szCs w:val="24"/>
        </w:rPr>
        <w:lastRenderedPageBreak/>
        <w:t xml:space="preserve">visual attention. </w:t>
      </w:r>
      <w:r w:rsidRPr="00672370">
        <w:rPr>
          <w:i/>
          <w:iCs/>
          <w:noProof/>
          <w:szCs w:val="24"/>
        </w:rPr>
        <w:t>Psychonomic Bulletin and Review</w:t>
      </w:r>
      <w:r w:rsidRPr="00672370">
        <w:rPr>
          <w:noProof/>
          <w:szCs w:val="24"/>
        </w:rPr>
        <w:t>, 1–25. https://doi.org/10.3758/s13423-017-1380-y</w:t>
      </w:r>
    </w:p>
    <w:p w14:paraId="2AA908D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Franken, I. H. A., Muris, P., &amp; Rassin, E. (2005). Psychometric properties of the Dutch BIS/BAS scales. </w:t>
      </w:r>
      <w:r w:rsidRPr="00672370">
        <w:rPr>
          <w:i/>
          <w:iCs/>
          <w:noProof/>
          <w:szCs w:val="24"/>
        </w:rPr>
        <w:t>Journal of Psychopathology and Behavioral Assessment</w:t>
      </w:r>
      <w:r w:rsidRPr="00672370">
        <w:rPr>
          <w:noProof/>
          <w:szCs w:val="24"/>
        </w:rPr>
        <w:t xml:space="preserve">, </w:t>
      </w:r>
      <w:r w:rsidRPr="00672370">
        <w:rPr>
          <w:i/>
          <w:iCs/>
          <w:noProof/>
          <w:szCs w:val="24"/>
        </w:rPr>
        <w:t>27</w:t>
      </w:r>
      <w:r w:rsidRPr="00672370">
        <w:rPr>
          <w:noProof/>
          <w:szCs w:val="24"/>
        </w:rPr>
        <w:t>(1), 25–30. https://doi.org/10.1007/s10862-005-3262-2</w:t>
      </w:r>
    </w:p>
    <w:p w14:paraId="31C4212E" w14:textId="77777777" w:rsidR="00672370" w:rsidRPr="0056132B" w:rsidRDefault="00672370" w:rsidP="00672370">
      <w:pPr>
        <w:widowControl w:val="0"/>
        <w:autoSpaceDE w:val="0"/>
        <w:autoSpaceDN w:val="0"/>
        <w:adjustRightInd w:val="0"/>
        <w:spacing w:after="0" w:line="480" w:lineRule="auto"/>
        <w:ind w:left="480" w:hanging="480"/>
        <w:rPr>
          <w:noProof/>
          <w:szCs w:val="24"/>
          <w:lang w:val="de-DE"/>
        </w:rPr>
      </w:pPr>
      <w:r w:rsidRPr="00672370">
        <w:rPr>
          <w:noProof/>
          <w:szCs w:val="24"/>
        </w:rPr>
        <w:t xml:space="preserve">Garnier, S. (2018). viridis: Default Color Maps from ‘matplotlib.’ </w:t>
      </w:r>
      <w:r w:rsidRPr="0056132B">
        <w:rPr>
          <w:noProof/>
          <w:szCs w:val="24"/>
          <w:lang w:val="de-DE"/>
        </w:rPr>
        <w:t>R package version 0.3.</w:t>
      </w:r>
    </w:p>
    <w:p w14:paraId="4C39A0BA"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56132B">
        <w:rPr>
          <w:noProof/>
          <w:szCs w:val="24"/>
          <w:lang w:val="de-DE"/>
        </w:rPr>
        <w:t xml:space="preserve">Gelman, A., Goodrich, B., Gabry, J., &amp; Ali, I. (2017). </w:t>
      </w:r>
      <w:r w:rsidRPr="00672370">
        <w:rPr>
          <w:noProof/>
          <w:szCs w:val="24"/>
        </w:rPr>
        <w:t xml:space="preserve">R-squared for Bayesian regression models. </w:t>
      </w:r>
      <w:r w:rsidRPr="00672370">
        <w:rPr>
          <w:i/>
          <w:iCs/>
          <w:noProof/>
          <w:szCs w:val="24"/>
        </w:rPr>
        <w:t>Unpublished via Http://Www. Stat. Columbia. Edu/~ Gelman/Research/Unpublished.</w:t>
      </w:r>
      <w:r w:rsidRPr="00672370">
        <w:rPr>
          <w:noProof/>
          <w:szCs w:val="24"/>
        </w:rPr>
        <w:t xml:space="preserve"> Retrieved from http://www.stat.columbia.edu/~gelman/research/unpublished/bayes_R2.pdf</w:t>
      </w:r>
    </w:p>
    <w:p w14:paraId="59D7D03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Gelman, A., &amp; Rubin, D. B. (1992). </w:t>
      </w:r>
      <w:r w:rsidRPr="00672370">
        <w:rPr>
          <w:noProof/>
          <w:szCs w:val="24"/>
        </w:rPr>
        <w:t xml:space="preserve">Inference from Iterative Simulation Using Multiple Sequences. </w:t>
      </w:r>
      <w:r w:rsidRPr="00672370">
        <w:rPr>
          <w:i/>
          <w:iCs/>
          <w:noProof/>
          <w:szCs w:val="24"/>
        </w:rPr>
        <w:t>Statistical Science</w:t>
      </w:r>
      <w:r w:rsidRPr="00672370">
        <w:rPr>
          <w:noProof/>
          <w:szCs w:val="24"/>
        </w:rPr>
        <w:t xml:space="preserve">, </w:t>
      </w:r>
      <w:r w:rsidRPr="00672370">
        <w:rPr>
          <w:i/>
          <w:iCs/>
          <w:noProof/>
          <w:szCs w:val="24"/>
        </w:rPr>
        <w:t>7</w:t>
      </w:r>
      <w:r w:rsidRPr="00672370">
        <w:rPr>
          <w:noProof/>
          <w:szCs w:val="24"/>
        </w:rPr>
        <w:t>(4), 457–472. https://doi.org/10.1214/ss/1177011136</w:t>
      </w:r>
    </w:p>
    <w:p w14:paraId="475AD2B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Grahek, I., Shenhav, A., Musslick, S., Krebs, R. M., &amp; Koster, E. H. W. (2019). Motivation and cognitive control in depression. </w:t>
      </w:r>
      <w:r w:rsidRPr="00672370">
        <w:rPr>
          <w:i/>
          <w:iCs/>
          <w:noProof/>
          <w:szCs w:val="24"/>
        </w:rPr>
        <w:t>Neuroscience &amp; Biobehavioral Reviews</w:t>
      </w:r>
      <w:r w:rsidRPr="00672370">
        <w:rPr>
          <w:noProof/>
          <w:szCs w:val="24"/>
        </w:rPr>
        <w:t xml:space="preserve">, </w:t>
      </w:r>
      <w:r w:rsidRPr="00672370">
        <w:rPr>
          <w:i/>
          <w:iCs/>
          <w:noProof/>
          <w:szCs w:val="24"/>
        </w:rPr>
        <w:t>102</w:t>
      </w:r>
      <w:r w:rsidRPr="00672370">
        <w:rPr>
          <w:noProof/>
          <w:szCs w:val="24"/>
        </w:rPr>
        <w:t>(March), 371–381. https://doi.org/10.1016/j.neubiorev.2019.04.011</w:t>
      </w:r>
    </w:p>
    <w:p w14:paraId="0252E4C5"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Hautus, M. J. (1995). Corrections for extreme proportions and their biasing effects on estimated values of d′. </w:t>
      </w:r>
      <w:r w:rsidRPr="00672370">
        <w:rPr>
          <w:i/>
          <w:iCs/>
          <w:noProof/>
          <w:szCs w:val="24"/>
        </w:rPr>
        <w:t>Behavior Research Methods, Instruments, &amp; Computers</w:t>
      </w:r>
      <w:r w:rsidRPr="00672370">
        <w:rPr>
          <w:noProof/>
          <w:szCs w:val="24"/>
        </w:rPr>
        <w:t xml:space="preserve">, </w:t>
      </w:r>
      <w:r w:rsidRPr="00672370">
        <w:rPr>
          <w:i/>
          <w:iCs/>
          <w:noProof/>
          <w:szCs w:val="24"/>
        </w:rPr>
        <w:t>27</w:t>
      </w:r>
      <w:r w:rsidRPr="00672370">
        <w:rPr>
          <w:noProof/>
          <w:szCs w:val="24"/>
        </w:rPr>
        <w:t>(1), 46–51. https://doi.org/10.3758/BF03203619</w:t>
      </w:r>
    </w:p>
    <w:p w14:paraId="411EF9B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Hickey, C., Chelazzi, L., &amp; Theeuwes, J. (2010). Reward Changes Salience in Human Vision via the Anterior Cingulate. </w:t>
      </w:r>
      <w:r w:rsidRPr="00672370">
        <w:rPr>
          <w:i/>
          <w:iCs/>
          <w:noProof/>
          <w:szCs w:val="24"/>
        </w:rPr>
        <w:t>Journal of Neuroscience</w:t>
      </w:r>
      <w:r w:rsidRPr="00672370">
        <w:rPr>
          <w:noProof/>
          <w:szCs w:val="24"/>
        </w:rPr>
        <w:t xml:space="preserve">, </w:t>
      </w:r>
      <w:r w:rsidRPr="00672370">
        <w:rPr>
          <w:i/>
          <w:iCs/>
          <w:noProof/>
          <w:szCs w:val="24"/>
        </w:rPr>
        <w:t>30</w:t>
      </w:r>
      <w:r w:rsidRPr="00672370">
        <w:rPr>
          <w:noProof/>
          <w:szCs w:val="24"/>
        </w:rPr>
        <w:t>(33), 11096–11103. https://doi.org/10.1523/JNEUROSCI.1026-10.2010</w:t>
      </w:r>
    </w:p>
    <w:p w14:paraId="5C5E920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Hickey, C., &amp; Peelen, M. V. (2015). Neural mechanisms of incentive salience in naturalistic human vision. </w:t>
      </w:r>
      <w:r w:rsidRPr="00672370">
        <w:rPr>
          <w:i/>
          <w:iCs/>
          <w:noProof/>
          <w:szCs w:val="24"/>
        </w:rPr>
        <w:t>Neuron</w:t>
      </w:r>
      <w:r w:rsidRPr="00672370">
        <w:rPr>
          <w:noProof/>
          <w:szCs w:val="24"/>
        </w:rPr>
        <w:t xml:space="preserve">, </w:t>
      </w:r>
      <w:r w:rsidRPr="00672370">
        <w:rPr>
          <w:i/>
          <w:iCs/>
          <w:noProof/>
          <w:szCs w:val="24"/>
        </w:rPr>
        <w:t>85</w:t>
      </w:r>
      <w:r w:rsidRPr="00672370">
        <w:rPr>
          <w:noProof/>
          <w:szCs w:val="24"/>
        </w:rPr>
        <w:t>(3), 512–518. https://doi.org/10.1016/j.neuron.2014.12.049</w:t>
      </w:r>
    </w:p>
    <w:p w14:paraId="331548B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Holroyd, C. B., &amp; McClure, S. M. (2015). Hierarchical control over effortful behavior by rodent medial frontal cortex: A computational model. </w:t>
      </w:r>
      <w:r w:rsidRPr="00672370">
        <w:rPr>
          <w:i/>
          <w:iCs/>
          <w:noProof/>
          <w:szCs w:val="24"/>
        </w:rPr>
        <w:t>Psychological Review</w:t>
      </w:r>
      <w:r w:rsidRPr="00672370">
        <w:rPr>
          <w:noProof/>
          <w:szCs w:val="24"/>
        </w:rPr>
        <w:t xml:space="preserve">, </w:t>
      </w:r>
      <w:r w:rsidRPr="00672370">
        <w:rPr>
          <w:i/>
          <w:iCs/>
          <w:noProof/>
          <w:szCs w:val="24"/>
        </w:rPr>
        <w:t>122</w:t>
      </w:r>
      <w:r w:rsidRPr="00672370">
        <w:rPr>
          <w:noProof/>
          <w:szCs w:val="24"/>
        </w:rPr>
        <w:t xml:space="preserve">(1), 54–83. </w:t>
      </w:r>
      <w:r w:rsidRPr="00672370">
        <w:rPr>
          <w:noProof/>
          <w:szCs w:val="24"/>
        </w:rPr>
        <w:lastRenderedPageBreak/>
        <w:t>https://doi.org/10.1037/a0038339</w:t>
      </w:r>
    </w:p>
    <w:p w14:paraId="5293B8CC" w14:textId="77777777" w:rsidR="00672370" w:rsidRPr="0056132B" w:rsidRDefault="00672370" w:rsidP="00672370">
      <w:pPr>
        <w:widowControl w:val="0"/>
        <w:autoSpaceDE w:val="0"/>
        <w:autoSpaceDN w:val="0"/>
        <w:adjustRightInd w:val="0"/>
        <w:spacing w:after="0" w:line="480" w:lineRule="auto"/>
        <w:ind w:left="480" w:hanging="480"/>
        <w:rPr>
          <w:noProof/>
          <w:szCs w:val="24"/>
          <w:lang w:val="de-DE"/>
        </w:rPr>
      </w:pPr>
      <w:r w:rsidRPr="00672370">
        <w:rPr>
          <w:noProof/>
          <w:szCs w:val="24"/>
        </w:rPr>
        <w:t xml:space="preserve">Hope, R. M. (2013). Rmisc: Ryan miscellaneous. </w:t>
      </w:r>
      <w:r w:rsidRPr="0056132B">
        <w:rPr>
          <w:noProof/>
          <w:szCs w:val="24"/>
          <w:lang w:val="de-DE"/>
        </w:rPr>
        <w:t>R package version, 1(5).</w:t>
      </w:r>
    </w:p>
    <w:p w14:paraId="082550EA"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56132B">
        <w:rPr>
          <w:noProof/>
          <w:szCs w:val="24"/>
          <w:lang w:val="de-DE"/>
        </w:rPr>
        <w:t xml:space="preserve">Kashiwase, Y., Matsumiya, K., Kuriki, I., &amp; Shioiri, S. (2012). </w:t>
      </w:r>
      <w:r w:rsidRPr="00672370">
        <w:rPr>
          <w:noProof/>
          <w:szCs w:val="24"/>
        </w:rPr>
        <w:t xml:space="preserve">Time courses of attentional modulation in neural amplification and synchronization measured with steady-state visual-evoked potentials. </w:t>
      </w:r>
      <w:r w:rsidRPr="00672370">
        <w:rPr>
          <w:i/>
          <w:iCs/>
          <w:noProof/>
          <w:szCs w:val="24"/>
        </w:rPr>
        <w:t>Journal of Cognitive Neuroscience</w:t>
      </w:r>
      <w:r w:rsidRPr="00672370">
        <w:rPr>
          <w:noProof/>
          <w:szCs w:val="24"/>
        </w:rPr>
        <w:t xml:space="preserve">, </w:t>
      </w:r>
      <w:r w:rsidRPr="00672370">
        <w:rPr>
          <w:i/>
          <w:iCs/>
          <w:noProof/>
          <w:szCs w:val="24"/>
        </w:rPr>
        <w:t>24</w:t>
      </w:r>
      <w:r w:rsidRPr="00672370">
        <w:rPr>
          <w:noProof/>
          <w:szCs w:val="24"/>
        </w:rPr>
        <w:t>(8), 1779–1793. https://doi.org/10.1162/jocn_a_00212</w:t>
      </w:r>
    </w:p>
    <w:p w14:paraId="1A9DDC94"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Krebs, R M, &amp; Woldorff, M. G. (2017). Cognitive control and reward. In T. Egner (Ed.), </w:t>
      </w:r>
      <w:r w:rsidRPr="00672370">
        <w:rPr>
          <w:i/>
          <w:iCs/>
          <w:noProof/>
          <w:szCs w:val="24"/>
        </w:rPr>
        <w:t>Wiley Handbook of Cognitive Control</w:t>
      </w:r>
      <w:r w:rsidRPr="00672370">
        <w:rPr>
          <w:noProof/>
          <w:szCs w:val="24"/>
        </w:rPr>
        <w:t xml:space="preserve"> (pp. 422–439). Wiley-Blackwell.</w:t>
      </w:r>
    </w:p>
    <w:p w14:paraId="3523DCC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672370">
        <w:rPr>
          <w:i/>
          <w:iCs/>
          <w:noProof/>
          <w:szCs w:val="24"/>
        </w:rPr>
        <w:t>Cerebral Cortex</w:t>
      </w:r>
      <w:r w:rsidRPr="00672370">
        <w:rPr>
          <w:noProof/>
          <w:szCs w:val="24"/>
        </w:rPr>
        <w:t xml:space="preserve">, </w:t>
      </w:r>
      <w:r w:rsidRPr="00672370">
        <w:rPr>
          <w:i/>
          <w:iCs/>
          <w:noProof/>
          <w:szCs w:val="24"/>
        </w:rPr>
        <w:t>22</w:t>
      </w:r>
      <w:r w:rsidRPr="00672370">
        <w:rPr>
          <w:noProof/>
          <w:szCs w:val="24"/>
        </w:rPr>
        <w:t>(3), 607–615. https://doi.org/10.1093/cercor/bhr134</w:t>
      </w:r>
    </w:p>
    <w:p w14:paraId="3BD89A6D"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Kruschke, J. K., &amp; Meredith, M. (2017). BEST: Bayesian Estimation Supersedes the t-Test.</w:t>
      </w:r>
    </w:p>
    <w:p w14:paraId="7FA917E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Kruschke, John K. (2014). </w:t>
      </w:r>
      <w:r w:rsidRPr="00672370">
        <w:rPr>
          <w:i/>
          <w:iCs/>
          <w:noProof/>
          <w:szCs w:val="24"/>
        </w:rPr>
        <w:t>Doing Bayesian data analysis: A tutorial with R, JAGS, and Stan, second edition</w:t>
      </w:r>
      <w:r w:rsidRPr="00672370">
        <w:rPr>
          <w:noProof/>
          <w:szCs w:val="24"/>
        </w:rPr>
        <w:t xml:space="preserve">. </w:t>
      </w:r>
      <w:r w:rsidRPr="00672370">
        <w:rPr>
          <w:i/>
          <w:iCs/>
          <w:noProof/>
          <w:szCs w:val="24"/>
        </w:rPr>
        <w:t>Doing Bayesian Data Analysis: A Tutorial with R, JAGS, and Stan, Second Edition</w:t>
      </w:r>
      <w:r w:rsidRPr="00672370">
        <w:rPr>
          <w:noProof/>
          <w:szCs w:val="24"/>
        </w:rPr>
        <w:t xml:space="preserve"> (2nd ed.). Elsevier Inc. https://doi.org/10.1016/B978-0-12-405888-0.09999-2</w:t>
      </w:r>
    </w:p>
    <w:p w14:paraId="150787C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Luque, D., Beesley, T., Morris, R. W., Jack, B. N., Griffiths, O., Whitford, T. J., &amp; Le Pelley, M. E. (2017). Goal-Directed and Habit-Like Modulations of Stimulus Processing during Reinforcement Learning. </w:t>
      </w:r>
      <w:r w:rsidRPr="00672370">
        <w:rPr>
          <w:i/>
          <w:iCs/>
          <w:noProof/>
          <w:szCs w:val="24"/>
        </w:rPr>
        <w:t>The Journal of Neuroscience</w:t>
      </w:r>
      <w:r w:rsidRPr="00672370">
        <w:rPr>
          <w:noProof/>
          <w:szCs w:val="24"/>
        </w:rPr>
        <w:t xml:space="preserve">, </w:t>
      </w:r>
      <w:r w:rsidRPr="00672370">
        <w:rPr>
          <w:i/>
          <w:iCs/>
          <w:noProof/>
          <w:szCs w:val="24"/>
        </w:rPr>
        <w:t>37</w:t>
      </w:r>
      <w:r w:rsidRPr="00672370">
        <w:rPr>
          <w:noProof/>
          <w:szCs w:val="24"/>
        </w:rPr>
        <w:t>(11), 3009–3017. https://doi.org/10.1523/jneurosci.3205-16.2017</w:t>
      </w:r>
    </w:p>
    <w:p w14:paraId="5CF0F5C5"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MacLean, M. H., &amp; Giesbrecht, B. (2015). Neural evidence reveals the rapid effects of reward history on selective attention. </w:t>
      </w:r>
      <w:r w:rsidRPr="00672370">
        <w:rPr>
          <w:i/>
          <w:iCs/>
          <w:noProof/>
          <w:szCs w:val="24"/>
        </w:rPr>
        <w:t>Brain Research</w:t>
      </w:r>
      <w:r w:rsidRPr="00672370">
        <w:rPr>
          <w:noProof/>
          <w:szCs w:val="24"/>
        </w:rPr>
        <w:t xml:space="preserve">, </w:t>
      </w:r>
      <w:r w:rsidRPr="00672370">
        <w:rPr>
          <w:i/>
          <w:iCs/>
          <w:noProof/>
          <w:szCs w:val="24"/>
        </w:rPr>
        <w:t>1606</w:t>
      </w:r>
      <w:r w:rsidRPr="00672370">
        <w:rPr>
          <w:noProof/>
          <w:szCs w:val="24"/>
        </w:rPr>
        <w:t>, 86–94. https://doi.org/10.1016/j.brainres.2015.02.016</w:t>
      </w:r>
    </w:p>
    <w:p w14:paraId="231178E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Macmillan, N. A., &amp; Creelman, C. D. (2004). </w:t>
      </w:r>
      <w:r w:rsidRPr="00672370">
        <w:rPr>
          <w:i/>
          <w:iCs/>
          <w:noProof/>
          <w:szCs w:val="24"/>
        </w:rPr>
        <w:t>Detection theory: A user’s guide</w:t>
      </w:r>
      <w:r w:rsidRPr="00672370">
        <w:rPr>
          <w:noProof/>
          <w:szCs w:val="24"/>
        </w:rPr>
        <w:t xml:space="preserve">. Psychology </w:t>
      </w:r>
      <w:r w:rsidRPr="00672370">
        <w:rPr>
          <w:noProof/>
          <w:szCs w:val="24"/>
        </w:rPr>
        <w:lastRenderedPageBreak/>
        <w:t>press.</w:t>
      </w:r>
    </w:p>
    <w:p w14:paraId="70583D2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Maunsell, J. H. R. (2004). Neuronal representations of cognitive state: Reward or attention? </w:t>
      </w:r>
      <w:r w:rsidRPr="00672370">
        <w:rPr>
          <w:i/>
          <w:iCs/>
          <w:noProof/>
          <w:szCs w:val="24"/>
        </w:rPr>
        <w:t>Trends in Cognitive Sciences</w:t>
      </w:r>
      <w:r w:rsidRPr="00672370">
        <w:rPr>
          <w:noProof/>
          <w:szCs w:val="24"/>
        </w:rPr>
        <w:t xml:space="preserve">, </w:t>
      </w:r>
      <w:r w:rsidRPr="00672370">
        <w:rPr>
          <w:i/>
          <w:iCs/>
          <w:noProof/>
          <w:szCs w:val="24"/>
        </w:rPr>
        <w:t>8</w:t>
      </w:r>
      <w:r w:rsidRPr="00672370">
        <w:rPr>
          <w:noProof/>
          <w:szCs w:val="24"/>
        </w:rPr>
        <w:t>(6), 261–265. https://doi.org/10.1016/j.tics.2004.04.003</w:t>
      </w:r>
    </w:p>
    <w:p w14:paraId="042F48C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McElreath, R. (2016). </w:t>
      </w:r>
      <w:r w:rsidRPr="00672370">
        <w:rPr>
          <w:i/>
          <w:iCs/>
          <w:noProof/>
          <w:szCs w:val="24"/>
        </w:rPr>
        <w:t>Statistical Rethinking: A Bayesian Course with Examples in R and Stan</w:t>
      </w:r>
      <w:r w:rsidRPr="00672370">
        <w:rPr>
          <w:noProof/>
          <w:szCs w:val="24"/>
        </w:rPr>
        <w:t>. Chapman Hall - CRC.</w:t>
      </w:r>
    </w:p>
    <w:p w14:paraId="2507CFF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Muller, M. M., Andersen, S., Trujillo, N. J., Valdes-Sosa, P., Malinowski, P., &amp; Hillyard, S. A. (2006). Feature-selective attention enhances color signals in early visual areas of the human brain. </w:t>
      </w:r>
      <w:r w:rsidRPr="00672370">
        <w:rPr>
          <w:i/>
          <w:iCs/>
          <w:noProof/>
          <w:szCs w:val="24"/>
        </w:rPr>
        <w:t>Proceedings of the National Academy of Sciences</w:t>
      </w:r>
      <w:r w:rsidRPr="00672370">
        <w:rPr>
          <w:noProof/>
          <w:szCs w:val="24"/>
        </w:rPr>
        <w:t xml:space="preserve">, </w:t>
      </w:r>
      <w:r w:rsidRPr="00672370">
        <w:rPr>
          <w:i/>
          <w:iCs/>
          <w:noProof/>
          <w:szCs w:val="24"/>
        </w:rPr>
        <w:t>103</w:t>
      </w:r>
      <w:r w:rsidRPr="00672370">
        <w:rPr>
          <w:noProof/>
          <w:szCs w:val="24"/>
        </w:rPr>
        <w:t>(38), 14250–14254. https://doi.org/10.1073/pnas.0606668103</w:t>
      </w:r>
    </w:p>
    <w:p w14:paraId="37C0F544"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56132B">
        <w:rPr>
          <w:noProof/>
          <w:szCs w:val="24"/>
          <w:lang w:val="de-DE"/>
        </w:rPr>
        <w:t xml:space="preserve">Müller, M. M., Teder-Sälejärvi, W., &amp; Hillyard, S. A. (1998). </w:t>
      </w:r>
      <w:r w:rsidRPr="00672370">
        <w:rPr>
          <w:noProof/>
          <w:szCs w:val="24"/>
        </w:rPr>
        <w:t xml:space="preserve">The time course of cortical facilitation during cued shifts of spatial attention. </w:t>
      </w:r>
      <w:r w:rsidRPr="00672370">
        <w:rPr>
          <w:i/>
          <w:iCs/>
          <w:noProof/>
          <w:szCs w:val="24"/>
        </w:rPr>
        <w:t>Nature Neuroscience</w:t>
      </w:r>
      <w:r w:rsidRPr="00672370">
        <w:rPr>
          <w:noProof/>
          <w:szCs w:val="24"/>
        </w:rPr>
        <w:t xml:space="preserve">, </w:t>
      </w:r>
      <w:r w:rsidRPr="00672370">
        <w:rPr>
          <w:i/>
          <w:iCs/>
          <w:noProof/>
          <w:szCs w:val="24"/>
        </w:rPr>
        <w:t>1</w:t>
      </w:r>
      <w:r w:rsidRPr="00672370">
        <w:rPr>
          <w:noProof/>
          <w:szCs w:val="24"/>
        </w:rPr>
        <w:t>(7), 631–634.</w:t>
      </w:r>
    </w:p>
    <w:p w14:paraId="008E0BB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Musslick, S., Shenhav, A., Botvinick, M. M., &amp; Cohen, J. D. (2015). A computational model of control allocation based on the Expected Value of Control. </w:t>
      </w:r>
      <w:r w:rsidRPr="00672370">
        <w:rPr>
          <w:i/>
          <w:iCs/>
          <w:noProof/>
          <w:szCs w:val="24"/>
        </w:rPr>
        <w:t>Reinforcement Learning and Decision Making Conference</w:t>
      </w:r>
      <w:r w:rsidRPr="00672370">
        <w:rPr>
          <w:noProof/>
          <w:szCs w:val="24"/>
        </w:rPr>
        <w:t xml:space="preserve">, </w:t>
      </w:r>
      <w:r w:rsidRPr="00672370">
        <w:rPr>
          <w:i/>
          <w:iCs/>
          <w:noProof/>
          <w:szCs w:val="24"/>
        </w:rPr>
        <w:t>59</w:t>
      </w:r>
      <w:r w:rsidRPr="00672370">
        <w:rPr>
          <w:noProof/>
          <w:szCs w:val="24"/>
        </w:rPr>
        <w:t>(1978), 2014.</w:t>
      </w:r>
    </w:p>
    <w:p w14:paraId="646364E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Nalborczyk, L., &amp; Bürkner, P.-C. (2019). An Introduction to Bayesian Multilevel Models Using brms: A Case Study of Gender Effects on Vowel Variability in Standard Indonesian. </w:t>
      </w:r>
      <w:r w:rsidRPr="00672370">
        <w:rPr>
          <w:i/>
          <w:iCs/>
          <w:noProof/>
          <w:szCs w:val="24"/>
        </w:rPr>
        <w:t>Journal of Speech, Language, and Hearing Research</w:t>
      </w:r>
      <w:r w:rsidRPr="00672370">
        <w:rPr>
          <w:noProof/>
          <w:szCs w:val="24"/>
        </w:rPr>
        <w:t>.</w:t>
      </w:r>
    </w:p>
    <w:p w14:paraId="54230FC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Nolan, H., Whelan, R., &amp; Reilly, R. B. (2010). FASTER: Fully Automated Statistical Thresholding for EEG artifact Rejection. </w:t>
      </w:r>
      <w:r w:rsidRPr="00672370">
        <w:rPr>
          <w:i/>
          <w:iCs/>
          <w:noProof/>
          <w:szCs w:val="24"/>
        </w:rPr>
        <w:t>Journal of Neuroscience Methods</w:t>
      </w:r>
      <w:r w:rsidRPr="00672370">
        <w:rPr>
          <w:noProof/>
          <w:szCs w:val="24"/>
        </w:rPr>
        <w:t xml:space="preserve">, </w:t>
      </w:r>
      <w:r w:rsidRPr="00672370">
        <w:rPr>
          <w:i/>
          <w:iCs/>
          <w:noProof/>
          <w:szCs w:val="24"/>
        </w:rPr>
        <w:t>192</w:t>
      </w:r>
      <w:r w:rsidRPr="00672370">
        <w:rPr>
          <w:noProof/>
          <w:szCs w:val="24"/>
        </w:rPr>
        <w:t>(1), 152–162. https://doi.org/10.1016/j.jneumeth.2010.07.015</w:t>
      </w:r>
    </w:p>
    <w:p w14:paraId="6021B92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Padmala, S., &amp; Pessoa, L. (2011). Reward reduces conflict by enhancing attentional control and biasing visual cortical processing. </w:t>
      </w:r>
      <w:r w:rsidRPr="00672370">
        <w:rPr>
          <w:i/>
          <w:iCs/>
          <w:noProof/>
          <w:szCs w:val="24"/>
        </w:rPr>
        <w:t>Journal of Cognitive Neuroscience</w:t>
      </w:r>
      <w:r w:rsidRPr="00672370">
        <w:rPr>
          <w:noProof/>
          <w:szCs w:val="24"/>
        </w:rPr>
        <w:t xml:space="preserve">, </w:t>
      </w:r>
      <w:r w:rsidRPr="00672370">
        <w:rPr>
          <w:i/>
          <w:iCs/>
          <w:noProof/>
          <w:szCs w:val="24"/>
        </w:rPr>
        <w:t>23</w:t>
      </w:r>
      <w:r w:rsidRPr="00672370">
        <w:rPr>
          <w:noProof/>
          <w:szCs w:val="24"/>
        </w:rPr>
        <w:t>(11), 3419–3432. https://doi.org/10.1162/jocn_a_00011</w:t>
      </w:r>
    </w:p>
    <w:p w14:paraId="08CA232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Pallier, C. (2002). Computing discriminability and bias with the R software. Retrieved July 25, </w:t>
      </w:r>
      <w:r w:rsidRPr="00672370">
        <w:rPr>
          <w:noProof/>
          <w:szCs w:val="24"/>
        </w:rPr>
        <w:lastRenderedPageBreak/>
        <w:t>2019, from http://www.pallier.org/pdfs/aprime.pdf</w:t>
      </w:r>
    </w:p>
    <w:p w14:paraId="4DB287C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Perrin, F., Pernier, J., Bertrand, O., &amp; Echallier, J. F. (1989). Spherical splines for scalp potential and current density mapping. </w:t>
      </w:r>
      <w:r w:rsidRPr="00672370">
        <w:rPr>
          <w:i/>
          <w:iCs/>
          <w:noProof/>
          <w:szCs w:val="24"/>
        </w:rPr>
        <w:t>Electroencephalography and Clinical Neurophysiology</w:t>
      </w:r>
      <w:r w:rsidRPr="00672370">
        <w:rPr>
          <w:noProof/>
          <w:szCs w:val="24"/>
        </w:rPr>
        <w:t xml:space="preserve">, </w:t>
      </w:r>
      <w:r w:rsidRPr="00672370">
        <w:rPr>
          <w:i/>
          <w:iCs/>
          <w:noProof/>
          <w:szCs w:val="24"/>
        </w:rPr>
        <w:t>72</w:t>
      </w:r>
      <w:r w:rsidRPr="00672370">
        <w:rPr>
          <w:noProof/>
          <w:szCs w:val="24"/>
        </w:rPr>
        <w:t>(2), 184–187. https://doi.org/10.1016/0013-4694(89)90180-6</w:t>
      </w:r>
    </w:p>
    <w:p w14:paraId="550F8827"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Pessoa, L. (2015). Multiple influences of reward on perception and attention. </w:t>
      </w:r>
      <w:r w:rsidRPr="00672370">
        <w:rPr>
          <w:i/>
          <w:iCs/>
          <w:noProof/>
          <w:szCs w:val="24"/>
        </w:rPr>
        <w:t>Visual Cognition</w:t>
      </w:r>
      <w:r w:rsidRPr="00672370">
        <w:rPr>
          <w:noProof/>
          <w:szCs w:val="24"/>
        </w:rPr>
        <w:t xml:space="preserve">, </w:t>
      </w:r>
      <w:r w:rsidRPr="00672370">
        <w:rPr>
          <w:i/>
          <w:iCs/>
          <w:noProof/>
          <w:szCs w:val="24"/>
        </w:rPr>
        <w:t>23</w:t>
      </w:r>
      <w:r w:rsidRPr="00672370">
        <w:rPr>
          <w:noProof/>
          <w:szCs w:val="24"/>
        </w:rPr>
        <w:t>(1–2), 272–290. https://doi.org/10.1080/13506285.2014.974729</w:t>
      </w:r>
    </w:p>
    <w:p w14:paraId="4FE7161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Pessoa, L., &amp; Engelmann, J. B. (2010). Embedding reward signals into perception and cognition. </w:t>
      </w:r>
      <w:r w:rsidRPr="00672370">
        <w:rPr>
          <w:i/>
          <w:iCs/>
          <w:noProof/>
          <w:szCs w:val="24"/>
        </w:rPr>
        <w:t>Frontiers in Neuroscience</w:t>
      </w:r>
      <w:r w:rsidRPr="00672370">
        <w:rPr>
          <w:noProof/>
          <w:szCs w:val="24"/>
        </w:rPr>
        <w:t xml:space="preserve">, </w:t>
      </w:r>
      <w:r w:rsidRPr="00672370">
        <w:rPr>
          <w:i/>
          <w:iCs/>
          <w:noProof/>
          <w:szCs w:val="24"/>
        </w:rPr>
        <w:t>4</w:t>
      </w:r>
      <w:r w:rsidRPr="00672370">
        <w:rPr>
          <w:noProof/>
          <w:szCs w:val="24"/>
        </w:rPr>
        <w:t>(September), 1–8. https://doi.org/10.3389/fnins.2010.00017</w:t>
      </w:r>
    </w:p>
    <w:p w14:paraId="6F48171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Phillips, N. (2016). Yarrr: A companion to the e-book YaRrr!: The Pirate’s Guide to R. R package version 0.1.</w:t>
      </w:r>
    </w:p>
    <w:p w14:paraId="3BABF02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Posner, M. I. (1980). Orienting of attention. </w:t>
      </w:r>
      <w:r w:rsidRPr="00672370">
        <w:rPr>
          <w:i/>
          <w:iCs/>
          <w:noProof/>
          <w:szCs w:val="24"/>
        </w:rPr>
        <w:t>The Quarterly Journal of Experimental Psychology</w:t>
      </w:r>
      <w:r w:rsidRPr="00672370">
        <w:rPr>
          <w:noProof/>
          <w:szCs w:val="24"/>
        </w:rPr>
        <w:t xml:space="preserve">, </w:t>
      </w:r>
      <w:r w:rsidRPr="00672370">
        <w:rPr>
          <w:i/>
          <w:iCs/>
          <w:noProof/>
          <w:szCs w:val="24"/>
        </w:rPr>
        <w:t>32</w:t>
      </w:r>
      <w:r w:rsidRPr="00672370">
        <w:rPr>
          <w:noProof/>
          <w:szCs w:val="24"/>
        </w:rPr>
        <w:t>(1), 3–25. https://doi.org/10.1080/00335558008248231</w:t>
      </w:r>
    </w:p>
    <w:p w14:paraId="4E28032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Posner, MI I. (1980). Orienting of attention. </w:t>
      </w:r>
      <w:r w:rsidRPr="00672370">
        <w:rPr>
          <w:i/>
          <w:iCs/>
          <w:noProof/>
          <w:szCs w:val="24"/>
        </w:rPr>
        <w:t>Quarterly Journal of Experimental Psychology</w:t>
      </w:r>
      <w:r w:rsidRPr="00672370">
        <w:rPr>
          <w:noProof/>
          <w:szCs w:val="24"/>
        </w:rPr>
        <w:t xml:space="preserve">, </w:t>
      </w:r>
      <w:r w:rsidRPr="00672370">
        <w:rPr>
          <w:i/>
          <w:iCs/>
          <w:noProof/>
          <w:szCs w:val="24"/>
        </w:rPr>
        <w:t>32</w:t>
      </w:r>
      <w:r w:rsidRPr="00672370">
        <w:rPr>
          <w:noProof/>
          <w:szCs w:val="24"/>
        </w:rPr>
        <w:t>(1), 3–25. https://doi.org/10.1080/00335558008248231</w:t>
      </w:r>
    </w:p>
    <w:p w14:paraId="700E7903"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Qi, S., Zeng, Q., Ding, C., &amp; Li, H. (2013). </w:t>
      </w:r>
      <w:r w:rsidRPr="00672370">
        <w:rPr>
          <w:noProof/>
          <w:szCs w:val="24"/>
        </w:rPr>
        <w:t xml:space="preserve">Neural correlates of reward-driven attentional capture in visual search. </w:t>
      </w:r>
      <w:r w:rsidRPr="00672370">
        <w:rPr>
          <w:i/>
          <w:iCs/>
          <w:noProof/>
          <w:szCs w:val="24"/>
        </w:rPr>
        <w:t>Brain Research</w:t>
      </w:r>
      <w:r w:rsidRPr="00672370">
        <w:rPr>
          <w:noProof/>
          <w:szCs w:val="24"/>
        </w:rPr>
        <w:t xml:space="preserve">, </w:t>
      </w:r>
      <w:r w:rsidRPr="00672370">
        <w:rPr>
          <w:i/>
          <w:iCs/>
          <w:noProof/>
          <w:szCs w:val="24"/>
        </w:rPr>
        <w:t>1532</w:t>
      </w:r>
      <w:r w:rsidRPr="00672370">
        <w:rPr>
          <w:noProof/>
          <w:szCs w:val="24"/>
        </w:rPr>
        <w:t>, 32–43. https://doi.org/10.1016/j.brainres.2013.07.044</w:t>
      </w:r>
    </w:p>
    <w:p w14:paraId="7645539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R Core Team. (2017). R: A Language and Environment for Statistical Computing. R Foundation for Statistical Computing.</w:t>
      </w:r>
    </w:p>
    <w:p w14:paraId="5CA57AA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Rinker, T., &amp; Kurkiewicz, D. (n.d.). pacman: Package Management for R.</w:t>
      </w:r>
    </w:p>
    <w:p w14:paraId="536084E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Roelfsema, P. R., van Ooyen, A., &amp; Watanabe, T. (2010). </w:t>
      </w:r>
      <w:r w:rsidRPr="00672370">
        <w:rPr>
          <w:noProof/>
          <w:szCs w:val="24"/>
        </w:rPr>
        <w:t xml:space="preserve">Perceptual learning rules based on reinforcers and attention. </w:t>
      </w:r>
      <w:r w:rsidRPr="00672370">
        <w:rPr>
          <w:i/>
          <w:iCs/>
          <w:noProof/>
          <w:szCs w:val="24"/>
        </w:rPr>
        <w:t>Trends in Cognitive Sciences</w:t>
      </w:r>
      <w:r w:rsidRPr="00672370">
        <w:rPr>
          <w:noProof/>
          <w:szCs w:val="24"/>
        </w:rPr>
        <w:t xml:space="preserve">, </w:t>
      </w:r>
      <w:r w:rsidRPr="00672370">
        <w:rPr>
          <w:i/>
          <w:iCs/>
          <w:noProof/>
          <w:szCs w:val="24"/>
        </w:rPr>
        <w:t>14</w:t>
      </w:r>
      <w:r w:rsidRPr="00672370">
        <w:rPr>
          <w:noProof/>
          <w:szCs w:val="24"/>
        </w:rPr>
        <w:t>(2), 64–71. https://doi.org/10.1016/j.tics.2009.11.005</w:t>
      </w:r>
    </w:p>
    <w:p w14:paraId="38D6AEDD"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RStudio Team. (2015). Integrated Development for R. RStudio, Inc.</w:t>
      </w:r>
    </w:p>
    <w:p w14:paraId="1EFF292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lastRenderedPageBreak/>
        <w:t xml:space="preserve">Schevernels, H., Krebs, R. M., Santens, P., Woldorff, M. G., &amp; Boehler, C. N. (2014). </w:t>
      </w:r>
      <w:r w:rsidRPr="00672370">
        <w:rPr>
          <w:noProof/>
          <w:szCs w:val="24"/>
        </w:rPr>
        <w:t xml:space="preserve">Task preparation processes related to reward prediction precede those related to task-difficulty expectation. </w:t>
      </w:r>
      <w:r w:rsidRPr="00672370">
        <w:rPr>
          <w:i/>
          <w:iCs/>
          <w:noProof/>
          <w:szCs w:val="24"/>
        </w:rPr>
        <w:t>NeuroImage</w:t>
      </w:r>
      <w:r w:rsidRPr="00672370">
        <w:rPr>
          <w:noProof/>
          <w:szCs w:val="24"/>
        </w:rPr>
        <w:t xml:space="preserve">, </w:t>
      </w:r>
      <w:r w:rsidRPr="00672370">
        <w:rPr>
          <w:i/>
          <w:iCs/>
          <w:noProof/>
          <w:szCs w:val="24"/>
        </w:rPr>
        <w:t>84</w:t>
      </w:r>
      <w:r w:rsidRPr="00672370">
        <w:rPr>
          <w:noProof/>
          <w:szCs w:val="24"/>
        </w:rPr>
        <w:t>, 639–647. https://doi.org/10.1016/j.neuroimage.2013.09.039</w:t>
      </w:r>
    </w:p>
    <w:p w14:paraId="3DDB9BD5"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Serences, J. T. (2008). Value-Based Modulations in Human Visual Cortex. </w:t>
      </w:r>
      <w:r w:rsidRPr="00672370">
        <w:rPr>
          <w:i/>
          <w:iCs/>
          <w:noProof/>
          <w:szCs w:val="24"/>
        </w:rPr>
        <w:t>Neuron</w:t>
      </w:r>
      <w:r w:rsidRPr="00672370">
        <w:rPr>
          <w:noProof/>
          <w:szCs w:val="24"/>
        </w:rPr>
        <w:t xml:space="preserve">, </w:t>
      </w:r>
      <w:r w:rsidRPr="00672370">
        <w:rPr>
          <w:i/>
          <w:iCs/>
          <w:noProof/>
          <w:szCs w:val="24"/>
        </w:rPr>
        <w:t>60</w:t>
      </w:r>
      <w:r w:rsidRPr="00672370">
        <w:rPr>
          <w:noProof/>
          <w:szCs w:val="24"/>
        </w:rPr>
        <w:t>(6), 1169–1181. https://doi.org/10.1016/j.neuron.2008.10.051</w:t>
      </w:r>
    </w:p>
    <w:p w14:paraId="2CF61737" w14:textId="77777777" w:rsidR="00672370" w:rsidRPr="007946E2" w:rsidRDefault="00672370" w:rsidP="00672370">
      <w:pPr>
        <w:widowControl w:val="0"/>
        <w:autoSpaceDE w:val="0"/>
        <w:autoSpaceDN w:val="0"/>
        <w:adjustRightInd w:val="0"/>
        <w:spacing w:after="0" w:line="480" w:lineRule="auto"/>
        <w:ind w:left="480" w:hanging="480"/>
        <w:rPr>
          <w:noProof/>
          <w:szCs w:val="24"/>
          <w:lang w:val="nl-BE"/>
        </w:rPr>
      </w:pPr>
      <w:r w:rsidRPr="00672370">
        <w:rPr>
          <w:noProof/>
          <w:szCs w:val="24"/>
        </w:rPr>
        <w:t xml:space="preserve">Shenhav, A., Botvinick, M., &amp; Cohen, J. (2013). The expected value of control: An integrative theory of anterior cingulate cortex function. </w:t>
      </w:r>
      <w:r w:rsidRPr="007946E2">
        <w:rPr>
          <w:i/>
          <w:iCs/>
          <w:noProof/>
          <w:szCs w:val="24"/>
          <w:lang w:val="nl-BE"/>
        </w:rPr>
        <w:t>Neuron</w:t>
      </w:r>
      <w:r w:rsidRPr="007946E2">
        <w:rPr>
          <w:noProof/>
          <w:szCs w:val="24"/>
          <w:lang w:val="nl-BE"/>
        </w:rPr>
        <w:t xml:space="preserve">, </w:t>
      </w:r>
      <w:r w:rsidRPr="007946E2">
        <w:rPr>
          <w:i/>
          <w:iCs/>
          <w:noProof/>
          <w:szCs w:val="24"/>
          <w:lang w:val="nl-BE"/>
        </w:rPr>
        <w:t>79</w:t>
      </w:r>
      <w:r w:rsidRPr="007946E2">
        <w:rPr>
          <w:noProof/>
          <w:szCs w:val="24"/>
          <w:lang w:val="nl-BE"/>
        </w:rPr>
        <w:t>(2), 217–240. https://doi.org/10.1016/j.neuron.2013.07.007</w:t>
      </w:r>
    </w:p>
    <w:p w14:paraId="77E574D7"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Steinhauser, M., &amp; Andersen, S. K. (2019). </w:t>
      </w:r>
      <w:r w:rsidRPr="00672370">
        <w:rPr>
          <w:noProof/>
          <w:szCs w:val="24"/>
        </w:rPr>
        <w:t xml:space="preserve">Rapid adaptive adjustments of selective attention following errors revealed by the time course of steady-state visual evoked potentials. </w:t>
      </w:r>
      <w:r w:rsidRPr="00672370">
        <w:rPr>
          <w:i/>
          <w:iCs/>
          <w:noProof/>
          <w:szCs w:val="24"/>
        </w:rPr>
        <w:t>NeuroImage</w:t>
      </w:r>
      <w:r w:rsidRPr="00672370">
        <w:rPr>
          <w:noProof/>
          <w:szCs w:val="24"/>
        </w:rPr>
        <w:t xml:space="preserve">, </w:t>
      </w:r>
      <w:r w:rsidRPr="00672370">
        <w:rPr>
          <w:i/>
          <w:iCs/>
          <w:noProof/>
          <w:szCs w:val="24"/>
        </w:rPr>
        <w:t>186</w:t>
      </w:r>
      <w:r w:rsidRPr="00672370">
        <w:rPr>
          <w:noProof/>
          <w:szCs w:val="24"/>
        </w:rPr>
        <w:t>(July 2018), 83–92. https://doi.org/10.1016/j.neuroimage.2018.10.059</w:t>
      </w:r>
    </w:p>
    <w:p w14:paraId="38C0507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672370">
        <w:rPr>
          <w:i/>
          <w:iCs/>
          <w:noProof/>
          <w:szCs w:val="24"/>
        </w:rPr>
        <w:t>BioRxiv</w:t>
      </w:r>
      <w:r w:rsidRPr="00672370">
        <w:rPr>
          <w:noProof/>
          <w:szCs w:val="24"/>
        </w:rPr>
        <w:t>, 622589. https://doi.org/10.1101/622589</w:t>
      </w:r>
    </w:p>
    <w:p w14:paraId="44DBE8E1" w14:textId="77777777" w:rsidR="00672370" w:rsidRPr="007946E2" w:rsidRDefault="00672370" w:rsidP="00672370">
      <w:pPr>
        <w:widowControl w:val="0"/>
        <w:autoSpaceDE w:val="0"/>
        <w:autoSpaceDN w:val="0"/>
        <w:adjustRightInd w:val="0"/>
        <w:spacing w:after="0" w:line="480" w:lineRule="auto"/>
        <w:ind w:left="480" w:hanging="480"/>
        <w:rPr>
          <w:noProof/>
          <w:szCs w:val="24"/>
          <w:lang w:val="nl-BE"/>
        </w:rPr>
      </w:pPr>
      <w:r w:rsidRPr="00672370">
        <w:rPr>
          <w:noProof/>
          <w:szCs w:val="24"/>
        </w:rPr>
        <w:t xml:space="preserve">Theeuwes, J. (2010). Top-down and bottom-up control of visual selection. </w:t>
      </w:r>
      <w:r w:rsidRPr="007946E2">
        <w:rPr>
          <w:i/>
          <w:iCs/>
          <w:noProof/>
          <w:szCs w:val="24"/>
          <w:lang w:val="nl-BE"/>
        </w:rPr>
        <w:t>Acta Psychologica</w:t>
      </w:r>
      <w:r w:rsidRPr="007946E2">
        <w:rPr>
          <w:noProof/>
          <w:szCs w:val="24"/>
          <w:lang w:val="nl-BE"/>
        </w:rPr>
        <w:t xml:space="preserve">, </w:t>
      </w:r>
      <w:r w:rsidRPr="007946E2">
        <w:rPr>
          <w:i/>
          <w:iCs/>
          <w:noProof/>
          <w:szCs w:val="24"/>
          <w:lang w:val="nl-BE"/>
        </w:rPr>
        <w:t>135</w:t>
      </w:r>
      <w:r w:rsidRPr="007946E2">
        <w:rPr>
          <w:noProof/>
          <w:szCs w:val="24"/>
          <w:lang w:val="nl-BE"/>
        </w:rPr>
        <w:t>(2), 77–99. https://doi.org/10.1016/j.actpsy.2010.02.006</w:t>
      </w:r>
    </w:p>
    <w:p w14:paraId="4381DF0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Van der Does, A. J. W. (2002). </w:t>
      </w:r>
      <w:r w:rsidRPr="007946E2">
        <w:rPr>
          <w:i/>
          <w:iCs/>
          <w:noProof/>
          <w:szCs w:val="24"/>
          <w:lang w:val="nl-BE"/>
        </w:rPr>
        <w:t xml:space="preserve">Handleiding bij de Nederlandse versie van beck depression inventory—second edition (BDI-II-NL). </w:t>
      </w:r>
      <w:r w:rsidRPr="00672370">
        <w:rPr>
          <w:i/>
          <w:iCs/>
          <w:noProof/>
          <w:szCs w:val="24"/>
        </w:rPr>
        <w:t>[The Dutch version of the Beck depression inventory].</w:t>
      </w:r>
      <w:r w:rsidRPr="00672370">
        <w:rPr>
          <w:noProof/>
          <w:szCs w:val="24"/>
        </w:rPr>
        <w:t xml:space="preserve"> Amsterdam: Harcourt.</w:t>
      </w:r>
    </w:p>
    <w:p w14:paraId="6856AAF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Verguts, T., Vassena, E., &amp; Silvetti, M. (2015). Adaptive effort investment in cognitive and physical tasks: a neurocomputational model. </w:t>
      </w:r>
      <w:r w:rsidRPr="00672370">
        <w:rPr>
          <w:i/>
          <w:iCs/>
          <w:noProof/>
          <w:szCs w:val="24"/>
        </w:rPr>
        <w:t>Frontiers in Behavioral Neuroscience</w:t>
      </w:r>
      <w:r w:rsidRPr="00672370">
        <w:rPr>
          <w:noProof/>
          <w:szCs w:val="24"/>
        </w:rPr>
        <w:t xml:space="preserve">, </w:t>
      </w:r>
      <w:r w:rsidRPr="00672370">
        <w:rPr>
          <w:i/>
          <w:iCs/>
          <w:noProof/>
          <w:szCs w:val="24"/>
        </w:rPr>
        <w:t>9</w:t>
      </w:r>
      <w:r w:rsidRPr="00672370">
        <w:rPr>
          <w:noProof/>
          <w:szCs w:val="24"/>
        </w:rPr>
        <w:t>(March). https://doi.org/10.3389/fnbeh.2015.00057</w:t>
      </w:r>
    </w:p>
    <w:p w14:paraId="5FEAD81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Watanabe, S. (2010). Asymptotic Equivalence of Bayes Cross Validation and Widely Applicable </w:t>
      </w:r>
      <w:r w:rsidRPr="00672370">
        <w:rPr>
          <w:noProof/>
          <w:szCs w:val="24"/>
        </w:rPr>
        <w:lastRenderedPageBreak/>
        <w:t xml:space="preserve">Information Criterion in Singular Learning Theory, </w:t>
      </w:r>
      <w:r w:rsidRPr="00672370">
        <w:rPr>
          <w:i/>
          <w:iCs/>
          <w:noProof/>
          <w:szCs w:val="24"/>
        </w:rPr>
        <w:t>11</w:t>
      </w:r>
      <w:r w:rsidRPr="00672370">
        <w:rPr>
          <w:noProof/>
          <w:szCs w:val="24"/>
        </w:rPr>
        <w:t>, 3571–3594. Retrieved from http://arxiv.org/abs/1004.2316</w:t>
      </w:r>
    </w:p>
    <w:p w14:paraId="4F70FA4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Wickham, H. (2017). Tidyverse: Easily install and load ’tidyverse’ packages. R package version, 1(1).</w:t>
      </w:r>
    </w:p>
    <w:p w14:paraId="3C3EE677" w14:textId="77777777" w:rsidR="00672370" w:rsidRPr="0056132B" w:rsidRDefault="00672370" w:rsidP="00672370">
      <w:pPr>
        <w:widowControl w:val="0"/>
        <w:autoSpaceDE w:val="0"/>
        <w:autoSpaceDN w:val="0"/>
        <w:adjustRightInd w:val="0"/>
        <w:spacing w:after="0" w:line="480" w:lineRule="auto"/>
        <w:ind w:left="480" w:hanging="480"/>
        <w:rPr>
          <w:noProof/>
          <w:szCs w:val="24"/>
          <w:lang w:val="da-DK"/>
        </w:rPr>
      </w:pPr>
      <w:r w:rsidRPr="00672370">
        <w:rPr>
          <w:noProof/>
          <w:szCs w:val="24"/>
        </w:rPr>
        <w:t xml:space="preserve">Wilke, C. O. (2016). cowplot: streamlined plot theme and plot annotations for ‘ggplot2.’ </w:t>
      </w:r>
      <w:r w:rsidRPr="0056132B">
        <w:rPr>
          <w:noProof/>
          <w:szCs w:val="24"/>
          <w:lang w:val="da-DK"/>
        </w:rPr>
        <w:t>CRAN Repos.</w:t>
      </w:r>
    </w:p>
    <w:p w14:paraId="541C273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56132B">
        <w:rPr>
          <w:noProof/>
          <w:szCs w:val="24"/>
          <w:lang w:val="da-DK"/>
        </w:rPr>
        <w:t xml:space="preserve">Wisniewski, D., Reverberi, C., Momennejad, I., Kahnt, T., &amp; Haynes, J.-D. (2015). </w:t>
      </w:r>
      <w:r w:rsidRPr="00672370">
        <w:rPr>
          <w:noProof/>
          <w:szCs w:val="24"/>
        </w:rPr>
        <w:t xml:space="preserve">The Role of the Parietal Cortex in the Representation of Task-Reward Associations. </w:t>
      </w:r>
      <w:r w:rsidRPr="00672370">
        <w:rPr>
          <w:i/>
          <w:iCs/>
          <w:noProof/>
          <w:szCs w:val="24"/>
        </w:rPr>
        <w:t>Journal of Neuroscience</w:t>
      </w:r>
      <w:r w:rsidRPr="00672370">
        <w:rPr>
          <w:noProof/>
          <w:szCs w:val="24"/>
        </w:rPr>
        <w:t xml:space="preserve">, </w:t>
      </w:r>
      <w:r w:rsidRPr="00672370">
        <w:rPr>
          <w:i/>
          <w:iCs/>
          <w:noProof/>
          <w:szCs w:val="24"/>
        </w:rPr>
        <w:t>35</w:t>
      </w:r>
      <w:r w:rsidRPr="00672370">
        <w:rPr>
          <w:noProof/>
          <w:szCs w:val="24"/>
        </w:rPr>
        <w:t>(36), 12355–12365. https://doi.org/10.1523/jneurosci.4882-14.2015</w:t>
      </w:r>
    </w:p>
    <w:p w14:paraId="571852F9" w14:textId="77777777" w:rsidR="00672370" w:rsidRPr="00672370" w:rsidRDefault="00672370" w:rsidP="00672370">
      <w:pPr>
        <w:widowControl w:val="0"/>
        <w:autoSpaceDE w:val="0"/>
        <w:autoSpaceDN w:val="0"/>
        <w:adjustRightInd w:val="0"/>
        <w:spacing w:after="0" w:line="480" w:lineRule="auto"/>
        <w:ind w:left="480" w:hanging="480"/>
        <w:rPr>
          <w:noProof/>
        </w:rPr>
      </w:pPr>
      <w:r w:rsidRPr="00672370">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1"/>
      <w:headerReference w:type="first" r:id="rId22"/>
      <w:footerReference w:type="first" r:id="rId23"/>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van Grahek" w:date="2019-08-26T19:22:00Z" w:initials="IG">
    <w:p w14:paraId="1F511228" w14:textId="50AD6A3F" w:rsidR="0056132B" w:rsidRDefault="0056132B">
      <w:pPr>
        <w:pStyle w:val="CommentText"/>
      </w:pPr>
      <w:r>
        <w:rPr>
          <w:rStyle w:val="CommentReference"/>
        </w:rPr>
        <w:annotationRef/>
      </w:r>
      <w:r>
        <w:t>@Soren: Several questions about the title:</w:t>
      </w:r>
    </w:p>
    <w:p w14:paraId="71A83E75" w14:textId="1B56A3C6" w:rsidR="0056132B" w:rsidRDefault="0056132B">
      <w:pPr>
        <w:pStyle w:val="CommentText"/>
      </w:pPr>
    </w:p>
    <w:p w14:paraId="65D5B473" w14:textId="3D798186" w:rsidR="0056132B" w:rsidRDefault="0056132B" w:rsidP="00FF554D">
      <w:pPr>
        <w:pStyle w:val="CommentText"/>
        <w:numPr>
          <w:ilvl w:val="0"/>
          <w:numId w:val="3"/>
        </w:numPr>
      </w:pPr>
      <w:r>
        <w:t xml:space="preserve"> Do you think it’s necessary to mention the SSVEPs?</w:t>
      </w:r>
    </w:p>
    <w:p w14:paraId="796ACEBD" w14:textId="46DA759D" w:rsidR="0056132B" w:rsidRDefault="0056132B" w:rsidP="00FF554D">
      <w:pPr>
        <w:pStyle w:val="CommentText"/>
        <w:numPr>
          <w:ilvl w:val="0"/>
          <w:numId w:val="3"/>
        </w:numPr>
      </w:pPr>
      <w:r>
        <w:t>The independent enhancement is only part of the results, second being that this effect disappears when rewards are no longer available. Maybe something like this: Rewards flexibly adjust sensory processing in the visual cortex: Insights from SSVEPs</w:t>
      </w:r>
    </w:p>
  </w:comment>
  <w:comment w:id="1" w:author="Andersen, Soren" w:date="2019-09-11T18:09:00Z" w:initials="AS">
    <w:p w14:paraId="443A33CA" w14:textId="7D7778A7" w:rsidR="0056132B" w:rsidRDefault="0056132B" w:rsidP="0056132B">
      <w:pPr>
        <w:pStyle w:val="CommentText"/>
        <w:rPr>
          <w:rStyle w:val="CommentReference"/>
        </w:rPr>
      </w:pPr>
      <w:r>
        <w:rPr>
          <w:rStyle w:val="CommentReference"/>
        </w:rPr>
        <w:annotationRef/>
      </w:r>
      <w:r>
        <w:rPr>
          <w:rStyle w:val="CommentReference"/>
        </w:rPr>
        <w:t>We don’t have to put the method in the title (SSVEP is in the keywords, so it will be searchable anyway). The more relevant thing is the contribution to theory in the field.</w:t>
      </w:r>
    </w:p>
    <w:p w14:paraId="616396CB" w14:textId="2C7121F2" w:rsidR="0056132B" w:rsidRDefault="0056132B" w:rsidP="0056132B">
      <w:pPr>
        <w:pStyle w:val="CommentText"/>
      </w:pPr>
      <w:r>
        <w:rPr>
          <w:rStyle w:val="CommentReference"/>
        </w:rPr>
        <w:t>I like declarative titles that directly state the main finding. Is the suggested title too bold/strong?</w:t>
      </w:r>
    </w:p>
  </w:comment>
  <w:comment w:id="10" w:author="Andersen, Soren" w:date="2019-09-11T18:18:00Z" w:initials="AS">
    <w:p w14:paraId="27AA35FE" w14:textId="2FCC2ED5" w:rsidR="0056132B" w:rsidRDefault="0056132B">
      <w:pPr>
        <w:pStyle w:val="CommentText"/>
      </w:pPr>
      <w:r>
        <w:rPr>
          <w:rStyle w:val="CommentReference"/>
        </w:rPr>
        <w:annotationRef/>
      </w:r>
      <w:r>
        <w:t>Were they explicitly instructed about this before the extinction blocks?</w:t>
      </w:r>
    </w:p>
  </w:comment>
  <w:comment w:id="16" w:author="Andersen, Soren" w:date="2019-09-11T18:19:00Z" w:initials="AS">
    <w:p w14:paraId="14541E16" w14:textId="04BE2B89" w:rsidR="00B84D87" w:rsidRDefault="00B84D87">
      <w:pPr>
        <w:pStyle w:val="CommentText"/>
      </w:pPr>
      <w:r>
        <w:rPr>
          <w:rStyle w:val="CommentReference"/>
        </w:rPr>
        <w:annotationRef/>
      </w:r>
      <w:r>
        <w:t>Not sure I understand what you mean here.</w:t>
      </w:r>
    </w:p>
  </w:comment>
  <w:comment w:id="20" w:author="Andersen, Soren" w:date="2019-09-11T18:20:00Z" w:initials="AS">
    <w:p w14:paraId="4EDE4D59" w14:textId="0F45C56A" w:rsidR="00B84D87" w:rsidRDefault="00B84D87">
      <w:pPr>
        <w:pStyle w:val="CommentText"/>
      </w:pPr>
      <w:r>
        <w:rPr>
          <w:rStyle w:val="CommentReference"/>
        </w:rPr>
        <w:annotationRef/>
      </w:r>
      <w:r>
        <w:rPr>
          <w:rStyle w:val="CommentReference"/>
        </w:rPr>
        <w:t>What constitutes ‘rapidly’? A few trials, a few hundred milliseconds, …  ? Maybe the wording should be more cautious here.</w:t>
      </w:r>
    </w:p>
  </w:comment>
  <w:comment w:id="21" w:author="Andersen, Soren" w:date="2019-09-11T18:21:00Z" w:initials="AS">
    <w:p w14:paraId="19717EAF" w14:textId="6FD760CC" w:rsidR="00B84D87" w:rsidRDefault="00B84D87">
      <w:pPr>
        <w:pStyle w:val="CommentText"/>
      </w:pPr>
      <w:r>
        <w:rPr>
          <w:rStyle w:val="CommentReference"/>
        </w:rPr>
        <w:annotationRef/>
      </w:r>
      <w:r>
        <w:t>This sounds a bit depressing – perhaps end on a more positive note, e.g. how these should be adjusted to account for our findings.</w:t>
      </w:r>
    </w:p>
  </w:comment>
  <w:comment w:id="45" w:author="Andersen, Soren" w:date="2019-09-11T18:38:00Z" w:initials="AS">
    <w:p w14:paraId="080EEB62" w14:textId="2D3B315E" w:rsidR="009108BC" w:rsidRDefault="009108BC">
      <w:pPr>
        <w:pStyle w:val="CommentText"/>
      </w:pPr>
      <w:r>
        <w:rPr>
          <w:rStyle w:val="CommentReference"/>
        </w:rPr>
        <w:annotationRef/>
      </w:r>
      <w:r>
        <w:t>I deleted the part about suppression, as this is not generally the case (actually, it is the exception!).</w:t>
      </w:r>
    </w:p>
  </w:comment>
  <w:comment w:id="57" w:author="Ivan Grahek" w:date="2019-08-26T20:04:00Z" w:initials="IG">
    <w:p w14:paraId="575BCBC9" w14:textId="68FCB8BF" w:rsidR="0056132B" w:rsidRDefault="0056132B">
      <w:pPr>
        <w:pStyle w:val="CommentText"/>
      </w:pPr>
      <w:r>
        <w:rPr>
          <w:rStyle w:val="CommentReference"/>
        </w:rPr>
        <w:annotationRef/>
      </w:r>
      <w:r>
        <w:t>The figure numbers should be readjusted throughout the ms if this figure is decided to stay in the ms.</w:t>
      </w:r>
    </w:p>
  </w:comment>
  <w:comment w:id="58" w:author="Andersen, Soren" w:date="2019-09-11T18:41:00Z" w:initials="AS">
    <w:p w14:paraId="0FF1870D" w14:textId="2B0A8873" w:rsidR="004F7D43" w:rsidRDefault="004F7D43">
      <w:pPr>
        <w:pStyle w:val="CommentText"/>
      </w:pPr>
      <w:r>
        <w:rPr>
          <w:rStyle w:val="CommentReference"/>
        </w:rPr>
        <w:annotationRef/>
      </w:r>
      <w:r>
        <w:t>The arrangement of the figure may encourage the reader to directly compare high reward / low reward vertically (i.e. as if they were on the same y-axis). This is potentially confusing, as both should be the same in baseline. Perhaps we can improve how this is depicted</w:t>
      </w:r>
      <w:r w:rsidR="00A74C39">
        <w:t xml:space="preserve"> (maybe a vertical separating line or something like that?)</w:t>
      </w:r>
      <w:r>
        <w:t>.</w:t>
      </w:r>
    </w:p>
  </w:comment>
  <w:comment w:id="60" w:author="Andersen, Soren" w:date="2019-08-12T15:06:00Z" w:initials="AS">
    <w:p w14:paraId="1BA299E5" w14:textId="0E6FD229" w:rsidR="0056132B" w:rsidRDefault="0056132B">
      <w:pPr>
        <w:pStyle w:val="CommentText"/>
      </w:pPr>
      <w:r>
        <w:rPr>
          <w:rStyle w:val="CommentReference"/>
        </w:rPr>
        <w:annotationRef/>
      </w:r>
      <w:r>
        <w:t>Are these labels consistently used in the reward literature? I would find ‘reward’ or ‘acquisition’ instead of ‘training’, and ‘extinction’ instead of ‘test’ more intuitive (and in line with classical conditioning).</w:t>
      </w:r>
    </w:p>
    <w:p w14:paraId="72DE1EFF" w14:textId="77777777" w:rsidR="0056132B" w:rsidRDefault="0056132B">
      <w:pPr>
        <w:pStyle w:val="CommentText"/>
      </w:pPr>
    </w:p>
    <w:p w14:paraId="502DC1D3" w14:textId="6EE3258A" w:rsidR="0056132B" w:rsidRDefault="0056132B">
      <w:pPr>
        <w:pStyle w:val="CommentText"/>
      </w:pPr>
      <w:r>
        <w:t>Especially, we often refer to the initial practice sessions in experiments as training.</w:t>
      </w:r>
    </w:p>
  </w:comment>
  <w:comment w:id="61" w:author="Ivan Grahek" w:date="2019-08-25T13:03:00Z" w:initials="IG">
    <w:p w14:paraId="7D71ED86" w14:textId="229AF302" w:rsidR="0056132B" w:rsidRDefault="0056132B">
      <w:pPr>
        <w:pStyle w:val="CommentText"/>
      </w:pPr>
      <w:r>
        <w:rPr>
          <w:rStyle w:val="CommentReference"/>
        </w:rPr>
        <w:annotationRef/>
      </w:r>
      <w:r>
        <w:t xml:space="preserve">I thought about the terminology here a lot. The problem is that extinction in the classical learning literature commonly refers to the period of the experiment in which the reward effect cannot be observed anymore, not the period when the rewards are no longer available. </w:t>
      </w:r>
    </w:p>
    <w:p w14:paraId="2D6967DF" w14:textId="3E43705E" w:rsidR="0056132B" w:rsidRDefault="0056132B">
      <w:pPr>
        <w:pStyle w:val="CommentText"/>
      </w:pPr>
    </w:p>
    <w:p w14:paraId="3C3A9A12" w14:textId="73A3F974" w:rsidR="0056132B" w:rsidRDefault="0056132B">
      <w:pPr>
        <w:pStyle w:val="CommentText"/>
      </w:pPr>
      <w:r>
        <w:t>Training and test phases are commonly used in the experiments looking at the influence of previous reward association on attention. For example, the reviews which I cite here (Chellazzi et al., 2013 and Failing &amp; Theeuwes, 2018) use this terminology, in part, I think, to avoid the issue with the term extinction.</w:t>
      </w:r>
    </w:p>
    <w:p w14:paraId="74A5DB63" w14:textId="3AC272A1" w:rsidR="0056132B" w:rsidRDefault="0056132B">
      <w:pPr>
        <w:pStyle w:val="CommentText"/>
      </w:pPr>
    </w:p>
    <w:p w14:paraId="50B4556A" w14:textId="3787FDC6" w:rsidR="0056132B" w:rsidRDefault="0056132B">
      <w:pPr>
        <w:pStyle w:val="CommentText"/>
      </w:pPr>
      <w:r>
        <w:t xml:space="preserve">Baseline – reward – test could work, but I prefer to stick to the terminology used in the attention-reward world. </w:t>
      </w:r>
    </w:p>
    <w:p w14:paraId="771F72A9" w14:textId="0B2CD6BD" w:rsidR="0056132B" w:rsidRDefault="0056132B">
      <w:pPr>
        <w:pStyle w:val="CommentText"/>
      </w:pPr>
    </w:p>
    <w:p w14:paraId="5236C9AE" w14:textId="54A0E7D0" w:rsidR="0056132B" w:rsidRDefault="0056132B">
      <w:pPr>
        <w:pStyle w:val="CommentText"/>
      </w:pPr>
      <w:r>
        <w:t xml:space="preserve">Reviewers will also point out if they feel that this terminology is inappropriate. </w:t>
      </w:r>
    </w:p>
  </w:comment>
  <w:comment w:id="62" w:author="Andersen, Soren" w:date="2019-09-11T19:11:00Z" w:initials="AS">
    <w:p w14:paraId="728A6F1C" w14:textId="5E0F6BAB" w:rsidR="00A260B3" w:rsidRDefault="00A260B3">
      <w:pPr>
        <w:pStyle w:val="CommentText"/>
      </w:pPr>
      <w:r>
        <w:t xml:space="preserve">OK, </w:t>
      </w:r>
      <w:r>
        <w:rPr>
          <w:rStyle w:val="CommentReference"/>
        </w:rPr>
        <w:annotationRef/>
      </w:r>
      <w:r w:rsidRPr="00A260B3">
        <w:t xml:space="preserve">maybe I’m just traumatised </w:t>
      </w:r>
      <w:r>
        <w:t>from</w:t>
      </w:r>
      <w:r w:rsidRPr="00A260B3">
        <w:t xml:space="preserve"> having to read an 800 page book on animal experiments in undergraduate Psychology…</w:t>
      </w:r>
      <w:r>
        <w:t xml:space="preserve"> ;-)</w:t>
      </w:r>
    </w:p>
  </w:comment>
  <w:comment w:id="64" w:author="Andersen, Soren" w:date="2019-07-31T16:59:00Z" w:initials="AS">
    <w:p w14:paraId="52B3E655" w14:textId="0498C4BE" w:rsidR="0056132B" w:rsidRDefault="0056132B">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65" w:author="Ivan Grahek" w:date="2019-08-02T17:20:00Z" w:initials="IG">
    <w:p w14:paraId="0366890E" w14:textId="3AA8AB7F" w:rsidR="0056132B" w:rsidRDefault="0056132B">
      <w:pPr>
        <w:pStyle w:val="CommentText"/>
      </w:pPr>
      <w:r>
        <w:rPr>
          <w:rStyle w:val="CommentReference"/>
        </w:rPr>
        <w:annotationRef/>
      </w:r>
      <w:r>
        <w:t>We have called this SCADS because that’s how it was named in the code. If this is wrong, it would be great if you could provide a one-sentence explanation of what these fucntions do. Would the sentence above work?</w:t>
      </w:r>
    </w:p>
  </w:comment>
  <w:comment w:id="66" w:author="Andersen, Soren" w:date="2019-08-12T16:07:00Z" w:initials="AS">
    <w:p w14:paraId="67C83B46" w14:textId="6B1AEF6A" w:rsidR="0056132B" w:rsidRDefault="0056132B" w:rsidP="00D95647">
      <w:pPr>
        <w:pStyle w:val="CommentText"/>
      </w:pPr>
      <w:r>
        <w:rPr>
          <w:rStyle w:val="CommentReference"/>
        </w:rPr>
        <w:annotationRef/>
      </w:r>
      <w:r>
        <w:t>Did you specify a threshold parameter in microvolt for the eye-movements? Otherwise, please look up what the hardcoded default threshold is in your function.</w:t>
      </w:r>
    </w:p>
    <w:p w14:paraId="682CAC89" w14:textId="77777777" w:rsidR="0056132B" w:rsidRDefault="0056132B">
      <w:pPr>
        <w:pStyle w:val="CommentText"/>
      </w:pPr>
    </w:p>
    <w:p w14:paraId="14E40459" w14:textId="0A87987C" w:rsidR="0056132B" w:rsidRDefault="0056132B">
      <w:pPr>
        <w:pStyle w:val="CommentText"/>
      </w:pPr>
      <w:r>
        <w:t>I usually reject eye-movements &amp; blinks before any other artifact rejections, but it probably makes a negligible difference.</w:t>
      </w:r>
    </w:p>
  </w:comment>
  <w:comment w:id="67" w:author="Ivan Grahek" w:date="2019-08-13T20:39:00Z" w:initials="IG">
    <w:p w14:paraId="4FE167D6" w14:textId="3C0E3373" w:rsidR="0056132B" w:rsidRDefault="0056132B">
      <w:pPr>
        <w:pStyle w:val="CommentText"/>
      </w:pPr>
      <w:r>
        <w:rPr>
          <w:rStyle w:val="CommentReference"/>
        </w:rPr>
        <w:annotationRef/>
      </w:r>
      <w:r>
        <w:t xml:space="preserve">For the </w:t>
      </w:r>
      <w:r w:rsidRPr="00CE5155">
        <w:t>SCADS_RemoveEyeMovements.m</w:t>
      </w:r>
      <w:r>
        <w:t xml:space="preserve"> script the default threshold was used (25). </w:t>
      </w:r>
    </w:p>
    <w:p w14:paraId="07D8A9CF" w14:textId="69A08168" w:rsidR="0056132B" w:rsidRDefault="0056132B">
      <w:pPr>
        <w:pStyle w:val="CommentText"/>
      </w:pPr>
    </w:p>
    <w:p w14:paraId="0C2910D1" w14:textId="55E2DC07" w:rsidR="0056132B" w:rsidRDefault="0056132B">
      <w:pPr>
        <w:pStyle w:val="CommentText"/>
      </w:pPr>
      <w:r>
        <w:t xml:space="preserve">For the </w:t>
      </w:r>
      <w:r w:rsidRPr="00CE5155">
        <w:t>SCADS_RemoveBlinks.m</w:t>
      </w:r>
      <w:r>
        <w:t xml:space="preserve"> (attached in the latest e-mail) the defaults were used and the threshold was calculated as pasted below (lines 19-27 in the code). </w:t>
      </w:r>
    </w:p>
    <w:p w14:paraId="7B1FCCFC" w14:textId="33FF2B35" w:rsidR="0056132B" w:rsidRDefault="0056132B">
      <w:pPr>
        <w:pStyle w:val="CommentText"/>
      </w:pPr>
    </w:p>
    <w:p w14:paraId="5F295E07" w14:textId="1A2FE808" w:rsidR="0056132B" w:rsidRDefault="0056132B">
      <w:pPr>
        <w:pStyle w:val="CommentText"/>
      </w:pPr>
      <w:r>
        <w:t>Thus there is a straight forward threshold for the eye-movements, but we would need two sentences two explain the threshold for the blinks. Do you think that this is worth it?</w:t>
      </w:r>
    </w:p>
    <w:p w14:paraId="3AE53FB1" w14:textId="77777777" w:rsidR="0056132B" w:rsidRDefault="0056132B">
      <w:pPr>
        <w:pStyle w:val="CommentText"/>
      </w:pPr>
    </w:p>
    <w:p w14:paraId="1B3949C1" w14:textId="36C3B6E5" w:rsidR="0056132B" w:rsidRDefault="0056132B">
      <w:pPr>
        <w:pStyle w:val="CommentText"/>
      </w:pPr>
    </w:p>
    <w:p w14:paraId="4D78D661" w14:textId="1F29E2A2" w:rsidR="0056132B" w:rsidRPr="00A36DE4" w:rsidRDefault="0056132B" w:rsidP="00A36DE4">
      <w:pPr>
        <w:rPr>
          <w:sz w:val="20"/>
        </w:rPr>
      </w:pPr>
      <w:r w:rsidRPr="00A36DE4">
        <w:rPr>
          <w:sz w:val="20"/>
        </w:rPr>
        <w:t>MinWidth=20;  % Minimum Width of a blink</w:t>
      </w:r>
    </w:p>
    <w:p w14:paraId="2FC51DA2" w14:textId="3F1A3015" w:rsidR="0056132B" w:rsidRPr="00A36DE4" w:rsidRDefault="0056132B" w:rsidP="00A36DE4">
      <w:pPr>
        <w:rPr>
          <w:sz w:val="20"/>
        </w:rPr>
      </w:pPr>
      <w:r w:rsidRPr="00A36DE4">
        <w:rPr>
          <w:sz w:val="20"/>
        </w:rPr>
        <w:t>Lambda=20; % smaller Lambda = more strict control</w:t>
      </w:r>
    </w:p>
    <w:p w14:paraId="380E93E3" w14:textId="77777777" w:rsidR="0056132B" w:rsidRPr="00A36DE4" w:rsidRDefault="0056132B" w:rsidP="00A36DE4">
      <w:pPr>
        <w:rPr>
          <w:sz w:val="20"/>
        </w:rPr>
      </w:pPr>
      <w:r w:rsidRPr="00A36DE4">
        <w:rPr>
          <w:sz w:val="20"/>
        </w:rPr>
        <w:t>Gamma=round(MinWidth*EEG.srate/1000);</w:t>
      </w:r>
    </w:p>
    <w:p w14:paraId="224C429C" w14:textId="77777777" w:rsidR="0056132B" w:rsidRPr="00A36DE4" w:rsidRDefault="0056132B" w:rsidP="00A36DE4">
      <w:pPr>
        <w:rPr>
          <w:sz w:val="20"/>
        </w:rPr>
      </w:pPr>
      <w:r w:rsidRPr="00A36DE4">
        <w:rPr>
          <w:sz w:val="20"/>
        </w:rPr>
        <w:t>SPRange=eegF_Time2Sp(EEG,TimeRange(1)):eegF_Time2Sp(EEG,TimeRange(2));</w:t>
      </w:r>
    </w:p>
    <w:p w14:paraId="62A417A9" w14:textId="77777777" w:rsidR="0056132B" w:rsidRPr="00A36DE4" w:rsidRDefault="0056132B" w:rsidP="00A36DE4">
      <w:pPr>
        <w:rPr>
          <w:sz w:val="20"/>
        </w:rPr>
      </w:pPr>
      <w:r w:rsidRPr="00A36DE4">
        <w:rPr>
          <w:sz w:val="20"/>
        </w:rPr>
        <w:t>%define threshold</w:t>
      </w:r>
    </w:p>
    <w:p w14:paraId="4C2CA90D" w14:textId="77777777" w:rsidR="0056132B" w:rsidRPr="00A36DE4" w:rsidRDefault="0056132B" w:rsidP="00A36DE4">
      <w:pPr>
        <w:rPr>
          <w:sz w:val="20"/>
        </w:rPr>
      </w:pPr>
      <w:r w:rsidRPr="00A36DE4">
        <w:rPr>
          <w:sz w:val="20"/>
        </w:rPr>
        <w:t>VEOGChannelAmpl=abs(detrend(squeeze(EEG.data(VEOGChannelNr,SPRange,:))));</w:t>
      </w:r>
    </w:p>
    <w:p w14:paraId="685E3ED2" w14:textId="77777777" w:rsidR="0056132B" w:rsidRPr="00A36DE4" w:rsidRDefault="0056132B" w:rsidP="00A36DE4">
      <w:pPr>
        <w:rPr>
          <w:sz w:val="20"/>
        </w:rPr>
      </w:pPr>
      <w:r w:rsidRPr="00A36DE4">
        <w:rPr>
          <w:sz w:val="20"/>
        </w:rPr>
        <w:t>VEOGChannelAmpl=sort(VEOGChannelAmpl,1,'descend');</w:t>
      </w:r>
    </w:p>
    <w:p w14:paraId="029CFC19" w14:textId="77777777" w:rsidR="0056132B" w:rsidRPr="00A36DE4" w:rsidRDefault="0056132B" w:rsidP="00A36DE4">
      <w:pPr>
        <w:rPr>
          <w:sz w:val="20"/>
        </w:rPr>
      </w:pPr>
      <w:r w:rsidRPr="00A36DE4">
        <w:rPr>
          <w:sz w:val="20"/>
        </w:rPr>
        <w:t>Max_VEOGChannelAmpl=VEOGChannelAmpl(Gamma,:);</w:t>
      </w:r>
    </w:p>
    <w:p w14:paraId="5B7FFD95" w14:textId="77777777" w:rsidR="0056132B" w:rsidRPr="00A36DE4" w:rsidRDefault="0056132B" w:rsidP="00A36DE4">
      <w:pPr>
        <w:rPr>
          <w:sz w:val="20"/>
        </w:rPr>
      </w:pPr>
      <w:r w:rsidRPr="00A36DE4">
        <w:rPr>
          <w:sz w:val="20"/>
        </w:rPr>
        <w:t>Threshold=median(Max_VEOGChannelAmpl) + Lambda*median(abs(Max_VEOGChannelAmpl-median(Max_VEOGChannelAmpl)));</w:t>
      </w:r>
    </w:p>
    <w:p w14:paraId="0D4C375A" w14:textId="77777777" w:rsidR="0056132B" w:rsidRPr="00A36DE4" w:rsidRDefault="0056132B">
      <w:pPr>
        <w:pStyle w:val="CommentText"/>
        <w:rPr>
          <w:sz w:val="16"/>
        </w:rPr>
      </w:pPr>
    </w:p>
    <w:p w14:paraId="2CE9C2C3" w14:textId="77777777" w:rsidR="0056132B" w:rsidRDefault="0056132B">
      <w:pPr>
        <w:pStyle w:val="CommentText"/>
      </w:pPr>
    </w:p>
    <w:p w14:paraId="4D915DA1" w14:textId="078FA641" w:rsidR="0056132B" w:rsidRDefault="0056132B">
      <w:pPr>
        <w:pStyle w:val="CommentText"/>
      </w:pPr>
      <w:r>
        <w:t xml:space="preserve"> </w:t>
      </w:r>
    </w:p>
  </w:comment>
  <w:comment w:id="68" w:author="Andersen, Soren" w:date="2019-09-11T19:16:00Z" w:initials="AS">
    <w:p w14:paraId="33FF7CC3" w14:textId="61028D34" w:rsidR="00A260B3" w:rsidRDefault="00A260B3">
      <w:pPr>
        <w:pStyle w:val="CommentText"/>
        <w:rPr>
          <w:rStyle w:val="CommentReference"/>
        </w:rPr>
      </w:pPr>
      <w:r>
        <w:rPr>
          <w:rStyle w:val="CommentReference"/>
        </w:rPr>
        <w:annotationRef/>
      </w:r>
      <w:r>
        <w:rPr>
          <w:rStyle w:val="CommentReference"/>
        </w:rPr>
        <w:t>Blinks are usually detected quite easily, so I doubt they will ask for details (nobody has asked for this before in my previous papers).</w:t>
      </w:r>
    </w:p>
    <w:p w14:paraId="135A786D" w14:textId="77777777" w:rsidR="00A260B3" w:rsidRDefault="00A260B3">
      <w:pPr>
        <w:pStyle w:val="CommentText"/>
        <w:rPr>
          <w:rStyle w:val="CommentReference"/>
        </w:rPr>
      </w:pPr>
    </w:p>
    <w:p w14:paraId="52A6C41D" w14:textId="4C84564D" w:rsidR="00A260B3" w:rsidRDefault="00A260B3">
      <w:pPr>
        <w:pStyle w:val="CommentText"/>
      </w:pPr>
      <w:r>
        <w:rPr>
          <w:rStyle w:val="CommentReference"/>
        </w:rPr>
        <w:t>If you upload the code, make sure to remove any references to SCADS, as that would be misleading.</w:t>
      </w:r>
    </w:p>
  </w:comment>
  <w:comment w:id="77" w:author="Ivan Grahek" w:date="2019-07-25T14:52:00Z" w:initials="IG">
    <w:p w14:paraId="2AB196EC" w14:textId="51703981" w:rsidR="0056132B" w:rsidRDefault="0056132B">
      <w:pPr>
        <w:pStyle w:val="CommentText"/>
      </w:pPr>
      <w:r>
        <w:rPr>
          <w:rStyle w:val="CommentReference"/>
        </w:rPr>
        <w:annotationRef/>
      </w:r>
      <w:r>
        <w:t>Add REF</w:t>
      </w:r>
    </w:p>
  </w:comment>
  <w:comment w:id="78" w:author="Ivan Grahek" w:date="2019-07-25T14:52:00Z" w:initials="IG">
    <w:p w14:paraId="7CE9021A" w14:textId="17707E1D" w:rsidR="0056132B" w:rsidRDefault="0056132B">
      <w:pPr>
        <w:pStyle w:val="CommentText"/>
      </w:pPr>
      <w:r>
        <w:rPr>
          <w:rStyle w:val="CommentReference"/>
        </w:rPr>
        <w:annotationRef/>
      </w:r>
      <w:r>
        <w:t>Add REF</w:t>
      </w:r>
    </w:p>
  </w:comment>
  <w:comment w:id="79" w:author="Ivan Grahek" w:date="2019-07-30T18:33:00Z" w:initials="IG">
    <w:p w14:paraId="1B9490AD" w14:textId="77777777" w:rsidR="0056132B" w:rsidRDefault="0056132B" w:rsidP="001D78FC">
      <w:pPr>
        <w:spacing w:after="0"/>
      </w:pPr>
      <w:r>
        <w:rPr>
          <w:rStyle w:val="CommentReference"/>
        </w:rPr>
        <w:annotationRef/>
      </w:r>
      <w:r>
        <w:rPr>
          <w:rFonts w:eastAsia="Calibri"/>
        </w:rPr>
        <w:t>Add reference:</w:t>
      </w:r>
    </w:p>
    <w:p w14:paraId="2D7EF63F" w14:textId="77777777" w:rsidR="0056132B" w:rsidRDefault="0056132B" w:rsidP="001D78FC">
      <w:pPr>
        <w:spacing w:after="0"/>
      </w:pPr>
    </w:p>
    <w:p w14:paraId="35968390" w14:textId="7AB9879B" w:rsidR="0056132B" w:rsidRDefault="0056132B" w:rsidP="001D78FC">
      <w:pPr>
        <w:pStyle w:val="CommentText"/>
      </w:pPr>
      <w:r w:rsidRPr="0056132B">
        <w:rPr>
          <w:rFonts w:eastAsia="Calibri"/>
          <w:lang w:val="de-DE"/>
        </w:rPr>
        <w:t xml:space="preserve">Allen, L., Scott, J., Brand, A., Hlava, M., &amp; Altman, M. (2014). </w:t>
      </w:r>
      <w:r>
        <w:rPr>
          <w:rFonts w:eastAsia="Calibri"/>
        </w:rPr>
        <w:t>Publishing: Credit where credit is due. Nature News, 508(7496), 312. https://doi.org/10.1038/508312a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6ACEBD" w15:done="0"/>
  <w15:commentEx w15:paraId="616396CB" w15:paraIdParent="796ACEBD" w15:done="0"/>
  <w15:commentEx w15:paraId="27AA35FE" w15:done="0"/>
  <w15:commentEx w15:paraId="14541E16" w15:done="0"/>
  <w15:commentEx w15:paraId="4EDE4D59" w15:done="0"/>
  <w15:commentEx w15:paraId="19717EAF" w15:done="0"/>
  <w15:commentEx w15:paraId="080EEB62" w15:done="0"/>
  <w15:commentEx w15:paraId="575BCBC9" w15:done="0"/>
  <w15:commentEx w15:paraId="0FF1870D" w15:done="0"/>
  <w15:commentEx w15:paraId="502DC1D3" w15:done="0"/>
  <w15:commentEx w15:paraId="5236C9AE" w15:paraIdParent="502DC1D3" w15:done="0"/>
  <w15:commentEx w15:paraId="728A6F1C" w15:paraIdParent="502DC1D3" w15:done="0"/>
  <w15:commentEx w15:paraId="52B3E655" w15:done="0"/>
  <w15:commentEx w15:paraId="0366890E" w15:paraIdParent="52B3E655" w15:done="0"/>
  <w15:commentEx w15:paraId="14E40459" w15:paraIdParent="52B3E655" w15:done="0"/>
  <w15:commentEx w15:paraId="4D915DA1" w15:paraIdParent="52B3E655" w15:done="0"/>
  <w15:commentEx w15:paraId="52A6C41D" w15:paraIdParent="52B3E655" w15:done="0"/>
  <w15:commentEx w15:paraId="2AB196EC" w15:done="0"/>
  <w15:commentEx w15:paraId="7CE9021A" w15:done="0"/>
  <w15:commentEx w15:paraId="3596839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7F034" w14:textId="77777777" w:rsidR="000F7E08" w:rsidRDefault="000F7E08" w:rsidP="00AD5698">
      <w:pPr>
        <w:spacing w:after="0" w:line="240" w:lineRule="auto"/>
      </w:pPr>
      <w:r>
        <w:separator/>
      </w:r>
    </w:p>
  </w:endnote>
  <w:endnote w:type="continuationSeparator" w:id="0">
    <w:p w14:paraId="709B18C2" w14:textId="77777777" w:rsidR="000F7E08" w:rsidRDefault="000F7E08" w:rsidP="00AD5698">
      <w:pPr>
        <w:spacing w:after="0" w:line="240" w:lineRule="auto"/>
      </w:pPr>
      <w:r>
        <w:continuationSeparator/>
      </w:r>
    </w:p>
  </w:endnote>
  <w:endnote w:type="continuationNotice" w:id="1">
    <w:p w14:paraId="08715FCB" w14:textId="77777777" w:rsidR="000F7E08" w:rsidRDefault="000F7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FF50B" w14:textId="35D81DFE" w:rsidR="0056132B" w:rsidRDefault="0056132B"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56132B" w:rsidRDefault="0056132B"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0AE5B2" w14:textId="77777777" w:rsidR="000F7E08" w:rsidRDefault="000F7E08" w:rsidP="00AD5698">
      <w:pPr>
        <w:spacing w:after="0" w:line="240" w:lineRule="auto"/>
      </w:pPr>
      <w:r>
        <w:separator/>
      </w:r>
    </w:p>
  </w:footnote>
  <w:footnote w:type="continuationSeparator" w:id="0">
    <w:p w14:paraId="62579204" w14:textId="77777777" w:rsidR="000F7E08" w:rsidRDefault="000F7E08" w:rsidP="00AD5698">
      <w:pPr>
        <w:spacing w:after="0" w:line="240" w:lineRule="auto"/>
      </w:pPr>
      <w:r>
        <w:continuationSeparator/>
      </w:r>
    </w:p>
  </w:footnote>
  <w:footnote w:type="continuationNotice" w:id="1">
    <w:p w14:paraId="3A283174" w14:textId="77777777" w:rsidR="000F7E08" w:rsidRDefault="000F7E08">
      <w:pPr>
        <w:spacing w:after="0" w:line="240" w:lineRule="auto"/>
      </w:pPr>
    </w:p>
  </w:footnote>
  <w:footnote w:id="2">
    <w:p w14:paraId="3FDD8ADB" w14:textId="50176D7D" w:rsidR="0056132B" w:rsidRDefault="0056132B">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FC9D4" w14:textId="043A4AA9" w:rsidR="0056132B" w:rsidRPr="002F7D7E" w:rsidRDefault="0056132B">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A74C39">
          <w:rPr>
            <w:noProof/>
            <w:szCs w:val="24"/>
          </w:rPr>
          <w:t>9</w:t>
        </w:r>
        <w:r w:rsidRPr="002F7D7E">
          <w:rPr>
            <w:noProof/>
            <w:szCs w:val="24"/>
          </w:rPr>
          <w:fldChar w:fldCharType="end"/>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3D967" w14:textId="56843EEB" w:rsidR="0056132B" w:rsidRDefault="0056132B" w:rsidP="0050297E">
    <w:pPr>
      <w:pStyle w:val="Header"/>
      <w:ind w:left="360"/>
    </w:pPr>
    <w:r>
      <w:rPr>
        <w:szCs w:val="24"/>
      </w:rPr>
      <w:t>Running head: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ahek">
    <w15:presenceInfo w15:providerId="AD" w15:userId="S-1-5-21-4030456262-320625612-449655040-202850"/>
  </w15:person>
  <w15:person w15:author="Andersen, Soren">
    <w15:presenceInfo w15:providerId="AD" w15:userId="S-1-5-21-1658995823-507913555-681994661-207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328"/>
    <w:rsid w:val="00C61A09"/>
    <w:rsid w:val="00C6479B"/>
    <w:rsid w:val="00C654A6"/>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6.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casrai.org/credi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166C6-0A54-4EBB-88B7-A03E295C6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1</Pages>
  <Words>48363</Words>
  <Characters>275672</Characters>
  <Application>Microsoft Office Word</Application>
  <DocSecurity>0</DocSecurity>
  <Lines>2297</Lines>
  <Paragraphs>646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323389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Andersen, Soren</cp:lastModifiedBy>
  <cp:revision>46</cp:revision>
  <cp:lastPrinted>2019-07-31T08:27:00Z</cp:lastPrinted>
  <dcterms:created xsi:type="dcterms:W3CDTF">2019-08-13T07:57:00Z</dcterms:created>
  <dcterms:modified xsi:type="dcterms:W3CDTF">2019-09-11T18:34:00Z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