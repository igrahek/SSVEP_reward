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F4D4BB6" w:rsidR="001065D7" w:rsidRDefault="00F50A4B" w:rsidP="00EE20A8">
      <w:pPr>
        <w:pStyle w:val="Heading1"/>
        <w:spacing w:before="0" w:after="240"/>
      </w:pPr>
      <w:r w:rsidRPr="00F50A4B">
        <w:lastRenderedPageBreak/>
        <w:t>Abstract</w:t>
      </w:r>
    </w:p>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77777777" w:rsidR="00EE20A8" w:rsidRPr="00EE20A8" w:rsidRDefault="00EE20A8" w:rsidP="00EE20A8"/>
    <w:p w14:paraId="60FE0C6C" w14:textId="77777777" w:rsidR="00EE20A8" w:rsidRPr="00EE20A8" w:rsidRDefault="00EE20A8" w:rsidP="00EE20A8">
      <w:pPr>
        <w:spacing w:after="0"/>
      </w:pPr>
    </w:p>
    <w:p w14:paraId="19006139" w14:textId="2BA1FEB8" w:rsidR="0054295E" w:rsidRDefault="0054295E" w:rsidP="0054295E">
      <w:pPr>
        <w:pStyle w:val="Heading1"/>
        <w:spacing w:before="0" w:after="240"/>
      </w:pPr>
      <w:r>
        <w:t>Introduction</w:t>
      </w:r>
    </w:p>
    <w:p w14:paraId="0A100585" w14:textId="1A1AB628" w:rsidR="008130EE" w:rsidRDefault="00F8784F" w:rsidP="00F8784F">
      <w:pPr>
        <w:spacing w:line="480" w:lineRule="auto"/>
        <w:ind w:firstLine="720"/>
      </w:pPr>
      <w:r>
        <w:t>Due to capacity limitations, we can only process a small subset of</w:t>
      </w:r>
      <w:r w:rsidR="00644535">
        <w:t xml:space="preserve"> the information which reache</w:t>
      </w:r>
      <w:ins w:id="1" w:author="Gilles Pourtois" w:date="2019-02-12T13:34:00Z">
        <w:r w:rsidR="00035288">
          <w:t>s</w:t>
        </w:r>
      </w:ins>
      <w:r>
        <w:t xml:space="preserve"> our senses. This is why selective attention is a crucial process, as it determines which of the incoming stimuli will be further processed</w:t>
      </w:r>
      <w:r w:rsidR="00EE20A8">
        <w:t xml:space="preserve"> </w:t>
      </w:r>
      <w:r w:rsidR="00EE20A8">
        <w:fldChar w:fldCharType="begin" w:fldLock="1"/>
      </w:r>
      <w:r w:rsidR="00EE20A8">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EE20A8">
        <w:fldChar w:fldCharType="separate"/>
      </w:r>
      <w:r w:rsidR="00EE20A8" w:rsidRPr="006A3657">
        <w:rPr>
          <w:noProof/>
        </w:rPr>
        <w:t>(Chun, Golomb, &amp; Turk-Browne, 2011; Desimone &amp; Duncan, 1995)</w:t>
      </w:r>
      <w:r w:rsidR="00EE20A8">
        <w:fldChar w:fldCharType="end"/>
      </w:r>
      <w:r w:rsidR="00EE20A8">
        <w:t xml:space="preserve">. </w:t>
      </w:r>
      <w:r>
        <w:t>T</w:t>
      </w:r>
      <w:r w:rsidR="00EE20A8">
        <w:t>heories of attention postulate that stimuli are selected based on their physical salience (bottom-up)</w:t>
      </w:r>
      <w:r w:rsidR="004E4BDB">
        <w:t xml:space="preserve">, or based on current goals (top-down) </w:t>
      </w:r>
      <w:r w:rsidR="00EE20A8">
        <w:fldChar w:fldCharType="begin" w:fldLock="1"/>
      </w:r>
      <w:r w:rsidR="00EE20A8">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EE20A8">
        <w:fldChar w:fldCharType="separate"/>
      </w:r>
      <w:r w:rsidR="00EE20A8" w:rsidRPr="006A3657">
        <w:rPr>
          <w:noProof/>
        </w:rPr>
        <w:t>(Corbetta &amp; Shulman, 2002; Posner, 1980; Theeuwes, 2010)</w:t>
      </w:r>
      <w:r w:rsidR="00EE20A8">
        <w:fldChar w:fldCharType="end"/>
      </w:r>
      <w:r w:rsidR="00EE20A8">
        <w:t xml:space="preserve">. </w:t>
      </w:r>
      <w:r w:rsidR="004E4BDB">
        <w:t>Salient stimuli</w:t>
      </w:r>
      <w:r>
        <w:t>,</w:t>
      </w:r>
      <w:r w:rsidR="004E4BDB">
        <w:t xml:space="preserve"> such as sudden flashes of light or loud noises</w:t>
      </w:r>
      <w:r>
        <w:t>,</w:t>
      </w:r>
      <w:r w:rsidR="004E4BDB">
        <w:t xml:space="preserve"> captu</w:t>
      </w:r>
      <w:r w:rsidR="008130EE">
        <w:t xml:space="preserve">re our attention in an </w:t>
      </w:r>
      <w:r w:rsidR="004E4BDB">
        <w:t>involuntary fashion</w:t>
      </w:r>
      <w:r w:rsidR="008130EE">
        <w:t xml:space="preserve"> (</w:t>
      </w:r>
      <w:commentRangeStart w:id="2"/>
      <w:commentRangeStart w:id="3"/>
      <w:r w:rsidR="008130EE">
        <w:t>REF</w:t>
      </w:r>
      <w:commentRangeEnd w:id="2"/>
      <w:r w:rsidR="00644535">
        <w:rPr>
          <w:rStyle w:val="CommentReference"/>
        </w:rPr>
        <w:commentReference w:id="2"/>
      </w:r>
      <w:commentRangeEnd w:id="3"/>
      <w:r w:rsidR="00035288">
        <w:rPr>
          <w:rStyle w:val="CommentReference"/>
        </w:rPr>
        <w:commentReference w:id="3"/>
      </w:r>
      <w:r w:rsidR="008130EE">
        <w:t>)</w:t>
      </w:r>
      <w:r w:rsidR="004E4BDB">
        <w:t xml:space="preserve">. </w:t>
      </w:r>
      <w:commentRangeStart w:id="4"/>
      <w:r w:rsidR="008130EE">
        <w:t>Attentional resources can also be allocated based on the current goals of an individual, through a process called cognitive control</w:t>
      </w:r>
      <w:r w:rsidR="004E4BDB">
        <w:t xml:space="preserve"> </w:t>
      </w:r>
      <w:r w:rsidR="00B06880">
        <w:fldChar w:fldCharType="begin" w:fldLock="1"/>
      </w:r>
      <w:r w:rsidR="00B06880">
        <w:instrText>ADDIN CSL_CITATION {"citationItems":[{"id":"ITEM-1","itemData":{"DOI":"10.1111/cogs.12126","author":[{"dropping-particle":"","family":"Botvinick","given":"Matthew M","non-dropping-particle":"","parse-names":false,"suffix":""},{"dropping-particle":"","family":"Cohen","given":"Jonathan D","non-dropping-particle":"","parse-names":false,"suffix":""}],"id":"ITEM-1","issued":{"date-parts":[["2014"]]},"page":"1249-1285","title":"The Computational and Neural Basis of Cognitive Control : Charted Territory and New Frontiers","type":"article-journal","volume":"38"},"uris":["http://www.mendeley.com/documents/?uuid=9dd9691a-2968-4669-b164-8caac20ac0b1"]},{"id":"ITEM-2","itemData":{"DOI":"10.1016/j.cortex.2016.04.023","ISBN":"1973-8102 (Electronic) 0010-9452 (Linking)","ISSN":"19738102","PMID":"27251123","abstract":"Executive functions (EFs) are high-level cognitive processes, often associated with the frontal lobes, that control lower level processes in the service of goal-directed behavior. They include abilities such as response inhibition, interference control, working memory updating, and set shifting. EFs show a general pattern of shared but distinct functions, a pattern described as “unity and diversity”. We review studies of EF unity and diversity at the behavioral and genetic levels, focusing on studies of normal individual differences and what they reveal about the functional organization of these cognitive abilities. In particular, we review evidence that across multiple ages and populations, commonly studied EFs (a) are robustly correlated but separable when measured with latent variables; (b) are not the same as general intelligence or g; (c) are highly heritable at the latent level and seemingly also highly polygenic; and (d) activate both common and specific neural areas and can be linked to individual differences in neural activation, volume, and connectivity. We highlight how considering individual differences at the behavioral and neural levels can add considerable insight to the investigation of the functional organization of the brain, and conclude with some key points about individual differences to consider when interpreting neuropsychological patterns of dissociation.","author":[{"dropping-particle":"","family":"Friedman","given":"Naomi P.","non-dropping-particle":"","parse-names":false,"suffix":""},{"dropping-particle":"","family":"Miyake","given":"Akira","non-dropping-particle":"","parse-names":false,"suffix":""}],"container-title":"Cortex","id":"ITEM-2","issued":{"date-parts":[["2017"]]},"page":"186-204","publisher":"Elsevier Ltd","title":"Unity and diversity of executive functions: Individual differences as a window on cognitive structure","type":"article-journal","volume":"86"},"uris":["http://www.mendeley.com/documents/?uuid=cec273ec-3baa-4925-a187-c496b38a784f"]}],"mendeley":{"formattedCitation":"(Botvinick &amp; Cohen, 2014; Friedman &amp; Miyake, 2017)","plainTextFormattedCitation":"(Botvinick &amp; Cohen, 2014; Friedman &amp; Miyake, 2017)","previouslyFormattedCitation":"(Botvinick &amp; Cohen, 2014; Friedman &amp; Miyake, 2017)"},"properties":{"noteIndex":0},"schema":"https://github.com/citation-style-language/schema/raw/master/csl-citation.json"}</w:instrText>
      </w:r>
      <w:r w:rsidR="00B06880">
        <w:fldChar w:fldCharType="separate"/>
      </w:r>
      <w:r w:rsidR="00B06880" w:rsidRPr="00B06880">
        <w:rPr>
          <w:noProof/>
        </w:rPr>
        <w:t>(Botvinick &amp; Cohen, 2014; Friedman &amp; Miyake, 2017)</w:t>
      </w:r>
      <w:r w:rsidR="00B06880">
        <w:fldChar w:fldCharType="end"/>
      </w:r>
      <w:r w:rsidR="00B06880">
        <w:t xml:space="preserve">. </w:t>
      </w:r>
      <w:commentRangeEnd w:id="4"/>
      <w:r w:rsidR="00035288">
        <w:rPr>
          <w:rStyle w:val="CommentReference"/>
        </w:rPr>
        <w:commentReference w:id="4"/>
      </w:r>
    </w:p>
    <w:p w14:paraId="34BF1322" w14:textId="77777777" w:rsidR="008130EE" w:rsidRDefault="00B06880" w:rsidP="00F8784F">
      <w:pPr>
        <w:spacing w:line="480" w:lineRule="auto"/>
        <w:ind w:firstLine="720"/>
      </w:pPr>
      <w:commentRangeStart w:id="5"/>
      <w:r>
        <w:t>Cognitive control processes, such as attentional control</w:t>
      </w:r>
      <w:commentRangeEnd w:id="5"/>
      <w:r w:rsidR="00035288">
        <w:rPr>
          <w:rStyle w:val="CommentReference"/>
        </w:rPr>
        <w:commentReference w:id="5"/>
      </w:r>
      <w:r>
        <w:t xml:space="preserve">, task-switching, and response inhibition, are enhanced by rewards </w:t>
      </w:r>
      <w:r>
        <w:fldChar w:fldCharType="begin" w:fldLock="1"/>
      </w:r>
      <w:r w:rsidR="00D971C8">
        <w:instrText>ADDIN CSL_CITATION {"citationItems":[{"id":"ITEM-1","itemData":{"DOI":"10.1146/annurev-psych-010814-015044","ISBN":"1545-2085 (Electronic) 0066-4308 (Linking)","ISSN":"0066-4308","PMID":"25251491","abstract":"Research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highlighted.","author":[{"dropping-particle":"","family":"Botvinick","given":"Matthew M","non-dropping-particle":"","parse-names":false,"suffix":""},{"dropping-particle":"","family":"Braver","given":"Todd","non-dropping-particle":"","parse-names":false,"suffix":""}],"container-title":"Annual Review of Psychology","id":"ITEM-1","issued":{"date-parts":[["2015"]]},"page":"83-113","title":"Motivation and Cognitive Control: From Behavior to Neural Mechanism","type":"article-journal","volume":"66"},"uris":["http://www.mendeley.com/documents/?uuid=572bd76b-1dd8-43e4-88e0-ec4916a4965f"]}],"mendeley":{"formattedCitation":"(Botvinick &amp; Braver, 2015)","plainTextFormattedCitation":"(Botvinick &amp; Braver, 2015)","previouslyFormattedCitation":"(Botvinick &amp; Braver, 2015)"},"properties":{"noteIndex":0},"schema":"https://github.com/citation-style-language/schema/raw/master/csl-citation.json"}</w:instrText>
      </w:r>
      <w:r>
        <w:fldChar w:fldCharType="separate"/>
      </w:r>
      <w:r w:rsidRPr="00B06880">
        <w:rPr>
          <w:noProof/>
        </w:rPr>
        <w:t>(Botvinick &amp; Braver, 2015)</w:t>
      </w:r>
      <w:r>
        <w:fldChar w:fldCharType="end"/>
      </w:r>
      <w:r w:rsidR="00D971C8">
        <w:t xml:space="preserve">. </w:t>
      </w:r>
      <w:r w:rsidR="00D86F4B">
        <w:t>This</w:t>
      </w:r>
      <w:r w:rsidR="00D971C8">
        <w:t xml:space="preserve"> close relationship between motivation and cognitive control has been formalized in several computational accounts of cognitive control which emphasize the role of rewards in the allocation of cognitive resources such as attention </w:t>
      </w:r>
      <w:r w:rsidR="00D971C8">
        <w:fldChar w:fldCharType="begin" w:fldLock="1"/>
      </w:r>
      <w:r w:rsidR="0046723F">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Review","id":"ITEM-2","issue":"1","issued":{"date-parts":[["2015"]]},"page":"54-83","title":"Hierarchical control over effortful behavior by rodent medial frontal cortex: A computational model","type":"article-journal","volume":"122"},"uris":["http://www.mendeley.com/documents/?uuid=7636e311-b62c-490e-9b92-00e71c95ddf3"]},{"id":"ITEM-3","itemData":{"DOI":"10.1162/jocn_a_01140","ISSN":"0898-929X","PMID":"23647519","author":[{"dropping-particle":"","family":"Brown","given":"Joshua W.","non-dropping-particle":"","parse-names":false,"suffix":""},{"dropping-particle":"","family":"Alexander","given":"William H.","non-dropping-particle":"","parse-names":false,"suffix":""}],"container-title":"Journal of Cognitive Neuroscience","id":"ITEM-3","issue":"10","issued":{"date-parts":[["2017","10"]]},"page":"1656-1673","title":"Foraging Value, Risk Avoidance, and Multiple Control Signals: How the Anterior Cingulate Cortex Controls Value-based Decision-making","type":"article-journal","volume":"29"},"uris":["http://www.mendeley.com/documents/?uuid=6d5d3bcb-adb2-4b91-b5cf-b5b84573cfcf"]},{"id":"ITEM-4","itemData":{"DOI":"10.3389/fnbeh.2015.00057","ISBN":"1662-5153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D971C8">
        <w:fldChar w:fldCharType="separate"/>
      </w:r>
      <w:r w:rsidR="00D971C8" w:rsidRPr="00D971C8">
        <w:rPr>
          <w:noProof/>
        </w:rPr>
        <w:t>(Brown &amp; Alexander, 2017; Holroyd &amp; McClure, 2015; Shenhav, Botvinick, &amp; Cohen, 2013; Verguts, Vassena, &amp; Silvetti, 2015)</w:t>
      </w:r>
      <w:r w:rsidR="00D971C8">
        <w:fldChar w:fldCharType="end"/>
      </w:r>
      <w:r w:rsidR="00D971C8">
        <w:t xml:space="preserve">. </w:t>
      </w:r>
      <w:commentRangeStart w:id="6"/>
      <w:r w:rsidR="00D971C8">
        <w:t>Despite large differences</w:t>
      </w:r>
      <w:r w:rsidR="00F8784F">
        <w:t>,</w:t>
      </w:r>
      <w:r w:rsidR="00D971C8">
        <w:t xml:space="preserve"> many of these models postulate that control is allocated in a way that maximizes the potential rewards and minimizes the costs.  </w:t>
      </w:r>
      <w:commentRangeEnd w:id="6"/>
      <w:r w:rsidR="007A42CB">
        <w:rPr>
          <w:rStyle w:val="CommentReference"/>
        </w:rPr>
        <w:commentReference w:id="6"/>
      </w:r>
    </w:p>
    <w:p w14:paraId="08ABFA16" w14:textId="0401E2BA" w:rsidR="008130EE" w:rsidRDefault="008130EE" w:rsidP="008130EE">
      <w:pPr>
        <w:spacing w:line="480" w:lineRule="auto"/>
        <w:ind w:firstLine="720"/>
      </w:pPr>
      <w:r>
        <w:lastRenderedPageBreak/>
        <w:t>R</w:t>
      </w:r>
      <w:r w:rsidR="004E4BDB">
        <w:t xml:space="preserve">ecent </w:t>
      </w:r>
      <w:r w:rsidR="00D971C8">
        <w:t>r</w:t>
      </w:r>
      <w:r w:rsidR="00EE20A8">
        <w:t>ese</w:t>
      </w:r>
      <w:r w:rsidR="004E4BDB">
        <w:t>arch on the influence of reward history</w:t>
      </w:r>
      <w:r w:rsidR="00EE20A8">
        <w:t xml:space="preserve"> on visual selective attention has provided a potential third mechanism </w:t>
      </w:r>
      <w:r w:rsidR="00D971C8">
        <w:t>that guides attention</w:t>
      </w:r>
      <w:ins w:id="7" w:author="Gilles Pourtois" w:date="2019-02-12T13:47:00Z">
        <w:r w:rsidR="007A42CB">
          <w:t xml:space="preserve"> (</w:t>
        </w:r>
        <w:commentRangeStart w:id="8"/>
        <w:r w:rsidR="007A42CB">
          <w:t>XXX</w:t>
        </w:r>
      </w:ins>
      <w:commentRangeEnd w:id="8"/>
      <w:ins w:id="9" w:author="Gilles Pourtois" w:date="2019-02-12T13:49:00Z">
        <w:r w:rsidR="00160297">
          <w:rPr>
            <w:rStyle w:val="CommentReference"/>
          </w:rPr>
          <w:commentReference w:id="8"/>
        </w:r>
      </w:ins>
      <w:ins w:id="10" w:author="Gilles Pourtois" w:date="2019-02-12T13:47:00Z">
        <w:r w:rsidR="007A42CB">
          <w:t>)</w:t>
        </w:r>
      </w:ins>
      <w:r w:rsidR="00D971C8">
        <w:t xml:space="preserve">. This mechanism is proposed to be neither top-down nor bottom-up. </w:t>
      </w:r>
      <w:r w:rsidR="00EE20A8">
        <w:t xml:space="preserve">The most widely used experimental approach used to demonstrate </w:t>
      </w:r>
      <w:r>
        <w:t>the effects based on such a mechanism is</w:t>
      </w:r>
      <w:r w:rsidR="00EE20A8">
        <w:t xml:space="preserve"> the </w:t>
      </w:r>
      <w:commentRangeStart w:id="11"/>
      <w:r w:rsidR="00EE20A8">
        <w:t xml:space="preserve">training-test design </w:t>
      </w:r>
      <w:commentRangeEnd w:id="11"/>
      <w:r w:rsidR="00DC1DF3">
        <w:rPr>
          <w:rStyle w:val="CommentReference"/>
        </w:rPr>
        <w:commentReference w:id="11"/>
      </w:r>
      <w:r w:rsidR="00EE20A8">
        <w:fldChar w:fldCharType="begin" w:fldLock="1"/>
      </w:r>
      <w:r w:rsidR="00EE20A8">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EE20A8">
        <w:fldChar w:fldCharType="separate"/>
      </w:r>
      <w:r w:rsidR="00EE20A8" w:rsidRPr="003F0733">
        <w:rPr>
          <w:noProof/>
        </w:rPr>
        <w:t>(</w:t>
      </w:r>
      <w:r w:rsidR="00EE20A8">
        <w:rPr>
          <w:noProof/>
        </w:rPr>
        <w:t xml:space="preserve">for reviews see: </w:t>
      </w:r>
      <w:r w:rsidR="00EE20A8" w:rsidRPr="003F0733">
        <w:rPr>
          <w:noProof/>
        </w:rPr>
        <w:t>Anderson, 2016; Chelazzi, Perlato, Santandrea, &amp; Della Libera, 2013; Failing &amp; Theeuwes, 2017)</w:t>
      </w:r>
      <w:r w:rsidR="00EE20A8">
        <w:fldChar w:fldCharType="end"/>
      </w:r>
      <w:r w:rsidR="00EE20A8">
        <w:t xml:space="preserve">. During training (reward phase) participants are </w:t>
      </w:r>
      <w:r>
        <w:t>performing</w:t>
      </w:r>
      <w:r w:rsidR="00EE20A8">
        <w:t xml:space="preserve"> an attention task in which different features </w:t>
      </w:r>
      <w:r>
        <w:t>or objects</w:t>
      </w:r>
      <w:r w:rsidR="00EE20A8">
        <w:t xml:space="preserve"> are paired with different reward magnitudes or </w:t>
      </w:r>
      <w:r w:rsidR="00644535">
        <w:t>probabilities of obtaining a reward</w:t>
      </w:r>
      <w:r w:rsidR="00EE20A8">
        <w:t xml:space="preserve">. For example, correct detection of a red stimulus in a visual search array is always followed by receipt of a high monetary reward, while other colors are paired with low or no reward. In the following test phase (extinction phase) participants are informed that they cannot earn any more rewards. </w:t>
      </w:r>
    </w:p>
    <w:p w14:paraId="293CA4DB" w14:textId="702E8155" w:rsidR="00EE20A8" w:rsidRDefault="00EE20A8" w:rsidP="008130EE">
      <w:pPr>
        <w:spacing w:line="480" w:lineRule="auto"/>
        <w:ind w:firstLine="720"/>
      </w:pPr>
      <w:r>
        <w:t xml:space="preserve">Using </w:t>
      </w:r>
      <w:r w:rsidR="008130EE">
        <w:t>the training-test</w:t>
      </w:r>
      <w:r>
        <w:t xml:space="preserve"> design it was demonstrated that objects paired with high rewards are easier to select as targets and harder to ignore as distractors, while the opposite is true for objects related to low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fldChar w:fldCharType="separate"/>
      </w:r>
      <w:r w:rsidRPr="008C257C">
        <w:rPr>
          <w:noProof/>
        </w:rPr>
        <w:t>(Della Libera &amp; Chelazzi, 2009)</w:t>
      </w:r>
      <w:r>
        <w:fldChar w:fldCharType="end"/>
      </w:r>
      <w:r>
        <w:t xml:space="preserve">. In a series of studies using a visual search task, it was demonstrated that distractors related to high rewards are harder to ignore even when no more rewards can be earned and participants are instructed to ignore the color information </w:t>
      </w:r>
      <w:r>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the value-driven attentional bias, was present </w:t>
      </w:r>
      <w:r w:rsidR="00644535">
        <w:t xml:space="preserve">even </w:t>
      </w:r>
      <w:r>
        <w:t xml:space="preserve">if the training and test phase are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xml:space="preserve">. Similar results were found in a visual search task even when the distractor stimuli related to rewards were always task-irrelevant </w:t>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t xml:space="preserve"> and using the spatial cueing task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5FA1BF9A" w:rsidR="00EE20A8" w:rsidRDefault="00EE20A8" w:rsidP="00EE20A8">
      <w:pPr>
        <w:spacing w:line="480" w:lineRule="auto"/>
        <w:ind w:firstLine="284"/>
      </w:pPr>
      <w:r>
        <w:tab/>
        <w:t xml:space="preserve">Neuroimaging studies have mainly focused on the effects of rewards on attention during the training phase. In an fMRI experiment it was demonstrated that the representation of objects </w:t>
      </w:r>
      <w:r>
        <w:lastRenderedPageBreak/>
        <w:t xml:space="preserve">(cars, trees, or people in naturalistic images) object-selective visual cortex paired with high rewards was enhanced, while the representation of objects paired with low rewards was suppressed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&amp; Peelen, 2015)"},"properties":{"noteIndex":0},"schema":"https://github.com/citation-style-language/schema/raw/master/csl-citation.json"}</w:instrText>
      </w:r>
      <w:r>
        <w:fldChar w:fldCharType="separate"/>
      </w:r>
      <w:r w:rsidRPr="00545923">
        <w:rPr>
          <w:noProof/>
        </w:rPr>
        <w:t>(Hickey &amp; Peelen, 2015)</w:t>
      </w:r>
      <w:r>
        <w:fldChar w:fldCharType="end"/>
      </w:r>
      <w:r>
        <w:t>. Using electroencephalography in a visual search task it was demonstrated that previous rewards facilitate per</w:t>
      </w:r>
      <w:ins w:id="12" w:author="Gilles Pourtois" w:date="2019-02-12T13:54:00Z">
        <w:r w:rsidR="00DC1DF3">
          <w:t>ce</w:t>
        </w:r>
      </w:ins>
      <w:r>
        <w:t>p</w:t>
      </w:r>
      <w:del w:id="13" w:author="Gilles Pourtois" w:date="2019-02-12T13:54:00Z">
        <w:r w:rsidDel="00DC1DF3">
          <w:delText>e</w:delText>
        </w:r>
      </w:del>
      <w:r>
        <w:t xml:space="preserve">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The</w:t>
      </w:r>
      <w:ins w:id="14" w:author="Gilles Pourtois" w:date="2019-02-12T13:55:00Z">
        <w:r w:rsidR="00E97BE9">
          <w:t>se authors</w:t>
        </w:r>
      </w:ins>
      <w:del w:id="15" w:author="Gilles Pourtois" w:date="2019-02-12T13:55:00Z">
        <w:r w:rsidDel="00E97BE9">
          <w:delText>y</w:delText>
        </w:r>
      </w:del>
      <w:r>
        <w:t xml:space="preserve">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also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An</w:t>
      </w:r>
      <w:ins w:id="16" w:author="Gilles Pourtois" w:date="2019-02-12T13:55:00Z">
        <w:r w:rsidR="00E97BE9">
          <w:t>other</w:t>
        </w:r>
      </w:ins>
      <w:r>
        <w:t xml:space="preserve">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p>
    <w:p w14:paraId="2E36E826" w14:textId="14E27BC4" w:rsidR="00BC7927" w:rsidRDefault="00EE20A8" w:rsidP="00EE20A8">
      <w:pPr>
        <w:spacing w:line="480" w:lineRule="auto"/>
        <w:ind w:firstLine="720"/>
      </w:pPr>
      <w:r>
        <w:t xml:space="preserve">The </w:t>
      </w:r>
      <w:r w:rsidR="009E0B63">
        <w:t xml:space="preserve">described </w:t>
      </w:r>
      <w:r>
        <w:t xml:space="preserve">behavioral and neuroimaging studies have led to the proposal that rewards can </w:t>
      </w:r>
      <w:del w:id="17" w:author="Gilles Pourtois" w:date="2019-02-12T13:56:00Z">
        <w:r w:rsidDel="00E97BE9">
          <w:delText xml:space="preserve">teach </w:delText>
        </w:r>
      </w:del>
      <w:ins w:id="18" w:author="Gilles Pourtois" w:date="2019-02-12T13:56:00Z">
        <w:r w:rsidR="00E97BE9">
          <w:t>bias</w:t>
        </w:r>
        <w:r w:rsidR="00E97BE9">
          <w:t xml:space="preserve"> </w:t>
        </w:r>
      </w:ins>
      <w:r>
        <w:t xml:space="preserve">visual selective attention, and guide it </w:t>
      </w:r>
      <w:r w:rsidR="009E0B63">
        <w:t>in spite of</w:t>
      </w:r>
      <w:r>
        <w:t xml:space="preserve"> the current goals</w:t>
      </w:r>
      <w:r w:rsidR="00D86F4B">
        <w:t>,</w:t>
      </w:r>
      <w:r>
        <w:t xml:space="preserve"> and with no changes in physical salience of the stimuli </w:t>
      </w:r>
      <w:r>
        <w:fldChar w:fldCharType="begin" w:fldLock="1"/>
      </w:r>
      <w:r w:rsidR="00491D76">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Belopolsky, &amp; Theeuwes, 2012; Chelazzi et al., 2013; M. Failing &amp; Theeuwes, 2017)","manualFormatting":"(Anderson, Laurent, &amp; Yantis, 2011; Awh, Belopolsky, &amp; Theeuwes, 2012; Chelazzi, Perlato, Santandrea, &amp; Della Libera, 2013; Failing &amp; Theeuwes, 2017)","plainTextFormattedCitation":"(B a Anderson et al., 2011; Awh, Belopolsky, &amp; Theeuwes, 2012; Chelazzi et al., 2013; M. Failing &amp; Theeuwes, 2017)","previouslyFormattedCitation":"(B. a Anderson et al., 2011; Awh, Belopolsky, &amp; Theeuwes, 2012; Chelazzi et al., 2013; M. Failing &amp; Theeuwes, 2017)"},"properties":{"noteIndex":0},"schema":"https://github.com/citation-style-language/schema/raw/master/csl-citation.json"}</w:instrText>
      </w:r>
      <w:r>
        <w:fldChar w:fldCharType="separate"/>
      </w:r>
      <w:r w:rsidRPr="00117A39">
        <w:rPr>
          <w:noProof/>
        </w:rPr>
        <w:t>(Anderson, Laurent, &amp; Yantis, 2011; Awh, Belopolsky, &amp; Theeuwes, 2012; Chelazzi, Perlato, Santandrea, &amp; Della Libera, 2013; Failing &amp; Theeuwes, 2017)</w:t>
      </w:r>
      <w:r>
        <w:fldChar w:fldCharType="end"/>
      </w:r>
      <w:r w:rsidR="00D229B8">
        <w:t>. This idea has generated a</w:t>
      </w:r>
      <w:r>
        <w:t xml:space="preserve"> lot of research and has important implication for both cognitive theory, as well as clinical translations</w:t>
      </w:r>
      <w:r w:rsidR="00D229B8">
        <w:t xml:space="preserve"> </w:t>
      </w:r>
      <w:r w:rsidR="00D229B8">
        <w:fldChar w:fldCharType="begin" w:fldLock="1"/>
      </w:r>
      <w:r w:rsidR="009552B1">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sidR="009552B1">
        <w:rPr>
          <w:rFonts w:ascii="Tahoma" w:hAnsi="Tahoma" w:cs="Tahoma"/>
        </w:rPr>
        <w:instrText>﻿</w:instrText>
      </w:r>
      <w:r w:rsidR="009552B1">
        <w: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2014)","manualFormatting":"(for example, the value-driven attentional bias is reduced in individuals with depression: 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instrText>
      </w:r>
      <w:r w:rsidR="00D229B8">
        <w:fldChar w:fldCharType="separate"/>
      </w:r>
      <w:r w:rsidR="00D229B8" w:rsidRPr="00D229B8">
        <w:rPr>
          <w:noProof/>
        </w:rPr>
        <w:t>(</w:t>
      </w:r>
      <w:r w:rsidR="00463635">
        <w:rPr>
          <w:noProof/>
        </w:rPr>
        <w:t xml:space="preserve">for example, the value-driven attentional bias is reduced in individuals with depression: </w:t>
      </w:r>
      <w:r w:rsidR="00D229B8" w:rsidRPr="00D229B8">
        <w:rPr>
          <w:noProof/>
        </w:rPr>
        <w:t>Anderson, Chiu, DiBartolo, &amp; Leal, 2017; Anderson, Leal, Hall, Yassa, &amp; Yantis, 2014)</w:t>
      </w:r>
      <w:r w:rsidR="00D229B8">
        <w:fldChar w:fldCharType="end"/>
      </w:r>
      <w:r w:rsidR="00463635">
        <w:t>.</w:t>
      </w:r>
      <w:r>
        <w:t xml:space="preserve"> </w:t>
      </w:r>
    </w:p>
    <w:p w14:paraId="41BDB522" w14:textId="68FD9321" w:rsidR="00EE20A8" w:rsidRDefault="00EE20A8" w:rsidP="00EE20A8">
      <w:pPr>
        <w:spacing w:line="480" w:lineRule="auto"/>
        <w:ind w:firstLine="720"/>
      </w:pPr>
      <w:r>
        <w:t xml:space="preserve">However, current studies leave a number of issues unanswered. First, most of the studies, especially the electrophysiological ones, have focused on transient attention: they have </w:t>
      </w:r>
      <w:r>
        <w:lastRenderedPageBreak/>
        <w:t xml:space="preserve">investigated the quick processing of briefly presented stimuli. This approach could favor the fast and automatic effects of reward history on attention. </w:t>
      </w:r>
      <w:r w:rsidR="00887A38">
        <w:t>Second</w:t>
      </w:r>
      <w:r>
        <w:t xml:space="preserve">, studies showing the superiority of the reward effects over goal-directed attention have </w:t>
      </w:r>
      <w:commentRangeStart w:id="19"/>
      <w:r>
        <w:t xml:space="preserve">done so in the settings in which the goals of the participants are assumed (i.e. they are aware that they cannot earn any more money, so it is assumed that their goal is to pay equal amount of attention to all of the stimuli). </w:t>
      </w:r>
      <w:commentRangeEnd w:id="19"/>
      <w:r w:rsidR="00E97BE9">
        <w:rPr>
          <w:rStyle w:val="CommentReference"/>
        </w:rPr>
        <w:commentReference w:id="19"/>
      </w:r>
      <w:commentRangeStart w:id="20"/>
      <w:r>
        <w:t xml:space="preserve">However, this idea hasn’t been tested in a more rigorous setting in which participants </w:t>
      </w:r>
      <w:r w:rsidR="00644535">
        <w:t>would</w:t>
      </w:r>
      <w:r>
        <w:t xml:space="preserve"> have a clear goal </w:t>
      </w:r>
      <w:r w:rsidR="00644535">
        <w:t xml:space="preserve">on each trial which would be </w:t>
      </w:r>
      <w:r>
        <w:t>in collision or in line with the reward-driven effect.</w:t>
      </w:r>
      <w:commentRangeEnd w:id="20"/>
      <w:r w:rsidR="00E97BE9">
        <w:rPr>
          <w:rStyle w:val="CommentReference"/>
        </w:rPr>
        <w:commentReference w:id="20"/>
      </w:r>
      <w:r>
        <w:t xml:space="preserve"> </w:t>
      </w:r>
      <w:r w:rsidR="00887A38">
        <w:t>Third</w:t>
      </w:r>
      <w:r>
        <w:t xml:space="preserve">, the attentional capture in the existing paradigms is always inferred: trials with and without the distractor associated with a reward are compared. </w:t>
      </w:r>
      <w:commentRangeStart w:id="21"/>
      <w:r>
        <w:t xml:space="preserve">In </w:t>
      </w:r>
      <w:r w:rsidR="00887A38">
        <w:t xml:space="preserve">this way, the proposal that stimuli related to high rewards capture more attention compared to the other stimuli, has not been directly tested. </w:t>
      </w:r>
      <w:commentRangeEnd w:id="21"/>
      <w:r w:rsidR="00E97BE9">
        <w:rPr>
          <w:rStyle w:val="CommentReference"/>
        </w:rPr>
        <w:commentReference w:id="21"/>
      </w:r>
    </w:p>
    <w:p w14:paraId="25DAC3C0" w14:textId="62DC6749" w:rsidR="00EE20A8" w:rsidRDefault="00EE20A8" w:rsidP="00EE20A8">
      <w:pPr>
        <w:spacing w:line="480" w:lineRule="auto"/>
        <w:ind w:firstLine="720"/>
      </w:pPr>
      <w:commentRangeStart w:id="22"/>
      <w:r>
        <w:t xml:space="preserve">In this study we have </w:t>
      </w:r>
      <w:r w:rsidR="00887A38">
        <w:t>set out to directly compare the competition between</w:t>
      </w:r>
      <w:r>
        <w:t xml:space="preserve"> goal-directed and value-driven attention</w:t>
      </w:r>
      <w:r w:rsidR="00887A38">
        <w:t xml:space="preserve">. </w:t>
      </w:r>
      <w:commentRangeEnd w:id="22"/>
      <w:r w:rsidR="005D1A60">
        <w:rPr>
          <w:rStyle w:val="CommentReference"/>
        </w:rPr>
        <w:commentReference w:id="22"/>
      </w:r>
      <w:r w:rsidR="00887A38">
        <w:t xml:space="preserve">We did so by </w:t>
      </w:r>
      <w:r w:rsidR="001D293D">
        <w:t>investigating</w:t>
      </w:r>
      <w:r>
        <w:t xml:space="preserve"> the simultaneous deployment of attention to the stimuli</w:t>
      </w:r>
      <w:r w:rsidR="001D293D">
        <w:t xml:space="preserve"> currently or previously</w:t>
      </w:r>
      <w:r>
        <w:t xml:space="preserve"> linked to high or low probability</w:t>
      </w:r>
      <w:r w:rsidR="001D293D">
        <w:t xml:space="preserve"> of earning a monetary reward</w:t>
      </w:r>
      <w:r>
        <w:t xml:space="preserve">. </w:t>
      </w:r>
      <w:r w:rsidR="00FD25AD">
        <w:t>To this end, w</w:t>
      </w:r>
      <w:r>
        <w:t>e have used the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t>. They provide a continuous measure of feature-based attention deployed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w:t>
      </w:r>
      <w:r w:rsidR="00FD25AD">
        <w:t xml:space="preserve"> the movement of</w:t>
      </w:r>
      <w:r>
        <w:t xml:space="preserve"> red dots, the amplitude in their frequency is reliably increased, while the amplitude in the frequencies of the other stimuli is decreased </w:t>
      </w:r>
      <w:r>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Using the RDK task, we investigated the simultaneous deployment of attention to two </w:t>
      </w:r>
      <w:r>
        <w:lastRenderedPageBreak/>
        <w:t>features (red and blue dots) across three phases o</w:t>
      </w:r>
      <w:r w:rsidR="001D293D">
        <w:t>f the experiment. On each trial</w:t>
      </w:r>
      <w:r>
        <w:t xml:space="preserve"> participants were instructed to pay attention to one of the two colors, and they first did the task without any rewards (baseline), then rewards were introduced and the two features were linked with different probabilities of earning a rewards (reward). In the last phase participants were informed that they will not be able to earn any more rewards (extinction). This design enabled us to investigate the influence of rewards on attention simultaneously for both features. </w:t>
      </w:r>
      <w:commentRangeStart w:id="23"/>
      <w:r>
        <w:t>Further on, it allowed us to compare the goal-directed deployment of attention</w:t>
      </w:r>
      <w:r w:rsidR="004E4BDB">
        <w:t xml:space="preserve"> (e.g., the goal to pay attention to red dots)</w:t>
      </w:r>
      <w:r>
        <w:t xml:space="preserve"> with the value-driven attention in the extinction phase.  </w:t>
      </w:r>
      <w:commentRangeEnd w:id="23"/>
      <w:r w:rsidR="005D1A60">
        <w:rPr>
          <w:rStyle w:val="CommentReference"/>
        </w:rPr>
        <w:commentReference w:id="23"/>
      </w:r>
    </w:p>
    <w:p w14:paraId="218ADFAA" w14:textId="27B86E97" w:rsidR="00D86F4B" w:rsidRDefault="00D86F4B" w:rsidP="00EE20A8">
      <w:pPr>
        <w:spacing w:line="480" w:lineRule="auto"/>
        <w:ind w:firstLine="720"/>
      </w:pPr>
      <w:commentRangeStart w:id="24"/>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w:t>
      </w:r>
      <w:commentRangeEnd w:id="24"/>
      <w:r w:rsidR="005D1A60">
        <w:rPr>
          <w:rStyle w:val="CommentReference"/>
        </w:rPr>
        <w:commentReference w:id="24"/>
      </w:r>
      <w:r w:rsidR="00733744">
        <w:t xml:space="preserve">However, they </w:t>
      </w:r>
      <w:r>
        <w:t>provide diverging predictions</w:t>
      </w:r>
      <w:r w:rsidR="00733744">
        <w:t xml:space="preserve"> about the extinction phase</w:t>
      </w:r>
      <w:r>
        <w:t xml:space="preserve">. </w:t>
      </w:r>
      <w:commentRangeStart w:id="25"/>
      <w:r>
        <w:t>Namely, if attention is allocated in order to maximize value</w:t>
      </w:r>
      <w:r w:rsidR="00FD25AD">
        <w:t xml:space="preserve"> (cognitive control account)</w:t>
      </w:r>
      <w:commentRangeEnd w:id="25"/>
      <w:r w:rsidR="005D1A60">
        <w:rPr>
          <w:rStyle w:val="CommentReference"/>
        </w:rPr>
        <w:commentReference w:id="25"/>
      </w:r>
      <w:r>
        <w:t xml:space="preserve">, the amount of 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w:t>
      </w:r>
      <w:commentRangeStart w:id="26"/>
      <w:r w:rsidR="002745F6">
        <w:t xml:space="preserve">The paradigm also provided us with an </w:t>
      </w:r>
      <w:r w:rsidR="00733744">
        <w:t>electrophysiological measure of the amount of attention that is simultaneously being allocated toward the high and low rewarded feature.</w:t>
      </w:r>
      <w:commentRangeEnd w:id="26"/>
      <w:r w:rsidR="005D1A60">
        <w:rPr>
          <w:rStyle w:val="CommentReference"/>
        </w:rPr>
        <w:commentReference w:id="26"/>
      </w:r>
      <w:r w:rsidR="00733744">
        <w:t xml:space="preserve"> </w:t>
      </w:r>
      <w:r w:rsidR="002353A8">
        <w:t xml:space="preserve">This enabled us to more directly test the idea that more attention is paid toward the feature linked to the high probability of earning a reward.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1393F7A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w:t>
      </w:r>
      <w:del w:id="27" w:author="Gilles Pourtois" w:date="2019-02-12T14:18:00Z">
        <w:r w:rsidR="00796C11" w:rsidDel="006D368E">
          <w:delText xml:space="preserve">out </w:delText>
        </w:r>
      </w:del>
      <w:r w:rsidR="00796C11">
        <w:t xml:space="preserve">of 40 </w:t>
      </w:r>
      <w:r w:rsidR="00796C11" w:rsidRPr="00050303">
        <w:t>participants</w:t>
      </w:r>
      <w:r w:rsidR="003E7FC7" w:rsidRPr="00050303">
        <w:t xml:space="preserve"> (</w:t>
      </w:r>
      <w:r w:rsidR="00050303" w:rsidRPr="00050303">
        <w:t>27</w:t>
      </w:r>
      <w:r w:rsidR="003E7FC7" w:rsidRPr="00050303">
        <w:t xml:space="preserve"> female; median age</w:t>
      </w:r>
      <w:r w:rsidR="00050303" w:rsidRPr="00050303">
        <w:t xml:space="preserve"> = 22</w:t>
      </w:r>
      <w:r w:rsidR="003E7FC7" w:rsidRPr="00050303">
        <w:t>)</w:t>
      </w:r>
      <w:r w:rsidR="00796C11" w:rsidRPr="00050303">
        <w:t>.</w:t>
      </w:r>
      <w:r w:rsidR="00796C11">
        <w:t xml:space="preserve"> </w:t>
      </w:r>
      <w:r w:rsidR="00321CA8">
        <w:t>P</w:t>
      </w:r>
      <w:r w:rsidR="00796C11">
        <w:t xml:space="preserve">articipants received </w:t>
      </w:r>
      <w:ins w:id="28" w:author="Gilles Pourtois" w:date="2019-02-12T14:18:00Z">
        <w:r w:rsidR="006D368E">
          <w:t xml:space="preserve">a fixed payoff of </w:t>
        </w:r>
      </w:ins>
      <w:r w:rsidR="00796C11">
        <w:t>20</w:t>
      </w:r>
      <w:r w:rsidR="00A846DD">
        <w:t xml:space="preserve"> </w:t>
      </w:r>
      <w:r w:rsidR="00796C11">
        <w:t>€</w:t>
      </w:r>
      <w:ins w:id="29" w:author="Gilles Pourtois" w:date="2019-02-12T14:18:00Z">
        <w:r w:rsidR="006D368E">
          <w:t>,</w:t>
        </w:r>
      </w:ins>
      <w:r w:rsidR="00796C11">
        <w:t xml:space="preserve"> </w:t>
      </w:r>
      <w:r w:rsidR="00321CA8">
        <w:t xml:space="preserve">plus up to </w:t>
      </w:r>
      <w:r w:rsidR="00796C11">
        <w:t>6</w:t>
      </w:r>
      <w:r w:rsidR="00A846DD">
        <w:t xml:space="preserve"> </w:t>
      </w:r>
      <w:r w:rsidR="00796C11">
        <w:t>€</w:t>
      </w:r>
      <w:r w:rsidR="00321CA8">
        <w:t xml:space="preserve"> extra </w:t>
      </w:r>
      <w:commentRangeStart w:id="30"/>
      <w:r w:rsidR="00321CA8">
        <w:t xml:space="preserve">as monetary rewards </w:t>
      </w:r>
      <w:commentRangeEnd w:id="30"/>
      <w:r w:rsidR="006D368E">
        <w:rPr>
          <w:rStyle w:val="CommentReference"/>
        </w:rPr>
        <w:commentReference w:id="30"/>
      </w:r>
      <w:r w:rsidR="00321CA8">
        <w:t>(on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3CD11A5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to attend by a verbal audio cue (“red”</w:t>
      </w:r>
      <w:r w:rsidR="00516875">
        <w:t xml:space="preserve"> (241 ms)</w:t>
      </w:r>
      <w:r w:rsidR="00C27F47">
        <w:t xml:space="preserve"> vs.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and </w:t>
      </w:r>
      <w:commentRangeStart w:id="31"/>
      <w:r w:rsidR="00352BD6">
        <w:t>no response could be committed before 200 ms</w:t>
      </w:r>
      <w:commentRangeEnd w:id="31"/>
      <w:r w:rsidR="006D368E">
        <w:rPr>
          <w:rStyle w:val="CommentReference"/>
        </w:rPr>
        <w:commentReference w:id="31"/>
      </w:r>
      <w:r w:rsidR="00595B7D">
        <w:t xml:space="preserve">. </w:t>
      </w:r>
      <w:r w:rsidR="00D204BA">
        <w:t>Correct responses were followed by a tone (</w:t>
      </w:r>
      <w:r w:rsidR="00F772DC">
        <w:t>2</w:t>
      </w:r>
      <w:r w:rsidR="00704050">
        <w:t>00 ms</w:t>
      </w:r>
      <w:r w:rsidR="00D63926">
        <w:t xml:space="preserve"> </w:t>
      </w:r>
      <w:r w:rsidR="00D204BA" w:rsidRPr="00D63926">
        <w:lastRenderedPageBreak/>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762DE4BD" w:rsidR="00695F22" w:rsidRDefault="008D6BE0" w:rsidP="00CA0030">
      <w:pPr>
        <w:spacing w:line="480" w:lineRule="auto"/>
        <w:ind w:firstLine="720"/>
        <w:jc w:val="both"/>
        <w:rPr>
          <w:lang w:val="da-DK"/>
        </w:rPr>
      </w:pPr>
      <w:r>
        <w:t>The experiment started with 4 practice blocks of 60 trials. After each block</w:t>
      </w:r>
      <w:r w:rsidR="00704050">
        <w:t>,</w:t>
      </w:r>
      <w:r>
        <w:t xml:space="preserve"> participants received feedback on their performance (</w:t>
      </w:r>
      <w:commentRangeStart w:id="32"/>
      <w:r>
        <w:t>percentage of correctly detected movements and percentage of correct responses</w:t>
      </w:r>
      <w:commentRangeEnd w:id="32"/>
      <w:r w:rsidR="006D368E">
        <w:rPr>
          <w:rStyle w:val="CommentReference"/>
        </w:rPr>
        <w:commentReference w:id="32"/>
      </w:r>
      <w:r>
        <w:t>). After finishing the practice phase</w:t>
      </w:r>
      <w:r w:rsidR="00704050">
        <w:t>,</w:t>
      </w:r>
      <w:r>
        <w:t xml:space="preserve"> participants completed 12 blocks </w:t>
      </w:r>
      <w:r w:rsidR="00F36DE7">
        <w:t xml:space="preserve">of 50 trials </w:t>
      </w:r>
      <w:r>
        <w:t xml:space="preserve">divided into 3 phases. </w:t>
      </w:r>
      <w:r w:rsidR="001057D1">
        <w:t>Each of the three phases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commentRangeStart w:id="33"/>
      <w:r w:rsidR="00DF0A3A">
        <w:t xml:space="preserve">High probability of reward was paired with red for half of the subjects and with blue for the other half. </w:t>
      </w:r>
      <w:commentRangeEnd w:id="33"/>
      <w:r w:rsidR="006D368E">
        <w:rPr>
          <w:rStyle w:val="CommentReference"/>
        </w:rPr>
        <w:commentReference w:id="33"/>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59AD0E82" w14:textId="0AA627C5" w:rsidR="00917742" w:rsidRPr="00917742" w:rsidRDefault="00917742" w:rsidP="00917742">
      <w:pPr>
        <w:spacing w:line="480" w:lineRule="auto"/>
        <w:ind w:firstLine="720"/>
        <w:jc w:val="center"/>
        <w:rPr>
          <w:b/>
          <w:sz w:val="20"/>
          <w:lang w:val="da-DK"/>
        </w:rPr>
      </w:pPr>
      <w:commentRangeStart w:id="34"/>
      <w:r w:rsidRPr="00917742">
        <w:rPr>
          <w:b/>
          <w:sz w:val="20"/>
          <w:lang w:val="da-DK"/>
        </w:rPr>
        <w:lastRenderedPageBreak/>
        <w:t>Figure 1. The design of the task. Depiction of a single trial and of the phases of the experiment.</w:t>
      </w:r>
      <w:commentRangeEnd w:id="34"/>
      <w:r>
        <w:rPr>
          <w:rStyle w:val="CommentReference"/>
        </w:rPr>
        <w:commentReference w:id="34"/>
      </w:r>
    </w:p>
    <w:p w14:paraId="6BD9E580" w14:textId="17696D83" w:rsidR="00695F22" w:rsidRDefault="00695F22" w:rsidP="00CA0030">
      <w:pPr>
        <w:spacing w:line="480" w:lineRule="auto"/>
        <w:ind w:firstLine="720"/>
        <w:jc w:val="both"/>
      </w:pPr>
      <w:r w:rsidRPr="00695F22">
        <w:t xml:space="preserve">This experiment was </w:t>
      </w:r>
      <w:r w:rsidR="00917742" w:rsidRPr="00695F22">
        <w:t>realized</w:t>
      </w:r>
      <w:r w:rsidRPr="00695F22">
        <w:t xml:space="preserve"> using Cogent 2000 developed by the Cogent 2000 team at the FIL and the ICN and Cogent Graphics developed by John Romaya at the LON at the Wellcome Department of Imaging Neuroscience</w:t>
      </w:r>
      <w:r>
        <w:t>.</w:t>
      </w:r>
    </w:p>
    <w:p w14:paraId="1B0C36CA" w14:textId="012F5CAD" w:rsidR="00BA0ADE" w:rsidRDefault="00BA0ADE" w:rsidP="00CA0030">
      <w:pPr>
        <w:pStyle w:val="Heading2"/>
        <w:spacing w:before="0" w:after="240"/>
      </w:pPr>
      <w:commentRangeStart w:id="35"/>
      <w:r>
        <w:t>EEG recording and pre</w:t>
      </w:r>
      <w:r w:rsidR="00703DB2">
        <w:t>-</w:t>
      </w:r>
      <w:r>
        <w:t>processing</w:t>
      </w:r>
      <w:commentRangeEnd w:id="35"/>
      <w:r w:rsidR="009922FF">
        <w:rPr>
          <w:rStyle w:val="CommentReference"/>
          <w:rFonts w:eastAsiaTheme="minorHAnsi" w:cs="Times New Roman"/>
          <w:b w:val="0"/>
        </w:rPr>
        <w:commentReference w:id="35"/>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063D7DC"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 xml:space="preserve">grand-averages with amplitude </w:t>
      </w:r>
      <w:r w:rsidR="00290CF8" w:rsidRPr="001140A2">
        <w:rPr>
          <w:szCs w:val="24"/>
        </w:rPr>
        <w:lastRenderedPageBreak/>
        <w:t>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91756E">
        <w:rPr>
          <w:szCs w:val="24"/>
        </w:rPr>
        <w:t>artifacts</w:t>
      </w:r>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commentRangeStart w:id="36"/>
      <w:r w:rsidR="00A91667">
        <w:rPr>
          <w:szCs w:val="24"/>
        </w:rPr>
        <w:t xml:space="preserve">trials in each condition </w:t>
      </w:r>
      <w:commentRangeEnd w:id="36"/>
      <w:r w:rsidR="006D368E">
        <w:rPr>
          <w:rStyle w:val="CommentReference"/>
        </w:rPr>
        <w:commentReference w:id="36"/>
      </w:r>
      <w:r w:rsidR="00A91667">
        <w:rPr>
          <w:szCs w:val="24"/>
        </w:rPr>
        <w:t>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3F3AD68F"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subject and each frequency separately by dividing amplitudes by the average amplitude across all six conditions.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10D01D99" w14:textId="16633955" w:rsidR="004F6F4C" w:rsidRDefault="004F6F4C" w:rsidP="00F36223">
      <w:pPr>
        <w:pStyle w:val="Heading2"/>
        <w:spacing w:before="0" w:after="240"/>
      </w:pPr>
      <w:r>
        <w:t>Statistical analyses</w:t>
      </w:r>
    </w:p>
    <w:p w14:paraId="2FA87989" w14:textId="160D0873"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ins w:id="37" w:author="Gilles Pourtois" w:date="2019-02-12T14:30:00Z">
        <w:r w:rsidR="0041367D">
          <w:t xml:space="preserve"> for correct responses</w:t>
        </w:r>
      </w:ins>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ess, skin conductance, and 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w:t>
      </w:r>
      <w:r w:rsidR="003D5C58">
        <w:lastRenderedPageBreak/>
        <w:t>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38"/>
      <w:r>
        <w:t>Behavioral results</w:t>
      </w:r>
      <w:commentRangeEnd w:id="38"/>
      <w:r w:rsidR="00917742">
        <w:rPr>
          <w:rStyle w:val="CommentReference"/>
          <w:rFonts w:eastAsiaTheme="minorHAnsi" w:cs="Times New Roman"/>
          <w:b w:val="0"/>
        </w:rPr>
        <w:commentReference w:id="38"/>
      </w:r>
    </w:p>
    <w:p w14:paraId="524FBDC5" w14:textId="1F062B83"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w:t>
      </w:r>
      <w:r w:rsidR="0066169F">
        <w:lastRenderedPageBreak/>
        <w:t xml:space="preserve">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39"/>
            <w:r>
              <w:t>Table 1</w:t>
            </w:r>
            <w:commentRangeEnd w:id="39"/>
            <w:r w:rsidR="00917742">
              <w:rPr>
                <w:rStyle w:val="CommentReference"/>
              </w:rPr>
              <w:commentReference w:id="39"/>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40"/>
    <w:p w14:paraId="71258051" w14:textId="21EA61D3" w:rsidR="00EF140D" w:rsidRDefault="00C11E13" w:rsidP="007709FE">
      <w:pPr>
        <w:ind w:firstLine="720"/>
      </w:pPr>
      <w:r w:rsidRPr="003A0B81">
        <w:rPr>
          <w:noProof/>
          <w:lang w:val="nl-BE" w:eastAsia="nl-BE"/>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40"/>
      <w:r w:rsidR="00917742">
        <w:rPr>
          <w:rStyle w:val="CommentReference"/>
        </w:rPr>
        <w:commentReference w:id="40"/>
      </w:r>
    </w:p>
    <w:p w14:paraId="6D93541F" w14:textId="4029401F"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r>
        <w:lastRenderedPageBreak/>
        <w:t>Hit rates</w:t>
      </w:r>
      <w:del w:id="41" w:author="Antonio Schettino" w:date="2018-08-28T10:15:00Z">
        <w:r w:rsidDel="006F62F4">
          <w:delText xml:space="preserve"> </w:delText>
        </w:r>
      </w:del>
    </w:p>
    <w:p w14:paraId="38AFDDD3" w14:textId="155CCF7A" w:rsidR="00FE683F" w:rsidRDefault="00917742" w:rsidP="00575829">
      <w:pPr>
        <w:spacing w:line="480" w:lineRule="auto"/>
        <w:ind w:firstLine="284"/>
        <w:jc w:val="both"/>
      </w:pPr>
      <w:r>
        <w:t xml:space="preserve">As can be seen in </w:t>
      </w:r>
      <w:r>
        <w:rPr>
          <w:i/>
        </w:rPr>
        <w:t xml:space="preserve">Table </w:t>
      </w:r>
      <w:r w:rsidRPr="00917742">
        <w:rPr>
          <w:i/>
        </w:rPr>
        <w:t>1</w:t>
      </w:r>
      <w:r>
        <w:t>, this task was difficult</w:t>
      </w:r>
      <w:del w:id="42" w:author="Gilles Pourtois" w:date="2019-02-12T14:27:00Z">
        <w:r w:rsidDel="006D368E">
          <w:delText xml:space="preserve"> for participants, and they </w:delText>
        </w:r>
      </w:del>
      <w:ins w:id="43" w:author="Gilles Pourtois" w:date="2019-02-12T14:27:00Z">
        <w:r w:rsidR="006D368E">
          <w:t xml:space="preserve"> as participants </w:t>
        </w:r>
      </w:ins>
      <w:r>
        <w:t xml:space="preserve">were able to detect </w:t>
      </w:r>
      <w:ins w:id="44" w:author="Gilles Pourtois" w:date="2019-02-12T14:27:00Z">
        <w:r w:rsidR="0041367D">
          <w:t xml:space="preserve">only </w:t>
        </w:r>
      </w:ins>
      <w:r>
        <w:t xml:space="preserve">about 60% of the movements across different experimental conditions. </w:t>
      </w:r>
      <w:commentRangeStart w:id="45"/>
      <w:r>
        <w:t xml:space="preserve">Importantly, it should be noted that this is a signal detection task, so the performance of 50% is not chance level. </w:t>
      </w:r>
      <w:commentRangeEnd w:id="45"/>
      <w:r w:rsidR="0041367D">
        <w:rPr>
          <w:rStyle w:val="CommentReference"/>
        </w:rPr>
        <w:commentReference w:id="45"/>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 xml:space="preserve">and </w:t>
      </w:r>
      <w:commentRangeStart w:id="46"/>
      <w:r w:rsidR="00B92561">
        <w:t>more so</w:t>
      </w:r>
      <w:r>
        <w:t xml:space="preserve"> for the low rewarded color</w:t>
      </w:r>
      <w:commentRangeEnd w:id="46"/>
      <w:r w:rsidR="0041367D">
        <w:rPr>
          <w:rStyle w:val="CommentReference"/>
        </w:rPr>
        <w:commentReference w:id="46"/>
      </w:r>
      <w:r>
        <w:t xml:space="preserve">.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lastRenderedPageBreak/>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w:lastRenderedPageBreak/>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4D606666"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ins w:id="47" w:author="Gilles Pourtois" w:date="2019-02-12T14:31:00Z">
        <w:r w:rsidR="0041367D">
          <w:t>s</w:t>
        </w:r>
      </w:ins>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48"/>
      <w:r>
        <w:t>and more so in the condition with higher probability of earning a reward</w:t>
      </w:r>
      <w:commentRangeEnd w:id="48"/>
      <w:r w:rsidR="0041367D">
        <w:rPr>
          <w:rStyle w:val="CommentReference"/>
        </w:rPr>
        <w:commentReference w:id="48"/>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lastRenderedPageBreak/>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743F911E" w:rsidR="006531B0" w:rsidRDefault="00565524" w:rsidP="007B463E">
      <w:pPr>
        <w:pStyle w:val="Heading2"/>
        <w:spacing w:before="0" w:after="240"/>
      </w:pPr>
      <w:r>
        <w:t xml:space="preserve">SSVEP </w:t>
      </w:r>
      <w:r w:rsidR="00BE710C">
        <w:t>amplitudes</w:t>
      </w:r>
    </w:p>
    <w:p w14:paraId="45AF31F2" w14:textId="20B7BC26" w:rsidR="00826535" w:rsidRPr="00826535" w:rsidRDefault="00826535" w:rsidP="00FA64C3">
      <w:pPr>
        <w:spacing w:line="480" w:lineRule="auto"/>
      </w:pPr>
      <w:r>
        <w:tab/>
      </w: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PO</w:t>
      </w:r>
      <w:r>
        <w:rPr>
          <w:rFonts w:eastAsia="Times New Roman"/>
          <w:szCs w:val="24"/>
        </w:rPr>
        <w:t>z</w:t>
      </w:r>
      <w:r w:rsidRPr="00D92BFE">
        <w:rPr>
          <w:rFonts w:eastAsia="Times New Roman"/>
          <w:szCs w:val="24"/>
        </w:rPr>
        <w:t xml:space="preserve">, </w:t>
      </w:r>
      <w:r>
        <w:rPr>
          <w:rFonts w:eastAsia="Times New Roman"/>
          <w:szCs w:val="24"/>
        </w:rPr>
        <w:t>O2, 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r>
        <w:rPr>
          <w:noProof/>
          <w:lang w:val="nl-BE" w:eastAsia="nl-BE"/>
        </w:rPr>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18F62F57" w14:textId="0F3C5616" w:rsidR="00E1045E" w:rsidRPr="00F36223" w:rsidRDefault="00E1045E" w:rsidP="00E1045E">
      <w:pPr>
        <w:jc w:val="both"/>
        <w:rPr>
          <w:sz w:val="20"/>
          <w:szCs w:val="20"/>
        </w:rPr>
      </w:pPr>
      <w:r w:rsidRPr="00F36223">
        <w:rPr>
          <w:b/>
          <w:sz w:val="20"/>
          <w:szCs w:val="20"/>
        </w:rPr>
        <w:lastRenderedPageBreak/>
        <w:t>Figure</w:t>
      </w:r>
      <w:r>
        <w:rPr>
          <w:b/>
          <w:sz w:val="20"/>
          <w:szCs w:val="20"/>
        </w:rPr>
        <w:t xml:space="preserve"> 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w:t>
      </w:r>
      <w:r w:rsidR="00917742">
        <w:rPr>
          <w:sz w:val="20"/>
          <w:szCs w:val="20"/>
        </w:rPr>
        <w:t xml:space="preserve"> </w:t>
      </w:r>
      <w:r>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7427D427"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del w:id="49" w:author="Gilles Pourtois" w:date="2019-02-12T14:34:00Z">
        <w:r w:rsidDel="0041367D">
          <w:delText>in the</w:delText>
        </w:r>
      </w:del>
      <w:ins w:id="50" w:author="Gilles Pourtois" w:date="2019-02-12T14:34:00Z">
        <w:r w:rsidR="0041367D">
          <w:t>was</w:t>
        </w:r>
      </w:ins>
      <w:r>
        <w:t xml:space="preserve"> case </w:t>
      </w:r>
      <w:ins w:id="51" w:author="Gilles Pourtois" w:date="2019-02-12T14:34:00Z">
        <w:r w:rsidR="0041367D">
          <w:t>for the</w:t>
        </w:r>
      </w:ins>
      <w:del w:id="52" w:author="Gilles Pourtois" w:date="2019-02-12T14:34:00Z">
        <w:r w:rsidDel="0041367D">
          <w:delText>of</w:delText>
        </w:r>
      </w:del>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lastRenderedPageBreak/>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77777777"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w:t>
      </w:r>
      <w:r w:rsidR="000A54DD">
        <w:lastRenderedPageBreak/>
        <w:t xml:space="preserve">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64F9EDA3" w:rsidR="004269CE" w:rsidRDefault="007118AB" w:rsidP="00A02266">
      <w:pPr>
        <w:spacing w:line="480" w:lineRule="auto"/>
        <w:ind w:firstLine="284"/>
        <w:jc w:val="both"/>
      </w:pPr>
      <w:r>
        <w:t>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lastRenderedPageBreak/>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lastRenderedPageBreak/>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commentRangeStart w:id="53"/>
      <w:r>
        <w:t>Discussion</w:t>
      </w:r>
      <w:commentRangeEnd w:id="53"/>
      <w:r w:rsidR="0047115E">
        <w:rPr>
          <w:rStyle w:val="CommentReference"/>
          <w:rFonts w:eastAsiaTheme="minorHAnsi" w:cs="Times New Roman"/>
          <w:b w:val="0"/>
        </w:rPr>
        <w:commentReference w:id="53"/>
      </w:r>
    </w:p>
    <w:p w14:paraId="4757875A" w14:textId="07FB6289" w:rsidR="00410220" w:rsidRDefault="0053165D" w:rsidP="00EE20A8">
      <w:pPr>
        <w:spacing w:line="480" w:lineRule="auto"/>
      </w:pPr>
      <w:r>
        <w:tab/>
        <w:t>Our results show that rewards influence the deployment of voluntary attention at both behavioral and neural level</w:t>
      </w:r>
      <w:ins w:id="54" w:author="Gilles Pourtois" w:date="2019-02-12T14:37:00Z">
        <w:r w:rsidR="0022579B">
          <w:t>s</w:t>
        </w:r>
      </w:ins>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lastRenderedPageBreak/>
        <w:t xml:space="preserve">The absence of rewards in the extinction phase did not influence behavior. </w:t>
      </w:r>
      <w:commentRangeStart w:id="55"/>
      <w:r w:rsidR="00410220">
        <w:t>This result provides a conceptual replication</w:t>
      </w:r>
      <w:commentRangeEnd w:id="55"/>
      <w:r w:rsidR="0022579B">
        <w:rPr>
          <w:rStyle w:val="CommentReference"/>
        </w:rPr>
        <w:commentReference w:id="55"/>
      </w:r>
      <w:r w:rsidR="00410220">
        <w:t xml:space="preserve"> of the value-driven effects found in </w:t>
      </w:r>
      <w:r w:rsidR="00A902AD">
        <w:t>studies using</w:t>
      </w:r>
      <w:r w:rsidR="00410220">
        <w:t xml:space="preserve"> visual search and cueing tasks </w:t>
      </w:r>
      <w:r w:rsidR="00410220">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56"/>
      <w:r w:rsidR="00410220">
        <w:t xml:space="preserve">This replication is significant given the large differences between our task and the previously used tasks. </w:t>
      </w:r>
      <w:commentRangeEnd w:id="56"/>
      <w:r w:rsidR="0039218C">
        <w:rPr>
          <w:rStyle w:val="CommentReference"/>
        </w:rPr>
        <w:commentReference w:id="56"/>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57"/>
      <w:r w:rsidR="00410220">
        <w:t xml:space="preserve">This result thus provides additional support to the robustness of the value-driven attentional effects </w:t>
      </w:r>
      <w:commentRangeEnd w:id="57"/>
      <w:r w:rsidR="0039218C">
        <w:rPr>
          <w:rStyle w:val="CommentReference"/>
        </w:rPr>
        <w:commentReference w:id="57"/>
      </w:r>
      <w:r w:rsidR="00410220">
        <w:fldChar w:fldCharType="begin" w:fldLock="1"/>
      </w:r>
      <w:r w:rsidR="00CD3D9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selection","type":"article-journal","volume":"1369"},"uris":["http://www.mendeley.com/documents/?uuid=bf18196b-3de6-417d-a9df-feca7fa72ba0"]},{"id":"ITEM-2","itemData":{"DOI":"10.3758/s13423-017-1380-y","ISSN":"15315320","abstract":"Visual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67B18B21" w:rsidR="00CD3D93" w:rsidRDefault="00B754E8" w:rsidP="00EE20A8">
      <w:pPr>
        <w:spacing w:line="480" w:lineRule="auto"/>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58" w:author="Gilles Pourtois" w:date="2019-02-12T14:41:00Z">
        <w:r w:rsidR="0039218C">
          <w:t xml:space="preserve">gating </w:t>
        </w:r>
      </w:ins>
      <w:r w:rsidR="0046723F">
        <w:t xml:space="preserve">effect was modulated by </w:t>
      </w:r>
      <w:del w:id="59" w:author="Gilles Pourtois" w:date="2019-02-12T14:41:00Z">
        <w:r w:rsidR="0046723F" w:rsidDel="0039218C">
          <w:delText xml:space="preserve">the introduction of </w:delText>
        </w:r>
      </w:del>
      <w:r w:rsidR="0046723F">
        <w:t>reward</w:t>
      </w:r>
      <w:del w:id="60"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61" w:author="Gilles Pourtois" w:date="2019-02-12T14:42:00Z">
        <w:r w:rsidR="0039218C">
          <w:t>the</w:t>
        </w:r>
      </w:ins>
      <w:del w:id="62"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63"/>
      <w:r w:rsidR="00CD3D93">
        <w:t xml:space="preserve">This result further corroborates models of cognitive control </w:t>
      </w:r>
      <w:commentRangeEnd w:id="63"/>
      <w:r w:rsidR="0039218C">
        <w:rPr>
          <w:rStyle w:val="CommentReference"/>
        </w:rPr>
        <w:commentReference w:id="63"/>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CD3D93">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CD3D93">
        <w:fldChar w:fldCharType="separate"/>
      </w:r>
      <w:r w:rsidR="00CD3D93" w:rsidRPr="00CD3D93">
        <w:rPr>
          <w:noProof/>
        </w:rPr>
        <w:t>(Brown &amp; Alexander, 2017; Holroyd &amp; McClure, 2015; Shenhav et al., 2013; Verguts et al., 2015)</w:t>
      </w:r>
      <w:r w:rsidR="00CD3D93">
        <w:fldChar w:fldCharType="end"/>
      </w:r>
      <w:r w:rsidR="00CD3D93">
        <w:t xml:space="preserve">. </w:t>
      </w:r>
    </w:p>
    <w:p w14:paraId="5382C25C" w14:textId="775443E2" w:rsidR="00CD3D93" w:rsidRDefault="00CD3D93" w:rsidP="00CD3D93">
      <w:pPr>
        <w:spacing w:line="480" w:lineRule="auto"/>
        <w:ind w:firstLine="720"/>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64"/>
      <w:r w:rsidR="0043206E">
        <w:t xml:space="preserve">One of the possible explanations for this result is that it </w:t>
      </w:r>
      <w:r w:rsidR="0043206E">
        <w:lastRenderedPageBreak/>
        <w:t xml:space="preserve">is due to the high difficulty of our task. </w:t>
      </w:r>
      <w:commentRangeEnd w:id="64"/>
      <w:r w:rsidR="0039218C">
        <w:rPr>
          <w:rStyle w:val="CommentReference"/>
        </w:rPr>
        <w:commentReference w:id="64"/>
      </w:r>
      <w:r w:rsidR="0043206E">
        <w:t xml:space="preserve">As can be seen from the behavioral data, on average participants </w:t>
      </w:r>
      <w:del w:id="65" w:author="Gilles Pourtois" w:date="2019-02-12T14:47:00Z">
        <w:r w:rsidR="0043206E" w:rsidDel="0039218C">
          <w:delText>were able to correctly detect only</w:delText>
        </w:r>
      </w:del>
      <w:ins w:id="66" w:author="Gilles Pourtois" w:date="2019-02-12T14:47:00Z">
        <w:r w:rsidR="0039218C">
          <w:t>had</w:t>
        </w:r>
      </w:ins>
      <w:r w:rsidR="0043206E">
        <w:t xml:space="preserve"> 60% </w:t>
      </w:r>
      <w:ins w:id="67" w:author="Gilles Pourtois" w:date="2019-02-12T14:47:00Z">
        <w:r w:rsidR="0039218C">
          <w:t>correct responses</w:t>
        </w:r>
      </w:ins>
      <w:del w:id="68" w:author="Gilles Pourtois" w:date="2019-02-12T14:47:00Z">
        <w:r w:rsidR="0043206E" w:rsidDel="0039218C">
          <w:delText>of dot movements</w:delText>
        </w:r>
      </w:del>
      <w:r w:rsidR="0043206E">
        <w:t xml:space="preserve">. </w:t>
      </w:r>
      <w:commentRangeStart w:id="69"/>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69"/>
      <w:r w:rsidR="0039218C">
        <w:rPr>
          <w:rStyle w:val="CommentReference"/>
        </w:rPr>
        <w:commentReference w:id="69"/>
      </w:r>
    </w:p>
    <w:p w14:paraId="69039E93" w14:textId="12295F18" w:rsidR="00E32915" w:rsidRDefault="003A042E" w:rsidP="00CD3D93">
      <w:pPr>
        <w:spacing w:line="480" w:lineRule="auto"/>
        <w:ind w:firstLine="720"/>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70"/>
      <w:r w:rsidR="00B754E8">
        <w:t xml:space="preserve">by the value-based </w:t>
      </w:r>
      <w:r>
        <w:t xml:space="preserve">attention </w:t>
      </w:r>
      <w:r w:rsidR="00B754E8">
        <w:t>account, but in line with the prediction made by cognitive control models</w:t>
      </w:r>
      <w:commentRangeEnd w:id="70"/>
      <w:r w:rsidR="00BA5A51">
        <w:rPr>
          <w:rStyle w:val="CommentReference"/>
        </w:rPr>
        <w:commentReference w:id="70"/>
      </w:r>
      <w:r w:rsidR="00B754E8">
        <w:t xml:space="preserve">. </w:t>
      </w:r>
      <w:commentRangeStart w:id="71"/>
      <w:r w:rsidR="00004924">
        <w:t xml:space="preserve">Namely, the value-driven attentional account posits that linking stimuli to high reward probability induces a long lasting attentional bias toward such stimuli. </w:t>
      </w:r>
      <w:commentRangeEnd w:id="71"/>
      <w:r w:rsidR="00BA5A51">
        <w:rPr>
          <w:rStyle w:val="CommentReference"/>
        </w:rPr>
        <w:commentReference w:id="71"/>
      </w:r>
      <w:r w:rsidR="00004924">
        <w:t xml:space="preserve">However, our data suggests the opposite. Attention is flexibly </w:t>
      </w:r>
      <w:commentRangeStart w:id="72"/>
      <w:r w:rsidR="00004924">
        <w:t xml:space="preserve">deployed in order to maximize the probability of </w:t>
      </w:r>
      <w:r w:rsidR="00004924">
        <w:lastRenderedPageBreak/>
        <w:t xml:space="preserve">obtaining a reward, but then goes back to the baseline levels once the possibility of earning rewards is gone. </w:t>
      </w:r>
      <w:commentRangeEnd w:id="72"/>
      <w:r w:rsidR="00BA5A51">
        <w:rPr>
          <w:rStyle w:val="CommentReference"/>
        </w:rPr>
        <w:commentReference w:id="72"/>
      </w:r>
    </w:p>
    <w:p w14:paraId="5062F622" w14:textId="445FBFDC" w:rsidR="003A042E" w:rsidRDefault="003A042E" w:rsidP="00CD3D93">
      <w:pPr>
        <w:spacing w:line="480" w:lineRule="auto"/>
        <w:ind w:firstLine="720"/>
      </w:pPr>
      <w:commentRangeStart w:id="73"/>
      <w:r>
        <w:t xml:space="preserve">These results point to the importance of several factors in the allocation of attention based on goals and reward history. </w:t>
      </w:r>
      <w:commentRangeEnd w:id="73"/>
      <w:r w:rsidR="00BA5A51">
        <w:rPr>
          <w:rStyle w:val="CommentReference"/>
        </w:rPr>
        <w:commentReference w:id="73"/>
      </w:r>
      <w:commentRangeStart w:id="74"/>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74"/>
      <w:r w:rsidR="00BA5A51">
        <w:rPr>
          <w:rStyle w:val="CommentReference"/>
        </w:rPr>
        <w:commentReference w:id="74"/>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0CE1C246" w:rsidR="003A042E" w:rsidRDefault="00033739" w:rsidP="00C153E4">
      <w:pPr>
        <w:spacing w:line="480" w:lineRule="auto"/>
        <w:ind w:firstLine="720"/>
      </w:pPr>
      <w:r>
        <w:t xml:space="preserve">Another important factor in the allocation of reward-guided attention is the type of the task used. </w:t>
      </w:r>
      <w:commentRangeStart w:id="75"/>
      <w:r>
        <w:t>O</w:t>
      </w:r>
      <w:r w:rsidR="003A042E">
        <w:t>ur results demonstrate the importance of more rigorous tests of the idea that reward history can counteract goal-</w:t>
      </w:r>
      <w:r w:rsidR="00491D76">
        <w:t xml:space="preserve">driven allocation of attention. </w:t>
      </w:r>
      <w:commentRangeEnd w:id="75"/>
      <w:r w:rsidR="00BA5A51">
        <w:rPr>
          <w:rStyle w:val="CommentReference"/>
        </w:rPr>
        <w:commentReference w:id="75"/>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76"/>
      <w:r w:rsidR="00491D76">
        <w:t>in the task in which participants have a goal on every trial, we did not observe the value-driven attentional bias in our measure of sustained attention</w:t>
      </w:r>
      <w:commentRangeEnd w:id="76"/>
      <w:r w:rsidR="00BA5A51">
        <w:rPr>
          <w:rStyle w:val="CommentReference"/>
        </w:rPr>
        <w:commentReference w:id="76"/>
      </w:r>
      <w:r w:rsidR="00491D76">
        <w:t xml:space="preserve">. We believe that such an experimental setup provides </w:t>
      </w:r>
      <w:commentRangeStart w:id="77"/>
      <w:r w:rsidR="00491D76">
        <w:t xml:space="preserve">a more rigorous way of looking at the competition between the goal-driven and value-driven attention. </w:t>
      </w:r>
      <w:commentRangeEnd w:id="77"/>
      <w:r w:rsidR="00BA5A51">
        <w:rPr>
          <w:rStyle w:val="CommentReference"/>
        </w:rPr>
        <w:commentReference w:id="77"/>
      </w:r>
      <w:r w:rsidR="00491D76">
        <w:t xml:space="preserve">However, it is important to </w:t>
      </w:r>
      <w:r w:rsidR="00491D76">
        <w:lastRenderedPageBreak/>
        <w:t xml:space="preserve">stress </w:t>
      </w:r>
      <w:commentRangeStart w:id="78"/>
      <w:r w:rsidR="00491D76">
        <w:t>that our paradigm</w:t>
      </w:r>
      <w:r w:rsidR="00C153E4">
        <w:t xml:space="preserve"> could favor the goa</w:t>
      </w:r>
      <w:r w:rsidR="00491D76">
        <w:t xml:space="preserve">l-directed effects on attention, while the previous paradigm could have favored the value-driven effects. </w:t>
      </w:r>
      <w:commentRangeEnd w:id="78"/>
      <w:r w:rsidR="000252E3">
        <w:rPr>
          <w:rStyle w:val="CommentReference"/>
        </w:rPr>
        <w:commentReference w:id="78"/>
      </w:r>
    </w:p>
    <w:p w14:paraId="0FC8378F" w14:textId="1CC3A969" w:rsidR="0047115E" w:rsidRDefault="0047115E" w:rsidP="0047115E">
      <w:pPr>
        <w:pStyle w:val="Heading1"/>
        <w:spacing w:before="0" w:after="240"/>
      </w:pPr>
      <w:r>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acquisition.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lastRenderedPageBreak/>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42978DA1"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xml:space="preserve">. This can indicate some presence of training effects on the </w:t>
      </w:r>
      <w:r w:rsidR="0047115E">
        <w:t>hit rate</w:t>
      </w:r>
      <w:r w:rsidR="008C49F8">
        <w:t xml:space="preserve"> data.</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w:t>
      </w:r>
      <w:r>
        <w:lastRenderedPageBreak/>
        <w:t xml:space="preserve">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80"/>
      <w:r w:rsidR="009508C9">
        <w:rPr>
          <w:highlight w:val="yellow"/>
        </w:rPr>
        <w:t xml:space="preserve">Gilles </w:t>
      </w:r>
      <w:commentRangeEnd w:id="80"/>
      <w:r w:rsidR="0047115E">
        <w:rPr>
          <w:rStyle w:val="CommentReference"/>
        </w:rPr>
        <w:commentReference w:id="80"/>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7" w:history="1">
        <w:r w:rsidR="000A774E" w:rsidRPr="006C644D">
          <w:rPr>
            <w:rStyle w:val="Hyperlink"/>
            <w:rFonts w:eastAsia="Times New Roman"/>
            <w:szCs w:val="24"/>
            <w:highlight w:val="yellow"/>
          </w:rPr>
          <w:t>https://osf.io/xxxxx/</w:t>
        </w:r>
      </w:hyperlink>
      <w:hyperlink r:id="rId38"/>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0A4586C4" w14:textId="17F55C51" w:rsidR="00491D76" w:rsidRPr="00491D76" w:rsidRDefault="009214B6" w:rsidP="00491D76">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491D76" w:rsidRPr="00491D76">
        <w:rPr>
          <w:noProof/>
          <w:szCs w:val="24"/>
        </w:rPr>
        <w:t xml:space="preserve">Andersen, S. K., &amp; Müller, M. M. (2010). Behavioral performance follows the time course of neural facilitation and suppression during cued shifts of feature-selective attention. </w:t>
      </w:r>
      <w:r w:rsidR="00491D76" w:rsidRPr="00491D76">
        <w:rPr>
          <w:i/>
          <w:iCs/>
          <w:noProof/>
          <w:szCs w:val="24"/>
        </w:rPr>
        <w:t>Proceedings of the National Academy of Sciences of the United States of America</w:t>
      </w:r>
      <w:r w:rsidR="00491D76" w:rsidRPr="00491D76">
        <w:rPr>
          <w:noProof/>
          <w:szCs w:val="24"/>
        </w:rPr>
        <w:t xml:space="preserve">, </w:t>
      </w:r>
      <w:r w:rsidR="00491D76" w:rsidRPr="00491D76">
        <w:rPr>
          <w:i/>
          <w:iCs/>
          <w:noProof/>
          <w:szCs w:val="24"/>
        </w:rPr>
        <w:t>107</w:t>
      </w:r>
      <w:r w:rsidR="00491D76" w:rsidRPr="00491D76">
        <w:rPr>
          <w:noProof/>
          <w:szCs w:val="24"/>
        </w:rPr>
        <w:t>(31), 13878–13882. https://doi.org/10.1073/pnas.1002436107</w:t>
      </w:r>
    </w:p>
    <w:p w14:paraId="284FB82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Andersen, S. K., Müller, M. M., &amp; Hillyard, S. A. (2012). Tracking the allocation of attention in visual scenes with steady-state evoked potentials. In </w:t>
      </w:r>
      <w:r w:rsidRPr="00491D76">
        <w:rPr>
          <w:i/>
          <w:iCs/>
          <w:noProof/>
          <w:szCs w:val="24"/>
        </w:rPr>
        <w:t>Cognitive neuroscience of attention</w:t>
      </w:r>
      <w:r w:rsidRPr="00491D76">
        <w:rPr>
          <w:noProof/>
          <w:szCs w:val="24"/>
        </w:rPr>
        <w:t xml:space="preserve"> (pp. 197–216).</w:t>
      </w:r>
    </w:p>
    <w:p w14:paraId="1557F3A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(2013). A value-driven mechanism of attentional selection. </w:t>
      </w:r>
      <w:r w:rsidRPr="00491D76">
        <w:rPr>
          <w:i/>
          <w:iCs/>
          <w:noProof/>
          <w:szCs w:val="24"/>
        </w:rPr>
        <w:t>Journal of Vision</w:t>
      </w:r>
      <w:r w:rsidRPr="00491D76">
        <w:rPr>
          <w:noProof/>
          <w:szCs w:val="24"/>
        </w:rPr>
        <w:t xml:space="preserve">, </w:t>
      </w:r>
      <w:r w:rsidRPr="00491D76">
        <w:rPr>
          <w:i/>
          <w:iCs/>
          <w:noProof/>
          <w:szCs w:val="24"/>
        </w:rPr>
        <w:t>13</w:t>
      </w:r>
      <w:r w:rsidRPr="00491D76">
        <w:rPr>
          <w:noProof/>
          <w:szCs w:val="24"/>
        </w:rPr>
        <w:t>, 1–16. https://doi.org/10.1167/13.3.7.doi</w:t>
      </w:r>
    </w:p>
    <w:p w14:paraId="6A2A23F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(2016). The attention habit: How reward learning shapes attentional selection. </w:t>
      </w:r>
      <w:r w:rsidRPr="00491D76">
        <w:rPr>
          <w:i/>
          <w:iCs/>
          <w:noProof/>
          <w:szCs w:val="24"/>
        </w:rPr>
        <w:t>Annals of the New York Academy of Sciences</w:t>
      </w:r>
      <w:r w:rsidRPr="00491D76">
        <w:rPr>
          <w:noProof/>
          <w:szCs w:val="24"/>
        </w:rPr>
        <w:t xml:space="preserve">, </w:t>
      </w:r>
      <w:r w:rsidRPr="00491D76">
        <w:rPr>
          <w:i/>
          <w:iCs/>
          <w:noProof/>
          <w:szCs w:val="24"/>
        </w:rPr>
        <w:t>1369</w:t>
      </w:r>
      <w:r w:rsidRPr="00491D76">
        <w:rPr>
          <w:noProof/>
          <w:szCs w:val="24"/>
        </w:rPr>
        <w:t>(1), 24–39. https://doi.org/10.1111/nyas.12957</w:t>
      </w:r>
    </w:p>
    <w:p w14:paraId="6DB237E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Anderson, B. A., Chiu, M., DiBartolo, M. M., &amp; Leal, S. L. (2017). On t</w:t>
      </w:r>
      <w:r w:rsidRPr="00491D76">
        <w:rPr>
          <w:rFonts w:ascii="Tahoma" w:hAnsi="Tahoma" w:cs="Tahoma"/>
          <w:noProof/>
          <w:szCs w:val="24"/>
        </w:rPr>
        <w:t>﻿</w:t>
      </w:r>
      <w:r w:rsidRPr="00491D76">
        <w:rPr>
          <w:noProof/>
          <w:szCs w:val="24"/>
        </w:rPr>
        <w:t xml:space="preserve">he distinction between value-driven attention and selection history: Evidence from individuals with depressive symptoms. </w:t>
      </w:r>
      <w:r w:rsidRPr="00491D76">
        <w:rPr>
          <w:i/>
          <w:iCs/>
          <w:noProof/>
          <w:szCs w:val="24"/>
        </w:rPr>
        <w:t>Psychonomic Bulletin &amp; Review</w:t>
      </w:r>
      <w:r w:rsidRPr="00491D76">
        <w:rPr>
          <w:noProof/>
          <w:szCs w:val="24"/>
        </w:rPr>
        <w:t>, (February). https://doi.org/10.3758/s13423-017-1240-9</w:t>
      </w:r>
    </w:p>
    <w:p w14:paraId="6916B6AF"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Leal, S. L., Hall, M. G., Yassa, M. A., &amp; Yantis, S. (2014). The attribution of value-based attentional priority in individuals with depressive symptoms. </w:t>
      </w:r>
      <w:r w:rsidRPr="00491D76">
        <w:rPr>
          <w:i/>
          <w:iCs/>
          <w:noProof/>
          <w:szCs w:val="24"/>
        </w:rPr>
        <w:t>Cognitive, Affective &amp; Behavioral Neuroscience</w:t>
      </w:r>
      <w:r w:rsidRPr="00491D76">
        <w:rPr>
          <w:noProof/>
          <w:szCs w:val="24"/>
        </w:rPr>
        <w:t xml:space="preserve">, </w:t>
      </w:r>
      <w:r w:rsidRPr="00491D76">
        <w:rPr>
          <w:i/>
          <w:iCs/>
          <w:noProof/>
          <w:szCs w:val="24"/>
        </w:rPr>
        <w:t>14</w:t>
      </w:r>
      <w:r w:rsidRPr="00491D76">
        <w:rPr>
          <w:noProof/>
          <w:szCs w:val="24"/>
        </w:rPr>
        <w:t>(4), 1221–1227. https://doi.org/10.3758/s13415-014-0301-z</w:t>
      </w:r>
    </w:p>
    <w:p w14:paraId="276B52D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&amp; Yantis, S. (2013). Persistence of value-driven attentional capture. </w:t>
      </w:r>
      <w:r w:rsidRPr="00491D76">
        <w:rPr>
          <w:i/>
          <w:iCs/>
          <w:noProof/>
          <w:szCs w:val="24"/>
        </w:rPr>
        <w:t>Journal of Experimental Psychology: Human Perception and Performance</w:t>
      </w:r>
      <w:r w:rsidRPr="00491D76">
        <w:rPr>
          <w:noProof/>
          <w:szCs w:val="24"/>
        </w:rPr>
        <w:t xml:space="preserve">, </w:t>
      </w:r>
      <w:r w:rsidRPr="00491D76">
        <w:rPr>
          <w:i/>
          <w:iCs/>
          <w:noProof/>
          <w:szCs w:val="24"/>
        </w:rPr>
        <w:t>39</w:t>
      </w:r>
      <w:r w:rsidRPr="00491D76">
        <w:rPr>
          <w:noProof/>
          <w:szCs w:val="24"/>
        </w:rPr>
        <w:t>(1), 6–9. https://doi.org/10.1037/a0030860</w:t>
      </w:r>
    </w:p>
    <w:p w14:paraId="5B558780"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Anderson, B. a, Laurent, P. a, &amp; Yantis, S. (2011). Value-driven attentional capture. </w:t>
      </w:r>
      <w:r w:rsidRPr="00491D76">
        <w:rPr>
          <w:i/>
          <w:iCs/>
          <w:noProof/>
          <w:szCs w:val="24"/>
        </w:rPr>
        <w:t>Proceedings of the National Academy of Sciences</w:t>
      </w:r>
      <w:r w:rsidRPr="00491D76">
        <w:rPr>
          <w:noProof/>
          <w:szCs w:val="24"/>
        </w:rPr>
        <w:t xml:space="preserve">, </w:t>
      </w:r>
      <w:r w:rsidRPr="00491D76">
        <w:rPr>
          <w:i/>
          <w:iCs/>
          <w:noProof/>
          <w:szCs w:val="24"/>
        </w:rPr>
        <w:t>108</w:t>
      </w:r>
      <w:r w:rsidRPr="00491D76">
        <w:rPr>
          <w:noProof/>
          <w:szCs w:val="24"/>
        </w:rPr>
        <w:t>(25), 10367–10371. https://doi.org/10.1073/pnas.1104047108</w:t>
      </w:r>
    </w:p>
    <w:p w14:paraId="7B3C165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Awh, E., Belopolsky, A. V., &amp; Theeuwes, J. (2012). Top-down versus bottom-up attentional control: A failed theoretical dichotomy. </w:t>
      </w:r>
      <w:r w:rsidRPr="00491D76">
        <w:rPr>
          <w:i/>
          <w:iCs/>
          <w:noProof/>
          <w:szCs w:val="24"/>
        </w:rPr>
        <w:t>Trends in Cognitive Sciences</w:t>
      </w:r>
      <w:r w:rsidRPr="00491D76">
        <w:rPr>
          <w:noProof/>
          <w:szCs w:val="24"/>
        </w:rPr>
        <w:t xml:space="preserve">, </w:t>
      </w:r>
      <w:r w:rsidRPr="00491D76">
        <w:rPr>
          <w:i/>
          <w:iCs/>
          <w:noProof/>
          <w:szCs w:val="24"/>
        </w:rPr>
        <w:t>16</w:t>
      </w:r>
      <w:r w:rsidRPr="00491D76">
        <w:rPr>
          <w:noProof/>
          <w:szCs w:val="24"/>
        </w:rPr>
        <w:t>(8), 437–443. https://doi.org/10.1016/j.tics.2012.06.010</w:t>
      </w:r>
    </w:p>
    <w:p w14:paraId="4B31BD1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Botvinick, M. M., &amp; Braver, T. (2015). Motivation and Cognitive Control: From Behavior to Neural Mechanism. </w:t>
      </w:r>
      <w:r w:rsidRPr="00491D76">
        <w:rPr>
          <w:i/>
          <w:iCs/>
          <w:noProof/>
          <w:szCs w:val="24"/>
        </w:rPr>
        <w:t>Annual Review of Psychology</w:t>
      </w:r>
      <w:r w:rsidRPr="00491D76">
        <w:rPr>
          <w:noProof/>
          <w:szCs w:val="24"/>
        </w:rPr>
        <w:t xml:space="preserve">, </w:t>
      </w:r>
      <w:r w:rsidRPr="00491D76">
        <w:rPr>
          <w:i/>
          <w:iCs/>
          <w:noProof/>
          <w:szCs w:val="24"/>
        </w:rPr>
        <w:t>66</w:t>
      </w:r>
      <w:r w:rsidRPr="00491D76">
        <w:rPr>
          <w:noProof/>
          <w:szCs w:val="24"/>
        </w:rPr>
        <w:t>, 83–113. https://doi.org/10.1146/annurev-psych-010814-015044</w:t>
      </w:r>
    </w:p>
    <w:p w14:paraId="4E3082F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Botvinick, M. M., &amp; Cohen, J. D. (2014). The Computational and Neural Basis of Cognitive Control : Charted Territory and New Frontiers, </w:t>
      </w:r>
      <w:r w:rsidRPr="00491D76">
        <w:rPr>
          <w:i/>
          <w:iCs/>
          <w:noProof/>
          <w:szCs w:val="24"/>
        </w:rPr>
        <w:t>38</w:t>
      </w:r>
      <w:r w:rsidRPr="00491D76">
        <w:rPr>
          <w:noProof/>
          <w:szCs w:val="24"/>
        </w:rPr>
        <w:t>, 1249–1285. https://doi.org/10.1111/cogs.12126</w:t>
      </w:r>
    </w:p>
    <w:p w14:paraId="361CDC2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Brown, J. W., &amp; Alexander, W. H. (2017). Foraging Value, Risk Avoidance, and Multiple Control Signals: How the Anterior Cingulate Cortex Controls Value-based Decision-making. </w:t>
      </w:r>
      <w:r w:rsidRPr="00491D76">
        <w:rPr>
          <w:i/>
          <w:iCs/>
          <w:noProof/>
          <w:szCs w:val="24"/>
        </w:rPr>
        <w:t>Journal of Cognitive Neuroscience</w:t>
      </w:r>
      <w:r w:rsidRPr="00491D76">
        <w:rPr>
          <w:noProof/>
          <w:szCs w:val="24"/>
        </w:rPr>
        <w:t xml:space="preserve">, </w:t>
      </w:r>
      <w:r w:rsidRPr="00491D76">
        <w:rPr>
          <w:i/>
          <w:iCs/>
          <w:noProof/>
          <w:szCs w:val="24"/>
        </w:rPr>
        <w:t>29</w:t>
      </w:r>
      <w:r w:rsidRPr="00491D76">
        <w:rPr>
          <w:noProof/>
          <w:szCs w:val="24"/>
        </w:rPr>
        <w:t>(10), 1656–1673. https://doi.org/10.1162/jocn_a_01140</w:t>
      </w:r>
    </w:p>
    <w:p w14:paraId="0C36944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Bürkner, P.-C. (2016). brms: An R package for Bayesian multilevel models using Stan. </w:t>
      </w:r>
      <w:r w:rsidRPr="00491D76">
        <w:rPr>
          <w:i/>
          <w:iCs/>
          <w:noProof/>
          <w:szCs w:val="24"/>
        </w:rPr>
        <w:t>Journal of Statistical Software</w:t>
      </w:r>
      <w:r w:rsidRPr="00491D76">
        <w:rPr>
          <w:noProof/>
          <w:szCs w:val="24"/>
        </w:rPr>
        <w:t xml:space="preserve">, </w:t>
      </w:r>
      <w:r w:rsidRPr="00491D76">
        <w:rPr>
          <w:i/>
          <w:iCs/>
          <w:noProof/>
          <w:szCs w:val="24"/>
        </w:rPr>
        <w:t>80</w:t>
      </w:r>
      <w:r w:rsidRPr="00491D76">
        <w:rPr>
          <w:noProof/>
          <w:szCs w:val="24"/>
        </w:rPr>
        <w:t>(1), 1–28.</w:t>
      </w:r>
    </w:p>
    <w:p w14:paraId="24E2D536"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Carpenter, B., Gelman, A., Hoffman, M., Lee, D., Goodrich, B., Betancourt, M., … Riddell, A. (2016). Stan: A probabilistic programming language. </w:t>
      </w:r>
      <w:r w:rsidRPr="00491D76">
        <w:rPr>
          <w:i/>
          <w:iCs/>
          <w:noProof/>
          <w:szCs w:val="24"/>
        </w:rPr>
        <w:t>Journal of Statistical Software</w:t>
      </w:r>
      <w:r w:rsidRPr="00491D76">
        <w:rPr>
          <w:noProof/>
          <w:szCs w:val="24"/>
        </w:rPr>
        <w:t xml:space="preserve">, </w:t>
      </w:r>
      <w:r w:rsidRPr="00491D76">
        <w:rPr>
          <w:i/>
          <w:iCs/>
          <w:noProof/>
          <w:szCs w:val="24"/>
        </w:rPr>
        <w:t>2</w:t>
      </w:r>
      <w:r w:rsidRPr="00491D76">
        <w:rPr>
          <w:noProof/>
          <w:szCs w:val="24"/>
        </w:rPr>
        <w:t>(20), 1–37.</w:t>
      </w:r>
    </w:p>
    <w:p w14:paraId="2D1A50A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Chatrian, G. E., Lettich, E., &amp; Nelson, P. L. (1985). Ten percent electrode system for topographic studies of spontaneous and evoked EEG activities. </w:t>
      </w:r>
      <w:r w:rsidRPr="00491D76">
        <w:rPr>
          <w:i/>
          <w:iCs/>
          <w:noProof/>
          <w:szCs w:val="24"/>
        </w:rPr>
        <w:t>American Journal of EEG Technology</w:t>
      </w:r>
      <w:r w:rsidRPr="00491D76">
        <w:rPr>
          <w:noProof/>
          <w:szCs w:val="24"/>
        </w:rPr>
        <w:t xml:space="preserve">, </w:t>
      </w:r>
      <w:r w:rsidRPr="00491D76">
        <w:rPr>
          <w:i/>
          <w:iCs/>
          <w:noProof/>
          <w:szCs w:val="24"/>
        </w:rPr>
        <w:t>25</w:t>
      </w:r>
      <w:r w:rsidRPr="00491D76">
        <w:rPr>
          <w:noProof/>
          <w:szCs w:val="24"/>
        </w:rPr>
        <w:t>(2).</w:t>
      </w:r>
    </w:p>
    <w:p w14:paraId="6595274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Chelazzi, L., Perlato, A., Santandrea, E., &amp; Della Libera, C. (2013). Rewards teach visual selective attention. </w:t>
      </w:r>
      <w:r w:rsidRPr="00491D76">
        <w:rPr>
          <w:i/>
          <w:iCs/>
          <w:noProof/>
          <w:szCs w:val="24"/>
        </w:rPr>
        <w:t>Vision Research</w:t>
      </w:r>
      <w:r w:rsidRPr="00491D76">
        <w:rPr>
          <w:noProof/>
          <w:szCs w:val="24"/>
        </w:rPr>
        <w:t xml:space="preserve">, </w:t>
      </w:r>
      <w:r w:rsidRPr="00491D76">
        <w:rPr>
          <w:i/>
          <w:iCs/>
          <w:noProof/>
          <w:szCs w:val="24"/>
        </w:rPr>
        <w:t>85</w:t>
      </w:r>
      <w:r w:rsidRPr="00491D76">
        <w:rPr>
          <w:noProof/>
          <w:szCs w:val="24"/>
        </w:rPr>
        <w:t>, 58–62. https://doi.org/10.1016/j.visres.2012.12.005</w:t>
      </w:r>
    </w:p>
    <w:p w14:paraId="2610BE5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Chun, M. M., Golomb, J. D., &amp; Turk-Browne, N. B. (2011). A Taxonomy of External and Internal Attention. </w:t>
      </w:r>
      <w:r w:rsidRPr="00491D76">
        <w:rPr>
          <w:i/>
          <w:iCs/>
          <w:noProof/>
          <w:szCs w:val="24"/>
        </w:rPr>
        <w:t>Annual Review of Psychology</w:t>
      </w:r>
      <w:r w:rsidRPr="00491D76">
        <w:rPr>
          <w:noProof/>
          <w:szCs w:val="24"/>
        </w:rPr>
        <w:t xml:space="preserve">, </w:t>
      </w:r>
      <w:r w:rsidRPr="00491D76">
        <w:rPr>
          <w:i/>
          <w:iCs/>
          <w:noProof/>
          <w:szCs w:val="24"/>
        </w:rPr>
        <w:t>62</w:t>
      </w:r>
      <w:r w:rsidRPr="00491D76">
        <w:rPr>
          <w:noProof/>
          <w:szCs w:val="24"/>
        </w:rPr>
        <w:t>(1), 73–101. https://doi.org/10.1146/annurev.psych.093008.100427</w:t>
      </w:r>
    </w:p>
    <w:p w14:paraId="6B63BB0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Corbetta, M., &amp; Shulman, G. L. (2002). Control of Goal-Directed and Stimulus-Driven Attention in the Brain. </w:t>
      </w:r>
      <w:r w:rsidRPr="00491D76">
        <w:rPr>
          <w:i/>
          <w:iCs/>
          <w:noProof/>
          <w:szCs w:val="24"/>
        </w:rPr>
        <w:t>Nature Reviews Neuroscience</w:t>
      </w:r>
      <w:r w:rsidRPr="00491D76">
        <w:rPr>
          <w:noProof/>
          <w:szCs w:val="24"/>
        </w:rPr>
        <w:t xml:space="preserve">, </w:t>
      </w:r>
      <w:r w:rsidRPr="00491D76">
        <w:rPr>
          <w:i/>
          <w:iCs/>
          <w:noProof/>
          <w:szCs w:val="24"/>
        </w:rPr>
        <w:t>3</w:t>
      </w:r>
      <w:r w:rsidRPr="00491D76">
        <w:rPr>
          <w:noProof/>
          <w:szCs w:val="24"/>
        </w:rPr>
        <w:t>(3), 215–229. https://doi.org/10.1038/nrn755</w:t>
      </w:r>
    </w:p>
    <w:p w14:paraId="6C0A825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Craddock, M. (2018). craddm/eegUtils: eegUtils (Version v0.2.0). Zenodo.</w:t>
      </w:r>
    </w:p>
    <w:p w14:paraId="6A37F1A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Della Libera, C., &amp; Chelazzi, L. (2009). Learning to attend and to ignore is a matter of gains and losses. </w:t>
      </w:r>
      <w:r w:rsidRPr="00491D76">
        <w:rPr>
          <w:i/>
          <w:iCs/>
          <w:noProof/>
          <w:szCs w:val="24"/>
        </w:rPr>
        <w:t>Psychological Science</w:t>
      </w:r>
      <w:r w:rsidRPr="00491D76">
        <w:rPr>
          <w:noProof/>
          <w:szCs w:val="24"/>
        </w:rPr>
        <w:t xml:space="preserve">, </w:t>
      </w:r>
      <w:r w:rsidRPr="00491D76">
        <w:rPr>
          <w:i/>
          <w:iCs/>
          <w:noProof/>
          <w:szCs w:val="24"/>
        </w:rPr>
        <w:t>20</w:t>
      </w:r>
      <w:r w:rsidRPr="00491D76">
        <w:rPr>
          <w:noProof/>
          <w:szCs w:val="24"/>
        </w:rPr>
        <w:t>(6), 778–784. https://doi.org/10.1111/j.1467-9280.2009.02360.x</w:t>
      </w:r>
    </w:p>
    <w:p w14:paraId="7F3E01E8"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Delorme, A., &amp; Makeig, S. (2004). EEGLAB: an open sorce toolbox for analysis of single-trail EEG dynamics including independent component anlaysis. </w:t>
      </w:r>
      <w:r w:rsidRPr="00491D76">
        <w:rPr>
          <w:i/>
          <w:iCs/>
          <w:noProof/>
          <w:szCs w:val="24"/>
        </w:rPr>
        <w:t>Journal of Neuroscience Methods</w:t>
      </w:r>
      <w:r w:rsidRPr="00491D76">
        <w:rPr>
          <w:noProof/>
          <w:szCs w:val="24"/>
        </w:rPr>
        <w:t xml:space="preserve">, </w:t>
      </w:r>
      <w:r w:rsidRPr="00491D76">
        <w:rPr>
          <w:i/>
          <w:iCs/>
          <w:noProof/>
          <w:szCs w:val="24"/>
        </w:rPr>
        <w:t>134</w:t>
      </w:r>
      <w:r w:rsidRPr="00491D76">
        <w:rPr>
          <w:noProof/>
          <w:szCs w:val="24"/>
        </w:rPr>
        <w:t>, 9–21. https://doi.org/10.1016/j.jneumeth.2003.10.009</w:t>
      </w:r>
    </w:p>
    <w:p w14:paraId="08DC1F9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Desimone, R., &amp; Duncan, J. (1995). Neural Mechanisms of Selective Visual. </w:t>
      </w:r>
      <w:r w:rsidRPr="00491D76">
        <w:rPr>
          <w:i/>
          <w:iCs/>
          <w:noProof/>
          <w:szCs w:val="24"/>
        </w:rPr>
        <w:t>Annual Review of Neuroscience</w:t>
      </w:r>
      <w:r w:rsidRPr="00491D76">
        <w:rPr>
          <w:noProof/>
          <w:szCs w:val="24"/>
        </w:rPr>
        <w:t xml:space="preserve">, </w:t>
      </w:r>
      <w:r w:rsidRPr="00491D76">
        <w:rPr>
          <w:i/>
          <w:iCs/>
          <w:noProof/>
          <w:szCs w:val="24"/>
        </w:rPr>
        <w:t>18</w:t>
      </w:r>
      <w:r w:rsidRPr="00491D76">
        <w:rPr>
          <w:noProof/>
          <w:szCs w:val="24"/>
        </w:rPr>
        <w:t>(1), 193–222. https://doi.org/10.1146/annurev.ne.18.030195.001205</w:t>
      </w:r>
    </w:p>
    <w:p w14:paraId="7FB5871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Donohue, S. E., Hopf, J.-M., Bartsch, M. V., Schoenfeld, M. A., Heinze, H.-J., &amp; Woldorff, M. G. (2016). The Rapid Capture of Attention by Rewarded Objects. </w:t>
      </w:r>
      <w:r w:rsidRPr="00491D76">
        <w:rPr>
          <w:i/>
          <w:iCs/>
          <w:noProof/>
          <w:szCs w:val="24"/>
        </w:rPr>
        <w:t>Journal of Cognitive Neuroscience</w:t>
      </w:r>
      <w:r w:rsidRPr="00491D76">
        <w:rPr>
          <w:noProof/>
          <w:szCs w:val="24"/>
        </w:rPr>
        <w:t xml:space="preserve">, </w:t>
      </w:r>
      <w:r w:rsidRPr="00491D76">
        <w:rPr>
          <w:i/>
          <w:iCs/>
          <w:noProof/>
          <w:szCs w:val="24"/>
        </w:rPr>
        <w:t>28</w:t>
      </w:r>
      <w:r w:rsidRPr="00491D76">
        <w:rPr>
          <w:noProof/>
          <w:szCs w:val="24"/>
        </w:rPr>
        <w:t>(4), 529–541. https://doi.org/10.1162/jocn_a_00917</w:t>
      </w:r>
    </w:p>
    <w:p w14:paraId="720CCBB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Failing, M. F., &amp; Theeuwes, J. (2014). Exogenous visual orienting by reward. </w:t>
      </w:r>
      <w:r w:rsidRPr="00491D76">
        <w:rPr>
          <w:i/>
          <w:iCs/>
          <w:noProof/>
          <w:szCs w:val="24"/>
        </w:rPr>
        <w:t>Journal of Vision</w:t>
      </w:r>
      <w:r w:rsidRPr="00491D76">
        <w:rPr>
          <w:noProof/>
          <w:szCs w:val="24"/>
        </w:rPr>
        <w:t xml:space="preserve">, </w:t>
      </w:r>
      <w:r w:rsidRPr="00491D76">
        <w:rPr>
          <w:i/>
          <w:iCs/>
          <w:noProof/>
          <w:szCs w:val="24"/>
        </w:rPr>
        <w:t>14</w:t>
      </w:r>
      <w:r w:rsidRPr="00491D76">
        <w:rPr>
          <w:noProof/>
          <w:szCs w:val="24"/>
        </w:rPr>
        <w:t>(2014), 1–9. https://doi.org/10.1167/14.5.6.doi</w:t>
      </w:r>
    </w:p>
    <w:p w14:paraId="6FEFC1E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Failing, M., &amp; Theeuwes, J. (2017). Selection history: How reward modulates selectivity of visual attention. </w:t>
      </w:r>
      <w:r w:rsidRPr="00491D76">
        <w:rPr>
          <w:i/>
          <w:iCs/>
          <w:noProof/>
          <w:szCs w:val="24"/>
        </w:rPr>
        <w:t>Psychonomic Bulletin and Review</w:t>
      </w:r>
      <w:r w:rsidRPr="00491D76">
        <w:rPr>
          <w:noProof/>
          <w:szCs w:val="24"/>
        </w:rPr>
        <w:t>, 1–25. https://doi.org/10.3758/s13423-017-1380-y</w:t>
      </w:r>
    </w:p>
    <w:p w14:paraId="5BEDE0EE"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Franken, I. H. A., Muris, P., &amp; Rassin, E. (2005). Psychometric properties of the Dutch BIS/BAS scales. </w:t>
      </w:r>
      <w:r w:rsidRPr="00491D76">
        <w:rPr>
          <w:i/>
          <w:iCs/>
          <w:noProof/>
          <w:szCs w:val="24"/>
        </w:rPr>
        <w:t>Journal of Psychopathology and Behavioral Assessment</w:t>
      </w:r>
      <w:r w:rsidRPr="00491D76">
        <w:rPr>
          <w:noProof/>
          <w:szCs w:val="24"/>
        </w:rPr>
        <w:t xml:space="preserve">, </w:t>
      </w:r>
      <w:r w:rsidRPr="00491D76">
        <w:rPr>
          <w:i/>
          <w:iCs/>
          <w:noProof/>
          <w:szCs w:val="24"/>
        </w:rPr>
        <w:t>27</w:t>
      </w:r>
      <w:r w:rsidRPr="00491D76">
        <w:rPr>
          <w:noProof/>
          <w:szCs w:val="24"/>
        </w:rPr>
        <w:t>(1), 25–30. https://doi.org/10.1007/s10862-005-3262-2</w:t>
      </w:r>
    </w:p>
    <w:p w14:paraId="4FDADE9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Friedman, N. P., &amp; Miyake, A. (2017). Unity and diversity of executive functions: Individual differences as a window on cognitive structure. </w:t>
      </w:r>
      <w:r w:rsidRPr="00491D76">
        <w:rPr>
          <w:i/>
          <w:iCs/>
          <w:noProof/>
          <w:szCs w:val="24"/>
        </w:rPr>
        <w:t>Cortex</w:t>
      </w:r>
      <w:r w:rsidRPr="00491D76">
        <w:rPr>
          <w:noProof/>
          <w:szCs w:val="24"/>
        </w:rPr>
        <w:t xml:space="preserve">, </w:t>
      </w:r>
      <w:r w:rsidRPr="00491D76">
        <w:rPr>
          <w:i/>
          <w:iCs/>
          <w:noProof/>
          <w:szCs w:val="24"/>
        </w:rPr>
        <w:t>86</w:t>
      </w:r>
      <w:r w:rsidRPr="00491D76">
        <w:rPr>
          <w:noProof/>
          <w:szCs w:val="24"/>
        </w:rPr>
        <w:t>, 186–204. https://doi.org/10.1016/j.cortex.2016.04.023</w:t>
      </w:r>
    </w:p>
    <w:p w14:paraId="1A9AB97A"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Garnier, S. (2018). viridis: Default Color Maps from ‘matplotlib.’ R package version 0.3.</w:t>
      </w:r>
    </w:p>
    <w:p w14:paraId="3CCA36A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Gelman, A., Goodrich, B., Gabry, J., &amp; Ali, I. (2017). R-squared for Bayesian regression models. </w:t>
      </w:r>
      <w:r w:rsidRPr="00491D76">
        <w:rPr>
          <w:i/>
          <w:iCs/>
          <w:noProof/>
          <w:szCs w:val="24"/>
        </w:rPr>
        <w:t>Unpublished via Http://Www. Stat. Columbia. Edu/~ Gelman/Research/Unpublished.</w:t>
      </w:r>
      <w:r w:rsidRPr="00491D76">
        <w:rPr>
          <w:noProof/>
          <w:szCs w:val="24"/>
        </w:rPr>
        <w:t xml:space="preserve"> Retrieved from http://www.stat.columbia.edu/~gelman/research/unpublished/bayes_R2.pdf</w:t>
      </w:r>
    </w:p>
    <w:p w14:paraId="349F09B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644535">
        <w:rPr>
          <w:noProof/>
          <w:szCs w:val="24"/>
          <w:lang w:val="nl-BE"/>
        </w:rPr>
        <w:t xml:space="preserve">Gelman, A., &amp; Rubin, D. B. (1992). </w:t>
      </w:r>
      <w:r w:rsidRPr="00491D76">
        <w:rPr>
          <w:noProof/>
          <w:szCs w:val="24"/>
        </w:rPr>
        <w:t xml:space="preserve">Inference from Iterative Simulation Using Multiple Sequences. </w:t>
      </w:r>
      <w:r w:rsidRPr="00491D76">
        <w:rPr>
          <w:i/>
          <w:iCs/>
          <w:noProof/>
          <w:szCs w:val="24"/>
        </w:rPr>
        <w:t>Statistical Science</w:t>
      </w:r>
      <w:r w:rsidRPr="00491D76">
        <w:rPr>
          <w:noProof/>
          <w:szCs w:val="24"/>
        </w:rPr>
        <w:t xml:space="preserve">, </w:t>
      </w:r>
      <w:r w:rsidRPr="00491D76">
        <w:rPr>
          <w:i/>
          <w:iCs/>
          <w:noProof/>
          <w:szCs w:val="24"/>
        </w:rPr>
        <w:t>7</w:t>
      </w:r>
      <w:r w:rsidRPr="00491D76">
        <w:rPr>
          <w:noProof/>
          <w:szCs w:val="24"/>
        </w:rPr>
        <w:t>(4), 457–472. https://doi.org/10.1214/ss/1177011136</w:t>
      </w:r>
    </w:p>
    <w:p w14:paraId="5443BC8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Chelazzi, L., &amp; Theeuwes, J. (2010). Reward Changes Salience in Human Vision via the Anterior Cingulate. </w:t>
      </w:r>
      <w:r w:rsidRPr="00491D76">
        <w:rPr>
          <w:i/>
          <w:iCs/>
          <w:noProof/>
          <w:szCs w:val="24"/>
        </w:rPr>
        <w:t>Journal of Neuroscience</w:t>
      </w:r>
      <w:r w:rsidRPr="00491D76">
        <w:rPr>
          <w:noProof/>
          <w:szCs w:val="24"/>
        </w:rPr>
        <w:t xml:space="preserve">, </w:t>
      </w:r>
      <w:r w:rsidRPr="00491D76">
        <w:rPr>
          <w:i/>
          <w:iCs/>
          <w:noProof/>
          <w:szCs w:val="24"/>
        </w:rPr>
        <w:t>30</w:t>
      </w:r>
      <w:r w:rsidRPr="00491D76">
        <w:rPr>
          <w:noProof/>
          <w:szCs w:val="24"/>
        </w:rPr>
        <w:t>(33), 11096–11103. https://doi.org/10.1523/JNEUROSCI.1026-10.2010</w:t>
      </w:r>
    </w:p>
    <w:p w14:paraId="45A3FF66"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&amp; Peelen, M. V. (2015). Neural mechanisms of incentive salience in naturalistic human vision. </w:t>
      </w:r>
      <w:r w:rsidRPr="00491D76">
        <w:rPr>
          <w:i/>
          <w:iCs/>
          <w:noProof/>
          <w:szCs w:val="24"/>
        </w:rPr>
        <w:t>Neuron</w:t>
      </w:r>
      <w:r w:rsidRPr="00491D76">
        <w:rPr>
          <w:noProof/>
          <w:szCs w:val="24"/>
        </w:rPr>
        <w:t xml:space="preserve">, </w:t>
      </w:r>
      <w:r w:rsidRPr="00491D76">
        <w:rPr>
          <w:i/>
          <w:iCs/>
          <w:noProof/>
          <w:szCs w:val="24"/>
        </w:rPr>
        <w:t>85</w:t>
      </w:r>
      <w:r w:rsidRPr="00491D76">
        <w:rPr>
          <w:noProof/>
          <w:szCs w:val="24"/>
        </w:rPr>
        <w:t>(3), 512–518. https://doi.org/10.1016/j.neuron.2014.12.049</w:t>
      </w:r>
    </w:p>
    <w:p w14:paraId="3F89D80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Peelen, M. V, Hickey, C., &amp; Peelen, M. V. (2015). Neural Mechanisms of Incentive Salience in Naturalistic Human Vision Report Neural Mechanisms of Incentive Salience in Naturalistic Human Vision. </w:t>
      </w:r>
      <w:r w:rsidRPr="00491D76">
        <w:rPr>
          <w:i/>
          <w:iCs/>
          <w:noProof/>
          <w:szCs w:val="24"/>
        </w:rPr>
        <w:t>Neuron</w:t>
      </w:r>
      <w:r w:rsidRPr="00491D76">
        <w:rPr>
          <w:noProof/>
          <w:szCs w:val="24"/>
        </w:rPr>
        <w:t xml:space="preserve">, </w:t>
      </w:r>
      <w:r w:rsidRPr="00491D76">
        <w:rPr>
          <w:i/>
          <w:iCs/>
          <w:noProof/>
          <w:szCs w:val="24"/>
        </w:rPr>
        <w:t>85</w:t>
      </w:r>
      <w:r w:rsidRPr="00491D76">
        <w:rPr>
          <w:noProof/>
          <w:szCs w:val="24"/>
        </w:rPr>
        <w:t>(3), 512–518. https://doi.org/10.1016/j.neuron.2014.12.049</w:t>
      </w:r>
    </w:p>
    <w:p w14:paraId="2631549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Holroyd, C. B., &amp; McClure, S. M. (2015). Hierarchical control over effortful behavior by rodent medial frontal cortex: A computational model. </w:t>
      </w:r>
      <w:r w:rsidRPr="00491D76">
        <w:rPr>
          <w:i/>
          <w:iCs/>
          <w:noProof/>
          <w:szCs w:val="24"/>
        </w:rPr>
        <w:t>Psychological Review</w:t>
      </w:r>
      <w:r w:rsidRPr="00491D76">
        <w:rPr>
          <w:noProof/>
          <w:szCs w:val="24"/>
        </w:rPr>
        <w:t xml:space="preserve">, </w:t>
      </w:r>
      <w:r w:rsidRPr="00491D76">
        <w:rPr>
          <w:i/>
          <w:iCs/>
          <w:noProof/>
          <w:szCs w:val="24"/>
        </w:rPr>
        <w:t>122</w:t>
      </w:r>
      <w:r w:rsidRPr="00491D76">
        <w:rPr>
          <w:noProof/>
          <w:szCs w:val="24"/>
        </w:rPr>
        <w:t>(1), 54–83. https://doi.org/10.1037/a0038339</w:t>
      </w:r>
    </w:p>
    <w:p w14:paraId="4D86183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Hope, R. M. (2013). Rmisc: Ryan miscellaneous. R package version, 1(5).</w:t>
      </w:r>
    </w:p>
    <w:p w14:paraId="2C5BD22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Junghöfer, M., Elbert, T., Tucker, D. O. N. M., &amp; Rockstroh, B. (2000). Statistical control of artifacts in dense array EEG 0 MEG studies. </w:t>
      </w:r>
      <w:r w:rsidRPr="00491D76">
        <w:rPr>
          <w:i/>
          <w:iCs/>
          <w:noProof/>
          <w:szCs w:val="24"/>
        </w:rPr>
        <w:t>Wiley Online Library</w:t>
      </w:r>
      <w:r w:rsidRPr="00491D76">
        <w:rPr>
          <w:noProof/>
          <w:szCs w:val="24"/>
        </w:rPr>
        <w:t>, 523–532. Retrieved from http://onlinelibrary.wiley.com/doi/10.1111/1469-8986.3740523/full</w:t>
      </w:r>
    </w:p>
    <w:p w14:paraId="599998F3"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Kruschke, J. K. (2014). </w:t>
      </w:r>
      <w:r w:rsidRPr="00491D76">
        <w:rPr>
          <w:i/>
          <w:iCs/>
          <w:noProof/>
          <w:szCs w:val="24"/>
        </w:rPr>
        <w:t>Doing Bayesian data analysis: A tutorial with R, JAGS, and Stan, second edition</w:t>
      </w:r>
      <w:r w:rsidRPr="00491D76">
        <w:rPr>
          <w:noProof/>
          <w:szCs w:val="24"/>
        </w:rPr>
        <w:t xml:space="preserve">. </w:t>
      </w:r>
      <w:r w:rsidRPr="00491D76">
        <w:rPr>
          <w:i/>
          <w:iCs/>
          <w:noProof/>
          <w:szCs w:val="24"/>
        </w:rPr>
        <w:t>Doing Bayesian Data Analysis: A Tutorial with R, JAGS, and Stan, Second Edition</w:t>
      </w:r>
      <w:r w:rsidRPr="00491D76">
        <w:rPr>
          <w:noProof/>
          <w:szCs w:val="24"/>
        </w:rPr>
        <w:t xml:space="preserve"> (2nd ed.). Elsevier Inc. https://doi.org/10.1016/B978-0-12-405888-0.09999-2</w:t>
      </w:r>
    </w:p>
    <w:p w14:paraId="748D955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Kruschke, J. K., &amp; Meredith, M. (2017). BEST: Bayesian Estimation Supersedes the t-Test.</w:t>
      </w:r>
    </w:p>
    <w:p w14:paraId="76A810F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644535">
        <w:rPr>
          <w:noProof/>
          <w:szCs w:val="24"/>
          <w:lang w:val="nl-BE"/>
        </w:rPr>
        <w:t xml:space="preserve">MacLean, M. H., &amp; Giesbrecht, B. (2015). </w:t>
      </w:r>
      <w:r w:rsidRPr="00491D76">
        <w:rPr>
          <w:noProof/>
          <w:szCs w:val="24"/>
        </w:rPr>
        <w:t xml:space="preserve">Neural evidence reveals the rapid effects of reward history on selective attention. </w:t>
      </w:r>
      <w:r w:rsidRPr="00491D76">
        <w:rPr>
          <w:i/>
          <w:iCs/>
          <w:noProof/>
          <w:szCs w:val="24"/>
        </w:rPr>
        <w:t>Brain Research</w:t>
      </w:r>
      <w:r w:rsidRPr="00491D76">
        <w:rPr>
          <w:noProof/>
          <w:szCs w:val="24"/>
        </w:rPr>
        <w:t xml:space="preserve">, </w:t>
      </w:r>
      <w:r w:rsidRPr="00491D76">
        <w:rPr>
          <w:i/>
          <w:iCs/>
          <w:noProof/>
          <w:szCs w:val="24"/>
        </w:rPr>
        <w:t>1606</w:t>
      </w:r>
      <w:r w:rsidRPr="00491D76">
        <w:rPr>
          <w:noProof/>
          <w:szCs w:val="24"/>
        </w:rPr>
        <w:t>, 86–94. https://doi.org/10.1016/j.brainres.2015.02.016</w:t>
      </w:r>
    </w:p>
    <w:p w14:paraId="28A08BA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McElreath, R. (2016). </w:t>
      </w:r>
      <w:r w:rsidRPr="00491D76">
        <w:rPr>
          <w:i/>
          <w:iCs/>
          <w:noProof/>
          <w:szCs w:val="24"/>
        </w:rPr>
        <w:t>Statistical Rethinking: A Bayesian Course with Examples in R and Stan</w:t>
      </w:r>
      <w:r w:rsidRPr="00491D76">
        <w:rPr>
          <w:noProof/>
          <w:szCs w:val="24"/>
        </w:rPr>
        <w:t>. Chapman Hall - CRC.</w:t>
      </w:r>
    </w:p>
    <w:p w14:paraId="321A8C7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Nolan, H., Whelan, R., &amp; Reilly, R. B. (2010). FASTER: Fully Automated Statistical Thresholding for EEG artifact Rejection. </w:t>
      </w:r>
      <w:r w:rsidRPr="00491D76">
        <w:rPr>
          <w:i/>
          <w:iCs/>
          <w:noProof/>
          <w:szCs w:val="24"/>
        </w:rPr>
        <w:t>Journal of Neuroscience Methods</w:t>
      </w:r>
      <w:r w:rsidRPr="00491D76">
        <w:rPr>
          <w:noProof/>
          <w:szCs w:val="24"/>
        </w:rPr>
        <w:t xml:space="preserve">, </w:t>
      </w:r>
      <w:r w:rsidRPr="00491D76">
        <w:rPr>
          <w:i/>
          <w:iCs/>
          <w:noProof/>
          <w:szCs w:val="24"/>
        </w:rPr>
        <w:t>192</w:t>
      </w:r>
      <w:r w:rsidRPr="00491D76">
        <w:rPr>
          <w:noProof/>
          <w:szCs w:val="24"/>
        </w:rPr>
        <w:t>(1), 152–162. https://doi.org/10.1016/j.jneumeth.2010.07.015</w:t>
      </w:r>
    </w:p>
    <w:p w14:paraId="3F8B824E"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Norcia, A. M., Appelbaum, L. G., Ales, J. M., Cottereau, B. R., &amp; Rossion, B. (2015). The steady-state visual evoked potential in vision research : A review. </w:t>
      </w:r>
      <w:r w:rsidRPr="00491D76">
        <w:rPr>
          <w:i/>
          <w:iCs/>
          <w:noProof/>
          <w:szCs w:val="24"/>
        </w:rPr>
        <w:t>Journal of Vision</w:t>
      </w:r>
      <w:r w:rsidRPr="00491D76">
        <w:rPr>
          <w:noProof/>
          <w:szCs w:val="24"/>
        </w:rPr>
        <w:t xml:space="preserve">, </w:t>
      </w:r>
      <w:r w:rsidRPr="00491D76">
        <w:rPr>
          <w:i/>
          <w:iCs/>
          <w:noProof/>
          <w:szCs w:val="24"/>
        </w:rPr>
        <w:t>15</w:t>
      </w:r>
      <w:r w:rsidRPr="00491D76">
        <w:rPr>
          <w:noProof/>
          <w:szCs w:val="24"/>
        </w:rPr>
        <w:t>(6), 1–46. https://doi.org/10.1167/15.6.4.doi</w:t>
      </w:r>
    </w:p>
    <w:p w14:paraId="6612B25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Pearson, D., Donkin, C., Tran, S. C., Most, S. B., &amp; Le Pelley, M. E. (2015). Cognitive control and counterproductive oculomotor capture by reward-related stimuli. </w:t>
      </w:r>
      <w:r w:rsidRPr="00491D76">
        <w:rPr>
          <w:i/>
          <w:iCs/>
          <w:noProof/>
          <w:szCs w:val="24"/>
        </w:rPr>
        <w:t>Visual Cognition</w:t>
      </w:r>
      <w:r w:rsidRPr="00491D76">
        <w:rPr>
          <w:noProof/>
          <w:szCs w:val="24"/>
        </w:rPr>
        <w:t xml:space="preserve">, </w:t>
      </w:r>
      <w:r w:rsidRPr="00491D76">
        <w:rPr>
          <w:i/>
          <w:iCs/>
          <w:noProof/>
          <w:szCs w:val="24"/>
        </w:rPr>
        <w:t>6285</w:t>
      </w:r>
      <w:r w:rsidRPr="00491D76">
        <w:rPr>
          <w:noProof/>
          <w:szCs w:val="24"/>
        </w:rPr>
        <w:t>(May 2015), 1–26. https://doi.org/10.1080/13506285.2014.994252</w:t>
      </w:r>
    </w:p>
    <w:p w14:paraId="7650A2C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Perrin, F., Pernier, J., Bertrand, O., &amp; Echallier, J. F. (1989). Spherical splines for scalp potential and current density mapping. </w:t>
      </w:r>
      <w:r w:rsidRPr="00491D76">
        <w:rPr>
          <w:i/>
          <w:iCs/>
          <w:noProof/>
          <w:szCs w:val="24"/>
        </w:rPr>
        <w:t>Electroencephalography and Clinical Neurophysiology</w:t>
      </w:r>
      <w:r w:rsidRPr="00491D76">
        <w:rPr>
          <w:noProof/>
          <w:szCs w:val="24"/>
        </w:rPr>
        <w:t xml:space="preserve">, </w:t>
      </w:r>
      <w:r w:rsidRPr="00491D76">
        <w:rPr>
          <w:i/>
          <w:iCs/>
          <w:noProof/>
          <w:szCs w:val="24"/>
        </w:rPr>
        <w:t>72</w:t>
      </w:r>
      <w:r w:rsidRPr="00491D76">
        <w:rPr>
          <w:noProof/>
          <w:szCs w:val="24"/>
        </w:rPr>
        <w:t xml:space="preserve">(2), </w:t>
      </w:r>
      <w:r w:rsidRPr="00491D76">
        <w:rPr>
          <w:noProof/>
          <w:szCs w:val="24"/>
        </w:rPr>
        <w:lastRenderedPageBreak/>
        <w:t>184–187. https://doi.org/10.1016/0013-4694(89)90180-6</w:t>
      </w:r>
    </w:p>
    <w:p w14:paraId="0E825B3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Phillips, N. (2016). Yarrr: A companion to the e-book YaRrr!: The Pirate’s Guide to R. R package version 0.1.</w:t>
      </w:r>
    </w:p>
    <w:p w14:paraId="39F2A84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Posner, M. I. (1980). Orienting of attention. </w:t>
      </w:r>
      <w:r w:rsidRPr="00491D76">
        <w:rPr>
          <w:i/>
          <w:iCs/>
          <w:noProof/>
          <w:szCs w:val="24"/>
        </w:rPr>
        <w:t>The Quarterly Journal of Experimental Psychology</w:t>
      </w:r>
      <w:r w:rsidRPr="00491D76">
        <w:rPr>
          <w:noProof/>
          <w:szCs w:val="24"/>
        </w:rPr>
        <w:t xml:space="preserve">, </w:t>
      </w:r>
      <w:r w:rsidRPr="00491D76">
        <w:rPr>
          <w:i/>
          <w:iCs/>
          <w:noProof/>
          <w:szCs w:val="24"/>
        </w:rPr>
        <w:t>32</w:t>
      </w:r>
      <w:r w:rsidRPr="00491D76">
        <w:rPr>
          <w:noProof/>
          <w:szCs w:val="24"/>
        </w:rPr>
        <w:t>(1), 3–25. https://doi.org/10.1080/00335558008248231</w:t>
      </w:r>
    </w:p>
    <w:p w14:paraId="2D2F387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 Core Team. (2017). R: A Language and Environment for Statistical Computing. R Foundation for Statistical Computing.</w:t>
      </w:r>
    </w:p>
    <w:p w14:paraId="0796D4D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Rinker, T., &amp; Kurkiewicz, D. (n.d.). pacman: Package Management for R.</w:t>
      </w:r>
    </w:p>
    <w:p w14:paraId="406F6C1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RStudio Team. (2015). Integrated Development for R. RStudio, Inc.</w:t>
      </w:r>
    </w:p>
    <w:p w14:paraId="0D923BC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Shenhav, A., Botvinick, M., &amp; Cohen, J. (2013). The expected value of control: An integrative theory of anterior cingulate cortex function. </w:t>
      </w:r>
      <w:r w:rsidRPr="00491D76">
        <w:rPr>
          <w:i/>
          <w:iCs/>
          <w:noProof/>
          <w:szCs w:val="24"/>
        </w:rPr>
        <w:t>Neuron</w:t>
      </w:r>
      <w:r w:rsidRPr="00491D76">
        <w:rPr>
          <w:noProof/>
          <w:szCs w:val="24"/>
        </w:rPr>
        <w:t xml:space="preserve">, </w:t>
      </w:r>
      <w:r w:rsidRPr="00491D76">
        <w:rPr>
          <w:i/>
          <w:iCs/>
          <w:noProof/>
          <w:szCs w:val="24"/>
        </w:rPr>
        <w:t>79</w:t>
      </w:r>
      <w:r w:rsidRPr="00491D76">
        <w:rPr>
          <w:noProof/>
          <w:szCs w:val="24"/>
        </w:rPr>
        <w:t>(2), 217–240. https://doi.org/10.1016/j.neuron.2013.07.007</w:t>
      </w:r>
    </w:p>
    <w:p w14:paraId="3E0BBBC0" w14:textId="77777777" w:rsidR="00491D76" w:rsidRPr="00644535" w:rsidRDefault="00491D76" w:rsidP="00491D76">
      <w:pPr>
        <w:widowControl w:val="0"/>
        <w:autoSpaceDE w:val="0"/>
        <w:autoSpaceDN w:val="0"/>
        <w:adjustRightInd w:val="0"/>
        <w:spacing w:after="0" w:line="480" w:lineRule="auto"/>
        <w:ind w:left="480" w:hanging="480"/>
        <w:rPr>
          <w:noProof/>
          <w:szCs w:val="24"/>
          <w:lang w:val="nl-BE"/>
        </w:rPr>
      </w:pPr>
      <w:r w:rsidRPr="00491D76">
        <w:rPr>
          <w:noProof/>
          <w:szCs w:val="24"/>
        </w:rPr>
        <w:t xml:space="preserve">Theeuwes, J. (2010). Top-down and bottom-up control of visual selection. </w:t>
      </w:r>
      <w:r w:rsidRPr="00644535">
        <w:rPr>
          <w:i/>
          <w:iCs/>
          <w:noProof/>
          <w:szCs w:val="24"/>
          <w:lang w:val="nl-BE"/>
        </w:rPr>
        <w:t>Acta Psychologica</w:t>
      </w:r>
      <w:r w:rsidRPr="00644535">
        <w:rPr>
          <w:noProof/>
          <w:szCs w:val="24"/>
          <w:lang w:val="nl-BE"/>
        </w:rPr>
        <w:t xml:space="preserve">, </w:t>
      </w:r>
      <w:r w:rsidRPr="00644535">
        <w:rPr>
          <w:i/>
          <w:iCs/>
          <w:noProof/>
          <w:szCs w:val="24"/>
          <w:lang w:val="nl-BE"/>
        </w:rPr>
        <w:t>135</w:t>
      </w:r>
      <w:r w:rsidRPr="00644535">
        <w:rPr>
          <w:noProof/>
          <w:szCs w:val="24"/>
          <w:lang w:val="nl-BE"/>
        </w:rPr>
        <w:t>(2), 77–99. https://doi.org/10.1016/j.actpsy.2010.02.006</w:t>
      </w:r>
    </w:p>
    <w:p w14:paraId="632E7DA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644535">
        <w:rPr>
          <w:noProof/>
          <w:szCs w:val="24"/>
          <w:lang w:val="nl-BE"/>
        </w:rPr>
        <w:t xml:space="preserve">Van der Does, A. J. W. (2002). </w:t>
      </w:r>
      <w:r w:rsidRPr="00644535">
        <w:rPr>
          <w:i/>
          <w:iCs/>
          <w:noProof/>
          <w:szCs w:val="24"/>
          <w:lang w:val="nl-BE"/>
        </w:rPr>
        <w:t xml:space="preserve">Handleiding bij de Nederlandse versie van beck depression inventory—second edition (BDI-II-NL). </w:t>
      </w:r>
      <w:r w:rsidRPr="00491D76">
        <w:rPr>
          <w:i/>
          <w:iCs/>
          <w:noProof/>
          <w:szCs w:val="24"/>
        </w:rPr>
        <w:t>[The Dutch version of the Beck depression inventory].</w:t>
      </w:r>
      <w:r w:rsidRPr="00491D76">
        <w:rPr>
          <w:noProof/>
          <w:szCs w:val="24"/>
        </w:rPr>
        <w:t xml:space="preserve"> Amsterdam: Harcourt.</w:t>
      </w:r>
    </w:p>
    <w:p w14:paraId="099765C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Verguts, T., Vassena, E., &amp; Silvetti, M. (2015). Adaptive effort investment in cognitive and physical tasks: a neurocomputational model. </w:t>
      </w:r>
      <w:r w:rsidRPr="00491D76">
        <w:rPr>
          <w:i/>
          <w:iCs/>
          <w:noProof/>
          <w:szCs w:val="24"/>
        </w:rPr>
        <w:t>Frontiers in Behavioral Neuroscience</w:t>
      </w:r>
      <w:r w:rsidRPr="00491D76">
        <w:rPr>
          <w:noProof/>
          <w:szCs w:val="24"/>
        </w:rPr>
        <w:t xml:space="preserve">, </w:t>
      </w:r>
      <w:r w:rsidRPr="00491D76">
        <w:rPr>
          <w:i/>
          <w:iCs/>
          <w:noProof/>
          <w:szCs w:val="24"/>
        </w:rPr>
        <w:t>9</w:t>
      </w:r>
      <w:r w:rsidRPr="00491D76">
        <w:rPr>
          <w:noProof/>
          <w:szCs w:val="24"/>
        </w:rPr>
        <w:t>(March). https://doi.org/10.3389/fnbeh.2015.00057</w:t>
      </w:r>
    </w:p>
    <w:p w14:paraId="1027812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Watanabe, S. (2010). Asymptotic Equivalence of Bayes Cross Validation and Widely Applicable Information Criterion in Singular Learning Theory, </w:t>
      </w:r>
      <w:r w:rsidRPr="00491D76">
        <w:rPr>
          <w:i/>
          <w:iCs/>
          <w:noProof/>
          <w:szCs w:val="24"/>
        </w:rPr>
        <w:t>11</w:t>
      </w:r>
      <w:r w:rsidRPr="00491D76">
        <w:rPr>
          <w:noProof/>
          <w:szCs w:val="24"/>
        </w:rPr>
        <w:t>, 3571–3594. Retrieved from http://arxiv.org/abs/1004.2316</w:t>
      </w:r>
    </w:p>
    <w:p w14:paraId="56922EB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Wickham, H. (2017). Tidyverse: Easily install and load ’tidyverse’ packages. R package version, </w:t>
      </w:r>
      <w:r w:rsidRPr="00491D76">
        <w:rPr>
          <w:noProof/>
          <w:szCs w:val="24"/>
        </w:rPr>
        <w:lastRenderedPageBreak/>
        <w:t>1(1).</w:t>
      </w:r>
    </w:p>
    <w:p w14:paraId="4117579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Wilke, C. O. (2016). cowplot: streamlined plot theme and plot annotations for ‘ggplot2.’ CRAN Repos.</w:t>
      </w:r>
    </w:p>
    <w:p w14:paraId="3787C9F1" w14:textId="77777777" w:rsidR="00491D76" w:rsidRPr="00491D76" w:rsidRDefault="00491D76" w:rsidP="00491D76">
      <w:pPr>
        <w:widowControl w:val="0"/>
        <w:autoSpaceDE w:val="0"/>
        <w:autoSpaceDN w:val="0"/>
        <w:adjustRightInd w:val="0"/>
        <w:spacing w:after="0" w:line="480" w:lineRule="auto"/>
        <w:ind w:left="480" w:hanging="480"/>
        <w:rPr>
          <w:noProof/>
        </w:rPr>
      </w:pPr>
      <w:r w:rsidRPr="00491D7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9"/>
      <w:headerReference w:type="first" r:id="rId40"/>
      <w:footerReference w:type="first" r:id="rId4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035288" w:rsidRDefault="00035288">
      <w:pPr>
        <w:pStyle w:val="CommentText"/>
      </w:pPr>
      <w:r>
        <w:rPr>
          <w:rStyle w:val="CommentReference"/>
        </w:rPr>
        <w:annotationRef/>
      </w:r>
      <w:r>
        <w:rPr>
          <w:rStyle w:val="CommentReference"/>
        </w:rPr>
        <w:t>Perhaps go for a more declarative title a la ‘Reward does X‘</w:t>
      </w:r>
    </w:p>
  </w:comment>
  <w:comment w:id="2" w:author="Ivan Grahek" w:date="2019-02-09T13:53:00Z" w:initials="IG">
    <w:p w14:paraId="27B2A50C" w14:textId="37144FDC" w:rsidR="00035288" w:rsidRDefault="00035288">
      <w:pPr>
        <w:pStyle w:val="CommentText"/>
      </w:pPr>
      <w:r>
        <w:rPr>
          <w:rStyle w:val="CommentReference"/>
        </w:rPr>
        <w:annotationRef/>
      </w:r>
      <w:r>
        <w:t>Any ideas for the crucial references here?</w:t>
      </w:r>
    </w:p>
  </w:comment>
  <w:comment w:id="3" w:author="Gilles Pourtois" w:date="2019-02-12T13:36:00Z" w:initials="GP">
    <w:p w14:paraId="748379A3" w14:textId="241015C1" w:rsidR="00035288" w:rsidRDefault="00035288">
      <w:pPr>
        <w:pStyle w:val="CommentText"/>
      </w:pPr>
      <w:r>
        <w:rPr>
          <w:rStyle w:val="CommentReference"/>
        </w:rPr>
        <w:annotationRef/>
      </w:r>
      <w:r>
        <w:t xml:space="preserve">Yantis, 1993: </w:t>
      </w:r>
      <w:r w:rsidRPr="00035288">
        <w:t>https://journals.sagepub.com/doi/10.1111/1467-8721.ep10768973</w:t>
      </w:r>
    </w:p>
  </w:comment>
  <w:comment w:id="4" w:author="Gilles Pourtois" w:date="2019-02-12T13:37:00Z" w:initials="GP">
    <w:p w14:paraId="44BAD723" w14:textId="3EAAABB4" w:rsidR="00035288" w:rsidRDefault="00035288">
      <w:pPr>
        <w:pStyle w:val="CommentText"/>
      </w:pPr>
      <w:r>
        <w:rPr>
          <w:rStyle w:val="CommentReference"/>
        </w:rPr>
        <w:annotationRef/>
      </w:r>
      <w:r>
        <w:t>Not correct this I think. It is not correct to equate goal-directed attention and CC like you</w:t>
      </w:r>
      <w:r w:rsidR="00DC1DF3">
        <w:t xml:space="preserve"> tend to</w:t>
      </w:r>
      <w:r>
        <w:t xml:space="preserve"> do here. Usually, CC has 2 stages</w:t>
      </w:r>
      <w:r w:rsidR="00DC1DF3">
        <w:t>/components</w:t>
      </w:r>
      <w:r>
        <w:t xml:space="preserve">: first evaluation, and then/afterwards enhanced control/monitoring by means of enhanced attention. For example during conflict adaptation, we see that more attention is allocated on the stimulus after the encounter of an incongruent trial. This is what CC is, and is not </w:t>
      </w:r>
      <w:r w:rsidR="00DC1DF3">
        <w:t xml:space="preserve">directly </w:t>
      </w:r>
      <w:r>
        <w:t>related to goal-driven attention processes, which are usually explored using the Posner task with cue-validity effects for example. So CC and attention are intertwined</w:t>
      </w:r>
      <w:r w:rsidR="00DC1DF3">
        <w:t xml:space="preserve"> for sure</w:t>
      </w:r>
      <w:r>
        <w:t xml:space="preserve">, but it is not correct to equate goal-driven attention and CC though I think.  </w:t>
      </w:r>
    </w:p>
  </w:comment>
  <w:comment w:id="5" w:author="Gilles Pourtois" w:date="2019-02-12T13:41:00Z" w:initials="GP">
    <w:p w14:paraId="000E80A8" w14:textId="5D28F915" w:rsidR="00035288" w:rsidRDefault="00035288">
      <w:pPr>
        <w:pStyle w:val="CommentText"/>
      </w:pPr>
      <w:r>
        <w:rPr>
          <w:rStyle w:val="CommentReference"/>
        </w:rPr>
        <w:annotationRef/>
      </w:r>
      <w:r>
        <w:t>See my comment here above. Moreover, as you know, the best evidence so far for modulation of attention by reward (see Anderson; Theeuwes) is for a very special case</w:t>
      </w:r>
      <w:r w:rsidR="007A42CB">
        <w:t xml:space="preserve"> actually</w:t>
      </w:r>
      <w:r>
        <w:t xml:space="preserve"> = value-driven attention </w:t>
      </w:r>
      <w:r w:rsidR="00DC1DF3">
        <w:t xml:space="preserve">capture </w:t>
      </w:r>
      <w:r>
        <w:t xml:space="preserve">where you first change by means of conditioning the value of a </w:t>
      </w:r>
      <w:r w:rsidR="00DC1DF3">
        <w:t xml:space="preserve">neutral </w:t>
      </w:r>
      <w:r>
        <w:t>stimulus</w:t>
      </w:r>
      <w:r w:rsidR="007A42CB">
        <w:t xml:space="preserve"> (becomes appetitive)</w:t>
      </w:r>
      <w:r>
        <w:t xml:space="preserve"> that later becomes distractor during visual search, and you see that participants cannot ignore it</w:t>
      </w:r>
      <w:r w:rsidR="007A42CB">
        <w:t>, as if they cannot exert control over it (so reward decreases</w:t>
      </w:r>
      <w:r w:rsidR="00DC1DF3">
        <w:t>, but not increases</w:t>
      </w:r>
      <w:r w:rsidR="007A42CB">
        <w:t xml:space="preserve"> control in fact)</w:t>
      </w:r>
      <w:r>
        <w:t>.</w:t>
      </w:r>
      <w:r w:rsidR="007A42CB">
        <w:t xml:space="preserve"> So I think it is an oversimplification to equate attention control and CC, especially for the case of reward…</w:t>
      </w:r>
      <w:r>
        <w:t xml:space="preserve">  </w:t>
      </w:r>
    </w:p>
  </w:comment>
  <w:comment w:id="6" w:author="Gilles Pourtois" w:date="2019-02-12T13:45:00Z" w:initials="GP">
    <w:p w14:paraId="487B896D" w14:textId="59E2CD76" w:rsidR="007A42CB" w:rsidRDefault="007A42CB">
      <w:pPr>
        <w:pStyle w:val="CommentText"/>
      </w:pPr>
      <w:r>
        <w:rPr>
          <w:rStyle w:val="CommentReference"/>
        </w:rPr>
        <w:annotationRef/>
      </w:r>
      <w:r>
        <w:t xml:space="preserve">To me, it is unclear why you bother here with a detour to CC, and you don’t introduce right away value-driven attention capture, for which there are still many unanswered questions, including whether feature-based processing play a role or not, which is exactly what your study seeks to address, right? I have the impression you could start more direct and to the point…but I leave it to you. </w:t>
      </w:r>
    </w:p>
  </w:comment>
  <w:comment w:id="8" w:author="Gilles Pourtois" w:date="2019-02-12T13:49:00Z" w:initials="GP">
    <w:p w14:paraId="7D37E217" w14:textId="646D78FF" w:rsidR="00160297" w:rsidRPr="00160297" w:rsidRDefault="00160297">
      <w:pPr>
        <w:pStyle w:val="CommentText"/>
        <w:rPr>
          <w:lang w:val="fr-FR"/>
        </w:rPr>
      </w:pPr>
      <w:r>
        <w:rPr>
          <w:rStyle w:val="CommentReference"/>
        </w:rPr>
        <w:annotationRef/>
      </w:r>
      <w:r>
        <w:t xml:space="preserve">Add </w:t>
      </w:r>
      <w:r w:rsidRPr="00160297">
        <w:rPr>
          <w:lang w:val="fr-FR"/>
        </w:rPr>
        <w:t xml:space="preserve">Awh et al., 2012, </w:t>
      </w:r>
      <w:r w:rsidRPr="00160297">
        <w:rPr>
          <w:i/>
          <w:iCs/>
          <w:lang w:val="fr-FR"/>
        </w:rPr>
        <w:t>TiCS</w:t>
      </w:r>
      <w:r>
        <w:rPr>
          <w:i/>
          <w:iCs/>
          <w:lang w:val="fr-FR"/>
        </w:rPr>
        <w:t> ?</w:t>
      </w:r>
    </w:p>
  </w:comment>
  <w:comment w:id="11" w:author="Gilles Pourtois" w:date="2019-02-12T13:51:00Z" w:initials="GP">
    <w:p w14:paraId="2C02BC47" w14:textId="0F870479" w:rsidR="00DC1DF3" w:rsidRDefault="00DC1DF3">
      <w:pPr>
        <w:pStyle w:val="CommentText"/>
      </w:pPr>
      <w:r>
        <w:rPr>
          <w:rStyle w:val="CommentReference"/>
        </w:rPr>
        <w:annotationRef/>
      </w:r>
      <w:r>
        <w:t>Is it standard this? I have the impression people rather use “visual search” and “value-based attention capture” to refer to that…</w:t>
      </w:r>
    </w:p>
  </w:comment>
  <w:comment w:id="19" w:author="Gilles Pourtois" w:date="2019-02-12T13:57:00Z" w:initials="GP">
    <w:p w14:paraId="73DEB200" w14:textId="1590DAEB" w:rsidR="00E97BE9" w:rsidRDefault="00E97BE9">
      <w:pPr>
        <w:pStyle w:val="CommentText"/>
      </w:pPr>
      <w:r>
        <w:rPr>
          <w:rStyle w:val="CommentReference"/>
        </w:rPr>
        <w:annotationRef/>
      </w:r>
      <w:r>
        <w:t>I don’t understand your argument here. So indeed, at test, reward it not at stake any more, but you see a conflict between the goal = to find the target/singleton and an automatic orienting of attention to a stimulus with enhanced value (because of prior conditioning).</w:t>
      </w:r>
    </w:p>
  </w:comment>
  <w:comment w:id="20" w:author="Gilles Pourtois" w:date="2019-02-12T13:59:00Z" w:initials="GP">
    <w:p w14:paraId="1E4E08E9" w14:textId="508732E9" w:rsidR="00E97BE9" w:rsidRDefault="00E97BE9">
      <w:pPr>
        <w:pStyle w:val="CommentText"/>
      </w:pPr>
      <w:r>
        <w:rPr>
          <w:rStyle w:val="CommentReference"/>
        </w:rPr>
        <w:annotationRef/>
      </w:r>
      <w:r>
        <w:t xml:space="preserve">I’m lost here…you seem to criticize the logic of value-based attention capture (Theeuwes &amp; Anderson won’t be happy probably ;-) and assume there is a confound with the task goal? I think their paradigm is standard now and it is risky to challenge the logic: according to Theeuwes, is it really bottom up insofar subjects cannot help: they will necessarily look at the distractor (stimulus previously associated with reward) even though the task is about detecting another and fully unrelated stimulus/singleton. Moreover, as you know a very cool finding of Anderson et al. (2011, PNAS) is that WM capacity predicts this effect; the lower this capacity the more you show value based capture. Hence, this paradigm is well suited to explore conflict between goal and stimulus value…and thus bottom-up attention. </w:t>
      </w:r>
    </w:p>
  </w:comment>
  <w:comment w:id="21" w:author="Gilles Pourtois" w:date="2019-02-12T14:04:00Z" w:initials="GP">
    <w:p w14:paraId="19456B46" w14:textId="3C31D507" w:rsidR="00E97BE9" w:rsidRDefault="00E97BE9">
      <w:pPr>
        <w:pStyle w:val="CommentText"/>
      </w:pPr>
      <w:r>
        <w:rPr>
          <w:rStyle w:val="CommentReference"/>
        </w:rPr>
        <w:annotationRef/>
      </w:r>
      <w:r>
        <w:t xml:space="preserve">This is somewhat blunt and I would never dare to say it like this…sorry. Instead of challenging their paradigm, I think you should better introduce the notion that whether this (amazing) effect is feature-based or not, is still unclear currently…and that’s exactly what you want to contribute to with this EEG study.  </w:t>
      </w:r>
    </w:p>
  </w:comment>
  <w:comment w:id="22" w:author="Gilles Pourtois" w:date="2019-02-12T14:07:00Z" w:initials="GP">
    <w:p w14:paraId="3CA8CCD8" w14:textId="4E09DB96" w:rsidR="005D1A60" w:rsidRDefault="005D1A60">
      <w:pPr>
        <w:pStyle w:val="CommentText"/>
      </w:pPr>
      <w:r>
        <w:rPr>
          <w:rStyle w:val="CommentReference"/>
        </w:rPr>
        <w:annotationRef/>
      </w:r>
      <w:r>
        <w:t>But this is exactly what value-based attention capture is about, with all the studies of Anderson or Theeuwes.  Instead of that, I think your study addresses the importance (or lack thereof) of feature based processing, but not the competition between goal and reward…</w:t>
      </w:r>
    </w:p>
  </w:comment>
  <w:comment w:id="23" w:author="Gilles Pourtois" w:date="2019-02-12T14:10:00Z" w:initials="GP">
    <w:p w14:paraId="0F0C6B9F" w14:textId="4FBD9D12" w:rsidR="005D1A60" w:rsidRDefault="005D1A60">
      <w:pPr>
        <w:pStyle w:val="CommentText"/>
      </w:pPr>
      <w:r>
        <w:rPr>
          <w:rStyle w:val="CommentReference"/>
        </w:rPr>
        <w:annotationRef/>
      </w:r>
      <w:r>
        <w:t>I’m not sure about that</w:t>
      </w:r>
    </w:p>
  </w:comment>
  <w:comment w:id="24" w:author="Gilles Pourtois" w:date="2019-02-12T14:10:00Z" w:initials="GP">
    <w:p w14:paraId="21C10B2F" w14:textId="344F4BE3" w:rsidR="005D1A60" w:rsidRDefault="005D1A60">
      <w:pPr>
        <w:pStyle w:val="CommentText"/>
      </w:pPr>
      <w:r>
        <w:rPr>
          <w:rStyle w:val="CommentReference"/>
        </w:rPr>
        <w:annotationRef/>
      </w:r>
      <w:r>
        <w:t xml:space="preserve">This is the key I think, and the unanswered question (in the existing literature) that needs to be brought forward earlier and emphasized better in the intro. Indeed, the question is whether after baseline, you will see SSVEP increase for high reward, decrease for low reward, or both perhaps? According to fMRI paper of Hickey &amp; Peelen, you should see both: enhancement and suppression, but so far, we don’t know about an EEG (SSVEP) analog of this; = the goal of your study. </w:t>
      </w:r>
    </w:p>
  </w:comment>
  <w:comment w:id="25" w:author="Gilles Pourtois" w:date="2019-02-12T14:14:00Z" w:initials="GP">
    <w:p w14:paraId="43FA66C3" w14:textId="3AD162B8" w:rsidR="005D1A60" w:rsidRDefault="005D1A60">
      <w:pPr>
        <w:pStyle w:val="CommentText"/>
      </w:pPr>
      <w:r>
        <w:rPr>
          <w:rStyle w:val="CommentReference"/>
        </w:rPr>
        <w:annotationRef/>
      </w:r>
      <w:r>
        <w:t>Unclear to me…why do you detour to CC? Attention itself is already complicated enough and you don’t need CC to formulate predictions here I believe.</w:t>
      </w:r>
    </w:p>
  </w:comment>
  <w:comment w:id="26" w:author="Gilles Pourtois" w:date="2019-02-12T14:15:00Z" w:initials="GP">
    <w:p w14:paraId="0A1E9726" w14:textId="516F24CF" w:rsidR="005D1A60" w:rsidRDefault="005D1A60">
      <w:pPr>
        <w:pStyle w:val="CommentText"/>
      </w:pPr>
      <w:r>
        <w:rPr>
          <w:rStyle w:val="CommentReference"/>
        </w:rPr>
        <w:annotationRef/>
      </w:r>
      <w:r>
        <w:t xml:space="preserve">Exactly! This is also the asset of your study and something that cannot be achieved with classical value-based attention capture paradigm. So I guess, this should be said and stressed earlier? Here you can titrate competition between two value-based stimuli for attention selection using an unbiased measure of sensory activity in the visual cortex. </w:t>
      </w:r>
    </w:p>
  </w:comment>
  <w:comment w:id="30" w:author="Gilles Pourtois" w:date="2019-02-12T14:18:00Z" w:initials="GP">
    <w:p w14:paraId="747ED219" w14:textId="48622EC7" w:rsidR="006D368E" w:rsidRDefault="006D368E">
      <w:pPr>
        <w:pStyle w:val="CommentText"/>
      </w:pPr>
      <w:r>
        <w:rPr>
          <w:rStyle w:val="CommentReference"/>
        </w:rPr>
        <w:annotationRef/>
      </w:r>
      <w:r>
        <w:t>You mean “depending on performance” here, no?</w:t>
      </w:r>
    </w:p>
  </w:comment>
  <w:comment w:id="31" w:author="Gilles Pourtois" w:date="2019-02-12T14:20:00Z" w:initials="GP">
    <w:p w14:paraId="6EBBBEB7" w14:textId="749C8ECD" w:rsidR="006D368E" w:rsidRDefault="006D368E">
      <w:pPr>
        <w:pStyle w:val="CommentText"/>
      </w:pPr>
      <w:r>
        <w:rPr>
          <w:rStyle w:val="CommentReference"/>
        </w:rPr>
        <w:annotationRef/>
      </w:r>
      <w:r>
        <w:t>Unusual/unclear this. You mean not recorded? Or participants were told not to respond before 200ms, which would be strange, right?</w:t>
      </w:r>
    </w:p>
  </w:comment>
  <w:comment w:id="32" w:author="Gilles Pourtois" w:date="2019-02-12T14:21:00Z" w:initials="GP">
    <w:p w14:paraId="6DEE9E11" w14:textId="5E8309AC" w:rsidR="006D368E" w:rsidRDefault="006D368E">
      <w:pPr>
        <w:pStyle w:val="CommentText"/>
      </w:pPr>
      <w:r>
        <w:rPr>
          <w:rStyle w:val="CommentReference"/>
        </w:rPr>
        <w:annotationRef/>
      </w:r>
      <w:r>
        <w:t>Are these 2 things not the same thing??</w:t>
      </w:r>
    </w:p>
  </w:comment>
  <w:comment w:id="33" w:author="Gilles Pourtois" w:date="2019-02-12T14:22:00Z" w:initials="GP">
    <w:p w14:paraId="4C9C6ABC" w14:textId="42227628" w:rsidR="006D368E" w:rsidRDefault="006D368E">
      <w:pPr>
        <w:pStyle w:val="CommentText"/>
      </w:pPr>
      <w:r>
        <w:rPr>
          <w:rStyle w:val="CommentReference"/>
        </w:rPr>
        <w:annotationRef/>
      </w:r>
      <w:r>
        <w:t xml:space="preserve">Maybe just say: “The mapping between color and reward probability was counterbalanced across participants”? </w:t>
      </w:r>
    </w:p>
  </w:comment>
  <w:comment w:id="34" w:author="Ivan Grahek" w:date="2019-02-09T14:10:00Z" w:initials="IG">
    <w:p w14:paraId="13782C12" w14:textId="6D89EAED" w:rsidR="00035288" w:rsidRDefault="00035288">
      <w:pPr>
        <w:pStyle w:val="CommentText"/>
      </w:pPr>
      <w:r>
        <w:rPr>
          <w:rStyle w:val="CommentReference"/>
        </w:rPr>
        <w:annotationRef/>
      </w:r>
      <w:r>
        <w:t>To be added</w:t>
      </w:r>
    </w:p>
  </w:comment>
  <w:comment w:id="35" w:author="Ivan Grahek" w:date="2019-01-29T11:47:00Z" w:initials="IG">
    <w:p w14:paraId="765E1F62" w14:textId="4F964DD9" w:rsidR="00035288" w:rsidRDefault="00035288">
      <w:pPr>
        <w:pStyle w:val="CommentText"/>
      </w:pPr>
      <w:r>
        <w:rPr>
          <w:rStyle w:val="CommentReference"/>
        </w:rPr>
        <w:annotationRef/>
      </w:r>
      <w:r>
        <w:t>Add a part on pre-processing the behavior and include how the hit rates and false alarms were calculated.</w:t>
      </w:r>
    </w:p>
  </w:comment>
  <w:comment w:id="36" w:author="Gilles Pourtois" w:date="2019-02-12T14:25:00Z" w:initials="GP">
    <w:p w14:paraId="27504121" w14:textId="0BBA9E59" w:rsidR="006D368E" w:rsidRDefault="006D368E">
      <w:pPr>
        <w:pStyle w:val="CommentText"/>
      </w:pPr>
      <w:r>
        <w:rPr>
          <w:rStyle w:val="CommentReference"/>
        </w:rPr>
        <w:annotationRef/>
      </w:r>
      <w:r>
        <w:t>According to guidelines, you have to report the mean + SD of trials kept (after processing), separately for each condition.</w:t>
      </w:r>
    </w:p>
  </w:comment>
  <w:comment w:id="38" w:author="Ivan Grahek" w:date="2019-02-09T14:04:00Z" w:initials="IG">
    <w:p w14:paraId="7EE80669" w14:textId="6B7A0B0E" w:rsidR="00035288" w:rsidRDefault="00035288">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39" w:author="Ivan Grahek" w:date="2019-02-09T14:10:00Z" w:initials="IG">
    <w:p w14:paraId="08DA60F3" w14:textId="6E3A3C95" w:rsidR="00035288" w:rsidRDefault="00035288">
      <w:pPr>
        <w:pStyle w:val="CommentText"/>
      </w:pPr>
      <w:r>
        <w:rPr>
          <w:rStyle w:val="CommentReference"/>
        </w:rPr>
        <w:annotationRef/>
      </w:r>
      <w:r>
        <w:t xml:space="preserve">This table could be merged with Table 3 or moved to the supplementary materials. </w:t>
      </w:r>
    </w:p>
  </w:comment>
  <w:comment w:id="40" w:author="Ivan Grahek" w:date="2019-02-09T14:08:00Z" w:initials="IG">
    <w:p w14:paraId="00A9CCF1" w14:textId="7E21FF27" w:rsidR="00035288" w:rsidRDefault="00035288">
      <w:pPr>
        <w:pStyle w:val="CommentText"/>
      </w:pPr>
      <w:r>
        <w:rPr>
          <w:rStyle w:val="CommentReference"/>
        </w:rPr>
        <w:annotationRef/>
      </w:r>
      <w:r>
        <w:t xml:space="preserve">The font in all of the graphs will be increased. </w:t>
      </w:r>
    </w:p>
  </w:comment>
  <w:comment w:id="45" w:author="Gilles Pourtois" w:date="2019-02-12T14:28:00Z" w:initials="GP">
    <w:p w14:paraId="7A6947E0" w14:textId="5A1AD815" w:rsidR="0041367D" w:rsidRDefault="0041367D">
      <w:pPr>
        <w:pStyle w:val="CommentText"/>
      </w:pPr>
      <w:r>
        <w:rPr>
          <w:rStyle w:val="CommentReference"/>
        </w:rPr>
        <w:annotationRef/>
      </w:r>
      <w:r>
        <w:t>Indeed, but then one can wonder about false alarms, right? And hence d primes or a better (more sensitive) behavioral measure maybe than the hit rate only.</w:t>
      </w:r>
    </w:p>
  </w:comment>
  <w:comment w:id="46" w:author="Gilles Pourtois" w:date="2019-02-12T14:30:00Z" w:initials="GP">
    <w:p w14:paraId="37CDA2BC" w14:textId="52EFB07E" w:rsidR="0041367D" w:rsidRDefault="0041367D">
      <w:pPr>
        <w:pStyle w:val="CommentText"/>
      </w:pPr>
      <w:r>
        <w:rPr>
          <w:rStyle w:val="CommentReference"/>
        </w:rPr>
        <w:annotationRef/>
      </w:r>
      <w:r>
        <w:t>Weird this, right? Isn’t the case that participants should improve more for high-rewarded color?</w:t>
      </w:r>
    </w:p>
  </w:comment>
  <w:comment w:id="48" w:author="Gilles Pourtois" w:date="2019-02-12T14:31:00Z" w:initials="GP">
    <w:p w14:paraId="3BE8451B" w14:textId="5536837A" w:rsidR="0041367D" w:rsidRDefault="0041367D">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53" w:author="Ivan Grahek" w:date="2019-02-09T14:13:00Z" w:initials="IG">
    <w:p w14:paraId="758CE845" w14:textId="45F3BB9C" w:rsidR="00035288" w:rsidRDefault="00035288">
      <w:pPr>
        <w:pStyle w:val="CommentText"/>
      </w:pPr>
      <w:r>
        <w:rPr>
          <w:rStyle w:val="CommentReference"/>
        </w:rPr>
        <w:annotationRef/>
      </w:r>
      <w:r>
        <w:t>This is a very early draft that just goes through the main points for discussion. I would be happy to hear recommendations on what else to include and discuss here!</w:t>
      </w:r>
    </w:p>
  </w:comment>
  <w:comment w:id="55" w:author="Gilles Pourtois" w:date="2019-02-12T14:37:00Z" w:initials="GP">
    <w:p w14:paraId="642D1D86" w14:textId="0FF957A4" w:rsidR="0022579B" w:rsidRDefault="0022579B">
      <w:pPr>
        <w:pStyle w:val="CommentText"/>
      </w:pPr>
      <w:r>
        <w:rPr>
          <w:rStyle w:val="CommentReference"/>
        </w:rPr>
        <w:annotationRef/>
      </w:r>
      <w:r>
        <w:t xml:space="preserve">I don’t think so…you task measures competition between two stimuli that have variable reward values (high and low). </w:t>
      </w:r>
      <w:r w:rsidR="0039218C">
        <w:t>In comparison, v</w:t>
      </w:r>
      <w:r>
        <w:t xml:space="preserve">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56" w:author="Gilles Pourtois" w:date="2019-02-12T14:40:00Z" w:initials="GP">
    <w:p w14:paraId="5EF914C4" w14:textId="31FEC6D6" w:rsidR="0039218C" w:rsidRDefault="0039218C">
      <w:pPr>
        <w:pStyle w:val="CommentText"/>
      </w:pPr>
      <w:r>
        <w:rPr>
          <w:rStyle w:val="CommentReference"/>
        </w:rPr>
        <w:annotationRef/>
      </w:r>
      <w:r>
        <w:t>I don’t think it is a replication here: here you focus on feature-based attention, and competition between two stimuli both having some value.</w:t>
      </w:r>
    </w:p>
  </w:comment>
  <w:comment w:id="57" w:author="Gilles Pourtois" w:date="2019-02-12T14:40:00Z" w:initials="GP">
    <w:p w14:paraId="6FFED0A0" w14:textId="6556C1AB" w:rsidR="0039218C" w:rsidRDefault="0039218C">
      <w:pPr>
        <w:pStyle w:val="CommentText"/>
      </w:pPr>
      <w:r>
        <w:rPr>
          <w:rStyle w:val="CommentReference"/>
        </w:rPr>
        <w:annotationRef/>
      </w:r>
      <w:r>
        <w:t>Unclear to me if you can draw this conclusion.</w:t>
      </w:r>
    </w:p>
  </w:comment>
  <w:comment w:id="63" w:author="Gilles Pourtois" w:date="2019-02-12T14:42:00Z" w:initials="GP">
    <w:p w14:paraId="686F6E8B" w14:textId="5E2FCD5D" w:rsidR="0039218C" w:rsidRDefault="0039218C">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64" w:author="Gilles Pourtois" w:date="2019-02-12T14:44:00Z" w:initials="GP">
    <w:p w14:paraId="1248484F" w14:textId="77777777" w:rsidR="00BF605E" w:rsidRDefault="0039218C">
      <w:pPr>
        <w:pStyle w:val="CommentText"/>
      </w:pPr>
      <w:r>
        <w:rPr>
          <w:rStyle w:val="CommentReference"/>
        </w:rPr>
        <w:annotationRef/>
      </w:r>
      <w:r>
        <w:t xml:space="preserve">If something is difficult </w:t>
      </w:r>
      <w:r w:rsidR="00BF605E">
        <w:t>but</w:t>
      </w:r>
      <w:r>
        <w:t xml:space="preserve"> you attend to it, you should see a boost</w:t>
      </w:r>
      <w:r w:rsidR="00BF605E">
        <w:t xml:space="preserve"> in its processing</w:t>
      </w:r>
      <w:r>
        <w:t xml:space="preserve">. This is a classical finding: attention increases resolution and processing (see M. Carrasco). So to me, assuming that task difficulty is the factor that precludes seeing a change for high reward stimulus, is </w:t>
      </w:r>
      <w:r w:rsidR="00BF605E">
        <w:t xml:space="preserve">a bit </w:t>
      </w:r>
      <w:r>
        <w:t>hard to hold.</w:t>
      </w:r>
      <w:r w:rsidR="00BF605E">
        <w:t xml:space="preserve"> </w:t>
      </w:r>
    </w:p>
    <w:p w14:paraId="08FD95C1" w14:textId="77777777" w:rsidR="00BF605E" w:rsidRDefault="00BF605E">
      <w:pPr>
        <w:pStyle w:val="CommentText"/>
      </w:pPr>
    </w:p>
    <w:p w14:paraId="3D982E49" w14:textId="24A8C315" w:rsidR="00BF605E" w:rsidRDefault="00BF605E">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BF605E" w:rsidRDefault="00BF605E">
      <w:pPr>
        <w:pStyle w:val="CommentText"/>
      </w:pPr>
    </w:p>
    <w:p w14:paraId="619D75CE" w14:textId="163469B5" w:rsidR="0039218C" w:rsidRDefault="00BF605E">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69" w:author="Gilles Pourtois" w:date="2019-02-12T14:47:00Z" w:initials="GP">
    <w:p w14:paraId="30E868A1" w14:textId="4E3EDDCA" w:rsidR="0039218C" w:rsidRDefault="0039218C">
      <w:pPr>
        <w:pStyle w:val="CommentText"/>
      </w:pPr>
      <w:r>
        <w:rPr>
          <w:rStyle w:val="CommentReference"/>
        </w:rPr>
        <w:annotationRef/>
      </w:r>
      <w:r>
        <w:t>I think it is implausible…and canno</w:t>
      </w:r>
      <w:r w:rsidR="00BF605E">
        <w:t>t also ex</w:t>
      </w:r>
      <w:r>
        <w:t>pl</w:t>
      </w:r>
      <w:r w:rsidR="00BF605E">
        <w:t>a</w:t>
      </w:r>
      <w:r>
        <w:t xml:space="preserve">in why then you found an effect/change for the low reward stimulus across phases. </w:t>
      </w:r>
    </w:p>
  </w:comment>
  <w:comment w:id="70" w:author="Gilles Pourtois" w:date="2019-02-12T15:02:00Z" w:initials="GP">
    <w:p w14:paraId="73D63071" w14:textId="42B664BD" w:rsidR="00BA5A51" w:rsidRDefault="00BA5A51">
      <w:pPr>
        <w:pStyle w:val="CommentText"/>
      </w:pPr>
      <w:r>
        <w:rPr>
          <w:rStyle w:val="CommentReference"/>
        </w:rPr>
        <w:annotationRef/>
      </w:r>
      <w:r>
        <w:t>Not sure about the accuracy of this</w:t>
      </w:r>
    </w:p>
  </w:comment>
  <w:comment w:id="71" w:author="Gilles Pourtois" w:date="2019-02-12T15:02:00Z" w:initials="GP">
    <w:p w14:paraId="200EEA2D" w14:textId="59935F08" w:rsidR="00BA5A51" w:rsidRDefault="00BA5A51">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72" w:author="Gilles Pourtois" w:date="2019-02-12T15:05:00Z" w:initials="GP">
    <w:p w14:paraId="33CFA73D" w14:textId="0976DB69" w:rsidR="00BA5A51" w:rsidRDefault="00BA5A51">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73" w:author="Gilles Pourtois" w:date="2019-02-12T15:07:00Z" w:initials="GP">
    <w:p w14:paraId="509D5469" w14:textId="2C771A37" w:rsidR="00BA5A51" w:rsidRDefault="00BA5A51">
      <w:pPr>
        <w:pStyle w:val="CommentText"/>
      </w:pPr>
      <w:r>
        <w:rPr>
          <w:rStyle w:val="CommentReference"/>
        </w:rPr>
        <w:annotationRef/>
      </w:r>
      <w:r>
        <w:t>Unsure about this again. What you measure here is competition between 2 value-based stimuli, not between goal and value.</w:t>
      </w:r>
    </w:p>
  </w:comment>
  <w:comment w:id="74" w:author="Gilles Pourtois" w:date="2019-02-12T15:08:00Z" w:initials="GP">
    <w:p w14:paraId="3395808D" w14:textId="34EB6B37" w:rsidR="00BA5A51" w:rsidRDefault="00BA5A51">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75" w:author="Gilles Pourtois" w:date="2019-02-12T15:10:00Z" w:initials="GP">
    <w:p w14:paraId="3307E5A0" w14:textId="388B2E15" w:rsidR="00BA5A51" w:rsidRDefault="00BA5A51">
      <w:pPr>
        <w:pStyle w:val="CommentText"/>
      </w:pPr>
      <w:r>
        <w:rPr>
          <w:rStyle w:val="CommentReference"/>
        </w:rPr>
        <w:annotationRef/>
      </w:r>
      <w:r>
        <w:t xml:space="preserve">Unclear to me which result of your study shows this? </w:t>
      </w:r>
    </w:p>
  </w:comment>
  <w:comment w:id="76" w:author="Gilles Pourtois" w:date="2019-02-12T15:10:00Z" w:initials="GP">
    <w:p w14:paraId="3439B156" w14:textId="59095BD5" w:rsidR="00BA5A51" w:rsidRDefault="00BA5A51">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77" w:author="Gilles Pourtois" w:date="2019-02-12T15:11:00Z" w:initials="GP">
    <w:p w14:paraId="73C043A4" w14:textId="30A7E057" w:rsidR="00BA5A51" w:rsidRDefault="00BA5A51">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78" w:author="Gilles Pourtois" w:date="2019-02-12T15:13:00Z" w:initials="GP">
    <w:p w14:paraId="29DCCCB8" w14:textId="540C3E26" w:rsidR="000252E3" w:rsidRDefault="000252E3">
      <w:pPr>
        <w:pStyle w:val="CommentText"/>
      </w:pPr>
      <w:r>
        <w:rPr>
          <w:rStyle w:val="CommentReference"/>
        </w:rPr>
        <w:annotationRef/>
      </w:r>
      <w:r>
        <w:t>Unclear to me this</w:t>
      </w:r>
      <w:bookmarkStart w:id="79" w:name="_GoBack"/>
      <w:bookmarkEnd w:id="79"/>
    </w:p>
  </w:comment>
  <w:comment w:id="80" w:author="Ivan Grahek" w:date="2019-02-09T14:15:00Z" w:initials="IG">
    <w:p w14:paraId="0ECD07BE" w14:textId="00E18607" w:rsidR="00035288" w:rsidRDefault="00035288">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27B2A50C" w15:done="0"/>
  <w15:commentEx w15:paraId="748379A3" w15:done="0"/>
  <w15:commentEx w15:paraId="44BAD723" w15:done="0"/>
  <w15:commentEx w15:paraId="000E80A8" w15:done="0"/>
  <w15:commentEx w15:paraId="487B896D" w15:done="0"/>
  <w15:commentEx w15:paraId="7D37E217" w15:done="0"/>
  <w15:commentEx w15:paraId="2C02BC47" w15:done="0"/>
  <w15:commentEx w15:paraId="73DEB200" w15:done="0"/>
  <w15:commentEx w15:paraId="1E4E08E9" w15:done="0"/>
  <w15:commentEx w15:paraId="19456B46" w15:done="0"/>
  <w15:commentEx w15:paraId="3CA8CCD8" w15:done="0"/>
  <w15:commentEx w15:paraId="0F0C6B9F" w15:done="0"/>
  <w15:commentEx w15:paraId="21C10B2F" w15:done="0"/>
  <w15:commentEx w15:paraId="43FA66C3" w15:done="0"/>
  <w15:commentEx w15:paraId="0A1E9726" w15:done="0"/>
  <w15:commentEx w15:paraId="747ED219" w15:done="0"/>
  <w15:commentEx w15:paraId="6EBBBEB7" w15:done="0"/>
  <w15:commentEx w15:paraId="6DEE9E11" w15:done="0"/>
  <w15:commentEx w15:paraId="4C9C6ABC" w15:done="0"/>
  <w15:commentEx w15:paraId="13782C12" w15:done="0"/>
  <w15:commentEx w15:paraId="765E1F62" w15:done="0"/>
  <w15:commentEx w15:paraId="27504121" w15:done="0"/>
  <w15:commentEx w15:paraId="7EE80669" w15:done="0"/>
  <w15:commentEx w15:paraId="08DA60F3" w15:done="0"/>
  <w15:commentEx w15:paraId="00A9CCF1" w15:done="0"/>
  <w15:commentEx w15:paraId="7A6947E0" w15:done="0"/>
  <w15:commentEx w15:paraId="37CDA2BC" w15:done="0"/>
  <w15:commentEx w15:paraId="3BE8451B" w15:done="0"/>
  <w15:commentEx w15:paraId="758CE845"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2508A" w14:textId="77777777" w:rsidR="00B81505" w:rsidRDefault="00B81505" w:rsidP="00AD5698">
      <w:pPr>
        <w:spacing w:after="0" w:line="240" w:lineRule="auto"/>
      </w:pPr>
      <w:r>
        <w:separator/>
      </w:r>
    </w:p>
  </w:endnote>
  <w:endnote w:type="continuationSeparator" w:id="0">
    <w:p w14:paraId="6AB14FF4" w14:textId="77777777" w:rsidR="00B81505" w:rsidRDefault="00B81505"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035288" w:rsidRDefault="00035288"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035288" w:rsidRDefault="00035288"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4F082B" w14:textId="77777777" w:rsidR="00B81505" w:rsidRDefault="00B81505" w:rsidP="00AD5698">
      <w:pPr>
        <w:spacing w:after="0" w:line="240" w:lineRule="auto"/>
      </w:pPr>
      <w:r>
        <w:separator/>
      </w:r>
    </w:p>
  </w:footnote>
  <w:footnote w:type="continuationSeparator" w:id="0">
    <w:p w14:paraId="5788AF6D" w14:textId="77777777" w:rsidR="00B81505" w:rsidRDefault="00B81505"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9A07737" w:rsidR="00035288" w:rsidRDefault="00035288">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0252E3">
          <w:rPr>
            <w:noProof/>
            <w:szCs w:val="24"/>
          </w:rPr>
          <w:t>26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035288" w:rsidRDefault="00035288"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Gilles Pourtois">
    <w15:presenceInfo w15:providerId="AD" w15:userId="S-1-5-21-4030456262-320625612-449655040-85699"/>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1A60"/>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368E"/>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409E"/>
    <w:rsid w:val="007A42CB"/>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535"/>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22FF"/>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05E"/>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C14"/>
    <w:rsid w:val="00E17DD5"/>
    <w:rsid w:val="00E21032"/>
    <w:rsid w:val="00E21DF7"/>
    <w:rsid w:val="00E22DAA"/>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sf.io/9dcsm/?view_only=2450bc9b71c8447ca5c81a7a0c89be7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sf.io/xxxxx/" TargetMode="External"/><Relationship Id="rId40" Type="http://schemas.openxmlformats.org/officeDocument/2006/relationships/header" Target="header2.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06B71-C8F2-45A9-B071-61C06AF75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37</Pages>
  <Words>31417</Words>
  <Characters>172798</Characters>
  <Application>Microsoft Office Word</Application>
  <DocSecurity>0</DocSecurity>
  <Lines>1439</Lines>
  <Paragraphs>407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203808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Gilles Pourtois</cp:lastModifiedBy>
  <cp:revision>7</cp:revision>
  <cp:lastPrinted>2017-06-14T15:36:00Z</cp:lastPrinted>
  <dcterms:created xsi:type="dcterms:W3CDTF">2019-02-12T12:33:00Z</dcterms:created>
  <dcterms:modified xsi:type="dcterms:W3CDTF">2019-02-12T14:13:00Z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