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1"/>
      <w:r>
        <w:t>Pessoa &amp; Engelman, 2010</w:t>
      </w:r>
      <w:commentRangeEnd w:id="1"/>
      <w:r>
        <w:rPr>
          <w:rStyle w:val="CommentReference"/>
        </w:rPr>
        <w:commentReference w:id="1"/>
      </w:r>
      <w:commentRangeStart w:id="2"/>
      <w:r>
        <w:t>; Krebs et al., 2012</w:t>
      </w:r>
      <w:commentRangeEnd w:id="2"/>
      <w:r>
        <w:rPr>
          <w:rStyle w:val="CommentReference"/>
        </w:rPr>
        <w:commentReference w:id="2"/>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3"/>
      <w:r w:rsidR="0067643F">
        <w:t>Schevernels et al, 2014</w:t>
      </w:r>
      <w:commentRangeEnd w:id="3"/>
      <w:r w:rsidR="0067643F">
        <w:rPr>
          <w:rStyle w:val="CommentReference"/>
        </w:rPr>
        <w:commentReference w:id="3"/>
      </w:r>
      <w:r w:rsidR="00C175C9">
        <w:t xml:space="preserve">, </w:t>
      </w:r>
      <w:commentRangeStart w:id="4"/>
      <w:r w:rsidR="00C175C9">
        <w:t>van den Berg et al., 2014</w:t>
      </w:r>
      <w:commentRangeEnd w:id="4"/>
      <w:r w:rsidR="00C175C9">
        <w:rPr>
          <w:rStyle w:val="CommentReference"/>
        </w:rPr>
        <w:commentReference w:id="4"/>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1324C5">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w:instrText>
      </w:r>
      <w:r w:rsidR="00817D41" w:rsidRPr="00817D41">
        <w:rPr>
          <w:lang w:val="nl-BE"/>
        </w:rPr>
        <w:instrText>-citation.json"}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5"/>
      <w:r w:rsidR="00441BA8">
        <w:t xml:space="preserve">Hickey and Peelen (2015) </w:t>
      </w:r>
      <w:commentRangeEnd w:id="5"/>
      <w:r w:rsidR="00441BA8">
        <w:rPr>
          <w:rStyle w:val="CommentReference"/>
        </w:rPr>
        <w:commentReference w:id="5"/>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0009E6" w:rsidRPr="005D695E" w:rsidRDefault="000009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0009E6" w:rsidRPr="005D695E" w:rsidRDefault="000009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6"/>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7"/>
      <w:r>
        <w:t xml:space="preserve">Behavior </w:t>
      </w:r>
      <w:commentRangeEnd w:id="7"/>
      <w:r>
        <w:rPr>
          <w:rStyle w:val="CommentReference"/>
          <w:rFonts w:eastAsiaTheme="minorHAnsi" w:cs="Times New Roman"/>
          <w:b w:val="0"/>
        </w:rPr>
        <w:commentReference w:id="7"/>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8"/>
      <w:r>
        <w:t>EEG recording and pre</w:t>
      </w:r>
      <w:r w:rsidR="00703DB2">
        <w:t>-</w:t>
      </w:r>
      <w:r>
        <w:t>processing</w:t>
      </w:r>
      <w:commentRangeEnd w:id="8"/>
      <w:r w:rsidR="00A44140">
        <w:rPr>
          <w:rStyle w:val="CommentReference"/>
          <w:rFonts w:eastAsiaTheme="minorHAnsi" w:cs="Times New Roman"/>
          <w:b w:val="0"/>
        </w:rPr>
        <w:commentReference w:id="8"/>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9"/>
      <w:r w:rsidR="007A5260">
        <w:t xml:space="preserve">Additional external electrodes were applied to the left and right mastoids, </w:t>
      </w:r>
      <w:commentRangeEnd w:id="9"/>
      <w:r w:rsidR="00314813">
        <w:rPr>
          <w:rStyle w:val="CommentReference"/>
        </w:rPr>
        <w:commentReference w:id="9"/>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0"/>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0"/>
      <w:r w:rsidR="00314813">
        <w:rPr>
          <w:rStyle w:val="CommentReference"/>
        </w:rPr>
        <w:commentReference w:id="10"/>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1"/>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1"/>
      <w:r w:rsidR="004C379C">
        <w:rPr>
          <w:rStyle w:val="CommentReference"/>
        </w:rPr>
        <w:commentReference w:id="11"/>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2"/>
      <w:r w:rsidR="00750379">
        <w:t>10</w:t>
      </w:r>
      <w:r w:rsidR="00462C5A">
        <w:t>,</w:t>
      </w:r>
      <w:r w:rsidR="00750379">
        <w:t>000 iterations (2</w:t>
      </w:r>
      <w:r w:rsidR="00462C5A">
        <w:t>,</w:t>
      </w:r>
      <w:r w:rsidR="00750379">
        <w:t>000 warmup</w:t>
      </w:r>
      <w:commentRangeEnd w:id="12"/>
      <w:r w:rsidR="001123A6">
        <w:rPr>
          <w:rStyle w:val="CommentReference"/>
        </w:rPr>
        <w:commentReference w:id="12"/>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3"/>
      <w:r>
        <w:t>Behavioral results</w:t>
      </w:r>
      <w:commentRangeEnd w:id="13"/>
      <w:r w:rsidR="00917742">
        <w:rPr>
          <w:rStyle w:val="CommentReference"/>
          <w:rFonts w:eastAsiaTheme="minorHAnsi" w:cs="Times New Roman"/>
          <w:b w:val="0"/>
        </w:rPr>
        <w:commentReference w:id="13"/>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4"/>
            <w:r>
              <w:t>Table 1</w:t>
            </w:r>
            <w:commentRangeEnd w:id="14"/>
            <w:r w:rsidR="00917742">
              <w:rPr>
                <w:rStyle w:val="CommentReference"/>
              </w:rPr>
              <w:commentReference w:id="1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917742">
        <w:rPr>
          <w:rStyle w:val="CommentReference"/>
        </w:rPr>
        <w:commentReference w:id="15"/>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6"/>
      <w:r>
        <w:t>Hit rates</w:t>
      </w:r>
      <w:del w:id="17" w:author="Antonio Schettino" w:date="2018-08-28T10:15:00Z">
        <w:r w:rsidDel="006F62F4">
          <w:delText xml:space="preserve"> </w:delText>
        </w:r>
      </w:del>
      <w:commentRangeEnd w:id="16"/>
      <w:r w:rsidR="00411041">
        <w:rPr>
          <w:rStyle w:val="CommentReference"/>
          <w:rFonts w:eastAsiaTheme="minorHAnsi" w:cs="Times New Roman"/>
          <w:b w:val="0"/>
        </w:rPr>
        <w:commentReference w:id="16"/>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8"/>
      <w:r w:rsidR="00917742">
        <w:t xml:space="preserve">, it should be noted that this is a signal detection task, so the performance of 50% is not chance level. </w:t>
      </w:r>
      <w:commentRangeEnd w:id="18"/>
      <w:r w:rsidR="0041367D">
        <w:rPr>
          <w:rStyle w:val="CommentReference"/>
        </w:rPr>
        <w:commentReference w:id="18"/>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9"/>
      <w:commentRangeStart w:id="20"/>
      <w:r w:rsidR="00B92561">
        <w:t>more so</w:t>
      </w:r>
      <w:r>
        <w:t xml:space="preserve"> for the low rewarded color</w:t>
      </w:r>
      <w:commentRangeEnd w:id="19"/>
      <w:r w:rsidR="0041367D">
        <w:rPr>
          <w:rStyle w:val="CommentReference"/>
        </w:rPr>
        <w:commentReference w:id="19"/>
      </w:r>
      <w:commentRangeEnd w:id="20"/>
      <w:r w:rsidR="00411041">
        <w:rPr>
          <w:rStyle w:val="CommentReference"/>
        </w:rPr>
        <w:commentReference w:id="20"/>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1"/>
      <w:commentRangeStart w:id="22"/>
      <w:r>
        <w:t>and more so in the condition with higher probability of earning a reward</w:t>
      </w:r>
      <w:commentRangeEnd w:id="21"/>
      <w:r w:rsidR="0041367D">
        <w:rPr>
          <w:rStyle w:val="CommentReference"/>
        </w:rPr>
        <w:commentReference w:id="21"/>
      </w:r>
      <w:commentRangeEnd w:id="22"/>
      <w:r w:rsidR="00411041">
        <w:rPr>
          <w:rStyle w:val="CommentReference"/>
        </w:rPr>
        <w:commentReference w:id="22"/>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3"/>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3"/>
    </w:p>
    <w:p w14:paraId="18F62F57" w14:textId="5574CBDF" w:rsidR="00E1045E" w:rsidRPr="00F36223" w:rsidRDefault="00DF5EDD" w:rsidP="00C03E65">
      <w:pPr>
        <w:spacing w:line="480" w:lineRule="auto"/>
        <w:jc w:val="both"/>
        <w:rPr>
          <w:sz w:val="20"/>
          <w:szCs w:val="20"/>
        </w:rPr>
      </w:pPr>
      <w:r>
        <w:rPr>
          <w:rStyle w:val="CommentReference"/>
        </w:rPr>
        <w:commentReference w:id="23"/>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1385B12C" w:rsidR="009508C9" w:rsidRDefault="009508C9" w:rsidP="004B04C5">
      <w:pPr>
        <w:pStyle w:val="Heading1"/>
        <w:spacing w:before="0" w:after="240"/>
      </w:pPr>
      <w:r>
        <w:t>Discussion</w:t>
      </w:r>
    </w:p>
    <w:p w14:paraId="0AEAA247" w14:textId="44B03814" w:rsidR="00EB186C" w:rsidRDefault="00EB186C" w:rsidP="00EB186C"/>
    <w:p w14:paraId="37642185" w14:textId="605B0D21" w:rsidR="00EB186C" w:rsidRDefault="00EB186C" w:rsidP="00EB186C">
      <w:pPr>
        <w:rPr>
          <w:b/>
        </w:rPr>
      </w:pPr>
      <w:r>
        <w:rPr>
          <w:b/>
        </w:rPr>
        <w:t>Restructuring</w:t>
      </w:r>
    </w:p>
    <w:p w14:paraId="751F95BA" w14:textId="09382ECA" w:rsidR="007624F1" w:rsidRDefault="007624F1" w:rsidP="00EB186C">
      <w:pPr>
        <w:pStyle w:val="ListParagraph"/>
        <w:numPr>
          <w:ilvl w:val="0"/>
          <w:numId w:val="44"/>
        </w:numPr>
      </w:pPr>
      <w:r>
        <w:t>A very short summary of the main questions and of the paradigm</w:t>
      </w:r>
    </w:p>
    <w:p w14:paraId="20139038" w14:textId="0BB9E1FE" w:rsidR="00EB186C" w:rsidRDefault="00EB186C" w:rsidP="00EB186C">
      <w:pPr>
        <w:pStyle w:val="ListParagraph"/>
        <w:numPr>
          <w:ilvl w:val="0"/>
          <w:numId w:val="44"/>
        </w:numPr>
      </w:pPr>
      <w:r>
        <w:t>A short summary of the results</w:t>
      </w:r>
    </w:p>
    <w:p w14:paraId="3D35C947" w14:textId="78B72453" w:rsidR="00EB186C" w:rsidRDefault="00EB186C" w:rsidP="00EB186C">
      <w:pPr>
        <w:pStyle w:val="ListParagraph"/>
        <w:numPr>
          <w:ilvl w:val="1"/>
          <w:numId w:val="44"/>
        </w:numPr>
      </w:pPr>
      <w:r>
        <w:t>Improvements in attentional control come from increased attention to the high-rewarded feature</w:t>
      </w:r>
    </w:p>
    <w:p w14:paraId="24F971B3" w14:textId="49BA8D0F" w:rsidR="00EB186C" w:rsidRDefault="00EB186C" w:rsidP="00EB186C">
      <w:pPr>
        <w:pStyle w:val="ListParagraph"/>
        <w:numPr>
          <w:ilvl w:val="1"/>
          <w:numId w:val="44"/>
        </w:numPr>
      </w:pPr>
      <w:r>
        <w:t>This improvement is present even when it conflicts with the current goal (when the high rewarded feature is the distractor)</w:t>
      </w:r>
    </w:p>
    <w:p w14:paraId="14C2433B" w14:textId="653BC4C3" w:rsidR="00EB186C" w:rsidRDefault="00EB186C" w:rsidP="00EB186C">
      <w:pPr>
        <w:pStyle w:val="ListParagraph"/>
        <w:numPr>
          <w:ilvl w:val="1"/>
          <w:numId w:val="44"/>
        </w:numPr>
      </w:pPr>
      <w:r>
        <w:t>This result is seen in the behavior as well</w:t>
      </w:r>
    </w:p>
    <w:p w14:paraId="40F84A93" w14:textId="1DAA69B6" w:rsidR="00EB186C" w:rsidRDefault="00EB186C" w:rsidP="00EB186C">
      <w:pPr>
        <w:pStyle w:val="ListParagraph"/>
        <w:numPr>
          <w:ilvl w:val="1"/>
          <w:numId w:val="44"/>
        </w:numPr>
      </w:pPr>
      <w:r>
        <w:t>After rewards are no longer present the effects disappears in the SSVEPs, but remains in the behavior</w:t>
      </w:r>
    </w:p>
    <w:p w14:paraId="2DA63E97" w14:textId="08ED9A29" w:rsidR="007624F1" w:rsidRDefault="00D35B61" w:rsidP="007624F1">
      <w:pPr>
        <w:pStyle w:val="ListParagraph"/>
        <w:numPr>
          <w:ilvl w:val="0"/>
          <w:numId w:val="44"/>
        </w:numPr>
      </w:pPr>
      <w:r>
        <w:t>People are faster to respond to the high reward feature. In the EEG r</w:t>
      </w:r>
      <w:r w:rsidR="007624F1">
        <w:t xml:space="preserve">eward influences attentional control through boosting the processing of the high rewarded feature irrespective of if it’s a target or a distractor. </w:t>
      </w:r>
      <w:r>
        <w:t xml:space="preserve">This provides an answer to the question of how the attentional control system improves when it expects rewards. This is in line with the Hickey and Peelen result. However, we have not found evidence for the suppression. It could be that this is due to the trial-by-trial changes in the task-set. It might be inefficient for the system to change the task set on every trial in those circumstances. This hypothesis could be checked with a mini-block design such as the one which Hickey &amp; Peelen had. </w:t>
      </w:r>
    </w:p>
    <w:p w14:paraId="1E3FCD85" w14:textId="2CC45E6E" w:rsidR="000009E6" w:rsidRDefault="000009E6" w:rsidP="007624F1">
      <w:pPr>
        <w:pStyle w:val="ListParagraph"/>
        <w:numPr>
          <w:ilvl w:val="0"/>
          <w:numId w:val="44"/>
        </w:numPr>
      </w:pPr>
      <w:r>
        <w:t>The processing of the high reward feature in the training phase is increased even when it is counterproductive: when this feature is a distractor.</w:t>
      </w:r>
    </w:p>
    <w:p w14:paraId="1F4ABDEB" w14:textId="5714B77B" w:rsidR="007624F1" w:rsidRDefault="007624F1" w:rsidP="007624F1">
      <w:pPr>
        <w:pStyle w:val="ListParagraph"/>
        <w:numPr>
          <w:ilvl w:val="0"/>
          <w:numId w:val="44"/>
        </w:numPr>
      </w:pPr>
      <w:r>
        <w:t xml:space="preserve">While the effect remains </w:t>
      </w:r>
      <w:r w:rsidR="00D35B61">
        <w:t xml:space="preserve">in behavior in the testing phase, the SSVEPs go back to the baseline. It seems that the attentional control system is quick to re-adapt once the rewards are no longer present. However, the question which we </w:t>
      </w:r>
      <w:r w:rsidR="00CF1E39">
        <w:t>cannot</w:t>
      </w:r>
      <w:r w:rsidR="00D35B61">
        <w:t xml:space="preserve"> directly answer here is where does the behavioral effect in the test phase come from. One option is that it is coming from very early processing, lower from the one which we are measuring here. Then make an argument around the timing relying on the Talkevitch and Soren’s 2010 paper. Otherwise, it could be that the effect is more motor. While the rewards are present there is enough reason for the attentional system to be involved. However, once the rewards are not there anymore the attention is to expensive to keep. But, during the training phase the features are linked to faster motor responses. These can maybe operate in absence of the heavy attentional system. </w:t>
      </w:r>
    </w:p>
    <w:p w14:paraId="3F9C7B4E" w14:textId="193BA39E" w:rsidR="00750978" w:rsidRDefault="00750978" w:rsidP="007624F1">
      <w:pPr>
        <w:pStyle w:val="ListParagraph"/>
        <w:numPr>
          <w:ilvl w:val="0"/>
          <w:numId w:val="44"/>
        </w:numPr>
      </w:pPr>
      <w:r>
        <w:t>The significance of the work:</w:t>
      </w:r>
    </w:p>
    <w:p w14:paraId="20009DB9" w14:textId="458816C3" w:rsidR="00750978" w:rsidRDefault="00750978" w:rsidP="00750978">
      <w:pPr>
        <w:pStyle w:val="ListParagraph"/>
        <w:numPr>
          <w:ilvl w:val="1"/>
          <w:numId w:val="44"/>
        </w:numPr>
      </w:pPr>
      <w:r>
        <w:lastRenderedPageBreak/>
        <w:t>Demonstration of the mechanism through which rewards enhance attentional control. The first direct test of the target vs. distractor processing idea with EEG</w:t>
      </w:r>
    </w:p>
    <w:p w14:paraId="1FAB1819" w14:textId="51B38B9A" w:rsidR="00750978" w:rsidRDefault="00750978" w:rsidP="00750978">
      <w:pPr>
        <w:pStyle w:val="ListParagraph"/>
        <w:numPr>
          <w:ilvl w:val="1"/>
          <w:numId w:val="44"/>
        </w:numPr>
      </w:pPr>
      <w:r>
        <w:t xml:space="preserve">Important for models of attentional control and motivation. List what are the results which need to be considered. For example the absence of the effect in the test phase. </w:t>
      </w:r>
    </w:p>
    <w:p w14:paraId="6FFF6524" w14:textId="7FEC9F92" w:rsidR="00445BD4" w:rsidRDefault="00445BD4" w:rsidP="00750978">
      <w:pPr>
        <w:pStyle w:val="ListParagraph"/>
        <w:numPr>
          <w:ilvl w:val="1"/>
          <w:numId w:val="44"/>
        </w:numPr>
      </w:pPr>
      <w:r>
        <w:t>First work on sustained attention</w:t>
      </w:r>
    </w:p>
    <w:p w14:paraId="33B29BB3" w14:textId="7FBCE3B2" w:rsidR="00445BD4" w:rsidRPr="00EB186C" w:rsidRDefault="00445BD4" w:rsidP="00750978">
      <w:pPr>
        <w:pStyle w:val="ListParagraph"/>
        <w:numPr>
          <w:ilvl w:val="1"/>
          <w:numId w:val="44"/>
        </w:numPr>
      </w:pPr>
      <w:r>
        <w:t>First EEG work on feature-based attention</w:t>
      </w:r>
    </w:p>
    <w:p w14:paraId="470575FA" w14:textId="77777777" w:rsidR="005B31EB" w:rsidRDefault="0053165D" w:rsidP="00E4130A">
      <w:pPr>
        <w:spacing w:line="480" w:lineRule="auto"/>
        <w:jc w:val="both"/>
      </w:pPr>
      <w:r>
        <w:tab/>
      </w:r>
    </w:p>
    <w:p w14:paraId="3A18F589" w14:textId="77777777" w:rsidR="005B31EB" w:rsidRDefault="005B31EB" w:rsidP="005B31EB">
      <w:pPr>
        <w:spacing w:line="480" w:lineRule="auto"/>
        <w:ind w:firstLine="720"/>
        <w:jc w:val="both"/>
      </w:pPr>
      <w:r>
        <w:t xml:space="preserve">In this study we investigated how rewards influence attentional control at behavioral and neural level. Compared to baseline, the introduction of rewards improved both the sensitivity (d prime) and reaction times for the stimulus features linked to both high and low probability of earning a monetary reward. Further, the movements of dots linked to high reward probability were detected faster than those of dots linked to low reward probability. Sensitivity has increased more for the low feature due to the lower sensitivity in the baseline. However, sensitivity for both features increased from baseline to training phase, and the sensitivity for the high reward feature stayed higher in the training and the test phase. Importantly, the effects of reward remained throughout the test phase in which participants were aware that they could not earn any more rewards. </w:t>
      </w:r>
    </w:p>
    <w:p w14:paraId="48E61461" w14:textId="137A9933" w:rsidR="005B31EB" w:rsidRDefault="005B31EB" w:rsidP="005B31EB">
      <w:pPr>
        <w:spacing w:line="480" w:lineRule="auto"/>
        <w:ind w:firstLine="720"/>
        <w:jc w:val="both"/>
      </w:pPr>
      <w:r>
        <w:t xml:space="preserve">At the neural level </w:t>
      </w:r>
      <w:r w:rsidR="00A46E96">
        <w:t xml:space="preserve">we replicated the robust effect of the goal to direct attention to one of the features (Anderson &amp; Hillyard, 2010). The SSVEP amplitude for the attended feature was always higher than the unattended feature. This effect was further modulated by reward. In the phase in which rewards were introduced the amount of attention directed toward the high rewarded feature was higher relative to the baseline. This was true both when the high rewarded feature acted as a target and as a distractor. The amount of attention allocated toward the low reward feature did not change across the phases of the experiment. Finally, the amount of attention allocated toward the high reward feature went back to the baseline when participants learned that they could not earn any more rewards. </w:t>
      </w:r>
      <w:r>
        <w:t xml:space="preserve">  </w:t>
      </w:r>
    </w:p>
    <w:p w14:paraId="19CF0CD8" w14:textId="77777777" w:rsidR="002C06AF" w:rsidRDefault="00CF1E39" w:rsidP="00E4130A">
      <w:pPr>
        <w:spacing w:line="480" w:lineRule="auto"/>
        <w:jc w:val="both"/>
      </w:pPr>
      <w:r>
        <w:lastRenderedPageBreak/>
        <w:tab/>
        <w:t>Facilitation of the processing of the stimulus feature linked to high reward probability provides a potential mechanisms through which the reward-based enhancements of attentional control can operate. This finding parallels the finding of Hickey and Peelen (2015) who found the improvements in representations of objects linked to high rewards in object-selective visual cortex. It is possible that the enhanced frontoparietal activity reported in the fMRI studies of reward anticipation and attention (Krebs &amp; Woldorff, 2017) translates into increased activity</w:t>
      </w:r>
      <w:r w:rsidR="002C06AF">
        <w:t xml:space="preserve"> in the relevant areas of the visual cortex. Importantly, this effect is the same no matter which feature is attended. Thus the value of the stimulus feature overrides the existing goal. This finding is in line with the theories proposing that reward associations can counteract the top-down attentional control (Chelazzi et al., 2013; Anderson, 2016; Failing &amp; Theeuwes, 2018).</w:t>
      </w:r>
    </w:p>
    <w:p w14:paraId="0AF7E239" w14:textId="599B8D7F" w:rsidR="005B31EB" w:rsidRDefault="002C06AF" w:rsidP="00E4130A">
      <w:pPr>
        <w:spacing w:line="480" w:lineRule="auto"/>
        <w:jc w:val="both"/>
      </w:pPr>
      <w:r>
        <w:tab/>
        <w:t xml:space="preserve">We have not found evidence for the suppression of the stimulus feature linked to low rewards. Rather, the amount of attention allocated toward this feature remained unchanged throughout the experiment. This finding is different from the results of Hickey and Peelen (2015) who have reported the suppression of the object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w:t>
      </w:r>
      <w:r w:rsidR="00C22F04">
        <w:lastRenderedPageBreak/>
        <w:t xml:space="preserve">be attended. </w:t>
      </w:r>
      <w:r w:rsidR="000009E6">
        <w:t xml:space="preserve">This idea could be tested in our experimental paradigm by introducing mini-blocks of trials in which the attended feature is always the same. </w:t>
      </w:r>
      <w:r>
        <w:t xml:space="preserve"> </w:t>
      </w:r>
      <w:r w:rsidR="00CF1E39">
        <w:t xml:space="preserve">  </w:t>
      </w:r>
    </w:p>
    <w:p w14:paraId="46820055" w14:textId="55151B30"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(REFs). </w:t>
      </w:r>
      <w:r>
        <w:t xml:space="preserve">However, the amount of attention allocated toward the high reward feature was the same as in the baseline. This result indicates that the longer lasting effect of reward history was not mediated by goal-driven attention. There are several ways to explain this finding. First, it is possible 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However in the study of Tanklevitch (2019) it was demonstrated that the improved decoding of the high rewarded feature is possible after XXX ms. This effect is within the time 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w:t>
      </w:r>
      <w:r w:rsidR="00B57ED3">
        <w:lastRenderedPageBreak/>
        <w:t xml:space="preserve">studies. Further research using SSVEPs in tasks designed to explicitly address the reward-history effects could help disentangle between the possible explanations of our findings. </w:t>
      </w:r>
    </w:p>
    <w:p w14:paraId="487CAF3B" w14:textId="108CDF5E" w:rsidR="001324C5" w:rsidRDefault="001324C5" w:rsidP="00E4130A">
      <w:pPr>
        <w:spacing w:line="480" w:lineRule="auto"/>
        <w:jc w:val="both"/>
      </w:pPr>
      <w:r>
        <w:tab/>
        <w:t xml:space="preserve">Novelty of the work: </w:t>
      </w:r>
    </w:p>
    <w:p w14:paraId="0761E2BB" w14:textId="305131FE" w:rsidR="001324C5" w:rsidRDefault="001324C5" w:rsidP="001324C5">
      <w:pPr>
        <w:pStyle w:val="ListParagraph"/>
        <w:numPr>
          <w:ilvl w:val="0"/>
          <w:numId w:val="45"/>
        </w:numPr>
        <w:spacing w:line="480" w:lineRule="auto"/>
        <w:jc w:val="both"/>
      </w:pPr>
      <w:r>
        <w:t>Sustained and feature-based attention</w:t>
      </w:r>
    </w:p>
    <w:p w14:paraId="35F79FBC" w14:textId="641F34E1" w:rsidR="001324C5" w:rsidRDefault="001324C5" w:rsidP="001324C5">
      <w:pPr>
        <w:pStyle w:val="ListParagraph"/>
        <w:numPr>
          <w:ilvl w:val="0"/>
          <w:numId w:val="45"/>
        </w:numPr>
        <w:spacing w:line="480" w:lineRule="auto"/>
        <w:jc w:val="both"/>
      </w:pPr>
      <w:r>
        <w:t>Both distractors and target processing directly measured (not decoding)</w:t>
      </w:r>
    </w:p>
    <w:p w14:paraId="38AFEF29" w14:textId="77777777" w:rsidR="006636DE" w:rsidRDefault="006636DE" w:rsidP="00E4130A">
      <w:pPr>
        <w:spacing w:line="480" w:lineRule="auto"/>
        <w:jc w:val="both"/>
      </w:pPr>
    </w:p>
    <w:p w14:paraId="4757875A" w14:textId="539E7BE2" w:rsidR="00410220" w:rsidRDefault="00410220" w:rsidP="00E4130A">
      <w:pPr>
        <w:spacing w:line="480" w:lineRule="auto"/>
        <w:jc w:val="both"/>
      </w:pPr>
      <w:commentRangeStart w:id="24"/>
      <w:r>
        <w:t>This result provides a conceptual replication</w:t>
      </w:r>
      <w:commentRangeEnd w:id="24"/>
      <w:r w:rsidR="0022579B">
        <w:rPr>
          <w:rStyle w:val="CommentReference"/>
        </w:rPr>
        <w:commentReference w:id="24"/>
      </w:r>
      <w:r>
        <w:t xml:space="preserve"> of the value-driven effects found in </w:t>
      </w:r>
      <w:r w:rsidR="00A902AD">
        <w:t>studies using</w:t>
      </w:r>
      <w:r>
        <w:t xml:space="preserve"> visual search and cueing tasks </w:t>
      </w:r>
      <w:r>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fldChar w:fldCharType="separate"/>
      </w:r>
      <w:r w:rsidRPr="00410220">
        <w:rPr>
          <w:noProof/>
        </w:rPr>
        <w:t>(Anderson et al., 2011; Failing &amp; Theeuwes, 2014)</w:t>
      </w:r>
      <w:r>
        <w:fldChar w:fldCharType="end"/>
      </w:r>
      <w:r>
        <w:t xml:space="preserve">. </w:t>
      </w:r>
      <w:commentRangeStart w:id="25"/>
      <w:r>
        <w:t xml:space="preserve">This replication is significant given the large differences between our task and the previously used tasks. </w:t>
      </w:r>
      <w:commentRangeEnd w:id="25"/>
      <w:r w:rsidR="0039218C">
        <w:rPr>
          <w:rStyle w:val="CommentReference"/>
        </w:rPr>
        <w:commentReference w:id="25"/>
      </w:r>
      <w:r>
        <w:t xml:space="preserve">In our paradigm, participants </w:t>
      </w:r>
      <w:r w:rsidR="00004924">
        <w:t>were</w:t>
      </w:r>
      <w:r>
        <w:t xml:space="preserve"> instructed which features to pay attention to, and they </w:t>
      </w:r>
      <w:r w:rsidR="00A902AD">
        <w:t>were</w:t>
      </w:r>
      <w:r>
        <w:t xml:space="preserve"> doing so over the much longer periods of time than in previously used paradigms. </w:t>
      </w:r>
      <w:commentRangeStart w:id="26"/>
      <w:r>
        <w:t xml:space="preserve">This result thus provides additional support to the robustness of the value-driven attentional effects </w:t>
      </w:r>
      <w:commentRangeEnd w:id="26"/>
      <w:r w:rsidR="0039218C">
        <w:rPr>
          <w:rStyle w:val="CommentReference"/>
        </w:rPr>
        <w:commentReference w:id="26"/>
      </w:r>
      <w:r>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fldChar w:fldCharType="separate"/>
      </w:r>
      <w:r w:rsidRPr="00410220">
        <w:rPr>
          <w:noProof/>
        </w:rPr>
        <w:t>(Anderson, 2016; Chelazzi et al., 2013; Failing &amp; Theeuwes, 2017)</w:t>
      </w:r>
      <w:r>
        <w:fldChar w:fldCharType="end"/>
      </w:r>
      <w:r>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 xml:space="preserve">(Brown &amp; Alexander, </w:t>
      </w:r>
      <w:r w:rsidR="006E3FAB" w:rsidRPr="006E3FAB">
        <w:rPr>
          <w:noProof/>
        </w:rPr>
        <w:lastRenderedPageBreak/>
        <w:t>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w:t>
      </w:r>
      <w:r w:rsidR="00004924">
        <w:lastRenderedPageBreak/>
        <w:t>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 xml:space="preserve">We </w:t>
      </w:r>
      <w:r>
        <w:lastRenderedPageBreak/>
        <w:t>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lastRenderedPageBreak/>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lastRenderedPageBreak/>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lastRenderedPageBreak/>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p05labo" w:date="2019-07-16T11:57:00Z" w:initials="p">
    <w:p w14:paraId="52BA8C31" w14:textId="56095DA9" w:rsidR="000009E6" w:rsidRDefault="000009E6">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2" w:author="pp05labo" w:date="2019-07-16T11:59:00Z" w:initials="p">
    <w:p w14:paraId="714F1F3E" w14:textId="6F0C6F0A" w:rsidR="000009E6" w:rsidRDefault="000009E6">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3" w:author="pp05labo" w:date="2019-07-16T12:02:00Z" w:initials="p">
    <w:p w14:paraId="25D99631" w14:textId="38D74173" w:rsidR="000009E6" w:rsidRPr="00B44EE3" w:rsidRDefault="000009E6">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4" w:author="pp05labo" w:date="2019-07-17T12:05:00Z" w:initials="p">
    <w:p w14:paraId="60545DE7" w14:textId="0192BB71" w:rsidR="000009E6" w:rsidRDefault="000009E6">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5" w:author="pp05labo" w:date="2019-07-16T14:50:00Z" w:initials="p">
    <w:p w14:paraId="7D8E2BEE" w14:textId="77777777" w:rsidR="000009E6" w:rsidRDefault="000009E6"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6" w:author="Ivan Grahek" w:date="2019-05-03T15:58:00Z" w:initials="IG">
    <w:p w14:paraId="0BA42910" w14:textId="62846AD7" w:rsidR="000009E6" w:rsidRDefault="000009E6">
      <w:pPr>
        <w:pStyle w:val="CommentText"/>
      </w:pPr>
      <w:r>
        <w:rPr>
          <w:rStyle w:val="CommentReference"/>
        </w:rPr>
        <w:annotationRef/>
      </w:r>
      <w:r>
        <w:t xml:space="preserve">@Antonio: do you think that there’s merit in keeping the graph B? </w:t>
      </w:r>
    </w:p>
  </w:comment>
  <w:comment w:id="7" w:author="Ivan Grahek" w:date="2019-01-29T11:47:00Z" w:initials="IG">
    <w:p w14:paraId="5552F5BF" w14:textId="77777777" w:rsidR="000009E6" w:rsidRDefault="000009E6" w:rsidP="002749F6">
      <w:pPr>
        <w:pStyle w:val="CommentText"/>
      </w:pPr>
      <w:r>
        <w:rPr>
          <w:rStyle w:val="CommentReference"/>
        </w:rPr>
        <w:annotationRef/>
      </w:r>
      <w:r>
        <w:t>Add a part on pre-processing the behavior and include how the hit rates and false alarms were calculated.</w:t>
      </w:r>
    </w:p>
  </w:comment>
  <w:comment w:id="8" w:author="Ivan Grahek" w:date="2019-05-03T11:04:00Z" w:initials="IG">
    <w:p w14:paraId="13627C7F" w14:textId="4A2233BC" w:rsidR="000009E6" w:rsidRDefault="000009E6">
      <w:pPr>
        <w:pStyle w:val="CommentText"/>
      </w:pPr>
      <w:r>
        <w:rPr>
          <w:rStyle w:val="CommentReference"/>
        </w:rPr>
        <w:annotationRef/>
      </w:r>
      <w:r>
        <w:t>Change now that we are doing single trials</w:t>
      </w:r>
    </w:p>
  </w:comment>
  <w:comment w:id="9" w:author="Ivan Grahek" w:date="2019-05-02T16:33:00Z" w:initials="IG">
    <w:p w14:paraId="1D5920D4" w14:textId="39509E5F" w:rsidR="000009E6" w:rsidRDefault="000009E6">
      <w:pPr>
        <w:pStyle w:val="CommentText"/>
      </w:pPr>
      <w:r>
        <w:rPr>
          <w:rStyle w:val="CommentReference"/>
        </w:rPr>
        <w:annotationRef/>
      </w:r>
      <w:r>
        <w:t>Do we still need this?</w:t>
      </w:r>
    </w:p>
  </w:comment>
  <w:comment w:id="10" w:author="Ivan Grahek" w:date="2019-05-02T16:33:00Z" w:initials="IG">
    <w:p w14:paraId="46D87FA9" w14:textId="39A28A9E" w:rsidR="000009E6" w:rsidRDefault="000009E6">
      <w:pPr>
        <w:pStyle w:val="CommentText"/>
      </w:pPr>
      <w:r>
        <w:rPr>
          <w:rStyle w:val="CommentReference"/>
        </w:rPr>
        <w:annotationRef/>
      </w:r>
      <w:r>
        <w:t>Change to the average reference</w:t>
      </w:r>
    </w:p>
  </w:comment>
  <w:comment w:id="11" w:author="Ivan Grahek" w:date="2019-03-15T10:17:00Z" w:initials="IG">
    <w:p w14:paraId="2AD44FAB" w14:textId="191B777B" w:rsidR="000009E6" w:rsidRDefault="000009E6">
      <w:pPr>
        <w:pStyle w:val="CommentText"/>
      </w:pPr>
      <w:r>
        <w:rPr>
          <w:rStyle w:val="CommentReference"/>
        </w:rPr>
        <w:annotationRef/>
      </w:r>
      <w:r>
        <w:t>Change if we go for the baseline normalization</w:t>
      </w:r>
    </w:p>
  </w:comment>
  <w:comment w:id="12" w:author="Ivan Grahek" w:date="2019-05-03T17:27:00Z" w:initials="IG">
    <w:p w14:paraId="1DE830FD" w14:textId="2FA108A0" w:rsidR="000009E6" w:rsidRDefault="000009E6">
      <w:pPr>
        <w:pStyle w:val="CommentText"/>
      </w:pPr>
      <w:r>
        <w:rPr>
          <w:rStyle w:val="CommentReference"/>
        </w:rPr>
        <w:annotationRef/>
      </w:r>
      <w:r>
        <w:t>Edit with the final number</w:t>
      </w:r>
    </w:p>
  </w:comment>
  <w:comment w:id="13" w:author="Ivan Grahek" w:date="2019-02-09T14:04:00Z" w:initials="IG">
    <w:p w14:paraId="7EE80669" w14:textId="6B7A0B0E" w:rsidR="000009E6" w:rsidRDefault="000009E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4" w:author="Ivan Grahek" w:date="2019-02-09T14:10:00Z" w:initials="IG">
    <w:p w14:paraId="08DA60F3" w14:textId="6E3A3C95" w:rsidR="000009E6" w:rsidRDefault="000009E6">
      <w:pPr>
        <w:pStyle w:val="CommentText"/>
      </w:pPr>
      <w:r>
        <w:rPr>
          <w:rStyle w:val="CommentReference"/>
        </w:rPr>
        <w:annotationRef/>
      </w:r>
      <w:r>
        <w:t xml:space="preserve">This table could be merged with Table 3 or moved to the supplementary materials. </w:t>
      </w:r>
    </w:p>
  </w:comment>
  <w:comment w:id="15" w:author="Ivan Grahek" w:date="2019-02-09T14:08:00Z" w:initials="IG">
    <w:p w14:paraId="00A9CCF1" w14:textId="7E21FF27" w:rsidR="000009E6" w:rsidRDefault="000009E6">
      <w:pPr>
        <w:pStyle w:val="CommentText"/>
      </w:pPr>
      <w:r>
        <w:rPr>
          <w:rStyle w:val="CommentReference"/>
        </w:rPr>
        <w:annotationRef/>
      </w:r>
      <w:r>
        <w:t xml:space="preserve">The font in all of the graphs will be increased. </w:t>
      </w:r>
    </w:p>
  </w:comment>
  <w:comment w:id="16" w:author="Ivan Grahek" w:date="2019-03-15T10:32:00Z" w:initials="IG">
    <w:p w14:paraId="1A78F42E" w14:textId="20DAED21" w:rsidR="000009E6" w:rsidRDefault="000009E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8" w:author="Gilles Pourtois" w:date="2019-02-12T14:28:00Z" w:initials="GP">
    <w:p w14:paraId="7A6947E0" w14:textId="5A1AD815" w:rsidR="000009E6" w:rsidRDefault="000009E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9" w:author="Gilles Pourtois" w:date="2019-02-12T14:30:00Z" w:initials="GP">
    <w:p w14:paraId="37CDA2BC" w14:textId="52EFB07E" w:rsidR="000009E6" w:rsidRDefault="000009E6">
      <w:pPr>
        <w:pStyle w:val="CommentText"/>
      </w:pPr>
      <w:r>
        <w:rPr>
          <w:rStyle w:val="CommentReference"/>
        </w:rPr>
        <w:annotationRef/>
      </w:r>
      <w:r>
        <w:t>Weird this, right? Isn’t the case that participants should improve more for high-rewarded color?</w:t>
      </w:r>
    </w:p>
  </w:comment>
  <w:comment w:id="20" w:author="Ivan Grahek" w:date="2019-03-15T10:35:00Z" w:initials="IG">
    <w:p w14:paraId="58705832" w14:textId="3E41E23E" w:rsidR="000009E6" w:rsidRDefault="000009E6">
      <w:pPr>
        <w:pStyle w:val="CommentText"/>
      </w:pPr>
      <w:r>
        <w:rPr>
          <w:rStyle w:val="CommentReference"/>
        </w:rPr>
        <w:annotationRef/>
      </w:r>
      <w:r>
        <w:t>Antonio: I wouldn’t over-interpret this finding, the ER is not very high (8.43).</w:t>
      </w:r>
    </w:p>
  </w:comment>
  <w:comment w:id="21" w:author="Gilles Pourtois" w:date="2019-02-12T14:31:00Z" w:initials="GP">
    <w:p w14:paraId="3BE8451B" w14:textId="5536837A" w:rsidR="000009E6" w:rsidRDefault="000009E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2" w:author="Ivan Grahek" w:date="2019-03-15T10:36:00Z" w:initials="IG">
    <w:p w14:paraId="147D1BAD" w14:textId="0C537C15" w:rsidR="000009E6" w:rsidRDefault="000009E6">
      <w:pPr>
        <w:pStyle w:val="CommentText"/>
      </w:pPr>
      <w:r>
        <w:rPr>
          <w:rStyle w:val="CommentReference"/>
        </w:rPr>
        <w:annotationRef/>
      </w:r>
      <w:r>
        <w:t>Antonio: Again, I wouldn’t over-interpret this finding (</w:t>
      </w:r>
      <w:r w:rsidRPr="00F57403">
        <w:t>ER = 7.20</w:t>
      </w:r>
      <w:r>
        <w:t>).</w:t>
      </w:r>
    </w:p>
  </w:comment>
  <w:comment w:id="23" w:author="Ivan Grahek" w:date="2019-05-03T15:41:00Z" w:initials="IG">
    <w:p w14:paraId="1DB20E5C" w14:textId="270F5B4C" w:rsidR="000009E6" w:rsidRDefault="000009E6">
      <w:pPr>
        <w:pStyle w:val="CommentText"/>
      </w:pPr>
      <w:r>
        <w:rPr>
          <w:rStyle w:val="CommentReference"/>
        </w:rPr>
        <w:annotationRef/>
      </w:r>
      <w:r>
        <w:t xml:space="preserve">@Antonio these look amazing!!! Very well done </w:t>
      </w:r>
      <w:r>
        <w:sym w:font="Wingdings" w:char="F04A"/>
      </w:r>
    </w:p>
    <w:p w14:paraId="6EE4BF18" w14:textId="20930A2A" w:rsidR="000009E6" w:rsidRDefault="000009E6">
      <w:pPr>
        <w:pStyle w:val="CommentText"/>
      </w:pPr>
    </w:p>
    <w:p w14:paraId="43F9B7A9" w14:textId="7D26BC07" w:rsidR="000009E6" w:rsidRDefault="000009E6">
      <w:pPr>
        <w:pStyle w:val="CommentText"/>
      </w:pPr>
      <w:r>
        <w:t>Could you do a caption for these?</w:t>
      </w:r>
    </w:p>
    <w:p w14:paraId="2806F354" w14:textId="5E3261C4" w:rsidR="000009E6" w:rsidRDefault="000009E6">
      <w:pPr>
        <w:pStyle w:val="CommentText"/>
      </w:pPr>
    </w:p>
    <w:p w14:paraId="15E08E98" w14:textId="74AB2900" w:rsidR="000009E6" w:rsidRDefault="000009E6">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0009E6" w:rsidRDefault="000009E6">
      <w:pPr>
        <w:pStyle w:val="CommentText"/>
      </w:pPr>
    </w:p>
    <w:p w14:paraId="7E6A21A2" w14:textId="376BC168" w:rsidR="000009E6" w:rsidRDefault="000009E6">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0009E6" w:rsidRDefault="000009E6">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0009E6" w:rsidRDefault="000009E6">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0009E6" w:rsidRDefault="000009E6">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0009E6" w:rsidRDefault="000009E6">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0009E6" w:rsidRDefault="000009E6">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0009E6" w:rsidRDefault="000009E6">
      <w:pPr>
        <w:pStyle w:val="CommentText"/>
      </w:pPr>
    </w:p>
    <w:p w14:paraId="3D982E49" w14:textId="24A8C315" w:rsidR="000009E6" w:rsidRDefault="000009E6">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0009E6" w:rsidRDefault="000009E6">
      <w:pPr>
        <w:pStyle w:val="CommentText"/>
      </w:pPr>
    </w:p>
    <w:p w14:paraId="619D75CE" w14:textId="163469B5" w:rsidR="000009E6" w:rsidRDefault="000009E6">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0009E6" w:rsidRDefault="000009E6">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0009E6" w:rsidRDefault="000009E6">
      <w:pPr>
        <w:pStyle w:val="CommentText"/>
      </w:pPr>
      <w:r>
        <w:rPr>
          <w:rStyle w:val="CommentReference"/>
        </w:rPr>
        <w:annotationRef/>
      </w:r>
      <w:r>
        <w:t>Not sure about the accuracy of this</w:t>
      </w:r>
    </w:p>
  </w:comment>
  <w:comment w:id="40" w:author="Gilles Pourtois" w:date="2019-02-12T15:02:00Z" w:initials="GP">
    <w:p w14:paraId="200EEA2D" w14:textId="59935F08" w:rsidR="000009E6" w:rsidRDefault="000009E6">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0009E6" w:rsidRDefault="000009E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0009E6" w:rsidRDefault="000009E6">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0009E6" w:rsidRDefault="000009E6">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0009E6" w:rsidRDefault="000009E6">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0009E6" w:rsidRDefault="000009E6">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0009E6" w:rsidRDefault="000009E6">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0009E6" w:rsidRDefault="000009E6">
      <w:pPr>
        <w:pStyle w:val="CommentText"/>
      </w:pPr>
      <w:r>
        <w:rPr>
          <w:rStyle w:val="CommentReference"/>
        </w:rPr>
        <w:annotationRef/>
      </w:r>
      <w:r>
        <w:t>Unclear to me this</w:t>
      </w:r>
    </w:p>
  </w:comment>
  <w:comment w:id="48" w:author="Ivan Grahek" w:date="2019-02-09T14:15:00Z" w:initials="IG">
    <w:p w14:paraId="0ECD07BE" w14:textId="00E18607" w:rsidR="000009E6" w:rsidRDefault="000009E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9DEBE" w14:textId="77777777" w:rsidR="00F23C8E" w:rsidRDefault="00F23C8E" w:rsidP="00AD5698">
      <w:pPr>
        <w:spacing w:after="0" w:line="240" w:lineRule="auto"/>
      </w:pPr>
      <w:r>
        <w:separator/>
      </w:r>
    </w:p>
  </w:endnote>
  <w:endnote w:type="continuationSeparator" w:id="0">
    <w:p w14:paraId="58CDAEB3" w14:textId="77777777" w:rsidR="00F23C8E" w:rsidRDefault="00F23C8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009E6" w:rsidRDefault="000009E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009E6" w:rsidRDefault="000009E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DB4B3" w14:textId="77777777" w:rsidR="00F23C8E" w:rsidRDefault="00F23C8E" w:rsidP="00AD5698">
      <w:pPr>
        <w:spacing w:after="0" w:line="240" w:lineRule="auto"/>
      </w:pPr>
      <w:r>
        <w:separator/>
      </w:r>
    </w:p>
  </w:footnote>
  <w:footnote w:type="continuationSeparator" w:id="0">
    <w:p w14:paraId="12B7BCE2" w14:textId="77777777" w:rsidR="00F23C8E" w:rsidRDefault="00F23C8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DD5CABC" w:rsidR="000009E6" w:rsidRDefault="000009E6">
    <w:pPr>
      <w:pStyle w:val="Header"/>
    </w:pPr>
    <w:r>
      <w:rPr>
        <w:szCs w:val="24"/>
      </w:rPr>
      <w:t>ATTENTIONAL CONTROL AND REWARD</w:t>
    </w:r>
    <w:sdt>
      <w:sdtPr>
        <w:id w:val="-1319488693"/>
        <w:docPartObj>
          <w:docPartGallery w:val="Page Numbers (Top of Page)"/>
          <w:docPartUnique/>
        </w:docPartObj>
      </w:sdtPr>
      <w:sdtEndPr>
        <w:rPr>
          <w:noProof/>
        </w:rPr>
      </w:sdtEndPr>
      <w:sdtContent>
        <w:r>
          <w:tab/>
        </w:r>
        <w:r>
          <w:tab/>
        </w:r>
        <w:r w:rsidRPr="00271CF9">
          <w:rPr>
            <w:szCs w:val="24"/>
          </w:rPr>
          <w:fldChar w:fldCharType="begin"/>
        </w:r>
        <w:r w:rsidRPr="00271CF9">
          <w:rPr>
            <w:szCs w:val="24"/>
          </w:rPr>
          <w:instrText xml:space="preserve"> PAGE   \* MERGEFORMAT </w:instrText>
        </w:r>
        <w:r w:rsidRPr="00271CF9">
          <w:rPr>
            <w:szCs w:val="24"/>
          </w:rPr>
          <w:fldChar w:fldCharType="separate"/>
        </w:r>
        <w:r w:rsidR="00586E43">
          <w:rPr>
            <w:noProof/>
            <w:szCs w:val="24"/>
          </w:rPr>
          <w:t>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31497425" w:rsidR="000009E6" w:rsidRDefault="000009E6" w:rsidP="0050297E">
    <w:pPr>
      <w:pStyle w:val="Header"/>
      <w:ind w:left="360"/>
    </w:pPr>
    <w:r>
      <w:rPr>
        <w:szCs w:val="24"/>
      </w:rPr>
      <w:t xml:space="preserve">Running head: ATTENTIONAL CONTROL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2"/>
  </w:num>
  <w:num w:numId="3">
    <w:abstractNumId w:val="20"/>
  </w:num>
  <w:num w:numId="4">
    <w:abstractNumId w:val="44"/>
  </w:num>
  <w:num w:numId="5">
    <w:abstractNumId w:val="17"/>
  </w:num>
  <w:num w:numId="6">
    <w:abstractNumId w:val="18"/>
  </w:num>
  <w:num w:numId="7">
    <w:abstractNumId w:val="10"/>
  </w:num>
  <w:num w:numId="8">
    <w:abstractNumId w:val="39"/>
  </w:num>
  <w:num w:numId="9">
    <w:abstractNumId w:val="22"/>
  </w:num>
  <w:num w:numId="10">
    <w:abstractNumId w:val="32"/>
  </w:num>
  <w:num w:numId="11">
    <w:abstractNumId w:val="23"/>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7"/>
  </w:num>
  <w:num w:numId="31">
    <w:abstractNumId w:val="25"/>
  </w:num>
  <w:num w:numId="32">
    <w:abstractNumId w:val="31"/>
  </w:num>
  <w:num w:numId="33">
    <w:abstractNumId w:val="43"/>
  </w:num>
  <w:num w:numId="34">
    <w:abstractNumId w:val="26"/>
  </w:num>
  <w:num w:numId="35">
    <w:abstractNumId w:val="16"/>
  </w:num>
  <w:num w:numId="36">
    <w:abstractNumId w:val="34"/>
  </w:num>
  <w:num w:numId="37">
    <w:abstractNumId w:val="38"/>
  </w:num>
  <w:num w:numId="38">
    <w:abstractNumId w:val="35"/>
  </w:num>
  <w:num w:numId="39">
    <w:abstractNumId w:val="21"/>
  </w:num>
  <w:num w:numId="40">
    <w:abstractNumId w:val="41"/>
  </w:num>
  <w:num w:numId="41">
    <w:abstractNumId w:val="19"/>
  </w:num>
  <w:num w:numId="42">
    <w:abstractNumId w:val="11"/>
  </w:num>
  <w:num w:numId="43">
    <w:abstractNumId w:val="15"/>
  </w:num>
  <w:num w:numId="44">
    <w:abstractNumId w:val="40"/>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164"/>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6E43"/>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3C8E"/>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77476-C999-4E58-84C4-29154353E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25265</Words>
  <Characters>144014</Characters>
  <Application>Microsoft Office Word</Application>
  <DocSecurity>0</DocSecurity>
  <Lines>1200</Lines>
  <Paragraphs>337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2019-07-16T11:53:00Z</cp:lastPrinted>
  <dcterms:created xsi:type="dcterms:W3CDTF">2019-07-19T09:06:00Z</dcterms:created>
  <dcterms:modified xsi:type="dcterms:W3CDTF">2019-07-19T09:06:00Z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