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1D613916" w14:textId="2EACC6B5" w:rsidR="00D0341A" w:rsidRDefault="0072510D" w:rsidP="00D0341A">
      <w:pPr>
        <w:spacing w:line="480" w:lineRule="auto"/>
        <w:ind w:firstLine="720"/>
        <w:jc w:val="both"/>
      </w:pPr>
      <w:r>
        <w:t xml:space="preserve">Selective attention is crucial for adaptive behavior as it enables enhanced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selection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937329">
        <w:t xml:space="preserve">Research has also pointed to the crucial role of motivation in guiding attention. </w:t>
      </w:r>
      <w:r w:rsidR="00BC3F8D">
        <w:t>Goal-driven attention</w:t>
      </w:r>
      <w:r w:rsidR="00D50CAA">
        <w:t>al control</w:t>
      </w:r>
      <w:r w:rsidR="00BC3F8D">
        <w:t xml:space="preserve"> can be enhanced if individuals are motivated to do</w:t>
      </w:r>
      <w:r w:rsidR="00D0341A">
        <w:t xml:space="preserve"> so </w:t>
      </w:r>
      <w:r w:rsidR="00BC3F8D">
        <w:t xml:space="preserve">(for reviews see: Botvinick &amp; Braver, 2015; Pessoa, 2015; </w:t>
      </w:r>
      <w:proofErr w:type="spellStart"/>
      <w:r w:rsidR="00BC3F8D">
        <w:t>Chelazzi</w:t>
      </w:r>
      <w:proofErr w:type="spellEnd"/>
      <w:r w:rsidR="00BC3F8D">
        <w:t xml:space="preserve"> et al., 2013). </w:t>
      </w:r>
      <w:r w:rsidR="00D0341A">
        <w:t xml:space="preserve">However, reward history can also act against attentional control and worsen task performance. Stimuli previously related to high rewards can capture attention in spite of the current top-down attentional set (Anderson, 2016; Failing &amp; </w:t>
      </w:r>
      <w:proofErr w:type="spellStart"/>
      <w:r w:rsidR="00D0341A">
        <w:t>Theeuwes</w:t>
      </w:r>
      <w:proofErr w:type="spellEnd"/>
      <w:r w:rsidR="00D0341A">
        <w:t xml:space="preserve">, 2018; </w:t>
      </w:r>
      <w:proofErr w:type="spellStart"/>
      <w:r w:rsidR="00D0341A">
        <w:t>Awh</w:t>
      </w:r>
      <w:proofErr w:type="spellEnd"/>
      <w:r w:rsidR="00D0341A">
        <w:t xml:space="preserve"> et al., 2012).</w:t>
      </w:r>
    </w:p>
    <w:p w14:paraId="2325645B" w14:textId="56C571E5" w:rsidR="00C71C28" w:rsidRDefault="00C71C28" w:rsidP="00C71C28">
      <w:pPr>
        <w:spacing w:line="480" w:lineRule="auto"/>
        <w:ind w:firstLine="720"/>
        <w:jc w:val="both"/>
      </w:pPr>
      <w:r>
        <w:t>Attentional control is enhanced when individuals are anticipating that they can earn a reward for good performance. Such improvements have been related to reward-based changes in the attentional control networks in fMRI studies (</w:t>
      </w:r>
      <w:commentRangeStart w:id="0"/>
      <w:r>
        <w:t xml:space="preserve">Pessoa &amp; </w:t>
      </w:r>
      <w:proofErr w:type="spellStart"/>
      <w:r>
        <w:t>Engelman</w:t>
      </w:r>
      <w:proofErr w:type="spellEnd"/>
      <w:r>
        <w:t>, 2010</w:t>
      </w:r>
      <w:commentRangeEnd w:id="0"/>
      <w:r>
        <w:rPr>
          <w:rStyle w:val="CommentReference"/>
        </w:rPr>
        <w:commentReference w:id="0"/>
      </w:r>
      <w:commentRangeStart w:id="1"/>
      <w:r>
        <w:t>; Krebs et al., 2012</w:t>
      </w:r>
      <w:commentRangeEnd w:id="1"/>
      <w:r>
        <w:rPr>
          <w:rStyle w:val="CommentReference"/>
        </w:rPr>
        <w:commentReference w:id="1"/>
      </w:r>
      <w:r>
        <w:t>). Electroencephalographic (EEG) studies have demonstrated similar preparatory modulations</w:t>
      </w:r>
      <w:r w:rsidR="0067643F">
        <w:t xml:space="preserve"> following reward cues</w:t>
      </w:r>
      <w:r>
        <w:t xml:space="preserve"> </w:t>
      </w:r>
      <w:r w:rsidR="0067643F">
        <w:t xml:space="preserve">in the CNV component </w:t>
      </w:r>
      <w:r>
        <w:t>(</w:t>
      </w:r>
      <w:commentRangeStart w:id="2"/>
      <w:proofErr w:type="spellStart"/>
      <w:r w:rsidR="0067643F">
        <w:t>Schevernels</w:t>
      </w:r>
      <w:proofErr w:type="spellEnd"/>
      <w:r w:rsidR="0067643F">
        <w:t xml:space="preserve"> et al, 2014</w:t>
      </w:r>
      <w:commentRangeEnd w:id="2"/>
      <w:r w:rsidR="0067643F">
        <w:rPr>
          <w:rStyle w:val="CommentReference"/>
        </w:rPr>
        <w:commentReference w:id="2"/>
      </w:r>
      <w:r>
        <w:t>).</w:t>
      </w:r>
      <w:r w:rsidR="0067643F">
        <w:t xml:space="preserve"> </w:t>
      </w:r>
      <w:r w:rsidR="00C113A9">
        <w:t xml:space="preserve">These studies indicate that reward improves performance in attention tasks through </w:t>
      </w:r>
      <w:r w:rsidR="00170CA6">
        <w:t xml:space="preserve">the </w:t>
      </w:r>
      <w:commentRangeStart w:id="3"/>
      <w:r w:rsidR="00C113A9">
        <w:t xml:space="preserve">attentional control network. </w:t>
      </w:r>
      <w:commentRangeEnd w:id="3"/>
      <w:r w:rsidR="00937329">
        <w:rPr>
          <w:rStyle w:val="CommentReference"/>
        </w:rPr>
        <w:commentReference w:id="3"/>
      </w:r>
    </w:p>
    <w:p w14:paraId="4BAAA554" w14:textId="6072596D"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the current goals of an individual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w:t>
      </w:r>
      <w:r>
        <w:rPr>
          <w:noProof/>
        </w:rPr>
        <w:t xml:space="preserve">for reviews see: </w:t>
      </w:r>
      <w:r w:rsidRPr="00524556">
        <w:rPr>
          <w:noProof/>
        </w:rPr>
        <w:t>Anderson, 2016; Awh et al., 2012; Chelazzi et al., 2013; Failing &amp; Theeuwes, 2017)</w:t>
      </w:r>
      <w:r>
        <w:fldChar w:fldCharType="end"/>
      </w:r>
      <w:r>
        <w:t xml:space="preserve">. </w:t>
      </w:r>
      <w:r w:rsidR="00937329">
        <w:t>These</w:t>
      </w:r>
      <w:r w:rsidR="00C113A9">
        <w:t xml:space="preserve">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937329">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w:instrText>
      </w:r>
      <w:r w:rsidR="00817D41" w:rsidRPr="00817D41">
        <w:rPr>
          <w:lang w:val="nl-BE"/>
        </w:rPr>
        <w:instrText>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w:t>
      </w:r>
      <w:r w:rsidR="00BD3227">
        <w:lastRenderedPageBreak/>
        <w:t>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xml:space="preserve">; Qi et al., 2013; </w:t>
      </w:r>
      <w:proofErr w:type="spellStart"/>
      <w:r w:rsidR="00817D41">
        <w:t>Tankelevitch</w:t>
      </w:r>
      <w:proofErr w:type="spellEnd"/>
      <w:r w:rsidR="00817D41">
        <w:t xml:space="preserve"> et al., 2019)</w:t>
      </w:r>
      <w:r w:rsidR="00BD3227">
        <w:t>.</w:t>
      </w:r>
      <w:r w:rsidR="00817D41">
        <w:t xml:space="preserve"> </w:t>
      </w:r>
    </w:p>
    <w:p w14:paraId="418D8D8A" w14:textId="03405DF6"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w:t>
      </w:r>
      <w:proofErr w:type="spellStart"/>
      <w:r w:rsidR="00441BA8">
        <w:t>Peelen</w:t>
      </w:r>
      <w:proofErr w:type="spellEnd"/>
      <w:r w:rsidR="00441BA8">
        <w:t xml:space="preserve"> (2015) </w:t>
      </w:r>
      <w:commentRangeEnd w:id="4"/>
      <w:r w:rsidR="00441BA8">
        <w:rPr>
          <w:rStyle w:val="CommentReference"/>
        </w:rPr>
        <w:commentReference w:id="4"/>
      </w:r>
      <w:r w:rsidR="00441BA8">
        <w:t xml:space="preserve"> demonstrated that representations of objects</w:t>
      </w:r>
      <w:r w:rsidR="00441BA8">
        <w:t xml:space="preserve"> </w:t>
      </w:r>
      <w:r w:rsidR="00441BA8">
        <w:t xml:space="preserve">paired with high rewards are enhanced in object-selective visual cortex, while the representation of objects paired with low rewards are suppressed. </w:t>
      </w:r>
      <w:r w:rsidR="00441BA8">
        <w:t xml:space="preserve"> </w:t>
      </w:r>
    </w:p>
    <w:p w14:paraId="2CD0757E" w14:textId="4B01E670" w:rsidR="00B37B7D" w:rsidRDefault="00441BA8" w:rsidP="00B37B7D">
      <w:pPr>
        <w:spacing w:line="480" w:lineRule="auto"/>
        <w:ind w:firstLine="720"/>
        <w:jc w:val="both"/>
      </w:pPr>
      <w:r>
        <w:t xml:space="preserve">In this study we sought to directly test the mechanism through which rewards influence goal-directed attention and </w:t>
      </w:r>
      <w:r w:rsidR="00B37B7D">
        <w:t>the mechanism through which</w:t>
      </w:r>
      <w:r>
        <w:t xml:space="preserve"> </w:t>
      </w:r>
      <w:r w:rsidR="00B37B7D">
        <w:t>reward history influence</w:t>
      </w:r>
      <w:r>
        <w:t xml:space="preserve"> goal-directed attention. </w:t>
      </w:r>
      <w:r>
        <w:t xml:space="preserve">We investigated how stimulus features linked to different reward schedules simultaneously compete for attentional control when individuals are able to earn extra monetary rewards (training phase) and when such rewards </w:t>
      </w:r>
      <w:r w:rsidR="00B37B7D">
        <w:t>were</w:t>
      </w:r>
      <w:r>
        <w:t xml:space="preserve"> no longer available (test phase). </w:t>
      </w:r>
      <w:r>
        <w:t xml:space="preserve">We did so by </w:t>
      </w:r>
      <w:r w:rsidR="00C3254E">
        <w:t>probing</w:t>
      </w:r>
      <w:r>
        <w:t xml:space="preserve"> the simultaneous deployment of attention to stimuli linked to high or low probability of earning a monetary reward. To this end, we used steady-state visual evoked potentials (SSVEPs) to track stimulus processing in early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w:t>
      </w:r>
      <w:r>
        <w:lastRenderedPageBreak/>
        <w:t xml:space="preserve">They provide a continuous measure of feature-based attention </w:t>
      </w:r>
      <w:r w:rsidR="00C3254E">
        <w:t>deployed</w:t>
      </w:r>
      <w:r>
        <w:t xml:space="preserve"> across multiple stimuli simultaneously, and are a reliably modulated by goals</w:t>
      </w:r>
      <w:r w:rsidR="00C3254E">
        <w:t>-driven attention</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p>
    <w:p w14:paraId="3072BCB8" w14:textId="77777777"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with different probabilities of earning a rewards (training). In the last phase (test), participants were informed that they would not earn any more rewards. </w:t>
      </w:r>
    </w:p>
    <w:p w14:paraId="04BBDBBB" w14:textId="478166ED"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value-based attention competes with goal-directed attention. Second, in the test phase individuals </w:t>
      </w:r>
      <w:r w:rsidR="00C3254E">
        <w:t>were</w:t>
      </w:r>
      <w:r w:rsidR="00FF25C8">
        <w:t xml:space="preserve"> no longer able to earn rewards. This allowed us to test how </w:t>
      </w:r>
      <w:r w:rsidR="00C3254E">
        <w:t>reward history</w:t>
      </w:r>
      <w:r w:rsidR="00FF25C8">
        <w:t xml:space="preserve"> compete</w:t>
      </w:r>
      <w:r w:rsidR="00C3254E">
        <w:t>s</w:t>
      </w:r>
      <w:r w:rsidR="00FF25C8">
        <w:t xml:space="preserve"> with goal-directed attention. In both of these cases there are several mechanisms through which reward-based effects can emerge. Can they result from the</w:t>
      </w:r>
      <w:r w:rsidR="00B37B7D">
        <w:t xml:space="preserve"> improved processing of reward-related features (facilitation), reduced processing of stimuli not related to rewards (suppression), or both. Further, </w:t>
      </w:r>
      <w:r w:rsidR="00FF25C8">
        <w:t xml:space="preserve">this mechanism can be either the same or not when rewards are introduced and when they are no longer present. </w:t>
      </w:r>
    </w:p>
    <w:p w14:paraId="4D189C6D" w14:textId="0578E0FF" w:rsidR="00FE1B5D" w:rsidRDefault="00FE1B5D" w:rsidP="00FE1B5D">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w:t>
      </w:r>
      <w:r w:rsidR="00C3254E">
        <w:t>persist</w:t>
      </w:r>
      <w:r>
        <w:t xml:space="preserve"> when participants are aware that no more rewards can be earned (test phase). The use of the </w:t>
      </w:r>
      <w:r>
        <w:lastRenderedPageBreak/>
        <w:t xml:space="preserve">SSVEPs in the current paradigm allowed us to test the facilitation and suppression simultaneously on each trial as two features compete for attention. </w:t>
      </w:r>
    </w:p>
    <w:p w14:paraId="5A4F0628" w14:textId="77777777" w:rsidR="00050692" w:rsidRDefault="00050692" w:rsidP="00CA0030">
      <w:pPr>
        <w:pStyle w:val="Heading1"/>
        <w:spacing w:before="0" w:after="240"/>
      </w:pPr>
    </w:p>
    <w:p w14:paraId="78FCD169" w14:textId="2973CB67" w:rsidR="009508C9" w:rsidRDefault="009508C9" w:rsidP="00CA0030">
      <w:pPr>
        <w:pStyle w:val="Heading1"/>
        <w:spacing w:before="0" w:after="240"/>
      </w:pPr>
      <w:bookmarkStart w:id="5" w:name="_GoBack"/>
      <w:bookmarkEnd w:id="5"/>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w:t>
      </w:r>
      <w:proofErr w:type="spellStart"/>
      <w:r w:rsidRPr="007A318B">
        <w:t>Kinematogram</w:t>
      </w:r>
      <w:proofErr w:type="spellEnd"/>
      <w:r w:rsidRPr="007A318B">
        <w:t xml:space="preserve">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proofErr w:type="spellStart"/>
      <w:r w:rsidR="00C40D45">
        <w:t>isoluminant</w:t>
      </w:r>
      <w:proofErr w:type="spellEnd"/>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w:t>
      </w:r>
      <w:proofErr w:type="spellStart"/>
      <w:r w:rsidR="00516875">
        <w:t>ms</w:t>
      </w:r>
      <w:proofErr w:type="spellEnd"/>
      <w:r w:rsidR="00516875">
        <w:t>)</w:t>
      </w:r>
      <w:r w:rsidR="00E23355">
        <w:t xml:space="preserve"> or</w:t>
      </w:r>
      <w:r w:rsidR="00C27F47">
        <w:t xml:space="preserve"> “blue”</w:t>
      </w:r>
      <w:r w:rsidR="00516875">
        <w:t xml:space="preserve"> (266 </w:t>
      </w:r>
      <w:proofErr w:type="spellStart"/>
      <w:r w:rsidR="00516875">
        <w:t>ms</w:t>
      </w:r>
      <w:proofErr w:type="spellEnd"/>
      <w:r w:rsidR="00516875">
        <w:t>)</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w:t>
      </w:r>
      <w:r w:rsidR="00704050">
        <w:lastRenderedPageBreak/>
        <w:t xml:space="preserve">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proofErr w:type="spellStart"/>
      <w:r w:rsidR="00C27F47">
        <w:t>ms</w:t>
      </w:r>
      <w:r w:rsidR="00595B7D">
        <w:t>.</w:t>
      </w:r>
      <w:proofErr w:type="spellEnd"/>
      <w:r w:rsidR="00595B7D">
        <w:t xml:space="preserve">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proofErr w:type="spellEnd"/>
      <w:r w:rsidR="00352BD6">
        <w:t xml:space="preserve"> </w:t>
      </w:r>
      <w:r w:rsidR="005D4203">
        <w:t xml:space="preserve">post-RDK onset </w:t>
      </w:r>
      <w:r w:rsidR="00352BD6">
        <w:t xml:space="preserve">and no response </w:t>
      </w:r>
      <w:r w:rsidR="005D4203">
        <w:t xml:space="preserve">was recorded </w:t>
      </w:r>
      <w:r w:rsidR="00352BD6">
        <w:t xml:space="preserve">before 200 </w:t>
      </w:r>
      <w:proofErr w:type="spellStart"/>
      <w:r w:rsidR="00352BD6">
        <w:t>ms</w:t>
      </w:r>
      <w:r w:rsidR="00595B7D">
        <w:t>.</w:t>
      </w:r>
      <w:proofErr w:type="spellEnd"/>
      <w:r w:rsidR="00595B7D">
        <w:t xml:space="preserve"> </w:t>
      </w:r>
      <w:r w:rsidR="00D204BA">
        <w:t>Correct responses were followed by a tone (</w:t>
      </w:r>
      <w:r w:rsidR="00F772DC">
        <w:t>2</w:t>
      </w:r>
      <w:r w:rsidR="00704050">
        <w:t xml:space="preserve">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w:t>
      </w:r>
      <w:r w:rsidR="002749F6">
        <w:lastRenderedPageBreak/>
        <w:t xml:space="preserve">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D0341A" w:rsidRPr="005D695E" w:rsidRDefault="00D0341A"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6"/>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7"/>
      <w:r>
        <w:t xml:space="preserve">Behavior </w:t>
      </w:r>
      <w:commentRangeEnd w:id="7"/>
      <w:r>
        <w:rPr>
          <w:rStyle w:val="CommentReference"/>
          <w:rFonts w:eastAsiaTheme="minorHAnsi" w:cs="Times New Roman"/>
          <w:b w:val="0"/>
        </w:rPr>
        <w:commentReference w:id="7"/>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8"/>
      <w:r>
        <w:lastRenderedPageBreak/>
        <w:t>EEG recording and pre</w:t>
      </w:r>
      <w:r w:rsidR="00703DB2">
        <w:t>-</w:t>
      </w:r>
      <w:r>
        <w:t>processing</w:t>
      </w:r>
      <w:commentRangeEnd w:id="8"/>
      <w:r w:rsidR="00A44140">
        <w:rPr>
          <w:rStyle w:val="CommentReference"/>
          <w:rFonts w:eastAsiaTheme="minorHAnsi" w:cs="Times New Roman"/>
          <w:b w:val="0"/>
        </w:rPr>
        <w:commentReference w:id="8"/>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9"/>
      <w:r w:rsidR="007A5260">
        <w:t xml:space="preserve">Additional external electrodes were applied to the left and right mastoids, </w:t>
      </w:r>
      <w:commentRangeEnd w:id="9"/>
      <w:r w:rsidR="00314813">
        <w:rPr>
          <w:rStyle w:val="CommentReference"/>
        </w:rPr>
        <w:commentReference w:id="9"/>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0"/>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0"/>
      <w:r w:rsidR="00314813">
        <w:rPr>
          <w:rStyle w:val="CommentReference"/>
        </w:rPr>
        <w:commentReference w:id="10"/>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w:t>
      </w:r>
      <w:proofErr w:type="spellStart"/>
      <w:r w:rsidRPr="00D92BFE">
        <w:rPr>
          <w:rFonts w:eastAsia="Times New Roman"/>
          <w:szCs w:val="24"/>
        </w:rPr>
        <w:t>ms</w:t>
      </w:r>
      <w:proofErr w:type="spellEnd"/>
      <w:r w:rsidRPr="00D92BFE">
        <w:rPr>
          <w:rFonts w:eastAsia="Times New Roman"/>
          <w:szCs w:val="24"/>
        </w:rPr>
        <w:t xml:space="preserve"> (to exclude the typically strong phasic visual evoked response to picture onset) to </w:t>
      </w:r>
      <w:r>
        <w:rPr>
          <w:rFonts w:eastAsia="Times New Roman"/>
          <w:szCs w:val="24"/>
        </w:rPr>
        <w:t>3,25</w:t>
      </w:r>
      <w:r w:rsidRPr="00D92BFE">
        <w:rPr>
          <w:rFonts w:eastAsia="Times New Roman"/>
          <w:szCs w:val="24"/>
        </w:rPr>
        <w:t xml:space="preserve">0 </w:t>
      </w:r>
      <w:proofErr w:type="spellStart"/>
      <w:r w:rsidRPr="00D92BFE">
        <w:rPr>
          <w:rFonts w:eastAsia="Times New Roman"/>
          <w:szCs w:val="24"/>
        </w:rPr>
        <w:t>ms</w:t>
      </w:r>
      <w:proofErr w:type="spellEnd"/>
      <w:r w:rsidRPr="00D92BFE">
        <w:rPr>
          <w:rFonts w:eastAsia="Times New Roman"/>
          <w:szCs w:val="24"/>
        </w:rPr>
        <w:t xml:space="preserve">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1"/>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1"/>
      <w:r w:rsidR="004C379C">
        <w:rPr>
          <w:rStyle w:val="CommentReference"/>
        </w:rPr>
        <w:commentReference w:id="11"/>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proofErr w:type="spellStart"/>
      <w:r w:rsidR="00750379">
        <w:rPr>
          <w:i/>
        </w:rPr>
        <w:t>brms</w:t>
      </w:r>
      <w:proofErr w:type="spellEnd"/>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proofErr w:type="spellStart"/>
      <w:r w:rsidR="00750379">
        <w:rPr>
          <w:i/>
        </w:rPr>
        <w:t>brms</w:t>
      </w:r>
      <w:proofErr w:type="spellEnd"/>
      <w:r w:rsidR="00750379">
        <w:t xml:space="preserve">) and Gaussian likelihood. Four MCMC simulations (“chains”) with </w:t>
      </w:r>
      <w:commentRangeStart w:id="12"/>
      <w:r w:rsidR="00750379">
        <w:t>10</w:t>
      </w:r>
      <w:r w:rsidR="00462C5A">
        <w:t>,</w:t>
      </w:r>
      <w:r w:rsidR="00750379">
        <w:t>000 iterations (2</w:t>
      </w:r>
      <w:r w:rsidR="00462C5A">
        <w:t>,</w:t>
      </w:r>
      <w:r w:rsidR="00750379">
        <w:t>000 warmup</w:t>
      </w:r>
      <w:commentRangeEnd w:id="12"/>
      <w:r w:rsidR="001123A6">
        <w:rPr>
          <w:rStyle w:val="CommentReference"/>
        </w:rPr>
        <w:commentReference w:id="12"/>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proofErr w:type="spellStart"/>
      <w:r w:rsidR="00FE517E">
        <w:rPr>
          <w:i/>
        </w:rPr>
        <w:t>brms</w:t>
      </w:r>
      <w:proofErr w:type="spellEnd"/>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3"/>
      <w:r>
        <w:t>Behavioral results</w:t>
      </w:r>
      <w:commentRangeEnd w:id="13"/>
      <w:r w:rsidR="00917742">
        <w:rPr>
          <w:rStyle w:val="CommentReference"/>
          <w:rFonts w:eastAsiaTheme="minorHAnsi" w:cs="Times New Roman"/>
          <w:b w:val="0"/>
        </w:rPr>
        <w:commentReference w:id="13"/>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4"/>
            <w:r>
              <w:lastRenderedPageBreak/>
              <w:t>Table 1</w:t>
            </w:r>
            <w:commentRangeEnd w:id="14"/>
            <w:r w:rsidR="00917742">
              <w:rPr>
                <w:rStyle w:val="CommentReference"/>
              </w:rPr>
              <w:commentReference w:id="1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5"/>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5"/>
      <w:r w:rsidR="00917742">
        <w:rPr>
          <w:rStyle w:val="CommentReference"/>
        </w:rPr>
        <w:commentReference w:id="15"/>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6"/>
      <w:r>
        <w:t>Hit rates</w:t>
      </w:r>
      <w:del w:id="17" w:author="Antonio Schettino" w:date="2018-08-28T10:15:00Z">
        <w:r w:rsidDel="006F62F4">
          <w:delText xml:space="preserve"> </w:delText>
        </w:r>
      </w:del>
      <w:commentRangeEnd w:id="16"/>
      <w:r w:rsidR="00411041">
        <w:rPr>
          <w:rStyle w:val="CommentReference"/>
          <w:rFonts w:eastAsiaTheme="minorHAnsi" w:cs="Times New Roman"/>
          <w:b w:val="0"/>
        </w:rPr>
        <w:commentReference w:id="16"/>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8"/>
      <w:r w:rsidR="00917742">
        <w:t xml:space="preserve">, it should be noted that this is a signal detection task, so the performance of 50% is not chance level. </w:t>
      </w:r>
      <w:commentRangeEnd w:id="18"/>
      <w:r w:rsidR="0041367D">
        <w:rPr>
          <w:rStyle w:val="CommentReference"/>
        </w:rPr>
        <w:commentReference w:id="18"/>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9"/>
      <w:commentRangeStart w:id="20"/>
      <w:r w:rsidR="00B92561">
        <w:t>more so</w:t>
      </w:r>
      <w:r>
        <w:t xml:space="preserve"> for the low rewarded color</w:t>
      </w:r>
      <w:commentRangeEnd w:id="19"/>
      <w:r w:rsidR="0041367D">
        <w:rPr>
          <w:rStyle w:val="CommentReference"/>
        </w:rPr>
        <w:commentReference w:id="19"/>
      </w:r>
      <w:commentRangeEnd w:id="20"/>
      <w:r w:rsidR="00411041">
        <w:rPr>
          <w:rStyle w:val="CommentReference"/>
        </w:rPr>
        <w:commentReference w:id="20"/>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1"/>
      <w:commentRangeStart w:id="22"/>
      <w:r>
        <w:t>and more so in the condition with higher probability of earning a reward</w:t>
      </w:r>
      <w:commentRangeEnd w:id="21"/>
      <w:r w:rsidR="0041367D">
        <w:rPr>
          <w:rStyle w:val="CommentReference"/>
        </w:rPr>
        <w:commentReference w:id="21"/>
      </w:r>
      <w:commentRangeEnd w:id="22"/>
      <w:r w:rsidR="00411041">
        <w:rPr>
          <w:rStyle w:val="CommentReference"/>
        </w:rPr>
        <w:commentReference w:id="22"/>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3"/>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3"/>
    </w:p>
    <w:p w14:paraId="18F62F57" w14:textId="5574CBDF" w:rsidR="00E1045E" w:rsidRPr="00F36223" w:rsidRDefault="00DF5EDD" w:rsidP="00C03E65">
      <w:pPr>
        <w:spacing w:line="480" w:lineRule="auto"/>
        <w:jc w:val="both"/>
        <w:rPr>
          <w:sz w:val="20"/>
          <w:szCs w:val="20"/>
        </w:rPr>
      </w:pPr>
      <w:r>
        <w:rPr>
          <w:rStyle w:val="CommentReference"/>
        </w:rPr>
        <w:commentReference w:id="23"/>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4"/>
      <w:r w:rsidR="00410220">
        <w:t>This result provides a conceptual replication</w:t>
      </w:r>
      <w:commentRangeEnd w:id="24"/>
      <w:r w:rsidR="0022579B">
        <w:rPr>
          <w:rStyle w:val="CommentReference"/>
        </w:rPr>
        <w:commentReference w:id="24"/>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5"/>
      <w:r w:rsidR="00410220">
        <w:t xml:space="preserve">This replication is significant given the large differences between our task and the previously used tasks. </w:t>
      </w:r>
      <w:commentRangeEnd w:id="25"/>
      <w:r w:rsidR="0039218C">
        <w:rPr>
          <w:rStyle w:val="CommentReference"/>
        </w:rPr>
        <w:commentReference w:id="25"/>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6"/>
      <w:r w:rsidR="00410220">
        <w:t xml:space="preserve">This result thus provides additional support to the robustness of the value-driven attentional effects </w:t>
      </w:r>
      <w:commentRangeEnd w:id="26"/>
      <w:r w:rsidR="0039218C">
        <w:rPr>
          <w:rStyle w:val="CommentReference"/>
        </w:rPr>
        <w:commentReference w:id="26"/>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lastRenderedPageBreak/>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w:t>
      </w:r>
      <w:proofErr w:type="spellStart"/>
      <w:r>
        <w:t>RStudio</w:t>
      </w:r>
      <w:proofErr w:type="spellEnd"/>
      <w:r>
        <w:t xml:space="preserve">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xml:space="preserve">, </w:t>
      </w:r>
      <w:proofErr w:type="spellStart"/>
      <w:r>
        <w:t>brms</w:t>
      </w:r>
      <w:proofErr w:type="spellEnd"/>
      <w:r>
        <w:t xml:space="preserve">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w:t>
      </w:r>
      <w:proofErr w:type="spellStart"/>
      <w:r w:rsidR="006C644D">
        <w:t>Ladislas</w:t>
      </w:r>
      <w:proofErr w:type="spellEnd"/>
      <w:r w:rsidR="006C644D">
        <w:t xml:space="preserve"> </w:t>
      </w:r>
      <w:proofErr w:type="spellStart"/>
      <w:r w:rsidR="006C644D" w:rsidRPr="006C644D">
        <w:rPr>
          <w:rFonts w:ascii="LMRoman12-Regular" w:hAnsi="LMRoman12-Regular"/>
          <w:color w:val="000000"/>
          <w:szCs w:val="24"/>
        </w:rPr>
        <w:t>Nalborczyk</w:t>
      </w:r>
      <w:proofErr w:type="spellEnd"/>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D0341A" w:rsidRDefault="00D0341A">
      <w:pPr>
        <w:pStyle w:val="CommentText"/>
      </w:pPr>
      <w:r>
        <w:rPr>
          <w:rStyle w:val="CommentReference"/>
        </w:rPr>
        <w:annotationRef/>
      </w:r>
      <w:proofErr w:type="spellStart"/>
      <w:r w:rsidRPr="00C71C28">
        <w:rPr>
          <w:rFonts w:ascii="Arial" w:hAnsi="Arial" w:cs="Arial"/>
          <w:color w:val="222222"/>
          <w:shd w:val="clear" w:color="auto" w:fill="FFFFFF"/>
          <w:lang w:val="nl-BE"/>
        </w:rPr>
        <w:t>Pessoa</w:t>
      </w:r>
      <w:proofErr w:type="spellEnd"/>
      <w:r w:rsidRPr="00C71C28">
        <w:rPr>
          <w:rFonts w:ascii="Arial" w:hAnsi="Arial" w:cs="Arial"/>
          <w:color w:val="222222"/>
          <w:shd w:val="clear" w:color="auto" w:fill="FFFFFF"/>
          <w:lang w:val="nl-BE"/>
        </w:rPr>
        <w:t xml:space="preserve">, L., &amp; </w:t>
      </w:r>
      <w:proofErr w:type="spellStart"/>
      <w:r w:rsidRPr="00C71C28">
        <w:rPr>
          <w:rFonts w:ascii="Arial" w:hAnsi="Arial" w:cs="Arial"/>
          <w:color w:val="222222"/>
          <w:shd w:val="clear" w:color="auto" w:fill="FFFFFF"/>
          <w:lang w:val="nl-BE"/>
        </w:rPr>
        <w:t>Engelmann</w:t>
      </w:r>
      <w:proofErr w:type="spellEnd"/>
      <w:r w:rsidRPr="00C71C28">
        <w:rPr>
          <w:rFonts w:ascii="Arial" w:hAnsi="Arial" w:cs="Arial"/>
          <w:color w:val="222222"/>
          <w:shd w:val="clear" w:color="auto" w:fill="FFFFFF"/>
          <w:lang w:val="nl-BE"/>
        </w:rPr>
        <w:t xml:space="preserve">,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D0341A" w:rsidRDefault="00D0341A">
      <w:pPr>
        <w:pStyle w:val="CommentText"/>
      </w:pPr>
      <w:r>
        <w:rPr>
          <w:rStyle w:val="CommentReference"/>
        </w:rPr>
        <w:annotationRef/>
      </w:r>
      <w:r>
        <w:rPr>
          <w:rFonts w:ascii="Arial" w:hAnsi="Arial" w:cs="Arial"/>
          <w:color w:val="222222"/>
          <w:shd w:val="clear" w:color="auto" w:fill="FFFFFF"/>
        </w:rPr>
        <w:t xml:space="preserve">Krebs, R. M., </w:t>
      </w:r>
      <w:proofErr w:type="spellStart"/>
      <w:r>
        <w:rPr>
          <w:rFonts w:ascii="Arial" w:hAnsi="Arial" w:cs="Arial"/>
          <w:color w:val="222222"/>
          <w:shd w:val="clear" w:color="auto" w:fill="FFFFFF"/>
        </w:rPr>
        <w:t>Boehler</w:t>
      </w:r>
      <w:proofErr w:type="spellEnd"/>
      <w:r>
        <w:rPr>
          <w:rFonts w:ascii="Arial" w:hAnsi="Arial" w:cs="Arial"/>
          <w:color w:val="222222"/>
          <w:shd w:val="clear" w:color="auto" w:fill="FFFFFF"/>
        </w:rPr>
        <w:t xml:space="preserve">, C. N., Roberts, K. C., Song, A. W., &amp; </w:t>
      </w:r>
      <w:proofErr w:type="spellStart"/>
      <w:r>
        <w:rPr>
          <w:rFonts w:ascii="Arial" w:hAnsi="Arial" w:cs="Arial"/>
          <w:color w:val="222222"/>
          <w:shd w:val="clear" w:color="auto" w:fill="FFFFFF"/>
        </w:rPr>
        <w:t>Woldorff</w:t>
      </w:r>
      <w:proofErr w:type="spellEnd"/>
      <w:r>
        <w:rPr>
          <w:rFonts w:ascii="Arial" w:hAnsi="Arial" w:cs="Arial"/>
          <w:color w:val="222222"/>
          <w:shd w:val="clear" w:color="auto" w:fill="FFFFFF"/>
        </w:rPr>
        <w:t xml:space="preserve">, M. G. (2011). The involvement of the dopaminergic midbrain and </w:t>
      </w:r>
      <w:proofErr w:type="spellStart"/>
      <w:r>
        <w:rPr>
          <w:rFonts w:ascii="Arial" w:hAnsi="Arial" w:cs="Arial"/>
          <w:color w:val="222222"/>
          <w:shd w:val="clear" w:color="auto" w:fill="FFFFFF"/>
        </w:rPr>
        <w:t>cortico</w:t>
      </w:r>
      <w:proofErr w:type="spellEnd"/>
      <w:r>
        <w:rPr>
          <w:rFonts w:ascii="Arial" w:hAnsi="Arial" w:cs="Arial"/>
          <w:color w:val="222222"/>
          <w:shd w:val="clear" w:color="auto" w:fill="FFFFFF"/>
        </w:rPr>
        <w:t>-striatal-thalamic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D0341A" w:rsidRDefault="00D0341A">
      <w:pPr>
        <w:pStyle w:val="CommentText"/>
      </w:pPr>
      <w:r>
        <w:rPr>
          <w:rStyle w:val="CommentReference"/>
        </w:rPr>
        <w:annotationRef/>
      </w:r>
      <w:proofErr w:type="spellStart"/>
      <w:r>
        <w:rPr>
          <w:rFonts w:ascii="Arial" w:hAnsi="Arial" w:cs="Arial"/>
          <w:color w:val="222222"/>
          <w:shd w:val="clear" w:color="auto" w:fill="FFFFFF"/>
        </w:rPr>
        <w:t>Schevernels</w:t>
      </w:r>
      <w:proofErr w:type="spellEnd"/>
      <w:r>
        <w:rPr>
          <w:rFonts w:ascii="Arial" w:hAnsi="Arial" w:cs="Arial"/>
          <w:color w:val="222222"/>
          <w:shd w:val="clear" w:color="auto" w:fill="FFFFFF"/>
        </w:rPr>
        <w:t xml:space="preserve">, H., Krebs, R. M., </w:t>
      </w:r>
      <w:proofErr w:type="spellStart"/>
      <w:r>
        <w:rPr>
          <w:rFonts w:ascii="Arial" w:hAnsi="Arial" w:cs="Arial"/>
          <w:color w:val="222222"/>
          <w:shd w:val="clear" w:color="auto" w:fill="FFFFFF"/>
        </w:rPr>
        <w:t>Santens</w:t>
      </w:r>
      <w:proofErr w:type="spellEnd"/>
      <w:r>
        <w:rPr>
          <w:rFonts w:ascii="Arial" w:hAnsi="Arial" w:cs="Arial"/>
          <w:color w:val="222222"/>
          <w:shd w:val="clear" w:color="auto" w:fill="FFFFFF"/>
        </w:rPr>
        <w:t xml:space="preserve">, P., </w:t>
      </w:r>
      <w:proofErr w:type="spellStart"/>
      <w:r>
        <w:rPr>
          <w:rFonts w:ascii="Arial" w:hAnsi="Arial" w:cs="Arial"/>
          <w:color w:val="222222"/>
          <w:shd w:val="clear" w:color="auto" w:fill="FFFFFF"/>
        </w:rPr>
        <w:t>Woldorff</w:t>
      </w:r>
      <w:proofErr w:type="spellEnd"/>
      <w:r>
        <w:rPr>
          <w:rFonts w:ascii="Arial" w:hAnsi="Arial" w:cs="Arial"/>
          <w:color w:val="222222"/>
          <w:shd w:val="clear" w:color="auto" w:fill="FFFFFF"/>
        </w:rPr>
        <w:t xml:space="preserve">, M. G., &amp; </w:t>
      </w:r>
      <w:proofErr w:type="spellStart"/>
      <w:r>
        <w:rPr>
          <w:rFonts w:ascii="Arial" w:hAnsi="Arial" w:cs="Arial"/>
          <w:color w:val="222222"/>
          <w:shd w:val="clear" w:color="auto" w:fill="FFFFFF"/>
        </w:rPr>
        <w:t>Boehler</w:t>
      </w:r>
      <w:proofErr w:type="spellEnd"/>
      <w:r>
        <w:rPr>
          <w:rFonts w:ascii="Arial" w:hAnsi="Arial" w:cs="Arial"/>
          <w:color w:val="222222"/>
          <w:shd w:val="clear" w:color="auto" w:fill="FFFFFF"/>
        </w:rPr>
        <w:t>, C. N. (2014). Task preparation processes related to reward prediction precede those related to task-difficulty expectation. </w:t>
      </w:r>
      <w:proofErr w:type="spellStart"/>
      <w:r>
        <w:rPr>
          <w:rFonts w:ascii="Arial" w:hAnsi="Arial" w:cs="Arial"/>
          <w:i/>
          <w:iCs/>
          <w:color w:val="222222"/>
          <w:shd w:val="clear" w:color="auto" w:fill="FFFFFF"/>
        </w:rPr>
        <w:t>NeuroImage</w:t>
      </w:r>
      <w:proofErr w:type="spellEnd"/>
      <w:r>
        <w:rPr>
          <w:rFonts w:ascii="Arial" w:hAnsi="Arial" w:cs="Arial"/>
          <w:color w:val="222222"/>
          <w:shd w:val="clear" w:color="auto" w:fill="FFFFFF"/>
        </w:rPr>
        <w:t>, </w:t>
      </w:r>
      <w:r>
        <w:rPr>
          <w:rFonts w:ascii="Arial" w:hAnsi="Arial" w:cs="Arial"/>
          <w:i/>
          <w:iCs/>
          <w:color w:val="222222"/>
          <w:shd w:val="clear" w:color="auto" w:fill="FFFFFF"/>
        </w:rPr>
        <w:t>84</w:t>
      </w:r>
      <w:r>
        <w:rPr>
          <w:rFonts w:ascii="Arial" w:hAnsi="Arial" w:cs="Arial"/>
          <w:color w:val="222222"/>
          <w:shd w:val="clear" w:color="auto" w:fill="FFFFFF"/>
        </w:rPr>
        <w:t>, 639-647.</w:t>
      </w:r>
    </w:p>
  </w:comment>
  <w:comment w:id="3" w:author="pp05labo" w:date="2019-07-17T09:25:00Z" w:initials="p">
    <w:p w14:paraId="10B36125" w14:textId="3AD071DF" w:rsidR="00937329" w:rsidRDefault="00937329">
      <w:pPr>
        <w:pStyle w:val="CommentText"/>
      </w:pPr>
      <w:r>
        <w:rPr>
          <w:rStyle w:val="CommentReference"/>
        </w:rPr>
        <w:annotationRef/>
      </w:r>
      <w:r>
        <w:t>Mention the key brain regions</w:t>
      </w:r>
    </w:p>
  </w:comment>
  <w:comment w:id="4" w:author="pp05labo" w:date="2019-07-16T14:50:00Z" w:initials="p">
    <w:p w14:paraId="7D8E2BEE" w14:textId="77777777" w:rsidR="00441BA8" w:rsidRDefault="00441BA8"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6" w:author="Ivan Grahek" w:date="2019-05-03T15:58:00Z" w:initials="IG">
    <w:p w14:paraId="0BA42910" w14:textId="62846AD7" w:rsidR="00D0341A" w:rsidRDefault="00D0341A">
      <w:pPr>
        <w:pStyle w:val="CommentText"/>
      </w:pPr>
      <w:r>
        <w:rPr>
          <w:rStyle w:val="CommentReference"/>
        </w:rPr>
        <w:annotationRef/>
      </w:r>
      <w:r>
        <w:t xml:space="preserve">@Antonio: do you think that there’s merit in keeping the graph B? </w:t>
      </w:r>
    </w:p>
  </w:comment>
  <w:comment w:id="7" w:author="Ivan Grahek" w:date="2019-01-29T11:47:00Z" w:initials="IG">
    <w:p w14:paraId="5552F5BF" w14:textId="77777777" w:rsidR="00D0341A" w:rsidRDefault="00D0341A" w:rsidP="002749F6">
      <w:pPr>
        <w:pStyle w:val="CommentText"/>
      </w:pPr>
      <w:r>
        <w:rPr>
          <w:rStyle w:val="CommentReference"/>
        </w:rPr>
        <w:annotationRef/>
      </w:r>
      <w:r>
        <w:t>Add a part on pre-processing the behavior and include how the hit rates and false alarms were calculated.</w:t>
      </w:r>
    </w:p>
  </w:comment>
  <w:comment w:id="8" w:author="Ivan Grahek" w:date="2019-05-03T11:04:00Z" w:initials="IG">
    <w:p w14:paraId="13627C7F" w14:textId="4A2233BC" w:rsidR="00D0341A" w:rsidRDefault="00D0341A">
      <w:pPr>
        <w:pStyle w:val="CommentText"/>
      </w:pPr>
      <w:r>
        <w:rPr>
          <w:rStyle w:val="CommentReference"/>
        </w:rPr>
        <w:annotationRef/>
      </w:r>
      <w:r>
        <w:t>Change now that we are doing single trials</w:t>
      </w:r>
    </w:p>
  </w:comment>
  <w:comment w:id="9" w:author="Ivan Grahek" w:date="2019-05-02T16:33:00Z" w:initials="IG">
    <w:p w14:paraId="1D5920D4" w14:textId="39509E5F" w:rsidR="00D0341A" w:rsidRDefault="00D0341A">
      <w:pPr>
        <w:pStyle w:val="CommentText"/>
      </w:pPr>
      <w:r>
        <w:rPr>
          <w:rStyle w:val="CommentReference"/>
        </w:rPr>
        <w:annotationRef/>
      </w:r>
      <w:r>
        <w:t>Do we still need this?</w:t>
      </w:r>
    </w:p>
  </w:comment>
  <w:comment w:id="10" w:author="Ivan Grahek" w:date="2019-05-02T16:33:00Z" w:initials="IG">
    <w:p w14:paraId="46D87FA9" w14:textId="39A28A9E" w:rsidR="00D0341A" w:rsidRDefault="00D0341A">
      <w:pPr>
        <w:pStyle w:val="CommentText"/>
      </w:pPr>
      <w:r>
        <w:rPr>
          <w:rStyle w:val="CommentReference"/>
        </w:rPr>
        <w:annotationRef/>
      </w:r>
      <w:r>
        <w:t>Change to the average reference</w:t>
      </w:r>
    </w:p>
  </w:comment>
  <w:comment w:id="11" w:author="Ivan Grahek" w:date="2019-03-15T10:17:00Z" w:initials="IG">
    <w:p w14:paraId="2AD44FAB" w14:textId="191B777B" w:rsidR="00D0341A" w:rsidRDefault="00D0341A">
      <w:pPr>
        <w:pStyle w:val="CommentText"/>
      </w:pPr>
      <w:r>
        <w:rPr>
          <w:rStyle w:val="CommentReference"/>
        </w:rPr>
        <w:annotationRef/>
      </w:r>
      <w:r>
        <w:t>Change if we go for the baseline normalization</w:t>
      </w:r>
    </w:p>
  </w:comment>
  <w:comment w:id="12" w:author="Ivan Grahek" w:date="2019-05-03T17:27:00Z" w:initials="IG">
    <w:p w14:paraId="1DE830FD" w14:textId="2FA108A0" w:rsidR="00D0341A" w:rsidRDefault="00D0341A">
      <w:pPr>
        <w:pStyle w:val="CommentText"/>
      </w:pPr>
      <w:r>
        <w:rPr>
          <w:rStyle w:val="CommentReference"/>
        </w:rPr>
        <w:annotationRef/>
      </w:r>
      <w:r>
        <w:t>Edit with the final number</w:t>
      </w:r>
    </w:p>
  </w:comment>
  <w:comment w:id="13" w:author="Ivan Grahek" w:date="2019-02-09T14:04:00Z" w:initials="IG">
    <w:p w14:paraId="7EE80669" w14:textId="6B7A0B0E" w:rsidR="00D0341A" w:rsidRDefault="00D0341A">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4" w:author="Ivan Grahek" w:date="2019-02-09T14:10:00Z" w:initials="IG">
    <w:p w14:paraId="08DA60F3" w14:textId="6E3A3C95" w:rsidR="00D0341A" w:rsidRDefault="00D0341A">
      <w:pPr>
        <w:pStyle w:val="CommentText"/>
      </w:pPr>
      <w:r>
        <w:rPr>
          <w:rStyle w:val="CommentReference"/>
        </w:rPr>
        <w:annotationRef/>
      </w:r>
      <w:r>
        <w:t xml:space="preserve">This table could be merged with Table 3 or moved to the supplementary materials. </w:t>
      </w:r>
    </w:p>
  </w:comment>
  <w:comment w:id="15" w:author="Ivan Grahek" w:date="2019-02-09T14:08:00Z" w:initials="IG">
    <w:p w14:paraId="00A9CCF1" w14:textId="7E21FF27" w:rsidR="00D0341A" w:rsidRDefault="00D0341A">
      <w:pPr>
        <w:pStyle w:val="CommentText"/>
      </w:pPr>
      <w:r>
        <w:rPr>
          <w:rStyle w:val="CommentReference"/>
        </w:rPr>
        <w:annotationRef/>
      </w:r>
      <w:r>
        <w:t xml:space="preserve">The font in all of the graphs will be increased. </w:t>
      </w:r>
    </w:p>
  </w:comment>
  <w:comment w:id="16" w:author="Ivan Grahek" w:date="2019-03-15T10:32:00Z" w:initials="IG">
    <w:p w14:paraId="1A78F42E" w14:textId="20DAED21" w:rsidR="00D0341A" w:rsidRDefault="00D0341A">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8" w:author="Gilles Pourtois" w:date="2019-02-12T14:28:00Z" w:initials="GP">
    <w:p w14:paraId="7A6947E0" w14:textId="5A1AD815" w:rsidR="00D0341A" w:rsidRDefault="00D0341A">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9" w:author="Gilles Pourtois" w:date="2019-02-12T14:30:00Z" w:initials="GP">
    <w:p w14:paraId="37CDA2BC" w14:textId="52EFB07E" w:rsidR="00D0341A" w:rsidRDefault="00D0341A">
      <w:pPr>
        <w:pStyle w:val="CommentText"/>
      </w:pPr>
      <w:r>
        <w:rPr>
          <w:rStyle w:val="CommentReference"/>
        </w:rPr>
        <w:annotationRef/>
      </w:r>
      <w:r>
        <w:t>Weird this, right? Isn’t the case that participants should improve more for high-rewarded color?</w:t>
      </w:r>
    </w:p>
  </w:comment>
  <w:comment w:id="20" w:author="Ivan Grahek" w:date="2019-03-15T10:35:00Z" w:initials="IG">
    <w:p w14:paraId="58705832" w14:textId="3E41E23E" w:rsidR="00D0341A" w:rsidRDefault="00D0341A">
      <w:pPr>
        <w:pStyle w:val="CommentText"/>
      </w:pPr>
      <w:r>
        <w:rPr>
          <w:rStyle w:val="CommentReference"/>
        </w:rPr>
        <w:annotationRef/>
      </w:r>
      <w:r>
        <w:t>Antonio: I wouldn’t over-interpret this finding, the ER is not very high (8.43).</w:t>
      </w:r>
    </w:p>
  </w:comment>
  <w:comment w:id="21" w:author="Gilles Pourtois" w:date="2019-02-12T14:31:00Z" w:initials="GP">
    <w:p w14:paraId="3BE8451B" w14:textId="5536837A" w:rsidR="00D0341A" w:rsidRDefault="00D0341A">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2" w:author="Ivan Grahek" w:date="2019-03-15T10:36:00Z" w:initials="IG">
    <w:p w14:paraId="147D1BAD" w14:textId="0C537C15" w:rsidR="00D0341A" w:rsidRDefault="00D0341A">
      <w:pPr>
        <w:pStyle w:val="CommentText"/>
      </w:pPr>
      <w:r>
        <w:rPr>
          <w:rStyle w:val="CommentReference"/>
        </w:rPr>
        <w:annotationRef/>
      </w:r>
      <w:r>
        <w:t>Antonio: Again, I wouldn’t over-interpret this finding (</w:t>
      </w:r>
      <w:r w:rsidRPr="00F57403">
        <w:t>ER = 7.20</w:t>
      </w:r>
      <w:r>
        <w:t>).</w:t>
      </w:r>
    </w:p>
  </w:comment>
  <w:comment w:id="23" w:author="Ivan Grahek" w:date="2019-05-03T15:41:00Z" w:initials="IG">
    <w:p w14:paraId="1DB20E5C" w14:textId="270F5B4C" w:rsidR="00D0341A" w:rsidRDefault="00D0341A">
      <w:pPr>
        <w:pStyle w:val="CommentText"/>
      </w:pPr>
      <w:r>
        <w:rPr>
          <w:rStyle w:val="CommentReference"/>
        </w:rPr>
        <w:annotationRef/>
      </w:r>
      <w:r>
        <w:t xml:space="preserve">@Antonio these look amazing!!! Very well done </w:t>
      </w:r>
      <w:r>
        <w:sym w:font="Wingdings" w:char="F04A"/>
      </w:r>
    </w:p>
    <w:p w14:paraId="6EE4BF18" w14:textId="20930A2A" w:rsidR="00D0341A" w:rsidRDefault="00D0341A">
      <w:pPr>
        <w:pStyle w:val="CommentText"/>
      </w:pPr>
    </w:p>
    <w:p w14:paraId="43F9B7A9" w14:textId="7D26BC07" w:rsidR="00D0341A" w:rsidRDefault="00D0341A">
      <w:pPr>
        <w:pStyle w:val="CommentText"/>
      </w:pPr>
      <w:r>
        <w:t>Could you do a caption for these?</w:t>
      </w:r>
    </w:p>
    <w:p w14:paraId="2806F354" w14:textId="5E3261C4" w:rsidR="00D0341A" w:rsidRDefault="00D0341A">
      <w:pPr>
        <w:pStyle w:val="CommentText"/>
      </w:pPr>
    </w:p>
    <w:p w14:paraId="15E08E98" w14:textId="74AB2900" w:rsidR="00D0341A" w:rsidRDefault="00D0341A">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D0341A" w:rsidRDefault="00D0341A">
      <w:pPr>
        <w:pStyle w:val="CommentText"/>
      </w:pPr>
    </w:p>
    <w:p w14:paraId="7E6A21A2" w14:textId="376BC168" w:rsidR="00D0341A" w:rsidRDefault="00D0341A">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D0341A" w:rsidRDefault="00D0341A">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D0341A" w:rsidRDefault="00D0341A">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D0341A" w:rsidRDefault="00D0341A">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D0341A" w:rsidRDefault="00D0341A">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33" w:author="Gilles Pourtois" w:date="2019-02-12T14:44:00Z" w:initials="GP">
    <w:p w14:paraId="1248484F" w14:textId="77777777" w:rsidR="00D0341A" w:rsidRDefault="00D0341A">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D0341A" w:rsidRDefault="00D0341A">
      <w:pPr>
        <w:pStyle w:val="CommentText"/>
      </w:pPr>
    </w:p>
    <w:p w14:paraId="3D982E49" w14:textId="24A8C315" w:rsidR="00D0341A" w:rsidRDefault="00D0341A">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D0341A" w:rsidRDefault="00D0341A">
      <w:pPr>
        <w:pStyle w:val="CommentText"/>
      </w:pPr>
    </w:p>
    <w:p w14:paraId="619D75CE" w14:textId="163469B5" w:rsidR="00D0341A" w:rsidRDefault="00D0341A">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D0341A" w:rsidRDefault="00D0341A">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D0341A" w:rsidRDefault="00D0341A">
      <w:pPr>
        <w:pStyle w:val="CommentText"/>
      </w:pPr>
      <w:r>
        <w:rPr>
          <w:rStyle w:val="CommentReference"/>
        </w:rPr>
        <w:annotationRef/>
      </w:r>
      <w:r>
        <w:t>Not sure about the accuracy of this</w:t>
      </w:r>
    </w:p>
  </w:comment>
  <w:comment w:id="40" w:author="Gilles Pourtois" w:date="2019-02-12T15:02:00Z" w:initials="GP">
    <w:p w14:paraId="200EEA2D" w14:textId="59935F08" w:rsidR="00D0341A" w:rsidRDefault="00D0341A">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D0341A" w:rsidRDefault="00D0341A">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D0341A" w:rsidRDefault="00D0341A">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D0341A" w:rsidRDefault="00D0341A">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D0341A" w:rsidRDefault="00D0341A">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D0341A" w:rsidRDefault="00D0341A">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D0341A" w:rsidRDefault="00D0341A">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D0341A" w:rsidRDefault="00D0341A">
      <w:pPr>
        <w:pStyle w:val="CommentText"/>
      </w:pPr>
      <w:r>
        <w:rPr>
          <w:rStyle w:val="CommentReference"/>
        </w:rPr>
        <w:annotationRef/>
      </w:r>
      <w:r>
        <w:t>Unclear to me this</w:t>
      </w:r>
    </w:p>
  </w:comment>
  <w:comment w:id="48" w:author="Ivan Grahek" w:date="2019-02-09T14:15:00Z" w:initials="IG">
    <w:p w14:paraId="0ECD07BE" w14:textId="00E18607" w:rsidR="00D0341A" w:rsidRDefault="00D0341A">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10B36125"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5E2C6" w14:textId="77777777" w:rsidR="00082519" w:rsidRDefault="00082519" w:rsidP="00AD5698">
      <w:pPr>
        <w:spacing w:after="0" w:line="240" w:lineRule="auto"/>
      </w:pPr>
      <w:r>
        <w:separator/>
      </w:r>
    </w:p>
  </w:endnote>
  <w:endnote w:type="continuationSeparator" w:id="0">
    <w:p w14:paraId="6BC3D2AE" w14:textId="77777777" w:rsidR="00082519" w:rsidRDefault="00082519"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D0341A" w:rsidRDefault="00D0341A"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D0341A" w:rsidRDefault="00D0341A"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746311" w14:textId="77777777" w:rsidR="00082519" w:rsidRDefault="00082519" w:rsidP="00AD5698">
      <w:pPr>
        <w:spacing w:after="0" w:line="240" w:lineRule="auto"/>
      </w:pPr>
      <w:r>
        <w:separator/>
      </w:r>
    </w:p>
  </w:footnote>
  <w:footnote w:type="continuationSeparator" w:id="0">
    <w:p w14:paraId="4FB4D802" w14:textId="77777777" w:rsidR="00082519" w:rsidRDefault="00082519"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62C40935" w:rsidR="00D0341A" w:rsidRDefault="00D0341A">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050692">
          <w:rPr>
            <w:noProof/>
            <w:szCs w:val="24"/>
          </w:rPr>
          <w:t>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0341A" w:rsidRDefault="00D0341A"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519"/>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3A837-160A-471A-9921-51EBCD22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36</Pages>
  <Words>26418</Words>
  <Characters>145302</Characters>
  <Application>Microsoft Office Word</Application>
  <DocSecurity>0</DocSecurity>
  <Lines>1210</Lines>
  <Paragraphs>342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171378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12</cp:revision>
  <cp:lastPrinted>2019-07-16T11:53:00Z</cp:lastPrinted>
  <dcterms:created xsi:type="dcterms:W3CDTF">2019-07-16T12:22:00Z</dcterms:created>
  <dcterms:modified xsi:type="dcterms:W3CDTF">2019-07-17T09:14:00Z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