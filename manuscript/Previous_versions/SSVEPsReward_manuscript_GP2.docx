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6862DC3" w14:textId="77777777" w:rsidR="009C1769" w:rsidRDefault="009C1769" w:rsidP="00B16292">
      <w:pPr>
        <w:spacing w:line="480" w:lineRule="auto"/>
        <w:jc w:val="center"/>
        <w:rPr>
          <w:b/>
        </w:rPr>
      </w:pPr>
      <w:bookmarkStart w:id="0" w:name="_GoBack"/>
      <w:bookmarkEnd w:id="0"/>
    </w:p>
    <w:p w14:paraId="64964AEF" w14:textId="77777777" w:rsidR="00546CB9" w:rsidRDefault="00546CB9" w:rsidP="00B16292">
      <w:pPr>
        <w:spacing w:line="480" w:lineRule="auto"/>
        <w:jc w:val="center"/>
        <w:rPr>
          <w:b/>
        </w:rPr>
      </w:pPr>
    </w:p>
    <w:p w14:paraId="4C542DF1" w14:textId="0C1AE251" w:rsidR="00E90FC8" w:rsidRDefault="00E90FC8" w:rsidP="005F3ABC">
      <w:pPr>
        <w:spacing w:line="480" w:lineRule="auto"/>
        <w:jc w:val="center"/>
        <w:rPr>
          <w:sz w:val="36"/>
          <w:szCs w:val="40"/>
        </w:rPr>
      </w:pPr>
    </w:p>
    <w:p w14:paraId="74C59C65" w14:textId="2D9AE91E" w:rsidR="005F3ABC" w:rsidRPr="00592D73" w:rsidRDefault="00E90FC8" w:rsidP="005F3ABC">
      <w:pPr>
        <w:spacing w:line="480" w:lineRule="auto"/>
        <w:jc w:val="center"/>
        <w:rPr>
          <w:sz w:val="36"/>
          <w:szCs w:val="40"/>
        </w:rPr>
      </w:pPr>
      <w:r>
        <w:rPr>
          <w:sz w:val="36"/>
          <w:szCs w:val="40"/>
        </w:rPr>
        <w:t>Value</w:t>
      </w:r>
      <w:r w:rsidR="007825F7" w:rsidRPr="00592D73">
        <w:rPr>
          <w:sz w:val="36"/>
          <w:szCs w:val="40"/>
        </w:rPr>
        <w:t xml:space="preserve"> influences </w:t>
      </w:r>
      <w:r w:rsidR="005F47E8">
        <w:rPr>
          <w:sz w:val="36"/>
          <w:szCs w:val="40"/>
        </w:rPr>
        <w:t>simultaneous</w:t>
      </w:r>
      <w:r w:rsidR="007825F7" w:rsidRPr="00592D73">
        <w:rPr>
          <w:sz w:val="36"/>
          <w:szCs w:val="40"/>
        </w:rPr>
        <w:t xml:space="preserve"> competition for feature-based attention:</w:t>
      </w:r>
      <w:r w:rsidR="00234B2A" w:rsidRPr="00592D73">
        <w:rPr>
          <w:sz w:val="36"/>
          <w:szCs w:val="40"/>
        </w:rPr>
        <w:t xml:space="preserve"> Insights from Steady-</w:t>
      </w:r>
      <w:r w:rsidR="00666A72" w:rsidRPr="00592D73">
        <w:rPr>
          <w:sz w:val="36"/>
          <w:szCs w:val="40"/>
        </w:rPr>
        <w:t>S</w:t>
      </w:r>
      <w:r w:rsidR="00234B2A" w:rsidRPr="00592D73">
        <w:rPr>
          <w:sz w:val="36"/>
          <w:szCs w:val="40"/>
        </w:rPr>
        <w:t>tate Visually Evoked P</w:t>
      </w:r>
      <w:r w:rsidR="0047282E" w:rsidRPr="00592D73">
        <w:rPr>
          <w:sz w:val="36"/>
          <w:szCs w:val="40"/>
        </w:rPr>
        <w:t>otentials</w:t>
      </w:r>
    </w:p>
    <w:p w14:paraId="455F6015" w14:textId="77777777" w:rsidR="00234B2A" w:rsidRDefault="00234B2A" w:rsidP="005F3ABC">
      <w:pPr>
        <w:spacing w:line="480" w:lineRule="auto"/>
        <w:jc w:val="center"/>
      </w:pPr>
    </w:p>
    <w:p w14:paraId="0C31CEC7" w14:textId="1B9A64C8" w:rsidR="0057658E" w:rsidRDefault="005F3ABC" w:rsidP="005F3ABC">
      <w:pPr>
        <w:spacing w:line="480" w:lineRule="auto"/>
        <w:jc w:val="center"/>
        <w:rPr>
          <w:lang w:val="nl-BE"/>
        </w:rPr>
      </w:pPr>
      <w:r w:rsidRPr="00014B1F">
        <w:rPr>
          <w:lang w:val="nl-BE"/>
        </w:rPr>
        <w:t>Ivan Grahek</w:t>
      </w:r>
      <w:r w:rsidR="0047282E" w:rsidRPr="00014B1F">
        <w:rPr>
          <w:vertAlign w:val="superscript"/>
          <w:lang w:val="nl-BE"/>
        </w:rPr>
        <w:t>1</w:t>
      </w:r>
      <w:r w:rsidR="0057658E" w:rsidRPr="009B094D">
        <w:rPr>
          <w:rFonts w:ascii="Segoe UI Symbol" w:eastAsia="Arial" w:hAnsi="Segoe UI Symbol" w:cs="Segoe UI Symbol"/>
          <w:szCs w:val="24"/>
          <w:vertAlign w:val="superscript"/>
          <w:lang w:val="nl-BE"/>
        </w:rPr>
        <w:t>☨</w:t>
      </w:r>
      <w:r w:rsidR="0047282E" w:rsidRPr="00014B1F">
        <w:rPr>
          <w:vertAlign w:val="superscript"/>
          <w:lang w:val="nl-BE"/>
        </w:rPr>
        <w:t>*</w:t>
      </w:r>
      <w:r w:rsidR="0047282E" w:rsidRPr="00014B1F">
        <w:rPr>
          <w:lang w:val="nl-BE"/>
        </w:rPr>
        <w:t>, Antonio Schettino</w:t>
      </w:r>
      <w:r w:rsidR="0047282E" w:rsidRPr="00014B1F">
        <w:rPr>
          <w:vertAlign w:val="superscript"/>
          <w:lang w:val="nl-BE"/>
        </w:rPr>
        <w:t>1</w:t>
      </w:r>
      <w:r w:rsidR="0057658E">
        <w:rPr>
          <w:vertAlign w:val="superscript"/>
          <w:lang w:val="nl-BE"/>
        </w:rPr>
        <w:t>,2</w:t>
      </w:r>
      <w:r w:rsidR="0057658E" w:rsidRPr="009B094D">
        <w:rPr>
          <w:rFonts w:ascii="Segoe UI Symbol" w:eastAsia="Arial" w:hAnsi="Segoe UI Symbol" w:cs="Segoe UI Symbol"/>
          <w:szCs w:val="24"/>
          <w:vertAlign w:val="superscript"/>
          <w:lang w:val="nl-BE"/>
        </w:rPr>
        <w:t>☨</w:t>
      </w:r>
      <w:r w:rsidRPr="00014B1F">
        <w:rPr>
          <w:lang w:val="nl-BE"/>
        </w:rPr>
        <w:t xml:space="preserve">, </w:t>
      </w:r>
      <w:r w:rsidR="0047282E" w:rsidRPr="00014B1F">
        <w:rPr>
          <w:lang w:val="nl-BE"/>
        </w:rPr>
        <w:t>Gilles Pourtois</w:t>
      </w:r>
      <w:r w:rsidR="0047282E" w:rsidRPr="00014B1F">
        <w:rPr>
          <w:vertAlign w:val="superscript"/>
          <w:lang w:val="nl-BE"/>
        </w:rPr>
        <w:t>1</w:t>
      </w:r>
      <w:r w:rsidRPr="00014B1F">
        <w:rPr>
          <w:lang w:val="nl-BE"/>
        </w:rPr>
        <w:t>, Ernst H.W. Koster</w:t>
      </w:r>
      <w:r w:rsidRPr="00014B1F">
        <w:rPr>
          <w:vertAlign w:val="superscript"/>
          <w:lang w:val="nl-BE"/>
        </w:rPr>
        <w:t>1</w:t>
      </w:r>
      <w:r w:rsidR="0047282E" w:rsidRPr="00014B1F">
        <w:rPr>
          <w:lang w:val="nl-BE"/>
        </w:rPr>
        <w:t>,</w:t>
      </w:r>
    </w:p>
    <w:p w14:paraId="18625D64" w14:textId="1BE8B6FA" w:rsidR="005F3ABC" w:rsidRPr="00014B1F" w:rsidRDefault="0047282E" w:rsidP="005F3ABC">
      <w:pPr>
        <w:spacing w:line="480" w:lineRule="auto"/>
        <w:jc w:val="center"/>
        <w:rPr>
          <w:vertAlign w:val="superscript"/>
          <w:lang w:val="nl-BE"/>
        </w:rPr>
      </w:pPr>
      <w:r w:rsidRPr="00014B1F">
        <w:rPr>
          <w:lang w:val="nl-BE"/>
        </w:rPr>
        <w:t>&amp; Søren K. Andersen</w:t>
      </w:r>
      <w:r w:rsidR="0057658E">
        <w:rPr>
          <w:vertAlign w:val="superscript"/>
          <w:lang w:val="nl-BE"/>
        </w:rPr>
        <w:t>3</w:t>
      </w:r>
    </w:p>
    <w:p w14:paraId="10A59581" w14:textId="77777777" w:rsidR="005F3ABC" w:rsidRPr="00014B1F" w:rsidRDefault="005F3ABC" w:rsidP="005F3ABC">
      <w:pPr>
        <w:spacing w:after="0" w:line="480" w:lineRule="auto"/>
        <w:jc w:val="center"/>
        <w:rPr>
          <w:vertAlign w:val="superscript"/>
          <w:lang w:val="nl-BE"/>
        </w:rPr>
      </w:pPr>
    </w:p>
    <w:p w14:paraId="3B6536FA" w14:textId="7519C47F" w:rsidR="005F3ABC" w:rsidRDefault="005F3ABC" w:rsidP="005F3ABC">
      <w:pPr>
        <w:pStyle w:val="ListParagraph"/>
        <w:numPr>
          <w:ilvl w:val="0"/>
          <w:numId w:val="23"/>
        </w:numPr>
        <w:spacing w:after="0" w:line="480" w:lineRule="auto"/>
        <w:rPr>
          <w:i/>
        </w:rPr>
      </w:pPr>
      <w:r w:rsidRPr="004F3934">
        <w:rPr>
          <w:i/>
        </w:rPr>
        <w:t>Department of Experimental Clinical and Health Psychology, Ghent University, Henri Dunantlaan 2, B-9000, Ghent, Belgium</w:t>
      </w:r>
    </w:p>
    <w:p w14:paraId="789423FC" w14:textId="59898FFD" w:rsidR="0057658E" w:rsidRDefault="0057658E" w:rsidP="0057658E">
      <w:pPr>
        <w:pStyle w:val="ListParagraph"/>
        <w:numPr>
          <w:ilvl w:val="0"/>
          <w:numId w:val="23"/>
        </w:numPr>
        <w:spacing w:after="0" w:line="480" w:lineRule="auto"/>
        <w:rPr>
          <w:i/>
        </w:rPr>
      </w:pPr>
      <w:r w:rsidRPr="0057658E">
        <w:rPr>
          <w:i/>
        </w:rPr>
        <w:t>Institute for Globally Distributed Open Research and Education (IGDORE)</w:t>
      </w:r>
    </w:p>
    <w:p w14:paraId="18BF8549" w14:textId="12F05D60" w:rsidR="005F3ABC" w:rsidRPr="009508C9" w:rsidRDefault="009508C9" w:rsidP="009508C9">
      <w:pPr>
        <w:pStyle w:val="ListParagraph"/>
        <w:numPr>
          <w:ilvl w:val="0"/>
          <w:numId w:val="23"/>
        </w:numPr>
        <w:spacing w:after="0" w:line="480" w:lineRule="auto"/>
        <w:rPr>
          <w:i/>
        </w:rPr>
      </w:pPr>
      <w:r w:rsidRPr="009508C9">
        <w:rPr>
          <w:i/>
        </w:rPr>
        <w:t>School of Psychology, University of Aberdeen, William Guild Building, Aberdeen, AB24 3FX, United Kingdom</w:t>
      </w:r>
    </w:p>
    <w:p w14:paraId="5485EFE7" w14:textId="0FCFDF1B" w:rsidR="006D0A2B" w:rsidRDefault="006D0A2B">
      <w:pPr>
        <w:rPr>
          <w:b/>
        </w:rPr>
      </w:pPr>
      <w:r>
        <w:rPr>
          <w:b/>
        </w:rPr>
        <w:br w:type="page"/>
      </w:r>
    </w:p>
    <w:p w14:paraId="70C52AD1" w14:textId="6442AE00" w:rsidR="001065D7" w:rsidRDefault="00F50A4B" w:rsidP="00EE20A8">
      <w:pPr>
        <w:pStyle w:val="Heading1"/>
        <w:spacing w:before="0" w:after="240"/>
      </w:pPr>
      <w:r w:rsidRPr="00F50A4B">
        <w:lastRenderedPageBreak/>
        <w:t>Abstract</w:t>
      </w:r>
    </w:p>
    <w:p w14:paraId="6D1A14C8" w14:textId="4FF1302E" w:rsidR="00E4130A" w:rsidRDefault="00E4130A" w:rsidP="00E4130A"/>
    <w:p w14:paraId="72D24493" w14:textId="042D59DA" w:rsidR="00E4130A" w:rsidRDefault="00E4130A" w:rsidP="00E4130A"/>
    <w:p w14:paraId="5ADCB3E5" w14:textId="2F54532D" w:rsidR="00E4130A" w:rsidRDefault="00E4130A" w:rsidP="00E4130A"/>
    <w:p w14:paraId="5107C508" w14:textId="77777777" w:rsidR="00E4130A" w:rsidRPr="00E4130A" w:rsidRDefault="00E4130A" w:rsidP="00E4130A"/>
    <w:p w14:paraId="70251DA2" w14:textId="3B361BC7" w:rsidR="00EE20A8" w:rsidRDefault="00EE20A8" w:rsidP="00EE20A8">
      <w:pPr>
        <w:spacing w:line="480" w:lineRule="auto"/>
      </w:pPr>
      <w:r>
        <w:t xml:space="preserve">Keywords: attention; </w:t>
      </w:r>
      <w:r w:rsidR="00377320">
        <w:t xml:space="preserve">attentional control; </w:t>
      </w:r>
      <w:r>
        <w:t xml:space="preserve">EEG; feature-based attention; reward; motivation; steady-state visually evoked potentials; frequency tagging  </w:t>
      </w:r>
    </w:p>
    <w:p w14:paraId="697F8BC7" w14:textId="58E6554D" w:rsidR="00EE20A8" w:rsidRDefault="00EE20A8" w:rsidP="00EE20A8"/>
    <w:p w14:paraId="396AEDA7" w14:textId="63014CB9" w:rsidR="00E4130A" w:rsidRDefault="00E4130A" w:rsidP="00EE20A8"/>
    <w:p w14:paraId="43E9484C" w14:textId="7C252415" w:rsidR="00032483" w:rsidRDefault="00032483" w:rsidP="00EE20A8"/>
    <w:p w14:paraId="37E6406D" w14:textId="0975EBAB" w:rsidR="00032483" w:rsidRDefault="00032483" w:rsidP="00EE20A8"/>
    <w:p w14:paraId="0BDEA809" w14:textId="0000297D" w:rsidR="00032483" w:rsidRDefault="00032483" w:rsidP="00EE20A8"/>
    <w:p w14:paraId="214444C1" w14:textId="36200456" w:rsidR="00032483" w:rsidRDefault="00032483" w:rsidP="00EE20A8"/>
    <w:p w14:paraId="05531B81" w14:textId="3080FC8C" w:rsidR="00032483" w:rsidRDefault="00032483" w:rsidP="00EE20A8"/>
    <w:p w14:paraId="5F6554DC" w14:textId="7236E8E1" w:rsidR="00032483" w:rsidRDefault="00032483" w:rsidP="00EE20A8"/>
    <w:p w14:paraId="3F9103D6" w14:textId="77777777" w:rsidR="00032483" w:rsidRDefault="00032483" w:rsidP="00EE20A8"/>
    <w:p w14:paraId="5E8B773C" w14:textId="10548535" w:rsidR="005779C0" w:rsidRDefault="005779C0" w:rsidP="00EE20A8"/>
    <w:p w14:paraId="1586EC4B" w14:textId="33CE42CE" w:rsidR="005779C0" w:rsidRDefault="005779C0" w:rsidP="00EE20A8"/>
    <w:p w14:paraId="0AE5B441" w14:textId="0ED0F919" w:rsidR="005779C0" w:rsidRDefault="005779C0" w:rsidP="00EE20A8"/>
    <w:p w14:paraId="01F0EE61" w14:textId="573BAF0F" w:rsidR="005779C0" w:rsidRDefault="005779C0" w:rsidP="00EE20A8"/>
    <w:p w14:paraId="27B7BCB3" w14:textId="413B986A" w:rsidR="005779C0" w:rsidRDefault="005779C0" w:rsidP="00EE20A8"/>
    <w:p w14:paraId="2652F2C6" w14:textId="04A999E6" w:rsidR="00EC3BDB" w:rsidRDefault="00EC3BDB" w:rsidP="00EE20A8"/>
    <w:p w14:paraId="7981BFF4" w14:textId="77777777" w:rsidR="00EC3BDB" w:rsidRDefault="00EC3BDB" w:rsidP="00EE20A8"/>
    <w:p w14:paraId="526FB2F5" w14:textId="0297ABC0" w:rsidR="00E4130A" w:rsidRDefault="00E4130A" w:rsidP="00EE20A8"/>
    <w:p w14:paraId="0FA48679" w14:textId="77777777" w:rsidR="004A49F2" w:rsidRDefault="004A49F2" w:rsidP="00EE20A8"/>
    <w:p w14:paraId="19006139" w14:textId="15AAB567" w:rsidR="0054295E" w:rsidRDefault="0054295E" w:rsidP="00CC580C">
      <w:pPr>
        <w:pStyle w:val="Heading1"/>
        <w:spacing w:before="0" w:after="240"/>
      </w:pPr>
      <w:r>
        <w:lastRenderedPageBreak/>
        <w:t>Introduction</w:t>
      </w:r>
    </w:p>
    <w:p w14:paraId="58A58700" w14:textId="3814D22F" w:rsidR="0079229A" w:rsidRDefault="0072510D" w:rsidP="00D0341A">
      <w:pPr>
        <w:spacing w:line="480" w:lineRule="auto"/>
        <w:ind w:firstLine="720"/>
        <w:jc w:val="both"/>
      </w:pPr>
      <w:r>
        <w:t xml:space="preserve">Selective attention is crucial for adaptive behavior as it </w:t>
      </w:r>
      <w:r w:rsidR="006649D9">
        <w:t xml:space="preserve">facilitates </w:t>
      </w:r>
      <w:r>
        <w:t>processing of relevant</w:t>
      </w:r>
      <w:r w:rsidR="00032483">
        <w:t xml:space="preserve"> and suppression of irrelevant</w:t>
      </w:r>
      <w:r>
        <w:t xml:space="preserve"> stimuli in our environment </w:t>
      </w:r>
      <w:r>
        <w:fldChar w:fldCharType="begin" w:fldLock="1"/>
      </w:r>
      <w:r>
        <w:instrText>ADDIN CSL_CITATION {"citationItems":[{"id":"ITEM-1","itemData":{"DOI":"10.1146/annurev.ne.18.030195.001205","ISBN":"0147-006X (Print) 0147-006X (Linking)","ISSN":"0147-006X","PMID":"7605061","abstract":"The two basic phenomena that define the problem of visual attention can be illustrated in a simple example. Consider the arrays shown in each panel of Figure 1. In a typical experiment, before the arrays were presented, subjects would be asked to report letters ... \\n","author":[{"dropping-particle":"","family":"Desimone","given":"R.","non-dropping-particle":"","parse-names":false,"suffix":""},{"dropping-particle":"","family":"Duncan","given":"J.","non-dropping-particle":"","parse-names":false,"suffix":""}],"container-title":"Annual Review of Neuroscience","id":"ITEM-1","issue":"1","issued":{"date-parts":[["1995"]]},"page":"193-222","title":"Neural Mechanisms of Selective Visual","type":"article-journal","volume":"18"},"uris":["http://www.mendeley.com/documents/?uuid=7a17877d-9453-418b-8eb0-98ee5053647a"]},{"id":"ITEM-2","itemData":{"DOI":"10.1146/annurev.psych.093008.100427","ISBN":"1545-2085 (Electronic)\\n0066-4308 (Linking)","ISSN":"0066-4308","PMID":"19575619","abstract":"Attention is a core property of all perceptual and cognitive operations. Given limited capacity to process competing options, attentional mechanisms select, modulate, and sustain focus on information most relevant for behavior. A significant problem, however, is that attention is so ubiquitous that it is unwieldy to study. We propose a taxonomy based on the types of information that attention operates over—the targets of attention. At the broadest level, the taxonomy distinguishes between external attention and internal attention. External attention refers to the selection and modulation of sensory information. External attention selects locations in space, points in time, or modality-specific input. Such perceptual attention can also select features defined across any of these dimensions, or object representations that integrate over space, time, and modality. Internal attention refers to the selection, modulation, and maintenance of internally generated information, such as task rules, responses, long-t...","author":[{"dropping-particle":"","family":"Chun","given":"Marvin M.","non-dropping-particle":"","parse-names":false,"suffix":""},{"dropping-particle":"","family":"Golomb","given":"Julie D.","non-dropping-particle":"","parse-names":false,"suffix":""},{"dropping-particle":"","family":"Turk-Browne","given":"Nicholas B.","non-dropping-particle":"","parse-names":false,"suffix":""}],"container-title":"Annual Review of Psychology","id":"ITEM-2","issue":"1","issued":{"date-parts":[["2011"]]},"page":"73-101","title":"A Taxonomy of External and Internal Attention","type":"article-journal","volume":"62"},"uris":["http://www.mendeley.com/documents/?uuid=5e4f19ef-76d4-4ce3-86b1-193c5d86c134"]},{"id":"ITEM-3","itemData":{"DOI":"10.1080/00335558008248231","ISBN":"0033-555X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psychology","id":"ITEM-3","issue":"1","issued":{"date-parts":[["1980"]]},"page":"3-25","title":"Orienting of attention.","type":"article-journal","volume":"32"},"uris":["http://www.mendeley.com/documents/?uuid=a28b535e-6287-46b1-b388-80539f88c3cf"]}],"mendeley":{"formattedCitation":"(Chun, Golomb, &amp; Turk-Browne, 2011; Desimone &amp; Duncan, 1995; Posner, 1980)","manualFormatting":"(Chun, Golomb, &amp; Turk-Browne, 2011; Desimone &amp; Duncan, 1995)","plainTextFormattedCitation":"(Chun, Golomb, &amp; Turk-Browne, 2011; Desimone &amp; Duncan, 1995; Posner, 1980)","previouslyFormattedCitation":"(Chun, Golomb, &amp; Turk-Browne, 2011; Desimone &amp; Duncan, 1995; Posner, 1980)"},"properties":{"noteIndex":0},"schema":"https://github.com/citation-style-language/schema/raw/master/csl-citation.json"}</w:instrText>
      </w:r>
      <w:r>
        <w:fldChar w:fldCharType="separate"/>
      </w:r>
      <w:r w:rsidRPr="006A3657">
        <w:rPr>
          <w:noProof/>
        </w:rPr>
        <w:t>(Chun, Golomb, &amp; Turk-Browne, 2011; Desimone &amp; Duncan, 1995)</w:t>
      </w:r>
      <w:r>
        <w:fldChar w:fldCharType="end"/>
      </w:r>
      <w:r>
        <w:t xml:space="preserve">. This </w:t>
      </w:r>
      <w:r w:rsidR="000E604B">
        <w:t>process</w:t>
      </w:r>
      <w:r>
        <w:t xml:space="preserve"> depends on the physical salience of a stimulus (e.g., a loud noise) </w:t>
      </w:r>
      <w:r w:rsidR="00F1319E">
        <w:t>and</w:t>
      </w:r>
      <w:r>
        <w:t xml:space="preserve"> on </w:t>
      </w:r>
      <w:r w:rsidR="00F1319E">
        <w:t>our</w:t>
      </w:r>
      <w:r>
        <w:t xml:space="preserve"> current goals </w:t>
      </w:r>
      <w:r>
        <w:fldChar w:fldCharType="begin" w:fldLock="1"/>
      </w:r>
      <w:r>
        <w:instrText>ADDIN CSL_CITATION {"citationItems":[{"id":"ITEM-1","itemData":{"DOI":"10.1038/nrn755","ISSN":"14710048","author":[{"dropping-particle":"","family":"Corbetta","given":"Maurizio","non-dropping-particle":"","parse-names":false,"suffix":""},{"dropping-particle":"","family":"Shulman","given":"Gordon L.","non-dropping-particle":"","parse-names":false,"suffix":""}],"container-title":"Nature Reviews Neuroscience","id":"ITEM-1","issue":"3","issued":{"date-parts":[["2002"]]},"page":"215-229","title":"Control of Goal-Directed and Stimulus-Driven Attention in the Brain","type":"article-journal","volume":"3"},"uris":["http://www.mendeley.com/documents/?uuid=4cf2fe62-db54-48b8-8063-00480a1d9139"]},{"id":"ITEM-2","itemData":{"DOI":"10.1080/00335558008248231","ISBN":"0033-555X (Print) 0033-555X (Linking)","ISSN":"0033555X","PMID":"7367577","abstract":"Bartlett viewed thinking as a high level skill exhibiting ballistic properties that he called its \"point of no return\". This paper explores one aspect of cognition through the use of a simple model task in which human subjects are asked to commit attention to a position in visual space other than fixation. This instruction is executed by orienting a covert (attentional) mechanism that seems sufficiently time locked to external events that its trajectory can be traced across the visual field in terms of momentary changes in the efficiency of detecting stimuli. A comparison of results obtained with alert monkeys, brain injured and normal human subjects shows the relationship of this covert system to saccadic eye movements and to various brain systems controlling perception and motion. In accordance with Bartlett's insight, the possibility is explored that similar principles apply to orienting of attention toward sensory input and orienting to the semantic structures used in thinking.","author":[{"dropping-particle":"","family":"Posner","given":"M. I.","non-dropping-particle":"","parse-names":false,"suffix":""}],"container-title":"The Quarterly journal of experimental psychology","id":"ITEM-2","issue":"1","issued":{"date-parts":[["1980"]]},"page":"3-25","title":"Orienting of attention.","type":"article-journal","volume":"32"},"uris":["http://www.mendeley.com/documents/?uuid=a28b535e-6287-46b1-b388-80539f88c3cf"]},{"id":"ITEM-3","itemData":{"DOI":"10.1016/j.actpsy.2010.02.006","ISBN":"1873-6297 (Electronic)\\r0001-6918 (Linking)","ISSN":"00016918","PMID":"20507828","abstract":"The present paper argues for the notion that when attention is spread across the visual field in the first sweep of information through the brain visual selection is completely stimulus-driven. Only later in time, through recurrent feedback processing, volitional control based on expectancy and goal set will bias visual selection in a top-down manner. Here we review behavioral evidence as well as evidence from ERP, fMRI, TMS and single cell recording consistent with stimulus-driven selection. Alternative viewpoints that assume a large role for top-down processing are discussed. It is argued that in most cases evidence supporting top-down control on visual selection in fact demonstrates top-down control on processes occurring later in time, following initial selection. We conclude that top-down knowledge regarding non-spatial features of the objects cannot alter the initial selection priority. Only by adjusting the size of the attentional window, the initial sweep of information through the brain may be altered in a top-down way. ?? 2010 Elsevier B.V.","author":[{"dropping-particle":"","family":"Theeuwes","given":"Jan","non-dropping-particle":"","parse-names":false,"suffix":""}],"container-title":"Acta Psychologica","id":"ITEM-3","issue":"2","issued":{"date-parts":[["2010"]]},"page":"77-99","title":"Top-down and bottom-up control of visual selection","type":"article-journal","volume":"135"},"uris":["http://www.mendeley.com/documents/?uuid=0ac66828-1bf9-4034-a468-b5c26da3c400"]}],"mendeley":{"formattedCitation":"(Corbetta &amp; Shulman, 2002; Posner, 1980; Theeuwes, 2010)","manualFormatting":"(e.g., searching for our keys; Corbetta &amp; Shulman, 2002; Posner, 1980; Theeuwes, 2010)","plainTextFormattedCitation":"(Corbetta &amp; Shulman, 2002; Posner, 1980; Theeuwes, 2010)","previouslyFormattedCitation":"(Corbetta &amp; Shulman, 2002; Posner, 1980; Theeuwes, 2010)"},"properties":{"noteIndex":0},"schema":"https://github.com/citation-style-language/schema/raw/master/csl-citation.json"}</w:instrText>
      </w:r>
      <w:r>
        <w:fldChar w:fldCharType="separate"/>
      </w:r>
      <w:r w:rsidRPr="006A3657">
        <w:rPr>
          <w:noProof/>
        </w:rPr>
        <w:t>(</w:t>
      </w:r>
      <w:r>
        <w:rPr>
          <w:noProof/>
        </w:rPr>
        <w:t xml:space="preserve">e.g., searching for our keys; </w:t>
      </w:r>
      <w:r w:rsidRPr="006A3657">
        <w:rPr>
          <w:noProof/>
        </w:rPr>
        <w:t>Corbetta &amp; Shulman, 2002; Posner, 1980; Theeuwes, 2010)</w:t>
      </w:r>
      <w:r>
        <w:fldChar w:fldCharType="end"/>
      </w:r>
      <w:r>
        <w:t xml:space="preserve">. </w:t>
      </w:r>
      <w:r w:rsidR="00032483">
        <w:t>Recent research has pointed that motivation has an important influence on selective attention</w:t>
      </w:r>
      <w:r w:rsidR="009E54E5">
        <w:t xml:space="preserve"> as well</w:t>
      </w:r>
      <w:r w:rsidR="00032483">
        <w:t xml:space="preserve">. </w:t>
      </w:r>
      <w:r w:rsidR="0079229A">
        <w:t>Goal-driven attentional control is enhanced when individuals are motivated with extrinsic rewards</w:t>
      </w:r>
      <w:r w:rsidR="00416E61">
        <w:t xml:space="preserve"> </w:t>
      </w:r>
      <w:r w:rsidR="00416E61">
        <w:fldChar w:fldCharType="begin" w:fldLock="1"/>
      </w:r>
      <w:r w:rsidR="00416E61">
        <w:instrText>ADDIN CSL_CITATION {"citationItems":[{"id":"ITEM-1","itemData":{"DOI":"10.1080/13506285.2014.974729","ISBN":"0000000000000","ISSN":"0036-8075","PMID":"25792328","author":[{"dropping-particle":"","family":"Pessoa","given":"Luiz","non-dropping-particle":"","parse-names":false,"suffix":""}],"container-title":"Visual Cognition","id":"ITEM-1","issue":"1-2","issued":{"date-parts":[["2015"]]},"page":"272-290","title":"Multiple influences of reward on perception and attention","type":"article-journal","volume":"23"},"uris":["http://www.mendeley.com/documents/?uuid=f187d3d7-7d05-43c5-b97c-c7222b06f027"]},{"id":"ITEM-2","itemData":{"DOI":"10.1146/annurev-psych-010814-015044","author":[{"dropping-particle":"","family":"Botvinick","given":"M M","non-dropping-particle":"","parse-names":false,"suffix":""},{"dropping-particle":"","family":"Braver","given":"T S","non-dropping-particle":"","parse-names":false,"suffix":""}],"container-title":"Annual review of psychology","id":"ITEM-2","issue":"September 2014","issued":{"date-parts":[["2015"]]},"page":"1-31","title":"Motivation and Cognitive Control : From Behavior to Neural Mechanism","type":"article-journal"},"uris":["http://www.mendeley.com/documents/?uuid=17dbfb36-66c0-4176-a38c-3843f7ae5648"]}],"mendeley":{"formattedCitation":"(Botvinick &amp; Braver, 2015; Pessoa, 2015)","plainTextFormattedCitation":"(Botvinick &amp; Braver, 2015; Pessoa, 2015)","previouslyFormattedCitation":"(Botvinick &amp; Braver, 2015; Pessoa, 2015)"},"properties":{"noteIndex":0},"schema":"https://github.com/citation-style-language/schema/raw/master/csl-citation.json"}</w:instrText>
      </w:r>
      <w:r w:rsidR="00416E61">
        <w:fldChar w:fldCharType="separate"/>
      </w:r>
      <w:r w:rsidR="00416E61" w:rsidRPr="00416E61">
        <w:rPr>
          <w:noProof/>
        </w:rPr>
        <w:t>(Botvinick &amp; Braver, 2015; Pessoa, 2015)</w:t>
      </w:r>
      <w:r w:rsidR="00416E61">
        <w:fldChar w:fldCharType="end"/>
      </w:r>
      <w:r w:rsidR="000E604B">
        <w:t>. Attention</w:t>
      </w:r>
      <w:r w:rsidR="0079229A">
        <w:t xml:space="preserve"> can also be gu</w:t>
      </w:r>
      <w:r w:rsidR="00F1319E">
        <w:t xml:space="preserve">ided by previous reward history: stimuli which used to be associated with rewards can </w:t>
      </w:r>
      <w:r w:rsidR="009E54E5">
        <w:t xml:space="preserve">later </w:t>
      </w:r>
      <w:r w:rsidR="00F1319E">
        <w:t>capture attention</w:t>
      </w:r>
      <w:r w:rsidR="0079229A">
        <w:t xml:space="preserve"> independently from </w:t>
      </w:r>
      <w:r w:rsidR="000E604B">
        <w:t xml:space="preserve">top-down </w:t>
      </w:r>
      <w:r w:rsidR="0079229A">
        <w:t>attentional control</w:t>
      </w:r>
      <w:r w:rsidR="00416E61">
        <w:t xml:space="preserve"> </w:t>
      </w:r>
      <w:r w:rsidR="00416E61">
        <w:fldChar w:fldCharType="begin" w:fldLock="1"/>
      </w:r>
      <w:r w:rsidR="002F27B1">
        <w:instrText>ADDIN CSL_CITATION {"citationItems":[{"id":"ITEM-1","itemData":{"DOI":"10.1016/j.tics.2012.06.010","ISBN":"1364-6613","ISSN":"13646613","PMID":"22795563","abstract":"Prominent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Sciences","id":"ITEM-1","issue":"8","issued":{"date-parts":[["2012"]]},"page":"437-443","publisher":"Elsevier Ltd","title":"Top-down versus bottom-up attentional control: A failed theoretical dichotomy","type":"article-journal","volume":"16"},"uris":["http://www.mendeley.com/documents/?uuid=4d1c077f-8443-44a9-9ccb-baf08cb320fd"]},{"id":"ITEM-2","itemData":{"DOI":"10.1111/nyas.12957","ISBN":"1749-6632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Sciences","id":"ITEM-2","issue":"1","issued":{"date-parts":[["2016"]]},"page":"24-39","title":"The attention habit: How reward learning shapes attentional selection","type":"article-journal","volume":"1369"},"uris":["http://www.mendeley.com/documents/?uuid=0eceea53-0151-4f26-a5a8-42f0a0abb097"]},{"id":"ITEM-3","itemData":{"DOI":"10.1016/j.visres.2012.12.005","ISBN":"0042-6989","ISSN":"00426989","PMID":"23262054","abstract":"Visual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Belopolsky, &amp; Theeuwes, 2012; Chelazzi, Perlato, Santandrea, &amp; Della Libera, 2013; M. Failing &amp; Theeuwes, 2017)","manualFormatting":"(Anderson, 2016; Awh, Belopolsky, &amp; Theeuwes, 2012; Chelazzi, Perlato, Santandrea, &amp; Della Libera, 2013; Failing &amp; Theeuwes, 2017)","plainTextFormattedCitation":"(B. A. Anderson, 2016; Awh, Belopolsky, &amp; Theeuwes, 2012; Chelazzi, Perlato, Santandrea, &amp; Della Libera, 2013; M. Failing &amp; Theeuwes, 2017)","previouslyFormattedCitation":"(B. A. Anderson, 2016; Awh, Belopolsky, &amp; Theeuwes, 2012; Chelazzi, Perlato, Santandrea, &amp; Della Libera, 2013; M. Failing &amp; Theeuwes, 2017)"},"properties":{"noteIndex":0},"schema":"https://github.com/citation-style-language/schema/raw/master/csl-citation.json"}</w:instrText>
      </w:r>
      <w:r w:rsidR="00416E61">
        <w:fldChar w:fldCharType="separate"/>
      </w:r>
      <w:r w:rsidR="00F1319E" w:rsidRPr="00F1319E">
        <w:rPr>
          <w:noProof/>
        </w:rPr>
        <w:t>(Anderson, 2016; Awh, Belopolsky, &amp; Theeuwes, 2012; Chelazzi, Perlato, Santandrea, &amp; Della Libera, 2013; Failing &amp; Theeuwes, 2017)</w:t>
      </w:r>
      <w:r w:rsidR="00416E61">
        <w:fldChar w:fldCharType="end"/>
      </w:r>
      <w:r w:rsidR="0079229A">
        <w:t xml:space="preserve">. </w:t>
      </w:r>
    </w:p>
    <w:p w14:paraId="2325645B" w14:textId="5C79C2FC" w:rsidR="00C71C28" w:rsidRDefault="006D1AE4" w:rsidP="00C71C28">
      <w:pPr>
        <w:spacing w:line="480" w:lineRule="auto"/>
        <w:ind w:firstLine="720"/>
        <w:jc w:val="both"/>
      </w:pPr>
      <w:r>
        <w:t xml:space="preserve">Goal-directed attention, as well as other cognitive control processes, </w:t>
      </w:r>
      <w:r w:rsidR="00032483">
        <w:t>is</w:t>
      </w:r>
      <w:r w:rsidR="00C71C28">
        <w:t xml:space="preserve"> </w:t>
      </w:r>
      <w:r w:rsidR="004143A7">
        <w:t>enhanced</w:t>
      </w:r>
      <w:r w:rsidR="009E54E5">
        <w:t xml:space="preserve"> </w:t>
      </w:r>
      <w:r w:rsidR="00C71C28">
        <w:t>when individuals are a</w:t>
      </w:r>
      <w:r w:rsidR="0079229A">
        <w:t>nticipating that they can earn</w:t>
      </w:r>
      <w:r w:rsidR="00C71C28">
        <w:t xml:space="preserve"> reward</w:t>
      </w:r>
      <w:r w:rsidR="0079229A">
        <w:t>s</w:t>
      </w:r>
      <w:r w:rsidR="00C71C28">
        <w:t xml:space="preserve"> for good </w:t>
      </w:r>
      <w:r w:rsidR="000E604B">
        <w:t>task-</w:t>
      </w:r>
      <w:r w:rsidR="00C71C28">
        <w:t>performance</w:t>
      </w:r>
      <w:r w:rsidR="00C175C9">
        <w:t xml:space="preserve"> </w:t>
      </w:r>
      <w:r w:rsidR="00416E61">
        <w:fldChar w:fldCharType="begin" w:fldLock="1"/>
      </w:r>
      <w:r>
        <w:instrText>ADDIN CSL_CITATION {"citationItems":[{"id":"ITEM-1","itemData":{"DOI":"10.1002/9781118920497.ch24","ISBN":"9781118920480 (pdf)","ISSN":"111892049X","author":[{"dropping-particle":"","family":"Krebs","given":"Ruth M","non-dropping-particle":"","parse-names":false,"suffix":""},{"dropping-particle":"","family":"Woldorff","given":"Marty G","non-dropping-particle":"","parse-names":false,"suffix":""}],"container-title":"The Wiley Handbook of Cognitive Control","id":"ITEM-1","issued":{"date-parts":[["2017"]]},"page":"422-439","title":"Cognitive control and reward","type":"article-journal"},"uris":["http://www.mendeley.com/documents/?uuid=a54d3034-331a-4d8c-b6c0-b292beb16564"]}],"mendeley":{"formattedCitation":"(Krebs &amp; Woldorff, 2017)","manualFormatting":"(for a review see: Krebs &amp; Woldorff, 2017)","plainTextFormattedCitation":"(Krebs &amp; Woldorff, 2017)","previouslyFormattedCitation":"(Krebs &amp; Woldorff, 2017)"},"properties":{"noteIndex":0},"schema":"https://github.com/citation-style-language/schema/raw/master/csl-citation.json"}</w:instrText>
      </w:r>
      <w:r w:rsidR="00416E61">
        <w:fldChar w:fldCharType="separate"/>
      </w:r>
      <w:r w:rsidR="00416E61" w:rsidRPr="00416E61">
        <w:rPr>
          <w:noProof/>
        </w:rPr>
        <w:t>(</w:t>
      </w:r>
      <w:r>
        <w:rPr>
          <w:noProof/>
        </w:rPr>
        <w:t xml:space="preserve">for a review see: </w:t>
      </w:r>
      <w:r w:rsidR="00416E61" w:rsidRPr="00416E61">
        <w:rPr>
          <w:noProof/>
        </w:rPr>
        <w:t>Krebs &amp; Woldorff, 2017)</w:t>
      </w:r>
      <w:r w:rsidR="00416E61">
        <w:fldChar w:fldCharType="end"/>
      </w:r>
      <w:r w:rsidR="00416E61">
        <w:t>.</w:t>
      </w:r>
      <w:r w:rsidR="00C71C28">
        <w:t xml:space="preserve"> </w:t>
      </w:r>
      <w:r>
        <w:t xml:space="preserve">A number of fMRI and EEG studies have demonstrated that these reward-based enhancements in preparation for the upcoming stimulus are driven by enhanced activity </w:t>
      </w:r>
      <w:r w:rsidR="0079229A">
        <w:t xml:space="preserve">in </w:t>
      </w:r>
      <w:ins w:id="1" w:author="Ivan Grahek" w:date="2019-07-30T18:28:00Z">
        <w:r w:rsidR="009E54E5">
          <w:t>dorsal</w:t>
        </w:r>
      </w:ins>
      <w:r w:rsidR="009E54E5">
        <w:t xml:space="preserve"> </w:t>
      </w:r>
      <w:r w:rsidR="0079229A">
        <w:t xml:space="preserve">frontoparietal regions </w:t>
      </w:r>
      <w:del w:id="2" w:author="Ivan Grahek" w:date="2019-07-30T18:28:00Z">
        <w:r w:rsidR="0079229A">
          <w:delText>crucial for</w:delText>
        </w:r>
      </w:del>
      <w:ins w:id="3" w:author="Ivan Grahek" w:date="2019-07-30T18:28:00Z">
        <w:r w:rsidR="009E54E5">
          <w:t>involved in</w:t>
        </w:r>
      </w:ins>
      <w:r w:rsidR="0079229A">
        <w:t xml:space="preserve"> attentional control</w:t>
      </w:r>
      <w:r w:rsidR="009E54E5">
        <w:t xml:space="preserve"> </w:t>
      </w:r>
      <w:ins w:id="4" w:author="Ivan Grahek" w:date="2019-07-30T18:28:00Z">
        <w:r w:rsidR="009E54E5">
          <w:t>such as the frontal eye field and intraparietal sulcus</w:t>
        </w:r>
        <w:r w:rsidR="0079229A">
          <w:t xml:space="preserve"> </w:t>
        </w:r>
      </w:ins>
      <w:commentRangeStart w:id="5"/>
      <w:commentRangeStart w:id="6"/>
      <w:commentRangeStart w:id="7"/>
      <w:r w:rsidR="00416E61">
        <w:fldChar w:fldCharType="begin" w:fldLock="1"/>
      </w:r>
      <w:r w:rsidR="0013477A">
        <w:instrText>ADDIN CSL_CITATION {"citationItems":[{"id":"ITEM-1","itemData":{"DOI":"10.3389/fnins.2010.00017","ISBN":"1662-453X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neuroscience","id":"ITEM-1","issue":"September","issued":{"date-parts":[["2010"]]},"page":"1-8","title":"Embedding reward signals into perception and cognition.","type":"article-journal","volume":"4"},"uris":["http://www.mendeley.com/documents/?uuid=cd5bdebc-aa47-4f1b-9bd2-10f80449e8ad"]},{"id":"ITEM-2","itemData":{"DOI":"10.1093/cercor/bhr134","ISSN":"10473211","abstract":"Reward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demands","type":"article-journal","volume":"22"},"uris":["http://www.mendeley.com/documents/?uuid=a0601f1b-ad4b-4a63-98cb-8ee941ff2094"]},{"id":"ITEM-3","itemData":{"DOI":"10.1016/j.neuroimage.2013.09.039","ISBN":"1095-9572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Nicolas","non-dropping-particle":"","parse-names":false,"suffix":""}],"container-title":"NeuroImage","id":"ITEM-3","issued":{"date-parts":[["2014"]]},"page":"639-647","publisher":"Elsevier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expectation","type":"article-journal","volume":"84"},"uris":["http://www.mendeley.com/documents/?uuid=60eb008f-f785-42f5-9646-cde04a142bda"]}],"mendeley":{"formattedCitation":"(Krebs, Boehler, Roberts, Song, &amp; Woldorff, 2012; Pessoa &amp; Engelmann, 2010; Schevernels, Krebs, Santens, Woldorff, &amp; Boehler, 2014)","plainTextFormattedCitation":"(Krebs, Boehler, Roberts, Song, &amp; Woldorff, 2012; Pessoa &amp; Engelmann, 2010; Schevernels, Krebs, Santens, Woldorff, &amp; Boehler, 2014)","previouslyFormattedCitation":"(Krebs, Boehler, Roberts, Song, &amp; Woldorff, 2012; Pessoa &amp; Engelmann, 2010; Schevernels, Krebs, Santens, Woldorff, &amp; Boehler, 2014)"},"properties":{"noteIndex":0},"schema":"https://github.com/citation-style-language/schema/raw/master/csl-citation.json"}</w:instrText>
      </w:r>
      <w:r w:rsidR="00416E61">
        <w:fldChar w:fldCharType="separate"/>
      </w:r>
      <w:r w:rsidRPr="006D1AE4">
        <w:rPr>
          <w:noProof/>
        </w:rPr>
        <w:t>(Krebs, Boehler, Roberts, Song, &amp; Woldorff, 2012; Pessoa &amp; Engelmann, 2010; Schevernels, Krebs, Santens, Woldorff, &amp; Boehler, 2014)</w:t>
      </w:r>
      <w:r w:rsidR="00416E61">
        <w:fldChar w:fldCharType="end"/>
      </w:r>
      <w:commentRangeEnd w:id="5"/>
      <w:del w:id="8" w:author="Ivan Grahek" w:date="2019-07-30T18:28:00Z">
        <w:r w:rsidR="0013477A">
          <w:delText>,</w:delText>
        </w:r>
      </w:del>
      <w:ins w:id="9" w:author="Ivan Grahek" w:date="2019-07-30T18:28:00Z">
        <w:r w:rsidR="009E54E5">
          <w:rPr>
            <w:rStyle w:val="CommentReference"/>
          </w:rPr>
          <w:commentReference w:id="5"/>
        </w:r>
        <w:commentRangeEnd w:id="6"/>
        <w:r w:rsidR="00B56E64">
          <w:rPr>
            <w:rStyle w:val="CommentReference"/>
          </w:rPr>
          <w:commentReference w:id="6"/>
        </w:r>
      </w:ins>
      <w:commentRangeEnd w:id="7"/>
      <w:r w:rsidR="004160AD">
        <w:rPr>
          <w:rStyle w:val="CommentReference"/>
        </w:rPr>
        <w:commentReference w:id="7"/>
      </w:r>
      <w:ins w:id="10" w:author="Ivan Grahek" w:date="2019-07-30T18:28:00Z">
        <w:r w:rsidR="0013477A">
          <w:t>,</w:t>
        </w:r>
      </w:ins>
      <w:r w:rsidR="0013477A">
        <w:t xml:space="preserve"> and</w:t>
      </w:r>
      <w:r w:rsidR="00FB321A">
        <w:t xml:space="preserve"> by</w:t>
      </w:r>
      <w:r w:rsidR="0013477A">
        <w:t xml:space="preserve"> enhanced task-set representations in these </w:t>
      </w:r>
      <w:r w:rsidR="009E54E5">
        <w:t xml:space="preserve">specific </w:t>
      </w:r>
      <w:r w:rsidR="0013477A">
        <w:t xml:space="preserve">areas </w:t>
      </w:r>
      <w:r w:rsidR="0013477A">
        <w:fldChar w:fldCharType="begin" w:fldLock="1"/>
      </w:r>
      <w:r w:rsidR="00CE6454">
        <w:instrText>ADDIN CSL_CITATION {"citationItems":[{"id":"ITEM-1","itemData":{"DOI":"10.1093/cercor/bhu327","ISSN":"14602199","abstract":"? 2015 The Author 2015. Published by Oxford University Press. All rights reserved. For Permissions, please e-mail: journals.permissions@oup.com.Reward motivation often enhances task performance, but the neural mechanisms underlying such cognitive enhancement remain unclear. Here, we used a multivariate pattern analysis (MVPA) approach to test the hypothesis that motivation-related enhancement of cognitive control results from improved encoding and representation of task set information. Participants underwent two fMRI sessions of cued task switching, the first under baseline conditions, and the second with randomly intermixed reward incentive and no-incentive trials. Information about the upcoming task could be successfully decoded from cue-related activation patterns in a set of frontoparietal regions typically associated with task control. More critically, MVPA classifiers trained on the baseline session had significantly higher decoding accuracy on incentive than non-incentive trials, with decoding improvement mediating reward-related enhancement of behavioral performance. These results strongly support the hypothesis that reward motivation enhances cognitive control, by improving the discriminability of task-relevant information coded and maintained in frontoparietal brain regions.","author":[{"dropping-particle":"","family":"Etzel","given":"Joset A.","non-dropping-particle":"","parse-names":false,"suffix":""},{"dropping-particle":"","family":"Cole","given":"Michael W.","non-dropping-particle":"","parse-names":false,"suffix":""},{"dropping-particle":"","family":"Zacks","given":"Jeffrey M.","non-dropping-particle":"","parse-names":false,"suffix":""},{"dropping-particle":"","family":"Kay","given":"Kendrick N.","non-dropping-particle":"","parse-names":false,"suffix":""},{"dropping-particle":"","family":"Braver","given":"Todd S.","non-dropping-particle":"","parse-names":false,"suffix":""}],"container-title":"Cerebral Cortex","id":"ITEM-1","issue":"4","issued":{"date-parts":[["2016"]]},"page":"1647-1659","title":"Reward Motivation Enhances Task Coding in Frontoparietal Cortex","type":"article-journal","volume":"26"},"uris":["http://www.mendeley.com/documents/?uuid=25c93d73-8f72-4755-85f7-aba2ca2fc351"]},{"id":"ITEM-2","itemData":{"DOI":"10.1523/jneurosci.4882-14.2015","ISSN":"0270-6474","abstract":"Rewards obtained from specific behaviors can and do change across time. To adapt to such conditions, humans need to represent and update associations between behaviors and their outcomes. Much previous work focused on how rewards affect the processing of specific tasks. However, abstract associations between multiple potential behaviors and multiple rewards are an important basis for adaptation as well. In this experiment, we directly investigated which brain areas represent associations between multiple tasks and rewards, using time-resolved multivariate pattern analysis of functional magnetic resonance imaging data. Importantly, we were able to dissociate neural signals reflecting task–reward associations from those related to task preparation and reward expectation processes, variables that were often correlated in previous research. We hypothesized that brain regions involved in processing tasks and/or rewards will be involved in processing associations between them. Candidate areas included the dorsal anterior cingulate cortex, which is involved in associating simple actions and rewards, and the parietal cortex, which has been shown to represent task rules and action values. Our results indicate that local spatial activation patterns in the inferior parietal cortex indeed represent task–reward associations. Interestingly, the parietal cortex flexibly changes its content of representation within trials. It first represents task–reward associations, later switching to process tasks and rewards directly. These findings highlight the importance of the inferior parietal cortex in associating behaviors with their outcomes and further show that it can flexibly reconfigure its function within single trials. ","author":[{"dropping-particle":"","family":"Wisniewski","given":"D.","non-dropping-particle":"","parse-names":false,"suffix":""},{"dropping-particle":"","family":"Reverberi","given":"C.","non-dropping-particle":"","parse-names":false,"suffix":""},{"dropping-particle":"","family":"Momennejad","given":"I.","non-dropping-particle":"","parse-names":false,"suffix":""},{"dropping-particle":"","family":"Kahnt","given":"T.","non-dropping-particle":"","parse-names":false,"suffix":""},{"dropping-particle":"","family":"Haynes","given":"J.-D.","non-dropping-particle":"","parse-names":false,"suffix":""}],"container-title":"Journal of Neuroscience","id":"ITEM-2","issue":"36","issued":{"date-parts":[["2015"]]},"page":"12355-12365","title":"The Role of the Parietal Cortex in the Representation of Task-Reward Associations","type":"article-journal","volume":"35"},"uris":["http://www.mendeley.com/documents/?uuid=beff3d4a-9442-40f0-95eb-e59b44c2449f"]}],"mendeley":{"formattedCitation":"(Etzel, Cole, Zacks, Kay, &amp; Braver, 2016; Wisniewski, Reverberi, Momennejad, Kahnt, &amp; Haynes, 2015)","plainTextFormattedCitation":"(Etzel, Cole, Zacks, Kay, &amp; Braver, 2016; Wisniewski, Reverberi, Momennejad, Kahnt, &amp; Haynes, 2015)","previouslyFormattedCitation":"(Etzel, Cole, Zacks, Kay, &amp; Braver, 2016; Wisniewski, Reverberi, Momennejad, Kahnt, &amp; Haynes, 2015)"},"properties":{"noteIndex":0},"schema":"https://github.com/citation-style-language/schema/raw/master/csl-citation.json"}</w:instrText>
      </w:r>
      <w:r w:rsidR="0013477A">
        <w:fldChar w:fldCharType="separate"/>
      </w:r>
      <w:r w:rsidR="0013477A" w:rsidRPr="0013477A">
        <w:rPr>
          <w:noProof/>
        </w:rPr>
        <w:t>(Etzel, Cole, Zacks, Kay, &amp; Braver, 2016; Wisniewski, Reverberi, Momennejad, Kahnt, &amp; Haynes, 2015)</w:t>
      </w:r>
      <w:r w:rsidR="0013477A">
        <w:fldChar w:fldCharType="end"/>
      </w:r>
      <w:r w:rsidR="00C71C28" w:rsidRPr="00FF474F">
        <w:t>.</w:t>
      </w:r>
      <w:r w:rsidR="0067643F" w:rsidRPr="00FF474F">
        <w:t xml:space="preserve"> </w:t>
      </w:r>
      <w:r w:rsidR="009E54E5">
        <w:t xml:space="preserve">Although </w:t>
      </w:r>
      <w:r w:rsidR="00C175C9">
        <w:t xml:space="preserve">these studies </w:t>
      </w:r>
      <w:r w:rsidR="009E54E5">
        <w:t xml:space="preserve">suggest that reward can </w:t>
      </w:r>
      <w:r w:rsidR="00DE253E">
        <w:t>influence</w:t>
      </w:r>
      <w:r w:rsidR="009E54E5">
        <w:t xml:space="preserve"> attention control via modulations in </w:t>
      </w:r>
      <w:r w:rsidR="00C175C9">
        <w:t xml:space="preserve">the frontoparietal </w:t>
      </w:r>
      <w:r w:rsidR="009E54E5">
        <w:t>network</w:t>
      </w:r>
      <w:r w:rsidR="00C175C9">
        <w:t xml:space="preserve">, it remains </w:t>
      </w:r>
      <w:r w:rsidR="00DE253E">
        <w:lastRenderedPageBreak/>
        <w:t xml:space="preserve">largely </w:t>
      </w:r>
      <w:r w:rsidR="00C175C9">
        <w:t>unclear</w:t>
      </w:r>
      <w:r w:rsidR="00DE253E">
        <w:t xml:space="preserve"> however</w:t>
      </w:r>
      <w:r w:rsidR="00C175C9">
        <w:t xml:space="preserve"> how</w:t>
      </w:r>
      <w:r w:rsidR="00DE253E">
        <w:t xml:space="preserve"> reward biases competition for selection between </w:t>
      </w:r>
      <w:r w:rsidR="00C175C9">
        <w:t xml:space="preserve">relevant </w:t>
      </w:r>
      <w:r w:rsidR="00DE253E">
        <w:t xml:space="preserve">and irrelevant </w:t>
      </w:r>
      <w:r w:rsidR="00FF474F">
        <w:t>stimuli</w:t>
      </w:r>
      <w:r w:rsidR="00C175C9">
        <w:t xml:space="preserve"> in the visual cortex</w:t>
      </w:r>
      <w:r w:rsidR="00DE253E">
        <w:t xml:space="preserve"> </w:t>
      </w:r>
      <w:r w:rsidR="00B56E64">
        <w:fldChar w:fldCharType="begin" w:fldLock="1"/>
      </w:r>
      <w:r w:rsidR="00C43549">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Cortex","type":"article-journal","volume":"60"},"uris":["http://www.mendeley.com/documents/?uuid=92f91b32-8757-4213-aaf0-9f9f4af1b7e4"]}],"mendeley":{"formattedCitation":"(Serences, 2008)","plainTextFormattedCitation":"(Serences, 2008)","previouslyFormattedCitation":"(Serences, 2008)"},"properties":{"noteIndex":0},"schema":"https://github.com/citation-style-language/schema/raw/master/csl-citation.json"}</w:instrText>
      </w:r>
      <w:r w:rsidR="00B56E64">
        <w:fldChar w:fldCharType="separate"/>
      </w:r>
      <w:r w:rsidR="00B56E64" w:rsidRPr="00B56E64">
        <w:rPr>
          <w:noProof/>
        </w:rPr>
        <w:t>(Serences, 2008)</w:t>
      </w:r>
      <w:r w:rsidR="00B56E64">
        <w:fldChar w:fldCharType="end"/>
      </w:r>
      <w:r w:rsidR="00C175C9">
        <w:t xml:space="preserve">. </w:t>
      </w:r>
      <w:r w:rsidR="00C113A9">
        <w:t xml:space="preserve"> </w:t>
      </w:r>
    </w:p>
    <w:p w14:paraId="4C8AAAA1" w14:textId="45659D3E" w:rsidR="00C43549" w:rsidRDefault="00C43549" w:rsidP="00441BA8">
      <w:pPr>
        <w:spacing w:line="480" w:lineRule="auto"/>
        <w:ind w:firstLine="720"/>
        <w:jc w:val="both"/>
      </w:pPr>
      <w:r>
        <w:t xml:space="preserve">At the behavioral level, this influence of reward on selective attention has mostly been explored in the past in situations where goal and reward competed with each other for selection </w:t>
      </w:r>
      <w:r>
        <w:fldChar w:fldCharType="begin" w:fldLock="1"/>
      </w:r>
      <w:r>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fldChar w:fldCharType="separate"/>
      </w:r>
      <w:r>
        <w:rPr>
          <w:noProof/>
        </w:rPr>
        <w:t>(</w:t>
      </w:r>
      <w:r w:rsidRPr="00C43549">
        <w:rPr>
          <w:noProof/>
        </w:rPr>
        <w:t xml:space="preserve">Anderson, </w:t>
      </w:r>
      <w:r>
        <w:rPr>
          <w:noProof/>
        </w:rPr>
        <w:t xml:space="preserve">2016; Chelazzi et al., 2013; </w:t>
      </w:r>
      <w:r w:rsidRPr="00C43549">
        <w:rPr>
          <w:noProof/>
        </w:rPr>
        <w:t>Failing &amp; Theeuwes, 2017)</w:t>
      </w:r>
      <w:r>
        <w:fldChar w:fldCharType="end"/>
      </w:r>
      <w:r>
        <w:rPr>
          <w:noProof/>
        </w:rPr>
        <w:t xml:space="preserve">. More specifically, neutral stimuli previously associated with reward appear to capture attention automatically subsequently, and strongly interfere with concurent goal-related attention processes, including those involved in visual search </w:t>
      </w:r>
      <w:r>
        <w:rPr>
          <w:noProof/>
        </w:rPr>
        <w:fldChar w:fldCharType="begin" w:fldLock="1"/>
      </w:r>
      <w:r w:rsidR="00B2585D">
        <w:rPr>
          <w:noProof/>
        </w:rPr>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id":"ITEM-2","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Science","id":"ITEM-2","issue":"6","issued":{"date-parts":[["2009"]]},"page":"778-784","title":"Learning to attend and to ignore is a matter of gains and losses","type":"article-journal","volume":"20"},"uris":["http://www.mendeley.com/documents/?uuid=45e6fa21-0796-4fec-bf7d-e583dc652a17"]},{"id":"ITEM-3","itemData":{"DOI":"10.1167/14.5.6.doi","ISSN":"1534-7362","PMID":"24819737","abstract":"Classic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Laurent, &amp; Yantis, 2011; Della Libera &amp; Chelazzi, 2009; M. F. Failing &amp; Theeuwes, 2014)","manualFormatting":"(Anderson, Laurent, &amp; Yantis, 2011; Della Libera &amp; Chelazzi, 2009; Failing &amp; Theeuwes, 2014)","plainTextFormattedCitation":"(B. a Anderson, Laurent, &amp; Yantis, 2011; Della Libera &amp; Chelazzi, 2009; M. F. Failing &amp; Theeuwes, 2014)","previouslyFormattedCitation":"(B. a Anderson, Laurent, &amp; Yantis, 2011; Della Libera &amp; Chelazzi, 2009; M. F. Failing &amp; Theeuwes, 2014)"},"properties":{"noteIndex":0},"schema":"https://github.com/citation-style-language/schema/raw/master/csl-citation.json"}</w:instrText>
      </w:r>
      <w:r>
        <w:rPr>
          <w:noProof/>
        </w:rPr>
        <w:fldChar w:fldCharType="separate"/>
      </w:r>
      <w:r>
        <w:rPr>
          <w:noProof/>
        </w:rPr>
        <w:t>(</w:t>
      </w:r>
      <w:r w:rsidRPr="00C43549">
        <w:rPr>
          <w:noProof/>
        </w:rPr>
        <w:t>Anderson, Laurent, &amp; Yantis, 2011; Della</w:t>
      </w:r>
      <w:r>
        <w:rPr>
          <w:noProof/>
        </w:rPr>
        <w:t xml:space="preserve"> Libera &amp; Chelazzi, 2009; </w:t>
      </w:r>
      <w:r w:rsidRPr="00C43549">
        <w:rPr>
          <w:noProof/>
        </w:rPr>
        <w:t>Failing &amp; Theeuwes, 2014)</w:t>
      </w:r>
      <w:r>
        <w:rPr>
          <w:noProof/>
        </w:rPr>
        <w:fldChar w:fldCharType="end"/>
      </w:r>
      <w:r w:rsidR="00CE6454">
        <w:t xml:space="preserve">. </w:t>
      </w:r>
      <w:r w:rsidR="006A3198">
        <w:t xml:space="preserve">At the </w:t>
      </w:r>
      <w:r w:rsidR="00CE6454">
        <w:t>neural</w:t>
      </w:r>
      <w:r w:rsidR="006A3198">
        <w:t xml:space="preserve"> level, value based attention capture has </w:t>
      </w:r>
      <w:r w:rsidR="00574D4C">
        <w:t xml:space="preserve">sometimes </w:t>
      </w:r>
      <w:r w:rsidR="006A3198">
        <w:t xml:space="preserve">been related to </w:t>
      </w:r>
      <w:r w:rsidR="00C113A9">
        <w:t xml:space="preserve">early </w:t>
      </w:r>
      <w:r w:rsidR="006A3198">
        <w:t xml:space="preserve">effects following stimulus onset in the </w:t>
      </w:r>
      <w:r w:rsidR="00C113A9">
        <w:t>visual</w:t>
      </w:r>
      <w:r w:rsidR="006A3198">
        <w:t xml:space="preserve"> cortex</w:t>
      </w:r>
      <w:r w:rsidR="00C113A9">
        <w:t xml:space="preserve"> </w:t>
      </w:r>
      <w:r w:rsidR="00416E61">
        <w:fldChar w:fldCharType="begin" w:fldLock="1"/>
      </w:r>
      <w:r w:rsidR="00F7524A">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Research","id":"ITEM-3","issued":{"date-parts":[["2015","5"]]},"page":"86-94","publisher":"Elsevier","title":"Neural evidence reveals the rapid effects of reward history on selective attention","type":"article-journal","volume":"1606"},"uris":["http://www.mendeley.com/documents/?uuid=ecde4fc0-3497-4da2-9ced-1c4afcbeebf9"]},{"id":"ITEM-4","itemData":{"DOI":"10.1523/jneurosci.3205-16.2017","ISSN":"0270-6474","abstract":"Recent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Neuroscience","id":"ITEM-4","issue":"11","issued":{"date-parts":[["2017"]]},"page":"3009-3017","title":"Goal-Directed and Habit-Like Modulations of Stimulus Processing during Reinforcement Learning","type":"article-journal","volume":"37"},"uris":["http://www.mendeley.com/documents/?uuid=9ad1490b-11df-4819-9eff-7e637faca8c0"]}],"mendeley":{"formattedCitation":"(Donohue et al., 2016; Hickey, Chelazzi, &amp; Theeuwes, 2010; Luque et al., 2017; MacLean &amp; Giesbrecht, 2015)","manualFormatting":"(i.e., increase in the P1 component; Donohue et al., 2016; Hickey, Chelazzi, &amp; Theeuwes, 2010; Luque et al., 2017; MacLean &amp; Giesbrecht, 2015)","plainTextFormattedCitation":"(Donohue et al., 2016; Hickey, Chelazzi, &amp; Theeuwes, 2010; Luque et al., 2017; MacLean &amp; Giesbrecht, 2015)","previouslyFormattedCitation":"(Donohue et al., 2016; Hickey, Chelazzi, &amp; Theeuwes, 2010; Luque et al., 2017; MacLean &amp; Giesbrecht, 2015)"},"properties":{"noteIndex":0},"schema":"https://github.com/citation-style-language/schema/raw/master/csl-citation.json"}</w:instrText>
      </w:r>
      <w:r w:rsidR="00416E61">
        <w:fldChar w:fldCharType="separate"/>
      </w:r>
      <w:r w:rsidR="00416E61" w:rsidRPr="00416E61">
        <w:rPr>
          <w:noProof/>
        </w:rPr>
        <w:t>(</w:t>
      </w:r>
      <w:r w:rsidR="00416E61">
        <w:rPr>
          <w:noProof/>
        </w:rPr>
        <w:t xml:space="preserve">i.e., increase in the P1 component; </w:t>
      </w:r>
      <w:r w:rsidR="00416E61" w:rsidRPr="00416E61">
        <w:rPr>
          <w:noProof/>
        </w:rPr>
        <w:t>Donohue et al., 2016; Hickey, Chelazzi, &amp; Theeuwes, 2010; Luque et al., 2017; MacLean &amp; Giesbrecht, 2015)</w:t>
      </w:r>
      <w:r w:rsidR="00416E61">
        <w:fldChar w:fldCharType="end"/>
      </w:r>
      <w:r w:rsidR="00C113A9" w:rsidRPr="009F1C3D">
        <w:t xml:space="preserve">. </w:t>
      </w:r>
      <w:r w:rsidR="00BD3227">
        <w:t xml:space="preserve">However, </w:t>
      </w:r>
      <w:r w:rsidR="00817D41">
        <w:t>other</w:t>
      </w:r>
      <w:r w:rsidR="00BD3227">
        <w:t xml:space="preserve"> studies have failed to find evidence for such early modulations</w:t>
      </w:r>
      <w:r w:rsidR="00574D4C">
        <w:t xml:space="preserve"> in the visual cortex</w:t>
      </w:r>
      <w:r w:rsidR="00817D41">
        <w:t>,</w:t>
      </w:r>
      <w:r w:rsidR="00BD3227">
        <w:t xml:space="preserve"> and found changes </w:t>
      </w:r>
      <w:r w:rsidR="006A3198">
        <w:t xml:space="preserve">at </w:t>
      </w:r>
      <w:r w:rsidR="00BD3227">
        <w:t xml:space="preserve">later stages of </w:t>
      </w:r>
      <w:r w:rsidR="00AB5907">
        <w:t xml:space="preserve">stimulus </w:t>
      </w:r>
      <w:r w:rsidR="00BD3227">
        <w:t>processing</w:t>
      </w:r>
      <w:r w:rsidR="009F1C3D">
        <w:t xml:space="preserve"> </w:t>
      </w:r>
      <w:r w:rsidR="009F1C3D">
        <w:fldChar w:fldCharType="begin" w:fldLock="1"/>
      </w:r>
      <w:r w:rsidR="009F1C3D">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Zeng, Ding, &amp; Li, 2013; Tankelevitch, Spaak, Rushworth, &amp; Stokes, 2019)","manualFormatting":"(increased N2pc component and improved decoding in later processing stages; Qi, Zeng, Ding, &amp; Li, 2013; Tankelevitch, Spaak, Rushworth, &amp; Stokes, 2019)","plainTextFormattedCitation":"(Qi, Zeng, Ding, &amp; Li, 2013; Tankelevitch, Spaak, Rushworth, &amp; Stokes, 2019)","previouslyFormattedCitation":"(Qi, Zeng, Ding, &amp; Li, 2013; Tankelevitch, Spaak, Rushworth, &amp; Stokes, 2019)"},"properties":{"noteIndex":0},"schema":"https://github.com/citation-style-language/schema/raw/master/csl-citation.json"}</w:instrText>
      </w:r>
      <w:r w:rsidR="009F1C3D">
        <w:fldChar w:fldCharType="separate"/>
      </w:r>
      <w:r w:rsidR="009F1C3D" w:rsidRPr="009F1C3D">
        <w:rPr>
          <w:noProof/>
        </w:rPr>
        <w:t>(</w:t>
      </w:r>
      <w:r w:rsidR="009F1C3D">
        <w:rPr>
          <w:noProof/>
        </w:rPr>
        <w:t xml:space="preserve">increased N2pc component and improved decoding in later processing stages; </w:t>
      </w:r>
      <w:r w:rsidR="009F1C3D" w:rsidRPr="009F1C3D">
        <w:rPr>
          <w:noProof/>
        </w:rPr>
        <w:t>Qi, Zeng, Ding, &amp; Li, 2013; Tankelevitch, Spaak, Rushworth, &amp; Stokes, 2019)</w:t>
      </w:r>
      <w:r w:rsidR="009F1C3D">
        <w:fldChar w:fldCharType="end"/>
      </w:r>
      <w:r w:rsidR="009F1C3D">
        <w:t>.</w:t>
      </w:r>
      <w:r w:rsidR="00817D41">
        <w:t xml:space="preserve"> </w:t>
      </w:r>
      <w:r>
        <w:t>Importantly, in these earlier studies, the focus was on attentional capture by reward when it was used as distractor, and could be either high o</w:t>
      </w:r>
      <w:ins w:id="11" w:author="Gilles Pourtois" w:date="2019-07-30T20:51:00Z">
        <w:r w:rsidR="004160AD">
          <w:t>r</w:t>
        </w:r>
      </w:ins>
      <w:del w:id="12" w:author="Gilles Pourtois" w:date="2019-07-30T20:51:00Z">
        <w:r w:rsidDel="004160AD">
          <w:delText>f</w:delText>
        </w:r>
      </w:del>
      <w:r>
        <w:t xml:space="preserve"> low value. However, it remains unclear how competition for attention selection is resolved when high and low value reward stimuli directly compete with each other, and if sensory processing in the visual cortex could reflect this competition.        </w:t>
      </w:r>
    </w:p>
    <w:p w14:paraId="156847C0" w14:textId="094FE9CE" w:rsidR="00E203D5" w:rsidRDefault="004B2C35" w:rsidP="00441BA8">
      <w:pPr>
        <w:spacing w:line="480" w:lineRule="auto"/>
        <w:ind w:firstLine="720"/>
        <w:jc w:val="both"/>
      </w:pPr>
      <w:r>
        <w:t xml:space="preserve">Theoretical frameworks propose that </w:t>
      </w:r>
      <w:r w:rsidR="00441BA8">
        <w:t>the allocation of attention toward</w:t>
      </w:r>
      <w:r>
        <w:t xml:space="preserve"> stimuli which are (or used to be) predictive of rewards</w:t>
      </w:r>
      <w:r w:rsidR="00441BA8">
        <w:t xml:space="preserve"> is facilitated</w:t>
      </w:r>
      <w:r>
        <w:t xml:space="preserve">, while the processing of other stimuli is suppressed </w:t>
      </w:r>
      <w:r>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tics.2012.06.010","ISBN":"1364-6613","ISSN":"13646613","PMID":"22795563","abstract":"Prominent models of attentional control assert a dichotomy between top-down and bottom-up control, with the former determined by current selection goals and the latter determined by physical salience. This theoretical dichotomy, however, fails to explain a growing number of cases in which neither current goals nor physical salience can account for strong selection biases. For example, equally salient stimuli associated with reward can capture attention, even when this contradicts current selection goals. Thus, although 'top-down' sources of bias are sometimes defined as those that are not due to physical salience, this conception conflates distinct - and sometimes contradictory - sources of selection bias. We describe an alternative framework, in which past selection history is integrated with current goals and physical salience to shape an integrated priority map. ?? 2012 Elsevier Ltd.","author":[{"dropping-particle":"","family":"Awh","given":"Edward","non-dropping-particle":"","parse-names":false,"suffix":""},{"dropping-particle":"V.","family":"Belopolsky","given":"Artem","non-dropping-particle":"","parse-names":false,"suffix":""},{"dropping-particle":"","family":"Theeuwes","given":"Jan","non-dropping-particle":"","parse-names":false,"suffix":""}],"container-title":"Trends in Cognitive Sciences","id":"ITEM-2","issue":"8","issued":{"date-parts":[["2012"]]},"page":"437-443","publisher":"Elsevier Ltd","title":"Top-down versus bottom-up attentional control: A failed theoretical dichotomy","type":"article-journal","volume":"16"},"uris":["http://www.mendeley.com/documents/?uuid=4d1c077f-8443-44a9-9ccb-baf08cb320fd"]},{"id":"ITEM-3","itemData":{"DOI":"10.1016/j.visres.2012.12.005","ISBN":"0042-6989","ISSN":"00426989","PMID":"23262054","abstract":"Visual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Research","id":"ITEM-3","issued":{"date-parts":[["2013"]]},"page":"58-62","publisher":"Elsevier Ltd","title":"Rewards teach visual selective attention","type":"article-journal","volume":"85"},"uris":["http://www.mendeley.com/documents/?uuid=32b99263-1c78-4ea2-a826-fea9bd9f805a"]},{"id":"ITEM-4","itemData":{"DOI":"10.3758/s13423-017-1380-y","ISSN":"15315320","abstract":"Visual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Review","id":"ITEM-4","issued":{"date-parts":[["2017"]]},"page":"1-25","publisher":"Psychonomic Bulletin &amp; Review","title":"Selection history: How reward modulates selectivity of visual attention","type":"article-journal"},"uris":["http://www.mendeley.com/documents/?uuid=83f24a00-4327-40fe-99b4-3137e0d2c26a"]}],"mendeley":{"formattedCitation":"(B. A. Anderson, 2016; Awh et al., 2012; Chelazzi et al., 2013; M. Failing &amp; Theeuwes, 2017)","manualFormatting":"(Anderson, 2016; Awh et al., 2012; Chelazzi et al., 2013; Failing &amp; Theeuwes, 2017)","plainTextFormattedCitation":"(B. A. Anderson, 2016; Awh et al., 2012; Chelazzi et al., 2013; M. Failing &amp; Theeuwes, 2017)","previouslyFormattedCitation":"(B. A. Anderson, 2016; Awh et al., 2012; Chelazzi et al., 2013; M. Failing &amp; Theeuwes, 2017)"},"properties":{"noteIndex":0},"schema":"https://github.com/citation-style-language/schema/raw/master/csl-citation.json"}</w:instrText>
      </w:r>
      <w:r>
        <w:fldChar w:fldCharType="separate"/>
      </w:r>
      <w:r w:rsidRPr="00524556">
        <w:rPr>
          <w:noProof/>
        </w:rPr>
        <w:t>(Anderson, 2016; Awh et al., 2012; Chelazzi et al., 2013; Failing &amp; Theeuwes, 2017)</w:t>
      </w:r>
      <w:r>
        <w:fldChar w:fldCharType="end"/>
      </w:r>
      <w:r>
        <w:t xml:space="preserve">. Further, </w:t>
      </w:r>
      <w:r w:rsidR="0040325A">
        <w:t>Roelfsema and colleagues</w:t>
      </w:r>
      <w:r w:rsidR="00574D4C">
        <w:t xml:space="preserve"> </w:t>
      </w:r>
      <w:r w:rsidR="00B2585D">
        <w:fldChar w:fldCharType="begin" w:fldLock="1"/>
      </w:r>
      <w:r w:rsidR="00967E03">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van Ooyen, &amp; Watanabe, 2010)","manualFormatting":"(2010)","plainTextFormattedCitation":"(Roelfsema, van Ooyen, &amp; Watanabe, 2010)","previouslyFormattedCitation":"(Roelfsema, van Ooyen, &amp; Watanabe, 2010)"},"properties":{"noteIndex":0},"schema":"https://github.com/citation-style-language/schema/raw/master/csl-citation.json"}</w:instrText>
      </w:r>
      <w:r w:rsidR="00B2585D">
        <w:fldChar w:fldCharType="separate"/>
      </w:r>
      <w:r w:rsidR="00B2585D">
        <w:rPr>
          <w:noProof/>
        </w:rPr>
        <w:t>(</w:t>
      </w:r>
      <w:r w:rsidR="00B2585D" w:rsidRPr="00B2585D">
        <w:rPr>
          <w:noProof/>
        </w:rPr>
        <w:t>2010)</w:t>
      </w:r>
      <w:r w:rsidR="00B2585D">
        <w:fldChar w:fldCharType="end"/>
      </w:r>
      <w:r w:rsidR="0040325A">
        <w:t xml:space="preserve"> </w:t>
      </w:r>
      <w:r>
        <w:t xml:space="preserve">proposed that this effect </w:t>
      </w:r>
      <w:r w:rsidR="0040325A">
        <w:t>relies</w:t>
      </w:r>
      <w:r>
        <w:t xml:space="preserve"> on the plasticity of the </w:t>
      </w:r>
      <w:r>
        <w:lastRenderedPageBreak/>
        <w:t>visual cortex indu</w:t>
      </w:r>
      <w:r w:rsidR="0040325A">
        <w:t>ced by the join effect of top-down attention</w:t>
      </w:r>
      <w:r w:rsidR="00441BA8">
        <w:t>al control</w:t>
      </w:r>
      <w:r w:rsidR="0040325A">
        <w:t xml:space="preserve"> and </w:t>
      </w:r>
      <w:r>
        <w:t>dopamine.</w:t>
      </w:r>
      <w:del w:id="13" w:author="Gilles Pourtois" w:date="2019-07-30T20:52:00Z">
        <w:r w:rsidR="00ED3546" w:rsidDel="004160AD">
          <w:delText xml:space="preserve"> </w:delText>
        </w:r>
      </w:del>
      <w:r w:rsidR="00ED3546">
        <w:t xml:space="preserve"> </w:t>
      </w:r>
      <w:r w:rsidR="00574D4C">
        <w:t>T</w:t>
      </w:r>
      <w:r w:rsidR="00ED3546">
        <w:t>o date</w:t>
      </w:r>
      <w:r w:rsidR="00574D4C">
        <w:t>, only one fMRI study</w:t>
      </w:r>
      <w:r w:rsidR="00AB5907">
        <w:t xml:space="preserve"> </w:t>
      </w:r>
      <w:r w:rsidR="00967E03">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967E03">
        <w:fldChar w:fldCharType="separate"/>
      </w:r>
      <w:r w:rsidR="00967E03">
        <w:rPr>
          <w:noProof/>
        </w:rPr>
        <w:t>(Hickey &amp; Peelen, 2015</w:t>
      </w:r>
      <w:r w:rsidR="00967E03" w:rsidRPr="00967E03">
        <w:rPr>
          <w:noProof/>
        </w:rPr>
        <w:t>)</w:t>
      </w:r>
      <w:r w:rsidR="00967E03">
        <w:fldChar w:fldCharType="end"/>
      </w:r>
      <w:r w:rsidR="00967E03">
        <w:t xml:space="preserve"> </w:t>
      </w:r>
      <w:r w:rsidR="00ED3546">
        <w:t xml:space="preserve">has provided </w:t>
      </w:r>
      <w:r w:rsidR="00574D4C">
        <w:t xml:space="preserve">compelling </w:t>
      </w:r>
      <w:r w:rsidR="00ED3546">
        <w:t xml:space="preserve">evidence for the enhanced representation of reward-related stimuli </w:t>
      </w:r>
      <w:r w:rsidR="00AB5907">
        <w:t xml:space="preserve">accompanied by the </w:t>
      </w:r>
      <w:r w:rsidR="00ED3546">
        <w:t xml:space="preserve">suppression </w:t>
      </w:r>
      <w:r w:rsidR="00AB5907">
        <w:t xml:space="preserve">of </w:t>
      </w:r>
      <w:r w:rsidR="00ED3546">
        <w:t>stimuli</w:t>
      </w:r>
      <w:r w:rsidR="00AB5907">
        <w:t xml:space="preserve"> devoid of a specific motivational value and competing for attention selection</w:t>
      </w:r>
      <w:r w:rsidR="00ED3546">
        <w:t xml:space="preserve">. </w:t>
      </w:r>
      <w:r w:rsidR="00AB5907">
        <w:t xml:space="preserve">More specifically, using a multivoxel pattern analysis and decoding technique, these authors found a gain in </w:t>
      </w:r>
      <w:r w:rsidR="00441BA8">
        <w:t>object-selective visual cortex</w:t>
      </w:r>
      <w:r w:rsidR="00AB5907">
        <w:t xml:space="preserve"> for stimuli previously paired with reward</w:t>
      </w:r>
      <w:r w:rsidR="00441BA8">
        <w:t xml:space="preserve">, while </w:t>
      </w:r>
      <w:r w:rsidR="00AB5907">
        <w:t>those not associated with this incentive were suppressed</w:t>
      </w:r>
      <w:r w:rsidR="00441BA8">
        <w:t xml:space="preserve">. </w:t>
      </w:r>
      <w:r w:rsidR="009305E8">
        <w:t>Although these</w:t>
      </w:r>
      <w:del w:id="14" w:author="Gilles Pourtois" w:date="2019-07-30T20:52:00Z">
        <w:r w:rsidR="009305E8" w:rsidDel="004160AD">
          <w:delText xml:space="preserve"> behavioral</w:delText>
        </w:r>
      </w:del>
      <w:r w:rsidR="009305E8">
        <w:t xml:space="preserve"> imaging results are undoubtedly important, they do not inform </w:t>
      </w:r>
      <w:ins w:id="15" w:author="Gilles Pourtois" w:date="2019-07-30T20:57:00Z">
        <w:r w:rsidR="00351459">
          <w:t xml:space="preserve">however </w:t>
        </w:r>
      </w:ins>
      <w:r w:rsidR="009305E8">
        <w:t xml:space="preserve">about the </w:t>
      </w:r>
      <w:ins w:id="16" w:author="Gilles Pourtois" w:date="2019-07-30T20:52:00Z">
        <w:r w:rsidR="004160AD">
          <w:t xml:space="preserve">neurophysiological </w:t>
        </w:r>
      </w:ins>
      <w:r w:rsidR="009305E8">
        <w:t>time-course of this modulatory effect created by reward on attention selection in the visual cortex. Moreover because these authors focused on category-specific effects, the question remains whether a similar effect can be observed for lower level visual features such as color. To fill this gap</w:t>
      </w:r>
      <w:ins w:id="17" w:author="Gilles Pourtois" w:date="2019-07-30T20:52:00Z">
        <w:r w:rsidR="004160AD">
          <w:t>,</w:t>
        </w:r>
      </w:ins>
      <w:r w:rsidR="009305E8">
        <w:t xml:space="preserve"> here we harnessed the high temporal resolution of EEG and the steady-state visual evoked potentials (SSVEPs) with the aim to unravel the mechanism through which reward biases competition for attention selection in the visual cortex.           </w:t>
      </w:r>
    </w:p>
    <w:p w14:paraId="2CD0757E" w14:textId="17A21927" w:rsidR="00B37B7D" w:rsidRDefault="00441BA8" w:rsidP="00B37B7D">
      <w:pPr>
        <w:spacing w:line="480" w:lineRule="auto"/>
        <w:ind w:firstLine="720"/>
        <w:jc w:val="both"/>
      </w:pPr>
      <w:r>
        <w:t xml:space="preserve"> </w:t>
      </w:r>
      <w:commentRangeStart w:id="18"/>
      <w:r>
        <w:t xml:space="preserve">In this study we sought to directly test the mechanism through which rewards influence </w:t>
      </w:r>
      <w:r w:rsidR="00601F4E">
        <w:t>goal-directed attention</w:t>
      </w:r>
      <w:r w:rsidR="00ED3546">
        <w:t xml:space="preserve"> at the level of processing </w:t>
      </w:r>
      <w:r w:rsidR="00032483">
        <w:t>both</w:t>
      </w:r>
      <w:r w:rsidR="00ED3546">
        <w:t xml:space="preserve"> targets and distractors</w:t>
      </w:r>
      <w:r>
        <w:t xml:space="preserve">. </w:t>
      </w:r>
      <w:commentRangeEnd w:id="18"/>
      <w:r w:rsidR="004160AD">
        <w:rPr>
          <w:rStyle w:val="CommentReference"/>
        </w:rPr>
        <w:commentReference w:id="18"/>
      </w:r>
      <w:r w:rsidR="00A53081">
        <w:t>To this end, participants performed a coherent motion detection task based on color information. On each trial, a blue and red random dot kinematograms (RDK) were presented concurrently</w:t>
      </w:r>
      <w:ins w:id="19" w:author="Gilles Pourtois" w:date="2019-07-30T20:59:00Z">
        <w:r w:rsidR="00351459">
          <w:t xml:space="preserve"> at two different frequencies</w:t>
        </w:r>
      </w:ins>
      <w:r w:rsidR="00A53081">
        <w:t xml:space="preserve">, and participants were cued </w:t>
      </w:r>
      <w:ins w:id="20" w:author="Gilles Pourtois" w:date="2019-07-30T20:57:00Z">
        <w:r w:rsidR="00351459">
          <w:t xml:space="preserve">on a trial by trial basis </w:t>
        </w:r>
      </w:ins>
      <w:r w:rsidR="00A53081">
        <w:t xml:space="preserve">to attend to one of them. </w:t>
      </w:r>
      <w:r w:rsidR="00163092">
        <w:t xml:space="preserve">Thus </w:t>
      </w:r>
      <w:del w:id="21" w:author="Gilles Pourtois" w:date="2019-07-30T20:54:00Z">
        <w:r w:rsidR="00163092" w:rsidDel="004160AD">
          <w:delText>each of the</w:delText>
        </w:r>
      </w:del>
      <w:ins w:id="22" w:author="Gilles Pourtois" w:date="2019-07-30T20:54:00Z">
        <w:r w:rsidR="004160AD">
          <w:t>these two</w:t>
        </w:r>
      </w:ins>
      <w:r w:rsidR="00163092">
        <w:t xml:space="preserve"> RDKs </w:t>
      </w:r>
      <w:ins w:id="23" w:author="Gilles Pourtois" w:date="2019-07-30T20:54:00Z">
        <w:r w:rsidR="004160AD">
          <w:t>served</w:t>
        </w:r>
      </w:ins>
      <w:del w:id="24" w:author="Gilles Pourtois" w:date="2019-07-30T20:54:00Z">
        <w:r w:rsidR="00163092" w:rsidDel="004160AD">
          <w:delText>acted</w:delText>
        </w:r>
      </w:del>
      <w:r w:rsidR="00163092">
        <w:t xml:space="preserve"> as</w:t>
      </w:r>
      <w:del w:id="25" w:author="Gilles Pourtois" w:date="2019-07-30T20:54:00Z">
        <w:r w:rsidR="00163092" w:rsidDel="004160AD">
          <w:delText xml:space="preserve"> either a</w:delText>
        </w:r>
      </w:del>
      <w:r w:rsidR="00163092">
        <w:t xml:space="preserve"> target (attended) </w:t>
      </w:r>
      <w:ins w:id="26" w:author="Gilles Pourtois" w:date="2019-07-30T20:54:00Z">
        <w:r w:rsidR="004160AD">
          <w:t>and</w:t>
        </w:r>
      </w:ins>
      <w:del w:id="27" w:author="Gilles Pourtois" w:date="2019-07-30T20:54:00Z">
        <w:r w:rsidR="00163092" w:rsidDel="004160AD">
          <w:delText>or a</w:delText>
        </w:r>
      </w:del>
      <w:r w:rsidR="00163092">
        <w:t xml:space="preserve"> distractor (unattended)</w:t>
      </w:r>
      <w:ins w:id="28" w:author="Gilles Pourtois" w:date="2019-07-30T20:54:00Z">
        <w:r w:rsidR="004160AD">
          <w:t>, respectively</w:t>
        </w:r>
      </w:ins>
      <w:del w:id="29" w:author="Gilles Pourtois" w:date="2019-07-30T20:54:00Z">
        <w:r w:rsidR="00163092" w:rsidDel="004160AD">
          <w:delText xml:space="preserve"> on different trials</w:delText>
        </w:r>
      </w:del>
      <w:r w:rsidR="00163092">
        <w:t xml:space="preserve">. </w:t>
      </w:r>
      <w:r w:rsidR="00A53081">
        <w:t xml:space="preserve">Critically, after a baseline period used as control condition, these two colors were systematically associated with a low or high reward value (training phase), before that was no longer the case (test phase). Hence, we used a factorial design in which we could assess how the competition between high and low reward value is </w:t>
      </w:r>
      <w:ins w:id="30" w:author="Gilles Pourtois" w:date="2019-07-30T20:54:00Z">
        <w:r w:rsidR="004160AD">
          <w:t>re</w:t>
        </w:r>
      </w:ins>
      <w:r w:rsidR="00A53081">
        <w:t xml:space="preserve">solved by attention in the visual </w:t>
      </w:r>
      <w:r w:rsidR="00A53081">
        <w:lastRenderedPageBreak/>
        <w:t>cortex.</w:t>
      </w:r>
      <w:del w:id="31" w:author="Gilles Pourtois" w:date="2019-07-30T20:54:00Z">
        <w:r w:rsidR="00A53081" w:rsidDel="004160AD">
          <w:delText xml:space="preserve"> </w:delText>
        </w:r>
      </w:del>
      <w:r w:rsidR="00A53081">
        <w:t xml:space="preserve"> </w:t>
      </w:r>
      <w:del w:id="32" w:author="Gilles Pourtois" w:date="2019-07-30T20:55:00Z">
        <w:r w:rsidR="000E604B" w:rsidDel="004160AD">
          <w:delText>W</w:delText>
        </w:r>
        <w:r w:rsidDel="004160AD">
          <w:delText xml:space="preserve">e </w:delText>
        </w:r>
        <w:r w:rsidR="00B44EE3" w:rsidDel="004160AD">
          <w:delText xml:space="preserve">recorded </w:delText>
        </w:r>
        <w:r w:rsidDel="004160AD">
          <w:delText>steady-state visual evoked potentials (</w:delText>
        </w:r>
      </w:del>
      <w:ins w:id="33" w:author="Gilles Pourtois" w:date="2019-07-30T21:02:00Z">
        <w:r w:rsidR="00351459">
          <w:t xml:space="preserve"> </w:t>
        </w:r>
      </w:ins>
      <w:r>
        <w:t>SSVEPs</w:t>
      </w:r>
      <w:ins w:id="34" w:author="Gilles Pourtois" w:date="2019-07-30T20:55:00Z">
        <w:r w:rsidR="004160AD">
          <w:t xml:space="preserve"> offer the unique advantage</w:t>
        </w:r>
      </w:ins>
      <w:del w:id="35" w:author="Gilles Pourtois" w:date="2019-07-30T20:55:00Z">
        <w:r w:rsidDel="004160AD">
          <w:delText>)</w:delText>
        </w:r>
      </w:del>
      <w:r>
        <w:t xml:space="preserve"> </w:t>
      </w:r>
      <w:ins w:id="36" w:author="Gilles Pourtois" w:date="2019-07-30T20:56:00Z">
        <w:r w:rsidR="00C56434">
          <w:t>to infer</w:t>
        </w:r>
        <w:r w:rsidR="00351459">
          <w:t xml:space="preserve"> how competition between </w:t>
        </w:r>
      </w:ins>
      <w:del w:id="37" w:author="Gilles Pourtois" w:date="2019-07-30T21:01:00Z">
        <w:r w:rsidDel="00351459">
          <w:delText xml:space="preserve">to track </w:delText>
        </w:r>
        <w:r w:rsidR="00E830D3" w:rsidDel="00351459">
          <w:delText xml:space="preserve">how stimuli linked to </w:delText>
        </w:r>
      </w:del>
      <w:r w:rsidR="00E830D3">
        <w:t xml:space="preserve">high or low </w:t>
      </w:r>
      <w:ins w:id="38" w:author="Gilles Pourtois" w:date="2019-07-30T21:01:00Z">
        <w:r w:rsidR="00351459">
          <w:t xml:space="preserve">reward </w:t>
        </w:r>
      </w:ins>
      <w:r w:rsidR="00E830D3">
        <w:t>value</w:t>
      </w:r>
      <w:ins w:id="39" w:author="Gilles Pourtois" w:date="2019-07-30T21:01:00Z">
        <w:r w:rsidR="00351459">
          <w:t xml:space="preserve"> stimuli </w:t>
        </w:r>
      </w:ins>
      <w:ins w:id="40" w:author="Gilles Pourtois" w:date="2019-07-30T21:02:00Z">
        <w:r w:rsidR="00351459">
          <w:t>takes place</w:t>
        </w:r>
      </w:ins>
      <w:del w:id="41" w:author="Gilles Pourtois" w:date="2019-07-30T21:02:00Z">
        <w:r w:rsidR="00E830D3" w:rsidDel="00351459">
          <w:delText xml:space="preserve"> compete for attention</w:delText>
        </w:r>
      </w:del>
      <w:r w:rsidR="00E830D3">
        <w:t xml:space="preserve"> </w:t>
      </w:r>
      <w:r>
        <w:t xml:space="preserve">in </w:t>
      </w:r>
      <w:r w:rsidR="000E604B">
        <w:t>the</w:t>
      </w:r>
      <w:r>
        <w:t xml:space="preserve"> visual cortex</w:t>
      </w:r>
      <w:ins w:id="42" w:author="Gilles Pourtois" w:date="2019-07-30T21:03:00Z">
        <w:r w:rsidR="00351459">
          <w:t xml:space="preserve"> as a function of attention</w:t>
        </w:r>
      </w:ins>
      <w:ins w:id="43" w:author="Gilles Pourtois" w:date="2019-07-30T21:02:00Z">
        <w:r w:rsidR="00351459">
          <w:t xml:space="preserve"> because </w:t>
        </w:r>
      </w:ins>
      <w:ins w:id="44" w:author="Gilles Pourtois" w:date="2019-07-30T21:03:00Z">
        <w:r w:rsidR="00351459">
          <w:t xml:space="preserve">the specific </w:t>
        </w:r>
      </w:ins>
      <w:del w:id="45" w:author="Gilles Pourtois" w:date="2019-07-30T21:03:00Z">
        <w:r w:rsidDel="00351459">
          <w:delText xml:space="preserve">. SSVEPs represent the </w:delText>
        </w:r>
      </w:del>
      <w:r>
        <w:t xml:space="preserve">oscillatory response of </w:t>
      </w:r>
      <w:ins w:id="46" w:author="Gilles Pourtois" w:date="2019-07-30T21:03:00Z">
        <w:r w:rsidR="00351459">
          <w:t xml:space="preserve">each </w:t>
        </w:r>
      </w:ins>
      <w:ins w:id="47" w:author="Gilles Pourtois" w:date="2019-07-30T21:04:00Z">
        <w:r w:rsidR="00351459">
          <w:t xml:space="preserve">RDK can be </w:t>
        </w:r>
      </w:ins>
      <w:ins w:id="48" w:author="Gilles Pourtois" w:date="2019-07-30T21:09:00Z">
        <w:r w:rsidR="00A06093">
          <w:t>extracted</w:t>
        </w:r>
      </w:ins>
      <w:ins w:id="49" w:author="Gilles Pourtois" w:date="2019-07-30T21:24:00Z">
        <w:r w:rsidR="00C56434">
          <w:t xml:space="preserve"> (frequency tagging)</w:t>
        </w:r>
      </w:ins>
      <w:ins w:id="50" w:author="Gilles Pourtois" w:date="2019-07-30T21:10:00Z">
        <w:r w:rsidR="00A06093">
          <w:t>,</w:t>
        </w:r>
      </w:ins>
      <w:ins w:id="51" w:author="Gilles Pourtois" w:date="2019-07-30T21:09:00Z">
        <w:r w:rsidR="00A06093">
          <w:t xml:space="preserve"> and the two resulting signals </w:t>
        </w:r>
      </w:ins>
      <w:ins w:id="52" w:author="Gilles Pourtois" w:date="2019-07-30T21:11:00Z">
        <w:r w:rsidR="00A06093">
          <w:t xml:space="preserve">can be </w:t>
        </w:r>
      </w:ins>
      <w:ins w:id="53" w:author="Gilles Pourtois" w:date="2019-07-30T21:09:00Z">
        <w:r w:rsidR="00A06093">
          <w:t>compared to each other</w:t>
        </w:r>
      </w:ins>
      <w:ins w:id="54" w:author="Gilles Pourtois" w:date="2019-07-30T21:04:00Z">
        <w:r w:rsidR="00351459">
          <w:t xml:space="preserve"> </w:t>
        </w:r>
      </w:ins>
      <w:del w:id="55" w:author="Gilles Pourtois" w:date="2019-07-30T21:04:00Z">
        <w:r w:rsidDel="00351459">
          <w:delText>the visual cortex to flickering stimuli</w:delText>
        </w:r>
      </w:del>
      <w:r>
        <w:t xml:space="preserve"> </w:t>
      </w:r>
      <w:commentRangeStart w:id="56"/>
      <w:r>
        <w:fldChar w:fldCharType="begin" w:fldLock="1"/>
      </w:r>
      <w:r>
        <w:instrText>ADDIN CSL_CITATION {"citationItems":[{"id":"ITEM-1","itemData":{"DOI":"10.1167/15.6.4.doi","ISSN":"1534-7362","PMID":"26024451","abstract":"Periodic visual stimulation and analysis of the resulting steady-state visual evoked potentials were first introduced over 80 years ago as a means to study visual sensation and perception. From the first single-channel recording of responses to modulated light to the present use of sophisticated digital displays composed of complex visual stimuli and high-density recording arrays, steady-state methods have been applied in a broad range of scientific and applied settings. The purpose of this article is to describe the fundamental stimulation paradigms for steady-state visual evoked potentials and to illustrate these principles through research findings across a range of applications in vision science.","author":[{"dropping-particle":"","family":"Norcia","given":"Anthony M","non-dropping-particle":"","parse-names":false,"suffix":""},{"dropping-particle":"","family":"Appelbaum","given":"L Gregory","non-dropping-particle":"","parse-names":false,"suffix":""},{"dropping-particle":"","family":"Ales","given":"Justin M","non-dropping-particle":"","parse-names":false,"suffix":""},{"dropping-particle":"","family":"Cottereau","given":"Benoit R","non-dropping-particle":"","parse-names":false,"suffix":""},{"dropping-particle":"","family":"Rossion","given":"Bruno","non-dropping-particle":"","parse-names":false,"suffix":""}],"container-title":"Journal of vision","id":"ITEM-1","issue":"6","issued":{"date-parts":[["2015"]]},"page":"1-46","title":"The steady-state visual evoked potential in vision research : A review","type":"article-journal","volume":"15"},"uris":["http://www.mendeley.com/documents/?uuid=53ea226a-46b8-47b9-a25f-f7ddb564e489"]}],"mendeley":{"formattedCitation":"(Norcia, Appelbaum, Ales, Cottereau, &amp; Rossion, 2015)","plainTextFormattedCitation":"(Norcia, Appelbaum, Ales, Cottereau, &amp; Rossion, 2015)","previouslyFormattedCitation":"(Norcia, Appelbaum, Ales, Cottereau, &amp; Rossion, 2015)"},"properties":{"noteIndex":0},"schema":"https://github.com/citation-style-language/schema/raw/master/csl-citation.json"}</w:instrText>
      </w:r>
      <w:r>
        <w:fldChar w:fldCharType="separate"/>
      </w:r>
      <w:r w:rsidRPr="009552B1">
        <w:rPr>
          <w:noProof/>
        </w:rPr>
        <w:t>(Norcia, Appelbaum, Ales, Cottereau, &amp; Rossion, 2015)</w:t>
      </w:r>
      <w:r>
        <w:fldChar w:fldCharType="end"/>
      </w:r>
      <w:commentRangeEnd w:id="56"/>
      <w:r w:rsidR="00A06093">
        <w:rPr>
          <w:rStyle w:val="CommentReference"/>
        </w:rPr>
        <w:commentReference w:id="56"/>
      </w:r>
      <w:r>
        <w:t>.</w:t>
      </w:r>
      <w:ins w:id="57" w:author="Gilles Pourtois" w:date="2019-07-30T21:17:00Z">
        <w:r w:rsidR="00C56434">
          <w:t xml:space="preserve"> Attended stimuli are associated with a larger SSVEP response than unattended ones (</w:t>
        </w:r>
        <w:commentRangeStart w:id="58"/>
        <w:r w:rsidR="00C56434">
          <w:t>XXX</w:t>
        </w:r>
      </w:ins>
      <w:commentRangeEnd w:id="58"/>
      <w:ins w:id="59" w:author="Gilles Pourtois" w:date="2019-07-30T21:18:00Z">
        <w:r w:rsidR="00C56434">
          <w:rPr>
            <w:rStyle w:val="CommentReference"/>
          </w:rPr>
          <w:commentReference w:id="58"/>
        </w:r>
      </w:ins>
      <w:ins w:id="60" w:author="Gilles Pourtois" w:date="2019-07-30T21:17:00Z">
        <w:r w:rsidR="00C56434">
          <w:t>).</w:t>
        </w:r>
        <w:r w:rsidR="00A06093">
          <w:t xml:space="preserve"> </w:t>
        </w:r>
      </w:ins>
      <w:del w:id="61" w:author="Gilles Pourtois" w:date="2019-07-30T21:12:00Z">
        <w:r w:rsidDel="00A06093">
          <w:delText xml:space="preserve"> </w:delText>
        </w:r>
      </w:del>
      <w:ins w:id="62" w:author="Gilles Pourtois" w:date="2019-07-30T21:15:00Z">
        <w:r w:rsidR="00A06093">
          <w:t xml:space="preserve">Hence, </w:t>
        </w:r>
      </w:ins>
      <w:ins w:id="63" w:author="Gilles Pourtois" w:date="2019-07-30T21:07:00Z">
        <w:r w:rsidR="00351459">
          <w:t xml:space="preserve">SSVEPs </w:t>
        </w:r>
      </w:ins>
      <w:del w:id="64" w:author="Gilles Pourtois" w:date="2019-07-30T21:07:00Z">
        <w:r w:rsidDel="00351459">
          <w:delText>They</w:delText>
        </w:r>
      </w:del>
      <w:r>
        <w:t xml:space="preserve"> provide a continuous measure of feature-based attention </w:t>
      </w:r>
      <w:del w:id="65" w:author="Gilles Pourtois" w:date="2019-07-30T21:19:00Z">
        <w:r w:rsidR="00C3254E" w:rsidDel="00C56434">
          <w:delText>deployed</w:delText>
        </w:r>
        <w:r w:rsidDel="00C56434">
          <w:delText xml:space="preserve"> across</w:delText>
        </w:r>
      </w:del>
      <w:ins w:id="66" w:author="Gilles Pourtois" w:date="2019-07-30T21:19:00Z">
        <w:r w:rsidR="00C56434">
          <w:t>when</w:t>
        </w:r>
      </w:ins>
      <w:r>
        <w:t xml:space="preserve"> multiple stimuli </w:t>
      </w:r>
      <w:ins w:id="67" w:author="Gilles Pourtois" w:date="2019-07-30T21:19:00Z">
        <w:r w:rsidR="00C56434">
          <w:t xml:space="preserve">are presented </w:t>
        </w:r>
      </w:ins>
      <w:r>
        <w:t>simultaneously</w:t>
      </w:r>
      <w:ins w:id="68" w:author="Gilles Pourtois" w:date="2019-07-30T21:19:00Z">
        <w:r w:rsidR="00C56434">
          <w:t xml:space="preserve"> and </w:t>
        </w:r>
      </w:ins>
      <w:ins w:id="69" w:author="Gilles Pourtois" w:date="2019-07-30T21:22:00Z">
        <w:r w:rsidR="00C56434">
          <w:t xml:space="preserve">they </w:t>
        </w:r>
      </w:ins>
      <w:ins w:id="70" w:author="Gilles Pourtois" w:date="2019-07-30T21:19:00Z">
        <w:r w:rsidR="00C56434">
          <w:t>compete</w:t>
        </w:r>
      </w:ins>
      <w:ins w:id="71" w:author="Gilles Pourtois" w:date="2019-07-30T21:20:00Z">
        <w:r w:rsidR="00C56434">
          <w:t xml:space="preserve"> with each other</w:t>
        </w:r>
      </w:ins>
      <w:ins w:id="72" w:author="Gilles Pourtois" w:date="2019-07-30T21:19:00Z">
        <w:r w:rsidR="00C56434">
          <w:t xml:space="preserve"> for selection </w:t>
        </w:r>
      </w:ins>
      <w:del w:id="73" w:author="Gilles Pourtois" w:date="2019-07-30T21:20:00Z">
        <w:r w:rsidDel="00C56434">
          <w:delText xml:space="preserve">, and are a reliably modulated by </w:delText>
        </w:r>
        <w:r w:rsidR="003F5AC4" w:rsidDel="00C56434">
          <w:delText>goal-directed attention in the paradigm which we used</w:delText>
        </w:r>
        <w:r w:rsidDel="00C56434">
          <w:delText xml:space="preserve"> </w:delText>
        </w:r>
      </w:del>
      <w:r>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fldChar w:fldCharType="separate"/>
      </w:r>
      <w:r w:rsidR="00601F4E">
        <w:rPr>
          <w:noProof/>
        </w:rPr>
        <w:t>(</w:t>
      </w:r>
      <w:r w:rsidR="000B7FFA" w:rsidRPr="000B7FFA">
        <w:rPr>
          <w:noProof/>
        </w:rPr>
        <w:t>Andersen &amp; Müller, 2010)</w:t>
      </w:r>
      <w:r>
        <w:fldChar w:fldCharType="end"/>
      </w:r>
      <w:r>
        <w:t xml:space="preserve">. </w:t>
      </w:r>
      <w:commentRangeStart w:id="74"/>
      <w:r w:rsidR="000E604B">
        <w:t xml:space="preserve">Crucially, different stimuli can be tagged with different frequencies allowing for the simultaneous measurement of the amount of attention </w:t>
      </w:r>
      <w:r w:rsidR="00032483">
        <w:t>allocated to each of the stimulus features</w:t>
      </w:r>
      <w:r w:rsidR="000E604B">
        <w:t xml:space="preserve">. </w:t>
      </w:r>
      <w:commentRangeEnd w:id="74"/>
      <w:r w:rsidR="00C56434">
        <w:rPr>
          <w:rStyle w:val="CommentReference"/>
        </w:rPr>
        <w:commentReference w:id="74"/>
      </w:r>
    </w:p>
    <w:p w14:paraId="5797A316" w14:textId="12AD07FB" w:rsidR="00163092" w:rsidRDefault="00163092" w:rsidP="00B37B7D">
      <w:pPr>
        <w:spacing w:line="480" w:lineRule="auto"/>
        <w:ind w:firstLine="720"/>
        <w:jc w:val="both"/>
      </w:pPr>
      <w:commentRangeStart w:id="75"/>
      <w:commentRangeStart w:id="76"/>
      <w:del w:id="77" w:author="Gilles Pourtois" w:date="2019-07-30T21:25:00Z">
        <w:r w:rsidDel="00C56434">
          <w:delText>This design allowed us to test several hypotheses derived from</w:delText>
        </w:r>
      </w:del>
      <w:ins w:id="78" w:author="Gilles Pourtois" w:date="2019-07-30T21:25:00Z">
        <w:r w:rsidR="00C56434">
          <w:t>In light of</w:t>
        </w:r>
      </w:ins>
      <w:r>
        <w:t xml:space="preserve"> the literature reviewed </w:t>
      </w:r>
      <w:ins w:id="79" w:author="Gilles Pourtois" w:date="2019-07-30T21:25:00Z">
        <w:r w:rsidR="00C56434">
          <w:t xml:space="preserve">here </w:t>
        </w:r>
      </w:ins>
      <w:r>
        <w:t>above</w:t>
      </w:r>
      <w:ins w:id="80" w:author="Gilles Pourtois" w:date="2019-07-30T21:25:00Z">
        <w:r w:rsidR="00C56434">
          <w:t>, we formulated several hypotheses</w:t>
        </w:r>
      </w:ins>
      <w:r>
        <w:t xml:space="preserve">. </w:t>
      </w:r>
      <w:commentRangeStart w:id="81"/>
      <w:r>
        <w:t>First, we predicted the facilitation of the early sensory processing of the color linked to high value in the training phase when this color was the target, but also when it was a distractor</w:t>
      </w:r>
      <w:r w:rsidR="005F653D">
        <w:t xml:space="preserve"> </w:t>
      </w:r>
      <w:r w:rsidR="005F653D">
        <w:fldChar w:fldCharType="begin" w:fldLock="1"/>
      </w:r>
      <w:r w:rsidR="005F653D">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Research","id":"ITEM-2","issued":{"date-parts":[["2013"]]},"page":"58-62","publisher":"Elsevier Ltd","title":"Rewards teach visual selective attention","type":"article-journal","volume":"85"},"uris":["http://www.mendeley.com/documents/?uuid=32b99263-1c78-4ea2-a826-fea9bd9f805a"]},{"id":"ITEM-3","itemData":{"DOI":"10.3758/s13423-017-1380-y","ISSN":"15315320","abstract":"Visual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Review","id":"ITEM-3","issued":{"date-parts":[["2017"]]},"page":"1-25","publisher":"Psychonomic Bulletin &amp; Review","title":"Selection history: How reward modulates selectivity of visual attention","type":"article-journal"},"uris":["http://www.mendeley.com/documents/?uuid=83f24a00-4327-40fe-99b4-3137e0d2c26a"]}],"mendeley":{"formattedCitation":"(B. A. Anderson, 2016; Chelazzi et al., 2013; M. Failing &amp; Theeuwes, 2017)","manualFormatting":"(Anderson, 2016; Chelazzi et al., 2013; Failing &amp; Theeuwes, 2017)","plainTextFormattedCitation":"(B. A. Anderson, 2016; Chelazzi et al., 2013; M. Failing &amp; Theeuwes, 2017)","previouslyFormattedCitation":"(B. A. Anderson, 2016; Chelazzi et al., 2013; M. Failing &amp; Theeuwes, 2017)"},"properties":{"noteIndex":0},"schema":"https://github.com/citation-style-language/schema/raw/master/csl-citation.json"}</w:instrText>
      </w:r>
      <w:r w:rsidR="005F653D">
        <w:fldChar w:fldCharType="separate"/>
      </w:r>
      <w:r w:rsidR="005F653D">
        <w:rPr>
          <w:noProof/>
        </w:rPr>
        <w:t>(</w:t>
      </w:r>
      <w:r w:rsidR="005F653D" w:rsidRPr="005F653D">
        <w:rPr>
          <w:noProof/>
        </w:rPr>
        <w:t xml:space="preserve">Anderson, </w:t>
      </w:r>
      <w:r w:rsidR="005F653D">
        <w:rPr>
          <w:noProof/>
        </w:rPr>
        <w:t xml:space="preserve">2016; Chelazzi et al., 2013; </w:t>
      </w:r>
      <w:r w:rsidR="005F653D" w:rsidRPr="005F653D">
        <w:rPr>
          <w:noProof/>
        </w:rPr>
        <w:t>Failing &amp; Theeuwes, 2017)</w:t>
      </w:r>
      <w:r w:rsidR="005F653D">
        <w:fldChar w:fldCharType="end"/>
      </w:r>
      <w:r>
        <w:t>. Further, we predicted that this effect would be accompanied by the suppression in processing of the low value color at both the target and distractor level</w:t>
      </w:r>
      <w:r w:rsidR="005F653D">
        <w:t xml:space="preserve"> </w:t>
      </w:r>
      <w:r w:rsidR="005F653D">
        <w:fldChar w:fldCharType="begin" w:fldLock="1"/>
      </w:r>
      <w:r w:rsidR="005F653D">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vision","type":"article-journal","volume":"85"},"uris":["http://www.mendeley.com/documents/?uuid=8023251a-3e10-4ac6-ab72-1cd54c2c81ef"]}],"mendeley":{"formattedCitation":"(Hickey &amp; Peelen, 2015a)","manualFormatting":"(Hickey &amp; Peelen, 2015)","plainTextFormattedCitation":"(Hickey &amp; Peelen, 2015a)","previouslyFormattedCitation":"(Hickey &amp; Peelen, 2015a)"},"properties":{"noteIndex":0},"schema":"https://github.com/citation-style-language/schema/raw/master/csl-citation.json"}</w:instrText>
      </w:r>
      <w:r w:rsidR="005F653D">
        <w:fldChar w:fldCharType="separate"/>
      </w:r>
      <w:r w:rsidR="005F653D">
        <w:rPr>
          <w:noProof/>
        </w:rPr>
        <w:t>(Hickey &amp; Peelen, 2015</w:t>
      </w:r>
      <w:r w:rsidR="005F653D" w:rsidRPr="005F653D">
        <w:rPr>
          <w:noProof/>
        </w:rPr>
        <w:t>)</w:t>
      </w:r>
      <w:r w:rsidR="005F653D">
        <w:fldChar w:fldCharType="end"/>
      </w:r>
      <w:r>
        <w:t xml:space="preserve">. Finally, we predicted that these effects would be still observable in the test phase when rewards </w:t>
      </w:r>
      <w:r w:rsidR="005F653D">
        <w:t>were</w:t>
      </w:r>
      <w:r>
        <w:t xml:space="preserve"> no longer available</w:t>
      </w:r>
      <w:r w:rsidR="005F653D">
        <w:t xml:space="preserve">, due to the value driven attentional capture </w:t>
      </w:r>
      <w:r w:rsidR="005F653D">
        <w:fldChar w:fldCharType="begin" w:fldLock="1"/>
      </w:r>
      <w:r w:rsidR="005F653D">
        <w:instrText>ADDIN CSL_CITATION {"citationItems":[{"id":"ITEM-1","itemData":{"DOI":"10.1073/pnas.1104047108","ISBN":"1091-6490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Sciences","id":"ITEM-1","issue":"25","issued":{"date-parts":[["2011","6","21"]]},"page":"10367-10371","title":"Value-driven attentional capture","type":"article-journal","volume":"108"},"uris":["http://www.mendeley.com/documents/?uuid=d494dedf-304d-438c-ad37-25ad56194e7e"]}],"mendeley":{"formattedCitation":"(B. a Anderson et al., 2011)","manualFormatting":"(Anderson et al., 2011)","plainTextFormattedCitation":"(B. a Anderson et al., 2011)"},"properties":{"noteIndex":0},"schema":"https://github.com/citation-style-language/schema/raw/master/csl-citation.json"}</w:instrText>
      </w:r>
      <w:r w:rsidR="005F653D">
        <w:fldChar w:fldCharType="separate"/>
      </w:r>
      <w:r w:rsidR="005F653D">
        <w:rPr>
          <w:noProof/>
        </w:rPr>
        <w:t>(</w:t>
      </w:r>
      <w:r w:rsidR="005F653D" w:rsidRPr="005F653D">
        <w:rPr>
          <w:noProof/>
        </w:rPr>
        <w:t>Anderson et al., 2011)</w:t>
      </w:r>
      <w:r w:rsidR="005F653D">
        <w:fldChar w:fldCharType="end"/>
      </w:r>
      <w:r>
        <w:t xml:space="preserve">.  </w:t>
      </w:r>
      <w:commentRangeEnd w:id="75"/>
      <w:r w:rsidR="005F653D">
        <w:rPr>
          <w:rStyle w:val="CommentReference"/>
        </w:rPr>
        <w:commentReference w:id="75"/>
      </w:r>
      <w:commentRangeEnd w:id="76"/>
      <w:r w:rsidR="00C56434">
        <w:rPr>
          <w:rStyle w:val="CommentReference"/>
        </w:rPr>
        <w:commentReference w:id="76"/>
      </w:r>
      <w:commentRangeEnd w:id="81"/>
      <w:r w:rsidR="00C56434">
        <w:rPr>
          <w:rStyle w:val="CommentReference"/>
        </w:rPr>
        <w:commentReference w:id="81"/>
      </w:r>
    </w:p>
    <w:p w14:paraId="78FCD169" w14:textId="2973CB67" w:rsidR="009508C9" w:rsidRDefault="009508C9" w:rsidP="00CA0030">
      <w:pPr>
        <w:pStyle w:val="Heading1"/>
        <w:spacing w:before="0" w:after="240"/>
      </w:pPr>
      <w:r>
        <w:lastRenderedPageBreak/>
        <w:t>Methods</w:t>
      </w:r>
    </w:p>
    <w:p w14:paraId="3EA709CE" w14:textId="6834F536" w:rsidR="00F17649" w:rsidRDefault="00146705" w:rsidP="00CA0030">
      <w:pPr>
        <w:pStyle w:val="Heading2"/>
        <w:spacing w:before="0" w:after="240"/>
      </w:pPr>
      <w:r>
        <w:t>Participants</w:t>
      </w:r>
    </w:p>
    <w:p w14:paraId="2D72950A" w14:textId="40A4D7B7" w:rsidR="00251771" w:rsidRPr="00251771" w:rsidRDefault="00251771" w:rsidP="00CA0030">
      <w:pPr>
        <w:spacing w:line="480" w:lineRule="auto"/>
        <w:ind w:firstLine="284"/>
        <w:jc w:val="both"/>
      </w:pPr>
      <w:r>
        <w:t xml:space="preserve">We tested </w:t>
      </w:r>
      <w:r w:rsidR="008A3C86">
        <w:t>48 participants</w:t>
      </w:r>
      <w:r w:rsidR="008141DE">
        <w:t xml:space="preserve"> </w:t>
      </w:r>
      <w:r w:rsidR="008A3C86">
        <w:t xml:space="preserve">with normal or corrected-to-normal vision and no history of </w:t>
      </w:r>
      <w:r w:rsidR="006D0A2B">
        <w:t xml:space="preserve">psychiatric or </w:t>
      </w:r>
      <w:r w:rsidR="008A3C86">
        <w:t xml:space="preserve">neurological </w:t>
      </w:r>
      <w:r w:rsidR="006D0A2B">
        <w:t>disorders</w:t>
      </w:r>
      <w:r w:rsidR="008A3C86">
        <w:t xml:space="preserve">. </w:t>
      </w:r>
      <w:r w:rsidR="00E23355">
        <w:t xml:space="preserve">Four participants were excluded due to technical problems during </w:t>
      </w:r>
      <w:ins w:id="82" w:author="Gilles Pourtois" w:date="2019-07-30T21:45:00Z">
        <w:r w:rsidR="00B32C31">
          <w:t xml:space="preserve">EEG </w:t>
        </w:r>
      </w:ins>
      <w:r w:rsidR="00E23355">
        <w:t>recording. Thus, th</w:t>
      </w:r>
      <w:r w:rsidR="002A79A3">
        <w:t>e final data set consisted of 44</w:t>
      </w:r>
      <w:r w:rsidR="00E23355">
        <w:t xml:space="preserve"> </w:t>
      </w:r>
      <w:r w:rsidR="00477AFD">
        <w:t>participants (30</w:t>
      </w:r>
      <w:r w:rsidR="00E23355" w:rsidRPr="00050303">
        <w:t xml:space="preserve"> female</w:t>
      </w:r>
      <w:r w:rsidR="00477AFD">
        <w:t>s, 14</w:t>
      </w:r>
      <w:r w:rsidR="00E23355">
        <w:t xml:space="preserve"> males</w:t>
      </w:r>
      <w:r w:rsidR="00E23355" w:rsidRPr="00050303">
        <w:t>; median age = 22).</w:t>
      </w:r>
      <w:r w:rsidR="00E23355">
        <w:t xml:space="preserve"> </w:t>
      </w:r>
      <w:r w:rsidR="00321CA8">
        <w:t>P</w:t>
      </w:r>
      <w:r w:rsidR="00796C11">
        <w:t xml:space="preserve">articipants received </w:t>
      </w:r>
      <w:r w:rsidR="006D368E">
        <w:t xml:space="preserve">a fixed payoff of </w:t>
      </w:r>
      <w:r w:rsidR="00796C11">
        <w:t>20</w:t>
      </w:r>
      <w:r w:rsidR="00A846DD">
        <w:t xml:space="preserve"> </w:t>
      </w:r>
      <w:r w:rsidR="00796C11">
        <w:t>€</w:t>
      </w:r>
      <w:r w:rsidR="006D368E">
        <w:t>,</w:t>
      </w:r>
      <w:r w:rsidR="00796C11">
        <w:t xml:space="preserve"> </w:t>
      </w:r>
      <w:r w:rsidR="00321CA8">
        <w:t xml:space="preserve">plus up to </w:t>
      </w:r>
      <w:r w:rsidR="00796C11">
        <w:t>6</w:t>
      </w:r>
      <w:r w:rsidR="00A846DD">
        <w:t xml:space="preserve"> </w:t>
      </w:r>
      <w:r w:rsidR="00796C11">
        <w:t>€</w:t>
      </w:r>
      <w:r w:rsidR="00321CA8">
        <w:t xml:space="preserve"> </w:t>
      </w:r>
      <w:del w:id="83" w:author="Gilles Pourtois" w:date="2019-07-30T21:46:00Z">
        <w:r w:rsidR="00321CA8" w:rsidDel="00B32C31">
          <w:delText xml:space="preserve">extra as </w:delText>
        </w:r>
        <w:r w:rsidR="00E23355" w:rsidDel="00B32C31">
          <w:delText xml:space="preserve">performance-contingent </w:delText>
        </w:r>
        <w:r w:rsidR="00321CA8" w:rsidDel="00B32C31">
          <w:delText>monetary rewards</w:delText>
        </w:r>
      </w:del>
      <w:ins w:id="84" w:author="Gilles Pourtois" w:date="2019-07-30T21:46:00Z">
        <w:r w:rsidR="00B32C31">
          <w:t>depending on task performance</w:t>
        </w:r>
      </w:ins>
      <w:r w:rsidR="00321CA8">
        <w:t xml:space="preserve"> (on average 25</w:t>
      </w:r>
      <w:r w:rsidR="00A846DD">
        <w:t>.</w:t>
      </w:r>
      <w:r w:rsidR="00321CA8">
        <w:t>5</w:t>
      </w:r>
      <w:r w:rsidR="00A846DD">
        <w:t xml:space="preserve"> </w:t>
      </w:r>
      <w:r w:rsidR="00796C11">
        <w:t>€</w:t>
      </w:r>
      <w:r w:rsidR="00321CA8">
        <w:t xml:space="preserve">). </w:t>
      </w:r>
      <w:r w:rsidR="008141DE">
        <w:t>The study was approved by the ethics committee of Ghent University.</w:t>
      </w:r>
    </w:p>
    <w:p w14:paraId="481B9F2F" w14:textId="2271B308" w:rsidR="006D4521" w:rsidRDefault="00F17649" w:rsidP="00CA0030">
      <w:pPr>
        <w:pStyle w:val="Heading2"/>
        <w:spacing w:before="0" w:after="240"/>
      </w:pPr>
      <w:r>
        <w:t xml:space="preserve">Stimuli </w:t>
      </w:r>
      <w:r w:rsidR="006449E2">
        <w:t>and task</w:t>
      </w:r>
    </w:p>
    <w:p w14:paraId="30A66630" w14:textId="427F8DD6" w:rsidR="004D501F" w:rsidRDefault="006449E2" w:rsidP="00CA0030">
      <w:pPr>
        <w:spacing w:line="480" w:lineRule="auto"/>
        <w:ind w:firstLine="284"/>
        <w:jc w:val="both"/>
      </w:pPr>
      <w:r>
        <w:t xml:space="preserve">We used the </w:t>
      </w:r>
      <w:commentRangeStart w:id="85"/>
      <w:r w:rsidRPr="007A318B">
        <w:t xml:space="preserve">Random Dot Kinematogram </w:t>
      </w:r>
      <w:r w:rsidR="00595B7D">
        <w:t xml:space="preserve">(RDK) </w:t>
      </w:r>
      <w:r w:rsidRPr="007A318B">
        <w:t xml:space="preserve">task </w:t>
      </w:r>
      <w:commentRangeEnd w:id="85"/>
      <w:r w:rsidR="00B32C31">
        <w:rPr>
          <w:rStyle w:val="CommentReference"/>
        </w:rPr>
        <w:commentReference w:id="85"/>
      </w:r>
      <w:r>
        <w:fldChar w:fldCharType="begin" w:fldLock="1"/>
      </w:r>
      <w:r w:rsidR="00EE367E">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 Figure 1A)","plainTextFormattedCitation":"(S K Andersen &amp; Müller, 2010)","previouslyFormattedCitation":"(S K Andersen &amp; Müller, 2010)"},"properties":{"noteIndex":0},"schema":"https://github.com/citation-style-language/schema/raw/master/csl-citation.json"}</w:instrText>
      </w:r>
      <w:r>
        <w:fldChar w:fldCharType="separate"/>
      </w:r>
      <w:r w:rsidR="00032483">
        <w:rPr>
          <w:noProof/>
        </w:rPr>
        <w:t>(</w:t>
      </w:r>
      <w:r w:rsidR="000B7FFA" w:rsidRPr="000B7FFA">
        <w:rPr>
          <w:noProof/>
        </w:rPr>
        <w:t>Andersen &amp; Müller, 2010</w:t>
      </w:r>
      <w:r w:rsidR="00EE367E">
        <w:rPr>
          <w:noProof/>
        </w:rPr>
        <w:t xml:space="preserve">; </w:t>
      </w:r>
      <w:r w:rsidR="00EE367E" w:rsidRPr="003E5162">
        <w:rPr>
          <w:i/>
          <w:noProof/>
        </w:rPr>
        <w:t>Figure 1A</w:t>
      </w:r>
      <w:r w:rsidR="000B7FFA" w:rsidRPr="000B7FFA">
        <w:rPr>
          <w:noProof/>
        </w:rPr>
        <w:t>)</w:t>
      </w:r>
      <w:r>
        <w:fldChar w:fldCharType="end"/>
      </w:r>
      <w:r w:rsidR="00666A72">
        <w:t>,</w:t>
      </w:r>
      <w:r>
        <w:t xml:space="preserve"> </w:t>
      </w:r>
      <w:r w:rsidRPr="007A318B">
        <w:t xml:space="preserve">in which participants </w:t>
      </w:r>
      <w:r w:rsidR="00595B7D">
        <w:t>were</w:t>
      </w:r>
      <w:r w:rsidRPr="007A318B">
        <w:t xml:space="preserve"> presented with </w:t>
      </w:r>
      <w:r w:rsidR="00595B7D">
        <w:t xml:space="preserve">two overlapping circular RDKs of </w:t>
      </w:r>
      <w:r w:rsidR="00C40D45">
        <w:t>isoluminant</w:t>
      </w:r>
      <w:r w:rsidR="00595B7D">
        <w:t xml:space="preserve"> colors </w:t>
      </w:r>
      <w:r w:rsidR="00C8783F">
        <w:t>(</w:t>
      </w:r>
      <w:r w:rsidR="00595B7D">
        <w:t>red and blue</w:t>
      </w:r>
      <w:r w:rsidR="00C8783F">
        <w:t xml:space="preserve">) on </w:t>
      </w:r>
      <w:r w:rsidR="00A846DD">
        <w:t xml:space="preserve">a </w:t>
      </w:r>
      <w:r w:rsidR="00C8783F">
        <w:t>grey background</w:t>
      </w:r>
      <w:r w:rsidR="00595B7D">
        <w:t xml:space="preserve">. </w:t>
      </w:r>
      <w:r w:rsidR="00C8783F">
        <w:t xml:space="preserve">Viewing distance was fixed with a chinrest </w:t>
      </w:r>
      <w:r w:rsidR="00666A72">
        <w:t xml:space="preserve">at 55 </w:t>
      </w:r>
      <w:r w:rsidR="00A37165" w:rsidRPr="00D63926">
        <w:t>cm from the 21-inch</w:t>
      </w:r>
      <w:r w:rsidR="00A37165">
        <w:t xml:space="preserve"> CRT screen (</w:t>
      </w:r>
      <w:r w:rsidR="00666A72">
        <w:t xml:space="preserve">resolution of </w:t>
      </w:r>
      <w:r w:rsidR="003F5D88" w:rsidRPr="00D63926">
        <w:t xml:space="preserve">1024 </w:t>
      </w:r>
      <w:r w:rsidR="00666A72">
        <w:t>x</w:t>
      </w:r>
      <w:r w:rsidR="00666A72" w:rsidRPr="00D63926">
        <w:t xml:space="preserve"> </w:t>
      </w:r>
      <w:r w:rsidR="003F5D88" w:rsidRPr="00D63926">
        <w:t>768</w:t>
      </w:r>
      <w:r w:rsidR="00666A72">
        <w:t xml:space="preserve"> pixels,</w:t>
      </w:r>
      <w:r w:rsidR="003F5D88" w:rsidRPr="00D63926">
        <w:t xml:space="preserve"> 120 </w:t>
      </w:r>
      <w:r w:rsidR="00A37165" w:rsidRPr="00D63926">
        <w:t>Hz refresh rate</w:t>
      </w:r>
      <w:r w:rsidR="00A37165">
        <w:t>).</w:t>
      </w:r>
      <w:r w:rsidR="00C27F47">
        <w:t xml:space="preserve"> At the beginning of each trial, participants were instructed which of the two RDKs t</w:t>
      </w:r>
      <w:r w:rsidR="00E23355">
        <w:t xml:space="preserve">o attend by a verbal audio cue: </w:t>
      </w:r>
      <w:r w:rsidR="00C27F47">
        <w:t>“red”</w:t>
      </w:r>
      <w:r w:rsidR="00516875">
        <w:t xml:space="preserve"> (241 ms)</w:t>
      </w:r>
      <w:r w:rsidR="00E23355">
        <w:t xml:space="preserve"> or</w:t>
      </w:r>
      <w:r w:rsidR="00C27F47">
        <w:t xml:space="preserve"> “blue”</w:t>
      </w:r>
      <w:r w:rsidR="00516875">
        <w:t xml:space="preserve"> (266 ms)</w:t>
      </w:r>
      <w:r w:rsidR="00C27F47">
        <w:t>.</w:t>
      </w:r>
      <w:r w:rsidR="00A37165">
        <w:t xml:space="preserve"> </w:t>
      </w:r>
      <w:r w:rsidR="00595B7D">
        <w:t>The two RDKs</w:t>
      </w:r>
      <w:r w:rsidR="00A10931">
        <w:t xml:space="preserve"> had a diameter corresponding to </w:t>
      </w:r>
      <w:r w:rsidR="00A10931" w:rsidRPr="000E6795">
        <w:t>20.61</w:t>
      </w:r>
      <w:r w:rsidR="00A10931" w:rsidRPr="00A2381B">
        <w:t xml:space="preserve"> degrees of visual angle</w:t>
      </w:r>
      <w:r w:rsidR="00595B7D">
        <w:t xml:space="preserve"> </w:t>
      </w:r>
      <w:r w:rsidR="00A10931">
        <w:t xml:space="preserve">and </w:t>
      </w:r>
      <w:r w:rsidR="00595B7D">
        <w:t xml:space="preserve">consisted of 125 </w:t>
      </w:r>
      <w:r w:rsidR="00EE5948">
        <w:t>randomly and independently moving dots</w:t>
      </w:r>
      <w:r w:rsidR="00A37165">
        <w:t xml:space="preserve"> </w:t>
      </w:r>
      <w:r w:rsidR="005D4203">
        <w:t xml:space="preserve">each </w:t>
      </w:r>
      <w:r w:rsidR="00A37165">
        <w:t>(</w:t>
      </w:r>
      <w:r w:rsidR="000E6795">
        <w:t xml:space="preserve">0.52 </w:t>
      </w:r>
      <w:r w:rsidR="000E6795" w:rsidRPr="00A2381B">
        <w:t>degrees of visual angle</w:t>
      </w:r>
      <w:r w:rsidR="005D4203">
        <w:t xml:space="preserve"> per dot</w:t>
      </w:r>
      <w:r w:rsidR="00A37165" w:rsidRPr="000E6795">
        <w:t>)</w:t>
      </w:r>
      <w:r w:rsidR="00595B7D" w:rsidRPr="000E6795">
        <w:t xml:space="preserve">. </w:t>
      </w:r>
      <w:r w:rsidR="005D4203">
        <w:t>The</w:t>
      </w:r>
      <w:r w:rsidR="00595B7D" w:rsidRPr="000E6795">
        <w:t xml:space="preserve"> </w:t>
      </w:r>
      <w:r w:rsidR="005D4203">
        <w:t xml:space="preserve">two </w:t>
      </w:r>
      <w:r w:rsidR="00595B7D" w:rsidRPr="000E6795">
        <w:t>RDK</w:t>
      </w:r>
      <w:r w:rsidR="005D4203">
        <w:t>s</w:t>
      </w:r>
      <w:r w:rsidR="00595B7D" w:rsidRPr="000E6795">
        <w:t xml:space="preserve"> flicker</w:t>
      </w:r>
      <w:r w:rsidR="00A10931">
        <w:t xml:space="preserve">ed </w:t>
      </w:r>
      <w:r w:rsidR="00595B7D" w:rsidRPr="000E6795">
        <w:t>at a different</w:t>
      </w:r>
      <w:r w:rsidR="005D4203">
        <w:t xml:space="preserve"> frequencies</w:t>
      </w:r>
      <w:r w:rsidR="00595B7D">
        <w:t xml:space="preserve"> </w:t>
      </w:r>
      <w:r w:rsidR="00C8783F">
        <w:t>(10 or 12</w:t>
      </w:r>
      <w:r w:rsidR="00A846DD">
        <w:t xml:space="preserve"> </w:t>
      </w:r>
      <w:r w:rsidR="00C8783F">
        <w:t>Hz).</w:t>
      </w:r>
      <w:r w:rsidR="00595B7D">
        <w:t xml:space="preserve"> </w:t>
      </w:r>
      <w:r w:rsidR="00C27F47">
        <w:t>O</w:t>
      </w:r>
      <w:r w:rsidR="00C8783F">
        <w:t>ne</w:t>
      </w:r>
      <w:r w:rsidR="00704050">
        <w:t>-</w:t>
      </w:r>
      <w:r w:rsidR="00C8783F">
        <w:t>third</w:t>
      </w:r>
      <w:r w:rsidR="00595B7D">
        <w:t xml:space="preserve"> of trials</w:t>
      </w:r>
      <w:r w:rsidR="00C27F47">
        <w:t xml:space="preserve"> contained one, two</w:t>
      </w:r>
      <w:r w:rsidR="005D4203">
        <w:t>,</w:t>
      </w:r>
      <w:r w:rsidR="00C27F47">
        <w:t xml:space="preserve"> or three coherent motion intervals</w:t>
      </w:r>
      <w:r w:rsidR="005D4203">
        <w:t>, occurring</w:t>
      </w:r>
      <w:r w:rsidR="00C27F47">
        <w:t xml:space="preserve"> with equal probability in the attended (targets) or unattended (distractors) color RDK. During these intervals, dots </w:t>
      </w:r>
      <w:r w:rsidR="00704050">
        <w:t xml:space="preserve">in one of the RDKs </w:t>
      </w:r>
      <w:r w:rsidR="00C8783F">
        <w:t>moved</w:t>
      </w:r>
      <w:r w:rsidR="00C27F47">
        <w:t xml:space="preserve"> with 75% coherence</w:t>
      </w:r>
      <w:r w:rsidR="00C8783F">
        <w:t xml:space="preserve"> </w:t>
      </w:r>
      <w:r w:rsidR="00704050">
        <w:t xml:space="preserve">in one of four cardinal directions </w:t>
      </w:r>
      <w:r w:rsidR="00595B7D">
        <w:t>(up, down, left, or right)</w:t>
      </w:r>
      <w:r w:rsidR="00C27F47">
        <w:t xml:space="preserve"> for </w:t>
      </w:r>
      <w:r w:rsidR="00231978">
        <w:t>3</w:t>
      </w:r>
      <w:r w:rsidR="00A02780">
        <w:t>00</w:t>
      </w:r>
      <w:r w:rsidR="00231978">
        <w:t xml:space="preserve"> </w:t>
      </w:r>
      <w:r w:rsidR="00C27F47">
        <w:t>ms</w:t>
      </w:r>
      <w:r w:rsidR="00595B7D">
        <w:t>. Participants</w:t>
      </w:r>
      <w:r w:rsidR="00704050">
        <w:t xml:space="preserve"> had to</w:t>
      </w:r>
      <w:r w:rsidR="00595B7D">
        <w:t xml:space="preserve"> detect the</w:t>
      </w:r>
      <w:ins w:id="86" w:author="Gilles Pourtois" w:date="2019-07-30T21:48:00Z">
        <w:r w:rsidR="00D46DE5">
          <w:t xml:space="preserve"> occurrence of</w:t>
        </w:r>
      </w:ins>
      <w:r w:rsidR="00595B7D">
        <w:t xml:space="preserve"> coherent </w:t>
      </w:r>
      <w:del w:id="87" w:author="Gilles Pourtois" w:date="2019-07-30T21:48:00Z">
        <w:r w:rsidR="00595B7D" w:rsidDel="00D46DE5">
          <w:delText xml:space="preserve">movement </w:delText>
        </w:r>
      </w:del>
      <w:ins w:id="88" w:author="Gilles Pourtois" w:date="2019-07-30T21:48:00Z">
        <w:r w:rsidR="00D46DE5">
          <w:t>motion</w:t>
        </w:r>
      </w:ins>
      <w:ins w:id="89" w:author="Gilles Pourtois" w:date="2019-07-30T21:53:00Z">
        <w:r w:rsidR="00D46DE5">
          <w:t xml:space="preserve"> </w:t>
        </w:r>
        <w:commentRangeStart w:id="90"/>
        <w:r w:rsidR="00D46DE5">
          <w:t>in the attended RDK</w:t>
        </w:r>
      </w:ins>
      <w:ins w:id="91" w:author="Gilles Pourtois" w:date="2019-07-30T21:48:00Z">
        <w:r w:rsidR="00D46DE5">
          <w:t xml:space="preserve"> </w:t>
        </w:r>
      </w:ins>
      <w:commentRangeEnd w:id="90"/>
      <w:ins w:id="92" w:author="Gilles Pourtois" w:date="2019-07-30T21:53:00Z">
        <w:r w:rsidR="00D46DE5">
          <w:rPr>
            <w:rStyle w:val="CommentReference"/>
          </w:rPr>
          <w:commentReference w:id="90"/>
        </w:r>
      </w:ins>
      <w:r w:rsidR="00595B7D">
        <w:t xml:space="preserve">as fast as possible by pressing the space key on </w:t>
      </w:r>
      <w:r w:rsidR="00704050">
        <w:t xml:space="preserve">a standard AZERTY USB </w:t>
      </w:r>
      <w:r w:rsidR="00595B7D">
        <w:t xml:space="preserve">keyboard. Response time was </w:t>
      </w:r>
      <w:r w:rsidR="00595B7D" w:rsidRPr="00D63926">
        <w:t>limited to 1</w:t>
      </w:r>
      <w:r w:rsidR="00704050">
        <w:t>,</w:t>
      </w:r>
      <w:r w:rsidR="00595B7D" w:rsidRPr="00D63926">
        <w:t>500</w:t>
      </w:r>
      <w:r w:rsidR="00704050">
        <w:t xml:space="preserve"> </w:t>
      </w:r>
      <w:r w:rsidR="00595B7D" w:rsidRPr="00D63926">
        <w:t>ms</w:t>
      </w:r>
      <w:r w:rsidR="00352BD6">
        <w:t xml:space="preserve"> </w:t>
      </w:r>
      <w:r w:rsidR="005D4203">
        <w:t xml:space="preserve">post-RDK onset </w:t>
      </w:r>
      <w:r w:rsidR="00352BD6">
        <w:t xml:space="preserve">and no response </w:t>
      </w:r>
      <w:r w:rsidR="005D4203">
        <w:t xml:space="preserve">was recorded </w:t>
      </w:r>
      <w:r w:rsidR="00352BD6">
        <w:lastRenderedPageBreak/>
        <w:t>before 200 ms</w:t>
      </w:r>
      <w:r w:rsidR="00595B7D">
        <w:t xml:space="preserve">. </w:t>
      </w:r>
      <w:r w:rsidR="00D204BA">
        <w:t>Correct responses were followed by a tone (</w:t>
      </w:r>
      <w:r w:rsidR="00F772DC">
        <w:t>2</w:t>
      </w:r>
      <w:r w:rsidR="00704050">
        <w:t>00 ms</w:t>
      </w:r>
      <w:r w:rsidR="00D63926">
        <w:t xml:space="preserve"> </w:t>
      </w:r>
      <w:r w:rsidR="00D204BA" w:rsidRPr="00D63926">
        <w:t>sine</w:t>
      </w:r>
      <w:r w:rsidR="001A1058" w:rsidRPr="00D63926">
        <w:t xml:space="preserve"> wave</w:t>
      </w:r>
      <w:r w:rsidR="00D204BA" w:rsidRPr="00D63926">
        <w:t xml:space="preserve"> of either 800 or 1</w:t>
      </w:r>
      <w:r w:rsidR="00B11CC0">
        <w:t>,</w:t>
      </w:r>
      <w:r w:rsidR="00D204BA" w:rsidRPr="00D63926">
        <w:t>200</w:t>
      </w:r>
      <w:r w:rsidR="00D63926">
        <w:t xml:space="preserve"> </w:t>
      </w:r>
      <w:r w:rsidR="00D204BA" w:rsidRPr="00D63926">
        <w:t>Hz,</w:t>
      </w:r>
      <w:r w:rsidR="00D204BA">
        <w:t xml:space="preserve"> counterbalanced across participants). </w:t>
      </w:r>
      <w:r w:rsidR="00992E4A">
        <w:t>Late or incorrect responses were followed by an error sound (</w:t>
      </w:r>
      <w:r w:rsidR="002D055B">
        <w:t>200</w:t>
      </w:r>
      <w:r w:rsidR="00704050">
        <w:t xml:space="preserve"> ms</w:t>
      </w:r>
      <w:r w:rsidR="00D204BA" w:rsidRPr="00D63926">
        <w:t xml:space="preserve"> square </w:t>
      </w:r>
      <w:r w:rsidR="001A1058" w:rsidRPr="00D63926">
        <w:t xml:space="preserve">wave </w:t>
      </w:r>
      <w:r w:rsidR="00D204BA" w:rsidRPr="00D63926">
        <w:t>tone of 400</w:t>
      </w:r>
      <w:r w:rsidR="00D63926">
        <w:t xml:space="preserve"> </w:t>
      </w:r>
      <w:r w:rsidR="00D204BA" w:rsidRPr="00D63926">
        <w:t>Hz</w:t>
      </w:r>
      <w:r w:rsidR="00992E4A">
        <w:t>)</w:t>
      </w:r>
      <w:r w:rsidR="00D204BA" w:rsidRPr="00D63926">
        <w:t>.</w:t>
      </w:r>
    </w:p>
    <w:p w14:paraId="51519D5E" w14:textId="68E93B5C" w:rsidR="002749F6" w:rsidRDefault="008D6BE0" w:rsidP="00C079EA">
      <w:pPr>
        <w:spacing w:after="0" w:line="480" w:lineRule="auto"/>
        <w:ind w:firstLine="284"/>
        <w:jc w:val="both"/>
      </w:pPr>
      <w:r>
        <w:t>The experiment started with 4 practice blocks of 60 trials. After each block</w:t>
      </w:r>
      <w:r w:rsidR="00704050">
        <w:t>,</w:t>
      </w:r>
      <w:r>
        <w:t xml:space="preserve"> participants received feedback on their performance. After finishing the practice phase</w:t>
      </w:r>
      <w:r w:rsidR="00704050">
        <w:t>,</w:t>
      </w:r>
      <w:r>
        <w:t xml:space="preserve"> participants completed 12 blocks </w:t>
      </w:r>
      <w:r w:rsidR="00F36DE7">
        <w:t xml:space="preserve">of 50 trials </w:t>
      </w:r>
      <w:r>
        <w:t>divided into 3 phases</w:t>
      </w:r>
      <w:r w:rsidR="00DB4776">
        <w:t xml:space="preserve"> (</w:t>
      </w:r>
      <w:r w:rsidR="00DB4776" w:rsidRPr="00DB4776">
        <w:rPr>
          <w:i/>
        </w:rPr>
        <w:t>baseline</w:t>
      </w:r>
      <w:r w:rsidR="00DB4776">
        <w:t xml:space="preserve">, </w:t>
      </w:r>
      <w:r w:rsidR="00C153CF">
        <w:rPr>
          <w:i/>
        </w:rPr>
        <w:t>training</w:t>
      </w:r>
      <w:r w:rsidR="00DB4776">
        <w:t xml:space="preserve">, and </w:t>
      </w:r>
      <w:r w:rsidR="00C153CF">
        <w:rPr>
          <w:i/>
        </w:rPr>
        <w:t>test</w:t>
      </w:r>
      <w:r w:rsidR="00ED0939">
        <w:t xml:space="preserve">; </w:t>
      </w:r>
      <w:r w:rsidR="00ED0939">
        <w:rPr>
          <w:i/>
        </w:rPr>
        <w:t>Figure 1B</w:t>
      </w:r>
      <w:r w:rsidR="00DB4776">
        <w:t>)</w:t>
      </w:r>
      <w:r>
        <w:t xml:space="preserve">. </w:t>
      </w:r>
      <w:r w:rsidR="001057D1">
        <w:t xml:space="preserve">Each </w:t>
      </w:r>
      <w:r w:rsidR="00DB4776">
        <w:t>phase</w:t>
      </w:r>
      <w:r w:rsidR="001057D1">
        <w:t xml:space="preserve"> contained 100 trials on which participants were instructed to attend to the red color and 100 trials in which they were instructed to attend to the blue color. Out of those 100 trials, 40 trials contained no dot motion, and 60 trials contained</w:t>
      </w:r>
      <w:r w:rsidR="007A48DF">
        <w:t xml:space="preserve"> </w:t>
      </w:r>
      <w:r w:rsidR="001057D1">
        <w:t xml:space="preserve">one, two, or three dot motions (120 motions in total). </w:t>
      </w:r>
      <w:r w:rsidR="00990174">
        <w:t xml:space="preserve">During baseline, participants </w:t>
      </w:r>
      <w:del w:id="93" w:author="Gilles Pourtois" w:date="2019-07-30T21:50:00Z">
        <w:r w:rsidR="00990174" w:rsidDel="00D46DE5">
          <w:delText>were simply doing the described</w:delText>
        </w:r>
      </w:del>
      <w:ins w:id="94" w:author="Gilles Pourtois" w:date="2019-07-30T21:50:00Z">
        <w:r w:rsidR="00D46DE5">
          <w:t>did the coherent motion</w:t>
        </w:r>
      </w:ins>
      <w:r w:rsidR="00990174">
        <w:t xml:space="preserve"> </w:t>
      </w:r>
      <w:ins w:id="95" w:author="Gilles Pourtois" w:date="2019-07-30T21:50:00Z">
        <w:r w:rsidR="00D46DE5">
          <w:t xml:space="preserve">detection </w:t>
        </w:r>
      </w:ins>
      <w:r w:rsidR="00990174">
        <w:t>task</w:t>
      </w:r>
      <w:ins w:id="96" w:author="Gilles Pourtois" w:date="2019-07-30T21:50:00Z">
        <w:r w:rsidR="00D46DE5">
          <w:t>, as described here above</w:t>
        </w:r>
      </w:ins>
      <w:r w:rsidR="00990174">
        <w:t xml:space="preserve">. In the </w:t>
      </w:r>
      <w:r w:rsidR="00C153CF">
        <w:t>training</w:t>
      </w:r>
      <w:r w:rsidR="00990174" w:rsidDel="00BA1868">
        <w:t xml:space="preserve"> </w:t>
      </w:r>
      <w:r w:rsidR="00990174">
        <w:t xml:space="preserve">phase, the task was identical but participants could earn additional monetary rewards (up to 6 €) based on their </w:t>
      </w:r>
      <w:ins w:id="97" w:author="Gilles Pourtois" w:date="2019-07-30T21:50:00Z">
        <w:r w:rsidR="00D46DE5">
          <w:t xml:space="preserve">actual </w:t>
        </w:r>
      </w:ins>
      <w:r w:rsidR="00990174">
        <w:t xml:space="preserve">performance. </w:t>
      </w:r>
      <w:r>
        <w:t xml:space="preserve">They were instructed that one of the colors </w:t>
      </w:r>
      <w:r w:rsidR="00B11CC0">
        <w:t xml:space="preserve">would be </w:t>
      </w:r>
      <w:r>
        <w:t>paired with high probability</w:t>
      </w:r>
      <w:r w:rsidR="00FF4565">
        <w:t xml:space="preserve"> (</w:t>
      </w:r>
      <w:r w:rsidR="00FF4565" w:rsidRPr="007A318B">
        <w:t>80%</w:t>
      </w:r>
      <w:r w:rsidR="00FF4565">
        <w:t>)</w:t>
      </w:r>
      <w:r>
        <w:t xml:space="preserve"> </w:t>
      </w:r>
      <w:r w:rsidR="00FF4565">
        <w:t>and the other color with low probability (20%) of earning</w:t>
      </w:r>
      <w:r w:rsidR="00A37165">
        <w:t xml:space="preserve"> 10 extra cents for each correct detection</w:t>
      </w:r>
      <w:r w:rsidR="00FF4565">
        <w:t xml:space="preserve">. </w:t>
      </w:r>
      <w:r w:rsidR="00990174">
        <w:t>The mapping between color and reward probability was counterbalanced across participants.</w:t>
      </w:r>
      <w:r w:rsidR="00DF0A3A">
        <w:t xml:space="preserve"> </w:t>
      </w:r>
      <w:r w:rsidR="00FF4565">
        <w:t xml:space="preserve">The receipt of the reward was signaled by a new tone </w:t>
      </w:r>
      <w:r w:rsidR="00A37165">
        <w:t>that replaced</w:t>
      </w:r>
      <w:r w:rsidR="00FF4565">
        <w:t xml:space="preserve"> the usual correct tone. If the correct tone was a sine </w:t>
      </w:r>
      <w:r w:rsidR="001A1058">
        <w:t xml:space="preserve">wave </w:t>
      </w:r>
      <w:r w:rsidR="00FF4565">
        <w:t>of 800</w:t>
      </w:r>
      <w:r w:rsidR="00B11CC0">
        <w:t xml:space="preserve"> </w:t>
      </w:r>
      <w:r w:rsidR="00FF4565">
        <w:t>Hz</w:t>
      </w:r>
      <w:r w:rsidR="00B11CC0">
        <w:t>,</w:t>
      </w:r>
      <w:r w:rsidR="00FF4565">
        <w:t xml:space="preserve"> the reward tone was a sine</w:t>
      </w:r>
      <w:r w:rsidR="001A1058">
        <w:t xml:space="preserve"> wave</w:t>
      </w:r>
      <w:r w:rsidR="00FF4565">
        <w:t xml:space="preserve"> of 1</w:t>
      </w:r>
      <w:r w:rsidR="00B11CC0">
        <w:t>,</w:t>
      </w:r>
      <w:r w:rsidR="00FF4565">
        <w:t>200</w:t>
      </w:r>
      <w:r w:rsidR="00B11CC0">
        <w:t xml:space="preserve"> </w:t>
      </w:r>
      <w:r w:rsidR="00FF4565">
        <w:t xml:space="preserve">Hz and vice versa. </w:t>
      </w:r>
      <w:r w:rsidR="002749F6">
        <w:t xml:space="preserve">At the end of each of the 4 blocks of the </w:t>
      </w:r>
      <w:r w:rsidR="00C153CF">
        <w:t>training</w:t>
      </w:r>
      <w:r w:rsidR="002749F6">
        <w:t xml:space="preserve"> phase, participants got feedback on both their performance and the amount of extra money earned within the block. The third phase</w:t>
      </w:r>
      <w:r w:rsidR="00C079EA">
        <w:t xml:space="preserve"> (</w:t>
      </w:r>
      <w:r w:rsidR="00C153CF">
        <w:t>test</w:t>
      </w:r>
      <w:r w:rsidR="00C079EA">
        <w:t>)</w:t>
      </w:r>
      <w:r w:rsidR="002749F6">
        <w:t xml:space="preserve"> was identical to baseline (i.e., no monetary rewards assigned). The whole task lasted for </w:t>
      </w:r>
      <w:r w:rsidR="002749F6" w:rsidRPr="00FC3F13">
        <w:t>approximately 50 minutes</w:t>
      </w:r>
      <w:r w:rsidR="002749F6">
        <w:t xml:space="preserve">, </w:t>
      </w:r>
      <w:r w:rsidR="00EA6799">
        <w:t>including</w:t>
      </w:r>
      <w:r w:rsidR="002749F6">
        <w:t xml:space="preserve"> a </w:t>
      </w:r>
      <w:r w:rsidR="00EA6799">
        <w:t>short</w:t>
      </w:r>
      <w:r w:rsidR="002749F6">
        <w:t xml:space="preserve"> break in between blocks. After completing the task, participants filled in two questionnaires aimed at assessing their reward sensitivity </w:t>
      </w:r>
      <w:r w:rsidR="002749F6">
        <w:fldChar w:fldCharType="begin" w:fldLock="1"/>
      </w:r>
      <w:r w:rsidR="002749F6">
        <w:instrText>ADDIN CSL_CITATION {"citationItems":[{"id":"ITEM-1","itemData":{"DOI":"10.1007/s10862-005-3262-2","ISBN":"0882-2689\\n1573-3505","ISSN":"08822689","abstract":"This study examined the reliability, factor structure, and convergent validity of the Dutch version of C. S. Carver and T. L.White’s (1994) Behavioral Approach System andBehavioral Inhibition System Scales (BIS/BAS Scales). For this purpose, the BIS/BAS Scales, a shortened version of the Eysenck Personality Questionnaire (EPQ), and the Dickman Impulsivity Inventory (DII) were</w:instrText>
      </w:r>
      <w:r w:rsidR="002749F6" w:rsidRPr="00352BD6">
        <w:rPr>
          <w:lang w:val="da-DK"/>
        </w:rPr>
        <w:instrText xml:space="preserve"> administered to 246 undergraduate students in The Netherlands. The internal consistency of the BIS/BAS Scales was sufficient. Further, exploratory and confirmatory factor analysis showed that the Dutch BIS/BAS Scales have a factor structure similar to the English version. Finally, BIS/BAS Scales were found to correlate in a theoretically meaningful way with extraversion, neuroticism, psychoticism, and impulsivity.","author":[{"dropping-particle":"","family":"Franken","given":"Ingmar H A","non-dropping-particle":"","parse-names":false,"suffix":""},{"dropping-particle":"","family":"Muris","given":"Peter","non-dropping-particle":"","parse-names":false,"suffix":""},{"dropping-particle":"","family":"Rassin","given":"Eric","non-dropping-particle":"","parse-names":false,"suffix":""}],"container-title":"Journal of Psychopathology and Behavioral Assessment","id":"ITEM-1","issue":"1","issued":{"date-parts":[["2005"]]},"page":"25-30","title":"Psychometric properties of the Dutch BIS/BAS scales","type":"article-journal","volume":"27"},"uris":["http://www.mendeley.com/documents/?uuid=2ca02410-9f9f-4c6d-b522-d8e58a1d2dd3"]}],"mendeley":{"formattedCitation":"(Franken, Muris, &amp; Rassin, 2005)","manualFormatting":"(BIS-BAS; Franken et al., 2005)","plainTextFormattedCitation":"(Franken, Muris, &amp; Rassin, 2005)","previouslyFormattedCitation":"(Franken, Muris, &amp; Rassin, 2005)"},"properties":{"noteIndex":0},"schema":"https://github.com/citation-style-language/schema/raw/master/csl-citation.json"}</w:instrText>
      </w:r>
      <w:r w:rsidR="002749F6">
        <w:fldChar w:fldCharType="separate"/>
      </w:r>
      <w:r w:rsidR="002749F6" w:rsidRPr="00B839C7">
        <w:rPr>
          <w:noProof/>
          <w:lang w:val="da-DK"/>
        </w:rPr>
        <w:t>(BIS-BAS; Franken et al., 2005)</w:t>
      </w:r>
      <w:r w:rsidR="002749F6">
        <w:fldChar w:fldCharType="end"/>
      </w:r>
      <w:r w:rsidR="002749F6" w:rsidRPr="00352BD6">
        <w:rPr>
          <w:lang w:val="da-DK"/>
        </w:rPr>
        <w:t xml:space="preserve"> and depression levels </w:t>
      </w:r>
      <w:r w:rsidR="002749F6">
        <w:fldChar w:fldCharType="begin" w:fldLock="1"/>
      </w:r>
      <w:r w:rsidR="002749F6" w:rsidRPr="00352BD6">
        <w:rPr>
          <w:lang w:val="da-DK"/>
        </w:rPr>
        <w:instrText>ADDIN CSL_CITATION {"citationItems":[{"id":"ITEM-1","itemData":{"author":[{"dropping-particle":"","family":"Does","given":"A. J. W.","non-dropping-particle":"Van der","parse-names":false,"suffix":""}],"id":"ITEM-1","issued":{"date-parts":[["2002"]]},"publisher":"Harcourt","publisher-place":"Amsterdam","title":"Handleiding bij de Nederlandse versie van beck depression inventory—second edition (BDI-II-NL). [The Dutch version of the Beck depression inventory].","type":"book"},"uris":["http://www.mendeley.com/documents/?uuid=0efa52c3-445f-48cc-bc15-6b4bae2be080"]}],"mendeley":{"formattedCitation":"(Van der Does, 2002)","manualFormatting":"(BDI-II; Van der Does, 2002)","plainTextFormattedCitation":"(Van der Does, 2002)","previouslyFormattedCitation":"(Van der Does, 2002)"},"properties":{"noteIndex":0},"schema":"https://github.com/citation-style-language/schema/raw/master/csl-citation.json"}</w:instrText>
      </w:r>
      <w:r w:rsidR="002749F6">
        <w:fldChar w:fldCharType="separate"/>
      </w:r>
      <w:r w:rsidR="002749F6" w:rsidRPr="00B839C7">
        <w:rPr>
          <w:noProof/>
          <w:lang w:val="da-DK"/>
        </w:rPr>
        <w:t>(BDI-II; Van der Does, 2002)</w:t>
      </w:r>
      <w:r w:rsidR="002749F6">
        <w:fldChar w:fldCharType="end"/>
      </w:r>
      <w:r w:rsidR="002749F6" w:rsidRPr="00352BD6">
        <w:rPr>
          <w:lang w:val="da-DK"/>
        </w:rPr>
        <w:t>.</w:t>
      </w:r>
      <w:r w:rsidR="00EA6799">
        <w:rPr>
          <w:lang w:val="da-DK"/>
        </w:rPr>
        <w:t xml:space="preserve"> The questionnaire data is not reported here. </w:t>
      </w:r>
      <w:r w:rsidR="002749F6" w:rsidRPr="00695F22">
        <w:t xml:space="preserve">This experiment was realized </w:t>
      </w:r>
      <w:r w:rsidR="002749F6" w:rsidRPr="00695F22">
        <w:lastRenderedPageBreak/>
        <w:t>using Cogent 2000 developed by the Cogent 2000 team at the FIL and the ICN and Cogent Graphics developed by John Romaya at the LON at the Wellcome Department of Imaging Neuroscience</w:t>
      </w:r>
      <w:r w:rsidR="002749F6">
        <w:t>.</w:t>
      </w:r>
      <w:r w:rsidR="00FE7621" w:rsidRPr="00FE7621">
        <w:t xml:space="preserve"> </w:t>
      </w:r>
    </w:p>
    <w:p w14:paraId="39094CBE" w14:textId="6C4F69C6" w:rsidR="005509D4" w:rsidRDefault="00C079EA" w:rsidP="002749F6">
      <w:pPr>
        <w:spacing w:line="480" w:lineRule="auto"/>
        <w:ind w:firstLine="720"/>
        <w:jc w:val="both"/>
      </w:pPr>
      <w:r>
        <w:rPr>
          <w:noProof/>
        </w:rPr>
        <mc:AlternateContent>
          <mc:Choice Requires="wpg">
            <w:drawing>
              <wp:anchor distT="0" distB="0" distL="114300" distR="114300" simplePos="0" relativeHeight="251676672" behindDoc="0" locked="0" layoutInCell="1" allowOverlap="1" wp14:anchorId="05A07424" wp14:editId="283D9012">
                <wp:simplePos x="0" y="0"/>
                <wp:positionH relativeFrom="column">
                  <wp:posOffset>89281</wp:posOffset>
                </wp:positionH>
                <wp:positionV relativeFrom="paragraph">
                  <wp:posOffset>198552</wp:posOffset>
                </wp:positionV>
                <wp:extent cx="5972810" cy="3933825"/>
                <wp:effectExtent l="0" t="0" r="8890" b="9525"/>
                <wp:wrapTopAndBottom/>
                <wp:docPr id="24" name="Group 24"/>
                <wp:cNvGraphicFramePr/>
                <a:graphic xmlns:a="http://schemas.openxmlformats.org/drawingml/2006/main">
                  <a:graphicData uri="http://schemas.microsoft.com/office/word/2010/wordprocessingGroup">
                    <wpg:wgp>
                      <wpg:cNvGrpSpPr/>
                      <wpg:grpSpPr>
                        <a:xfrm>
                          <a:off x="0" y="0"/>
                          <a:ext cx="5972810" cy="3933825"/>
                          <a:chOff x="0" y="0"/>
                          <a:chExt cx="5972810" cy="3933825"/>
                        </a:xfrm>
                      </wpg:grpSpPr>
                      <pic:pic xmlns:pic="http://schemas.openxmlformats.org/drawingml/2006/picture">
                        <pic:nvPicPr>
                          <pic:cNvPr id="2" name="Picture 1"/>
                          <pic:cNvPicPr>
                            <a:picLocks noChangeAspect="1"/>
                          </pic:cNvPicPr>
                        </pic:nvPicPr>
                        <pic:blipFill>
                          <a:blip r:embed="rId10">
                            <a:extLst>
                              <a:ext uri="{28A0092B-C50C-407E-A947-70E740481C1C}">
                                <a14:useLocalDpi xmlns:a14="http://schemas.microsoft.com/office/drawing/2010/main" val="0"/>
                              </a:ext>
                            </a:extLst>
                          </a:blip>
                          <a:stretch>
                            <a:fillRect/>
                          </a:stretch>
                        </pic:blipFill>
                        <pic:spPr>
                          <a:xfrm>
                            <a:off x="0" y="0"/>
                            <a:ext cx="5972810" cy="2005965"/>
                          </a:xfrm>
                          <a:prstGeom prst="rect">
                            <a:avLst/>
                          </a:prstGeom>
                        </pic:spPr>
                      </pic:pic>
                      <wps:wsp>
                        <wps:cNvPr id="23" name="Text Box 23"/>
                        <wps:cNvSpPr txBox="1"/>
                        <wps:spPr>
                          <a:xfrm>
                            <a:off x="0" y="2152650"/>
                            <a:ext cx="5972810" cy="1781175"/>
                          </a:xfrm>
                          <a:prstGeom prst="rect">
                            <a:avLst/>
                          </a:prstGeom>
                          <a:solidFill>
                            <a:prstClr val="white"/>
                          </a:solidFill>
                          <a:ln>
                            <a:noFill/>
                          </a:ln>
                        </wps:spPr>
                        <wps:txbx>
                          <w:txbxContent>
                            <w:p w14:paraId="1AB2E586" w14:textId="15C8B4F6" w:rsidR="004160AD" w:rsidRPr="005D695E" w:rsidRDefault="004160A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w:t>
                              </w:r>
                              <w:ins w:id="98" w:author="Gilles Pourtois" w:date="2019-07-30T21:58:00Z">
                                <w:r w:rsidR="00F56AF0">
                                  <w:rPr>
                                    <w:sz w:val="20"/>
                                    <w:lang w:val="da-DK"/>
                                  </w:rPr>
                                  <w:t>,</w:t>
                                </w:r>
                              </w:ins>
                              <w:r>
                                <w:rPr>
                                  <w:sz w:val="20"/>
                                  <w:lang w:val="da-DK"/>
                                </w:rPr>
                                <w:t xml:space="preserve"> </w:t>
                              </w:r>
                              <w:del w:id="99" w:author="Gilles Pourtois" w:date="2019-07-30T21:58:00Z">
                                <w:r w:rsidDel="00F56AF0">
                                  <w:rPr>
                                    <w:sz w:val="20"/>
                                    <w:lang w:val="da-DK"/>
                                  </w:rPr>
                                  <w:delText xml:space="preserve">participants </w:delText>
                                </w:r>
                              </w:del>
                              <w:ins w:id="100" w:author="Gilles Pourtois" w:date="2019-07-30T21:58:00Z">
                                <w:r w:rsidR="00F56AF0">
                                  <w:rPr>
                                    <w:sz w:val="20"/>
                                    <w:lang w:val="da-DK"/>
                                  </w:rPr>
                                  <w:t>they had to</w:t>
                                </w:r>
                              </w:ins>
                              <w:del w:id="101" w:author="Gilles Pourtois" w:date="2019-07-30T21:58:00Z">
                                <w:r w:rsidDel="00F56AF0">
                                  <w:rPr>
                                    <w:sz w:val="20"/>
                                    <w:lang w:val="da-DK"/>
                                  </w:rPr>
                                  <w:delText>should have</w:delText>
                                </w:r>
                              </w:del>
                              <w:r>
                                <w:rPr>
                                  <w:sz w:val="20"/>
                                  <w:lang w:val="da-DK"/>
                                </w:rPr>
                                <w:t xml:space="preserve"> press</w:t>
                              </w:r>
                              <w:del w:id="102" w:author="Gilles Pourtois" w:date="2019-07-30T21:58:00Z">
                                <w:r w:rsidDel="00F56AF0">
                                  <w:rPr>
                                    <w:sz w:val="20"/>
                                    <w:lang w:val="da-DK"/>
                                  </w:rPr>
                                  <w:delText>ed</w:delText>
                                </w:r>
                              </w:del>
                              <w:r>
                                <w:rPr>
                                  <w:sz w:val="20"/>
                                  <w:lang w:val="da-DK"/>
                                </w:rPr>
                                <w:t xml:space="preserve">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wpg:wgp>
                  </a:graphicData>
                </a:graphic>
              </wp:anchor>
            </w:drawing>
          </mc:Choice>
          <mc:Fallback>
            <w:pict>
              <v:group w14:anchorId="05A07424" id="Group 24" o:spid="_x0000_s1026" style="position:absolute;left:0;text-align:left;margin-left:7.05pt;margin-top:15.65pt;width:470.3pt;height:309.75pt;z-index:251676672" coordsize="59728,3933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 o:spid="_x0000_s1027" type="#_x0000_t75" style="position:absolute;width:59728;height:200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">
                  <v:imagedata r:id="rId11" o:title=""/>
                  <v:path arrowok="t"/>
                </v:shape>
                <v:shapetype id="_x0000_t202" coordsize="21600,21600" o:spt="202" path="m,l,21600r21600,l21600,xe">
                  <v:stroke joinstyle="miter"/>
                  <v:path gradientshapeok="t" o:connecttype="rect"/>
                </v:shapetype>
                <v:shape id="Text Box 23" o:spid="_x0000_s1028" type="#_x0000_t202" style="position:absolute;top:21526;width:59728;height:1781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" stroked="f">
                  <v:textbox style="mso-fit-shape-to-text:t" inset="0,0,0,0">
                    <w:txbxContent>
                      <w:p w14:paraId="1AB2E586" w14:textId="15C8B4F6" w:rsidR="004160AD" w:rsidRPr="005D695E" w:rsidRDefault="004160AD" w:rsidP="005D695E">
                        <w:pPr>
                          <w:spacing w:line="276" w:lineRule="auto"/>
                          <w:jc w:val="both"/>
                          <w:rPr>
                            <w:sz w:val="20"/>
                            <w:lang w:val="da-DK"/>
                          </w:rPr>
                        </w:pPr>
                        <w:r w:rsidRPr="00917742">
                          <w:rPr>
                            <w:b/>
                            <w:sz w:val="20"/>
                            <w:lang w:val="da-DK"/>
                          </w:rPr>
                          <w:t xml:space="preserve">Figure 1. </w:t>
                        </w:r>
                        <w:r>
                          <w:rPr>
                            <w:b/>
                            <w:sz w:val="20"/>
                            <w:lang w:val="da-DK"/>
                          </w:rPr>
                          <w:t>Depiction of a signle trial and the phases of the experiment</w:t>
                        </w:r>
                        <w:r w:rsidRPr="00917742">
                          <w:rPr>
                            <w:b/>
                            <w:sz w:val="20"/>
                            <w:lang w:val="da-DK"/>
                          </w:rPr>
                          <w:t xml:space="preserve">. </w:t>
                        </w:r>
                        <w:r>
                          <w:rPr>
                            <w:b/>
                            <w:sz w:val="20"/>
                            <w:lang w:val="da-DK"/>
                          </w:rPr>
                          <w:t xml:space="preserve">A) </w:t>
                        </w:r>
                        <w:r>
                          <w:rPr>
                            <w:sz w:val="20"/>
                            <w:lang w:val="da-DK"/>
                          </w:rPr>
                          <w:t>Each trial started with an audio cue (”Blue” or ”Red”) which instructed participants which color to attend to in that trial. The trial lasted for 3.25 seconds during which dots of either of the colors could move from 0 to 3 times. If the participants were instructed to attend to the blue dots and the blue dots moved coherently</w:t>
                        </w:r>
                        <w:ins w:id="102" w:author="Gilles Pourtois" w:date="2019-07-30T21:58:00Z">
                          <w:r w:rsidR="00F56AF0">
                            <w:rPr>
                              <w:sz w:val="20"/>
                              <w:lang w:val="da-DK"/>
                            </w:rPr>
                            <w:t>,</w:t>
                          </w:r>
                        </w:ins>
                        <w:r>
                          <w:rPr>
                            <w:sz w:val="20"/>
                            <w:lang w:val="da-DK"/>
                          </w:rPr>
                          <w:t xml:space="preserve"> </w:t>
                        </w:r>
                        <w:del w:id="103" w:author="Gilles Pourtois" w:date="2019-07-30T21:58:00Z">
                          <w:r w:rsidDel="00F56AF0">
                            <w:rPr>
                              <w:sz w:val="20"/>
                              <w:lang w:val="da-DK"/>
                            </w:rPr>
                            <w:delText xml:space="preserve">participants </w:delText>
                          </w:r>
                        </w:del>
                        <w:ins w:id="104" w:author="Gilles Pourtois" w:date="2019-07-30T21:58:00Z">
                          <w:r w:rsidR="00F56AF0">
                            <w:rPr>
                              <w:sz w:val="20"/>
                              <w:lang w:val="da-DK"/>
                            </w:rPr>
                            <w:t>they had to</w:t>
                          </w:r>
                        </w:ins>
                        <w:del w:id="105" w:author="Gilles Pourtois" w:date="2019-07-30T21:58:00Z">
                          <w:r w:rsidDel="00F56AF0">
                            <w:rPr>
                              <w:sz w:val="20"/>
                              <w:lang w:val="da-DK"/>
                            </w:rPr>
                            <w:delText>should have</w:delText>
                          </w:r>
                        </w:del>
                        <w:r>
                          <w:rPr>
                            <w:sz w:val="20"/>
                            <w:lang w:val="da-DK"/>
                          </w:rPr>
                          <w:t xml:space="preserve"> press</w:t>
                        </w:r>
                        <w:del w:id="106" w:author="Gilles Pourtois" w:date="2019-07-30T21:58:00Z">
                          <w:r w:rsidDel="00F56AF0">
                            <w:rPr>
                              <w:sz w:val="20"/>
                              <w:lang w:val="da-DK"/>
                            </w:rPr>
                            <w:delText>ed</w:delText>
                          </w:r>
                        </w:del>
                        <w:r>
                          <w:rPr>
                            <w:sz w:val="20"/>
                            <w:lang w:val="da-DK"/>
                          </w:rPr>
                          <w:t xml:space="preserve"> the response button. In that case they would hear the auditory feedback signaling the correct detection of the movements. </w:t>
                        </w:r>
                        <w:r>
                          <w:rPr>
                            <w:b/>
                            <w:sz w:val="20"/>
                            <w:lang w:val="da-DK"/>
                          </w:rPr>
                          <w:t>B)</w:t>
                        </w:r>
                        <w:r>
                          <w:rPr>
                            <w:sz w:val="20"/>
                            <w:lang w:val="da-DK"/>
                          </w:rPr>
                          <w:t xml:space="preserve"> The experiment started with a practice and a baseline block in which the participants heard an audio cue at the begginning of the trial and two types of feedback sounds (incorrect or correct). In the training block a third sound was introduced to signal that the participants were both correct and received a reward for that response. They would still at times hear the the old correct feedback which would signal that they were correct, but not rewarded. The test phase was the same as the baseline phase. </w:t>
                        </w:r>
                      </w:p>
                    </w:txbxContent>
                  </v:textbox>
                </v:shape>
                <w10:wrap type="topAndBottom"/>
              </v:group>
            </w:pict>
          </mc:Fallback>
        </mc:AlternateContent>
      </w:r>
    </w:p>
    <w:p w14:paraId="0E45C2E5" w14:textId="77777777" w:rsidR="005E0446" w:rsidRDefault="005E0446" w:rsidP="005E0446">
      <w:pPr>
        <w:spacing w:line="276" w:lineRule="auto"/>
        <w:rPr>
          <w:b/>
          <w:sz w:val="20"/>
          <w:lang w:val="da-DK"/>
        </w:rPr>
      </w:pPr>
    </w:p>
    <w:p w14:paraId="1B0C36CA" w14:textId="3006D82E" w:rsidR="00BA0ADE" w:rsidRDefault="00BA0ADE" w:rsidP="00CA0030">
      <w:pPr>
        <w:pStyle w:val="Heading2"/>
        <w:spacing w:before="0" w:after="240"/>
      </w:pPr>
      <w:r>
        <w:t xml:space="preserve">EEG recording and </w:t>
      </w:r>
      <w:r w:rsidR="00532E0C">
        <w:t xml:space="preserve">data </w:t>
      </w:r>
      <w:r>
        <w:t>pre</w:t>
      </w:r>
      <w:r w:rsidR="00703DB2">
        <w:t>-</w:t>
      </w:r>
      <w:r>
        <w:t>processing</w:t>
      </w:r>
    </w:p>
    <w:p w14:paraId="06203D67" w14:textId="261DB8A4" w:rsidR="002006AF" w:rsidRDefault="002006AF" w:rsidP="00CA0030">
      <w:pPr>
        <w:spacing w:after="0" w:line="480" w:lineRule="auto"/>
        <w:ind w:firstLine="284"/>
        <w:jc w:val="both"/>
        <w:rPr>
          <w:szCs w:val="24"/>
        </w:rPr>
      </w:pPr>
      <w:r w:rsidRPr="002006AF">
        <w:rPr>
          <w:szCs w:val="24"/>
        </w:rPr>
        <w:t xml:space="preserve">Electroencephalographic activity (EEG) was recorded with an ActiveTwo amplifier (BioSemi, Inc., The Netherlands) at a sampling rate of 512 Hz. </w:t>
      </w:r>
      <w:r>
        <w:rPr>
          <w:szCs w:val="24"/>
        </w:rPr>
        <w:t>Sixty-f</w:t>
      </w:r>
      <w:r w:rsidRPr="002006AF">
        <w:rPr>
          <w:szCs w:val="24"/>
        </w:rPr>
        <w:t xml:space="preserve">our Ag/AgCl electrodes were fitted into an elastic cap, </w:t>
      </w:r>
      <w:r w:rsidR="00CB7AAA">
        <w:rPr>
          <w:szCs w:val="24"/>
        </w:rPr>
        <w:t>following the international 10/</w:t>
      </w:r>
      <w:r w:rsidR="007B1A65">
        <w:rPr>
          <w:szCs w:val="24"/>
        </w:rPr>
        <w:t>1</w:t>
      </w:r>
      <w:r w:rsidRPr="002006AF">
        <w:rPr>
          <w:szCs w:val="24"/>
        </w:rPr>
        <w:t>0 system</w:t>
      </w:r>
      <w:r w:rsidR="00F4458A">
        <w:rPr>
          <w:szCs w:val="24"/>
        </w:rPr>
        <w:t xml:space="preserve"> </w:t>
      </w:r>
      <w:r w:rsidR="00F4458A">
        <w:rPr>
          <w:szCs w:val="24"/>
        </w:rPr>
        <w:fldChar w:fldCharType="begin" w:fldLock="1"/>
      </w:r>
      <w:r w:rsidR="00244D58">
        <w:rPr>
          <w:szCs w:val="24"/>
        </w:rPr>
        <w:instrText>ADDIN CSL_CITATION {"citationItems":[{"id":"ITEM-1","itemData":{"author":[{"dropping-particle":"","family":"Chatrian","given":"G. E.","non-dropping-particle":"","parse-names":false,"suffix":""},{"dropping-particle":"","family":"Lettich","given":"E.","non-dropping-particle":"","parse-names":false,"suffix":""},{"dropping-particle":"","family":"Nelson","given":"P. L.","non-dropping-particle":"","parse-names":false,"suffix":""}],"container-title":"American Journal of EEG technology","id":"ITEM-1","issue":"2","issued":{"date-parts":[["1985"]]},"title":"Ten percent electrode system for topographic studies of spontaneous and evoked EEG activities","type":"article-journal","volume":"25"},"uris":["http://www.mendeley.com/documents/?uuid=d0463c3c-56b1-4deb-8342-84bd5f7bb8d1"]}],"mendeley":{"formattedCitation":"(Chatrian, Lettich, &amp; Nelson, 1985)","plainTextFormattedCitation":"(Chatrian, Lettich, &amp; Nelson, 1985)","previouslyFormattedCitation":"(Chatrian, Lettich, &amp; Nelson, 1985)"},"properties":{"noteIndex":0},"schema":"https://github.com/citation-style-language/schema/raw/master/csl-citation.json"}</w:instrText>
      </w:r>
      <w:r w:rsidR="00F4458A">
        <w:rPr>
          <w:szCs w:val="24"/>
        </w:rPr>
        <w:fldChar w:fldCharType="separate"/>
      </w:r>
      <w:r w:rsidR="00F4458A" w:rsidRPr="00F4458A">
        <w:rPr>
          <w:noProof/>
          <w:szCs w:val="24"/>
        </w:rPr>
        <w:t>(Chatrian, Lettich, &amp; Nelson, 1985)</w:t>
      </w:r>
      <w:r w:rsidR="00F4458A">
        <w:rPr>
          <w:szCs w:val="24"/>
        </w:rPr>
        <w:fldChar w:fldCharType="end"/>
      </w:r>
      <w:r>
        <w:rPr>
          <w:szCs w:val="24"/>
        </w:rPr>
        <w:t>.</w:t>
      </w:r>
      <w:r w:rsidRPr="002006AF">
        <w:rPr>
          <w:szCs w:val="24"/>
        </w:rPr>
        <w:t xml:space="preserve"> The common mode sense (CMS) active electrode and the driven right leg (DRL) passive electrode were used as reference and ground electrodes, respectively. </w:t>
      </w:r>
      <w:r w:rsidR="007A5260">
        <w:t xml:space="preserve">Additional external electrodes were applied to the left and right mastoids, as well as </w:t>
      </w:r>
      <w:r w:rsidR="007A5260" w:rsidRPr="002006AF">
        <w:rPr>
          <w:szCs w:val="24"/>
        </w:rPr>
        <w:t>on the outer canthi of each eye and in the inferior and superior areas of the left orbit</w:t>
      </w:r>
      <w:r w:rsidR="007A5260">
        <w:rPr>
          <w:szCs w:val="24"/>
        </w:rPr>
        <w:t xml:space="preserve"> (to record horizontal </w:t>
      </w:r>
      <w:r w:rsidR="007A5260" w:rsidRPr="002006AF">
        <w:rPr>
          <w:szCs w:val="24"/>
        </w:rPr>
        <w:t>and vertical electrooculogram</w:t>
      </w:r>
      <w:r w:rsidR="007A5260">
        <w:rPr>
          <w:szCs w:val="24"/>
        </w:rPr>
        <w:t>, EOG).</w:t>
      </w:r>
    </w:p>
    <w:p w14:paraId="4A694E5F" w14:textId="40F81EF9" w:rsidR="0017433F" w:rsidRDefault="002006AF" w:rsidP="00CA0030">
      <w:pPr>
        <w:spacing w:after="0" w:line="480" w:lineRule="auto"/>
        <w:ind w:firstLine="284"/>
        <w:jc w:val="both"/>
        <w:rPr>
          <w:szCs w:val="24"/>
        </w:rPr>
      </w:pPr>
      <w:r w:rsidRPr="002006AF">
        <w:rPr>
          <w:szCs w:val="24"/>
        </w:rPr>
        <w:lastRenderedPageBreak/>
        <w:t>Data pre</w:t>
      </w:r>
      <w:r w:rsidR="00703DB2">
        <w:rPr>
          <w:szCs w:val="24"/>
        </w:rPr>
        <w:t>-</w:t>
      </w:r>
      <w:r w:rsidRPr="002006AF">
        <w:rPr>
          <w:szCs w:val="24"/>
        </w:rPr>
        <w:t>processing was performed offline with custom MATLAB scripts and functi</w:t>
      </w:r>
      <w:r w:rsidR="00CB7AAA">
        <w:rPr>
          <w:szCs w:val="24"/>
        </w:rPr>
        <w:t>ons included in EEGLAB v14.</w:t>
      </w:r>
      <w:r w:rsidR="000575D7">
        <w:rPr>
          <w:szCs w:val="24"/>
        </w:rPr>
        <w:t>1</w:t>
      </w:r>
      <w:r w:rsidR="00CB7AAA">
        <w:rPr>
          <w:szCs w:val="24"/>
        </w:rPr>
        <w:t>.</w:t>
      </w:r>
      <w:r w:rsidR="000575D7">
        <w:rPr>
          <w:szCs w:val="24"/>
        </w:rPr>
        <w:t>1b</w:t>
      </w:r>
      <w:r w:rsidR="00244D58">
        <w:rPr>
          <w:szCs w:val="24"/>
        </w:rPr>
        <w:t xml:space="preserve"> </w:t>
      </w:r>
      <w:r w:rsidR="00244D58">
        <w:rPr>
          <w:szCs w:val="24"/>
        </w:rPr>
        <w:fldChar w:fldCharType="begin" w:fldLock="1"/>
      </w:r>
      <w:r w:rsidR="00244D58">
        <w:rPr>
          <w:szCs w:val="24"/>
        </w:rPr>
        <w:instrText>ADDIN CSL_CITATION {"citationItems":[{"id":"ITEM-1","itemData":{"DOI":"10.1016/j.jneumeth.2003.10.009","ISBN":"0165-0270 (Print)\\r0165-0270 (Linking)","ISSN":"0165-0270","PMID":"15102499","abstract":"We have developed a toolbox and graphic user interface, EEGLAB, running under the crossplatform MATLAB environment (The Mathworks, Inc.) for processing collections of single-trial and/or averaged EEG data of any number of channels. Available functions include EEG data, channel and event information importing, data visualization (scrolling, scalp map and dipole model plotting, plus multi-trial ERP-image plots), preprocessing (including artifact rejection, filtering, epoch selection, and averaging), independent component analysis (ICA) and time/frequency decompositions including channel and component cross-coherence supported by bootstrap statistical methods based on data resampling. EEGLAB functions are organized into three layers. Top-layer functions allow users to interact with the data through the graphic interface without needing to use MATLAB syntax. Menu options allow users to tune the behavior of EEGLAB to available memory. Middle-layer functions allow users to customize data processing using command history and interactive 'pop' functions. Experienced MATLAB users can use EEGLAB data structures and stand-alone signal processing functions to write custom and/or batch analysis scripts. Extensive function help and tutorial information are included. A 'plug-in' facility allows easy incorporation of new EEG modules into the main menu. EEGLAB is freely available (http://www.sccn.ucsd.edu/eeglab/) under the GNU public license for noncommercial use and open source development, together with sample data, user tutorial and extensive documentation.","author":[{"dropping-particle":"","family":"Delorme","given":"Arnaud","non-dropping-particle":"","parse-names":false,"suffix":""},{"dropping-particle":"","family":"Makeig","given":"Scott","non-dropping-particle":"","parse-names":false,"suffix":""}],"container-title":"Journal of Neuroscience Methods","id":"ITEM-1","issued":{"date-parts":[["2004"]]},"page":"9-21","title":"EEGLAB: an open sorce toolbox for analysis of single-trail EEG dynamics including independent component anlaysis","type":"article-journal","volume":"134"},"uris":["http://www.mendeley.com/documents/?uuid=8bacdc12-0076-455e-b822-5a85678b2847"]}],"mendeley":{"formattedCitation":"(Delorme &amp; Makeig, 2004)","plainTextFormattedCitation":"(Delorme &amp; Makeig, 2004)","previouslyFormattedCitation":"(Delorme &amp; Makeig, 2004)"},"properties":{"noteIndex":0},"schema":"https://github.com/citation-style-language/schema/raw/master/csl-citation.json"}</w:instrText>
      </w:r>
      <w:r w:rsidR="00244D58">
        <w:rPr>
          <w:szCs w:val="24"/>
        </w:rPr>
        <w:fldChar w:fldCharType="separate"/>
      </w:r>
      <w:r w:rsidR="00244D58" w:rsidRPr="00244D58">
        <w:rPr>
          <w:noProof/>
          <w:szCs w:val="24"/>
        </w:rPr>
        <w:t>(Delorme &amp; Makeig, 2004)</w:t>
      </w:r>
      <w:r w:rsidR="00244D58">
        <w:rPr>
          <w:szCs w:val="24"/>
        </w:rPr>
        <w:fldChar w:fldCharType="end"/>
      </w:r>
      <w:r w:rsidR="00D8304B">
        <w:rPr>
          <w:szCs w:val="24"/>
        </w:rPr>
        <w:t>.</w:t>
      </w:r>
      <w:r w:rsidRPr="002006AF">
        <w:rPr>
          <w:szCs w:val="24"/>
        </w:rPr>
        <w:t xml:space="preserve"> </w:t>
      </w:r>
      <w:r w:rsidR="00D8304B">
        <w:rPr>
          <w:szCs w:val="24"/>
        </w:rPr>
        <w:t>A</w:t>
      </w:r>
      <w:r w:rsidRPr="002006AF">
        <w:rPr>
          <w:szCs w:val="24"/>
        </w:rPr>
        <w:t xml:space="preserve">fter subtracting the mean value of the </w:t>
      </w:r>
      <w:r w:rsidR="00A91667">
        <w:rPr>
          <w:szCs w:val="24"/>
        </w:rPr>
        <w:t>signal</w:t>
      </w:r>
      <w:r w:rsidRPr="002006AF">
        <w:rPr>
          <w:szCs w:val="24"/>
        </w:rPr>
        <w:t xml:space="preserve"> (DC offset), the continuous EEG data were epoched between 0 and </w:t>
      </w:r>
      <w:r w:rsidR="00E34F80">
        <w:rPr>
          <w:szCs w:val="24"/>
        </w:rPr>
        <w:t>3,250</w:t>
      </w:r>
      <w:r w:rsidRPr="002006AF">
        <w:rPr>
          <w:szCs w:val="24"/>
        </w:rPr>
        <w:t xml:space="preserve"> ms, corresponding to the beginning and end of the </w:t>
      </w:r>
      <w:r w:rsidR="00E34F80">
        <w:rPr>
          <w:szCs w:val="24"/>
        </w:rPr>
        <w:t>RDK trial</w:t>
      </w:r>
      <w:r w:rsidRPr="002006AF">
        <w:rPr>
          <w:szCs w:val="24"/>
        </w:rPr>
        <w:t xml:space="preserve">, respectively. After referencing to </w:t>
      </w:r>
      <w:r w:rsidRPr="00CA0030">
        <w:rPr>
          <w:i/>
          <w:szCs w:val="24"/>
        </w:rPr>
        <w:t>Cz</w:t>
      </w:r>
      <w:r w:rsidRPr="002006AF">
        <w:rPr>
          <w:szCs w:val="24"/>
        </w:rPr>
        <w:t>,</w:t>
      </w:r>
      <w:r w:rsidR="00D8304B">
        <w:rPr>
          <w:szCs w:val="24"/>
        </w:rPr>
        <w:t xml:space="preserve"> </w:t>
      </w:r>
      <w:r w:rsidR="00D8304B" w:rsidRPr="002006AF">
        <w:rPr>
          <w:szCs w:val="24"/>
        </w:rPr>
        <w:t>FASTER v1.2.3b</w:t>
      </w:r>
      <w:r w:rsidR="00244D58">
        <w:rPr>
          <w:szCs w:val="24"/>
        </w:rPr>
        <w:t xml:space="preserve"> </w:t>
      </w:r>
      <w:r w:rsidR="00244D58">
        <w:rPr>
          <w:szCs w:val="24"/>
        </w:rPr>
        <w:fldChar w:fldCharType="begin" w:fldLock="1"/>
      </w:r>
      <w:r w:rsidR="00244D58">
        <w:rPr>
          <w:szCs w:val="24"/>
        </w:rPr>
        <w:instrText>ADDIN CSL_CITATION {"citationItems":[{"id":"ITEM-1","itemData":{"DOI":"10.1016/j.jneumeth.2010.07.015","ISBN":"1872-678X (Electronic)\\n0165-0270 (Linking)","ISSN":"01650270","PMID":"20654646","abstract":"Electroencephalogram (EEG) data are typically contaminated with artifacts (e.g., by eye movements). The effect of artifacts can be attenuated by deleting data with amplitudes over a certain value, for example. Independent component analysis (ICA) separates EEG data into neural activity and artifact; once identified, artifactual components can be deleted from the data. Often, artifact rejection algorithms require supervision (e.g., training using canonical artifacts). Many artifact rejection methods are time consuming when applied to high-density EEG data. We describe FASTER (Fully Automated Statistical Thresholding for EEG artifact Rejection). Parameters were estimated for various aspects of data (e.g., channel variance) in both the EEG time series and in the independent components of the EEG: outliers were detected and removed. FASTER was tested on both simulated EEG (n=47) and real EEG (n=47) data on 128-, 64-, and 32-scalp electrode arrays. FASTER was compared to supervised artifact detection by experts and to a variant of the Statistical Control for Dense Arrays of Sensors (SCADS) method. FASTER had &gt;90% sensitivity and specificity for detection of contaminated channels, eye movement and EMG artifacts, linear trends and white noise. FASTER generally had &gt;60% sensitivity and specificity for detection of contaminated epochs, vs. 0.15% for SCADS. FASTER also aggregates the ERP across subject datasets, and detects outlier datasets. The variance in the ERP baseline, a measure of noise, was significantly lower for FASTER than either the supervised or SCADS methods. ERP amplitude did not differ significantly between FASTER and the supervised approach. © 2010 Elsevier B.V.","author":[{"dropping-particle":"","family":"Nolan","given":"H.","non-dropping-particle":"","parse-names":false,"suffix":""},{"dropping-particle":"","family":"Whelan","given":"R.","non-dropping-particle":"","parse-names":false,"suffix":""},{"dropping-particle":"","family":"Reilly","given":"R. B.","non-dropping-particle":"","parse-names":false,"suffix":""}],"container-title":"Journal of Neuroscience Methods","id":"ITEM-1","issue":"1","issued":{"date-parts":[["2010"]]},"page":"152-162","publisher":"Elsevier B.V.","title":"FASTER: Fully Automated Statistical Thresholding for EEG artifact Rejection","type":"article-journal","volume":"192"},"uris":["http://www.mendeley.com/documents/?uuid=92d253af-e625-4908-823b-9fd446e3259c"]}],"mendeley":{"formattedCitation":"(Nolan, Whelan, &amp; Reilly, 2010)","plainTextFormattedCitation":"(Nolan, Whelan, &amp; Reilly, 2010)","previouslyFormattedCitation":"(Nolan, Whelan, &amp; Reilly, 2010)"},"properties":{"noteIndex":0},"schema":"https://github.com/citation-style-language/schema/raw/master/csl-citation.json"}</w:instrText>
      </w:r>
      <w:r w:rsidR="00244D58">
        <w:rPr>
          <w:szCs w:val="24"/>
        </w:rPr>
        <w:fldChar w:fldCharType="separate"/>
      </w:r>
      <w:r w:rsidR="00244D58" w:rsidRPr="00244D58">
        <w:rPr>
          <w:noProof/>
          <w:szCs w:val="24"/>
        </w:rPr>
        <w:t>(Nolan, Whelan, &amp; Reilly, 2010)</w:t>
      </w:r>
      <w:r w:rsidR="00244D58">
        <w:rPr>
          <w:szCs w:val="24"/>
        </w:rPr>
        <w:fldChar w:fldCharType="end"/>
      </w:r>
      <w:r w:rsidR="00D8304B" w:rsidRPr="002006AF">
        <w:rPr>
          <w:szCs w:val="24"/>
        </w:rPr>
        <w:t xml:space="preserve"> </w:t>
      </w:r>
      <w:r w:rsidR="003B6FF6">
        <w:rPr>
          <w:szCs w:val="24"/>
        </w:rPr>
        <w:t>was used for artifact identification</w:t>
      </w:r>
      <w:r w:rsidR="001140A2">
        <w:rPr>
          <w:szCs w:val="24"/>
        </w:rPr>
        <w:t xml:space="preserve"> and rejection</w:t>
      </w:r>
      <w:r w:rsidR="00054E36">
        <w:rPr>
          <w:szCs w:val="24"/>
        </w:rPr>
        <w:t xml:space="preserve"> </w:t>
      </w:r>
      <w:r w:rsidR="00060360">
        <w:rPr>
          <w:szCs w:val="24"/>
        </w:rPr>
        <w:t>using</w:t>
      </w:r>
      <w:r w:rsidR="00054E36">
        <w:rPr>
          <w:szCs w:val="24"/>
        </w:rPr>
        <w:t xml:space="preserve"> the following settings</w:t>
      </w:r>
      <w:r w:rsidR="003B6FF6">
        <w:rPr>
          <w:szCs w:val="24"/>
        </w:rPr>
        <w:t>:</w:t>
      </w:r>
      <w:r w:rsidR="00290CF8">
        <w:rPr>
          <w:szCs w:val="24"/>
        </w:rPr>
        <w:t xml:space="preserve"> (i</w:t>
      </w:r>
      <w:r w:rsidR="003B6FF6">
        <w:rPr>
          <w:szCs w:val="24"/>
        </w:rPr>
        <w:t xml:space="preserve">) </w:t>
      </w:r>
      <w:r w:rsidR="00290CF8">
        <w:rPr>
          <w:szCs w:val="24"/>
        </w:rPr>
        <w:t xml:space="preserve">over the whole </w:t>
      </w:r>
      <w:r w:rsidR="00F02AB1">
        <w:rPr>
          <w:szCs w:val="24"/>
        </w:rPr>
        <w:t xml:space="preserve">normalized </w:t>
      </w:r>
      <w:r w:rsidR="00290CF8">
        <w:rPr>
          <w:szCs w:val="24"/>
        </w:rPr>
        <w:t xml:space="preserve">EEG signal, </w:t>
      </w:r>
      <w:r w:rsidR="001140A2" w:rsidRPr="001140A2">
        <w:rPr>
          <w:szCs w:val="24"/>
        </w:rPr>
        <w:t>channels with variance, mean correlation,</w:t>
      </w:r>
      <w:r w:rsidR="001140A2">
        <w:rPr>
          <w:szCs w:val="24"/>
        </w:rPr>
        <w:t xml:space="preserve"> </w:t>
      </w:r>
      <w:r w:rsidR="001140A2" w:rsidRPr="001140A2">
        <w:rPr>
          <w:szCs w:val="24"/>
        </w:rPr>
        <w:t xml:space="preserve">and Hurst exponent </w:t>
      </w:r>
      <w:r w:rsidR="00A91667">
        <w:rPr>
          <w:szCs w:val="24"/>
        </w:rPr>
        <w:t>exceeding</w:t>
      </w:r>
      <w:r w:rsidR="001140A2">
        <w:rPr>
          <w:szCs w:val="24"/>
        </w:rPr>
        <w:t xml:space="preserve"> </w:t>
      </w:r>
      <w:r w:rsidR="00054E36" w:rsidRPr="00CA0030">
        <w:rPr>
          <w:i/>
          <w:szCs w:val="24"/>
        </w:rPr>
        <w:t>z</w:t>
      </w:r>
      <w:r w:rsidR="00054E36">
        <w:rPr>
          <w:szCs w:val="24"/>
        </w:rPr>
        <w:t xml:space="preserve"> = </w:t>
      </w:r>
      <w:r w:rsidR="001140A2" w:rsidRPr="002006AF">
        <w:rPr>
          <w:szCs w:val="24"/>
        </w:rPr>
        <w:t xml:space="preserve">±3 </w:t>
      </w:r>
      <w:r w:rsidR="001140A2">
        <w:rPr>
          <w:szCs w:val="24"/>
        </w:rPr>
        <w:t xml:space="preserve">were </w:t>
      </w:r>
      <w:r w:rsidR="001140A2" w:rsidRPr="001140A2">
        <w:rPr>
          <w:szCs w:val="24"/>
        </w:rPr>
        <w:t xml:space="preserve">interpolated </w:t>
      </w:r>
      <w:r w:rsidR="001140A2" w:rsidRPr="002006AF">
        <w:rPr>
          <w:szCs w:val="24"/>
        </w:rPr>
        <w:t>via a spherical spline procedure</w:t>
      </w:r>
      <w:r w:rsidR="00244D58">
        <w:rPr>
          <w:szCs w:val="24"/>
        </w:rPr>
        <w:t xml:space="preserve"> </w:t>
      </w:r>
      <w:r w:rsidR="00244D58">
        <w:rPr>
          <w:szCs w:val="24"/>
        </w:rPr>
        <w:fldChar w:fldCharType="begin" w:fldLock="1"/>
      </w:r>
      <w:r w:rsidR="00244D58">
        <w:rPr>
          <w:szCs w:val="24"/>
        </w:rPr>
        <w:instrText>ADDIN CSL_CITATION {"citationItems":[{"id":"ITEM-1","itemData":{"DOI":"10.1016/0013-4694(89)90180-6","ISBN":"0013-4694 (Print)\\n0013-4694 (Linking)","ISSN":"00134694","PMID":"2464490","abstract":"Description of mapping methods using spherical splines, both to interpolate scalp potentials (SPs), and to approximate scalp current densities (SCDs). Compared to a previously published method using thin plate splines, the advantages are a very simple derivation of the SCD approximation, faster computing times, and greater accuracy in areas with few electrodes. © 1989.","author":[{"dropping-particle":"","family":"Perrin","given":"F.","non-dropping-particle":"","parse-names":false,"suffix":""},{"dropping-particle":"","family":"Pernier","given":"J.","non-dropping-particle":"","parse-names":false,"suffix":""},{"dropping-particle":"","family":"Bertrand","given":"O.","non-dropping-particle":"","parse-names":false,"suffix":""},{"dropping-particle":"","family":"Echallier","given":"J. F.","non-dropping-particle":"","parse-names":false,"suffix":""}],"container-title":"Electroencephalography and Clinical Neurophysiology","id":"ITEM-1","issue":"2","issued":{"date-parts":[["1989"]]},"page":"184-187","title":"Spherical splines for scalp potential and current density mapping","type":"article-journal","volume":"72"},"uris":["http://www.mendeley.com/documents/?uuid=a9624cc6-d68c-43af-be40-41ca3b085850"]}],"mendeley":{"formattedCitation":"(Perrin, Pernier, Bertrand, &amp; Echallier, 1989)","plainTextFormattedCitation":"(Perrin, Pernier, Bertrand, &amp; Echallier, 1989)","previouslyFormattedCitation":"(Perrin, Pernier, Bertrand, &amp; Echallier, 1989)"},"properties":{"noteIndex":0},"schema":"https://github.com/citation-style-language/schema/raw/master/csl-citation.json"}</w:instrText>
      </w:r>
      <w:r w:rsidR="00244D58">
        <w:rPr>
          <w:szCs w:val="24"/>
        </w:rPr>
        <w:fldChar w:fldCharType="separate"/>
      </w:r>
      <w:r w:rsidR="00244D58" w:rsidRPr="00244D58">
        <w:rPr>
          <w:noProof/>
          <w:szCs w:val="24"/>
        </w:rPr>
        <w:t>(Perrin, Pernier, Bertrand, &amp; Echallier, 1989)</w:t>
      </w:r>
      <w:r w:rsidR="00244D58">
        <w:rPr>
          <w:szCs w:val="24"/>
        </w:rPr>
        <w:fldChar w:fldCharType="end"/>
      </w:r>
      <w:r w:rsidR="001140A2" w:rsidRPr="001140A2">
        <w:rPr>
          <w:szCs w:val="24"/>
        </w:rPr>
        <w:t>;</w:t>
      </w:r>
      <w:r w:rsidR="00290CF8">
        <w:rPr>
          <w:szCs w:val="24"/>
        </w:rPr>
        <w:t xml:space="preserve"> (ii</w:t>
      </w:r>
      <w:r w:rsidR="001140A2">
        <w:rPr>
          <w:szCs w:val="24"/>
        </w:rPr>
        <w:t xml:space="preserve">) </w:t>
      </w:r>
      <w:r w:rsidR="00290CF8">
        <w:rPr>
          <w:szCs w:val="24"/>
        </w:rPr>
        <w:t xml:space="preserve">the </w:t>
      </w:r>
      <w:r w:rsidR="001140A2" w:rsidRPr="001140A2">
        <w:rPr>
          <w:szCs w:val="24"/>
        </w:rPr>
        <w:t xml:space="preserve">mean across channels </w:t>
      </w:r>
      <w:r w:rsidR="00290CF8">
        <w:rPr>
          <w:szCs w:val="24"/>
        </w:rPr>
        <w:t>was computed for each epoch and, if</w:t>
      </w:r>
      <w:r w:rsidR="001140A2" w:rsidRPr="001140A2">
        <w:rPr>
          <w:szCs w:val="24"/>
        </w:rPr>
        <w:t xml:space="preserve"> amplitude range, variance, and channel deviation exceed</w:t>
      </w:r>
      <w:r w:rsidR="00290CF8">
        <w:rPr>
          <w:szCs w:val="24"/>
        </w:rPr>
        <w:t>ed</w:t>
      </w:r>
      <w:r w:rsidR="001140A2" w:rsidRPr="001140A2">
        <w:rPr>
          <w:szCs w:val="24"/>
        </w:rPr>
        <w:t xml:space="preserve"> </w:t>
      </w:r>
      <w:r w:rsidR="00054E36" w:rsidRPr="00DC57D0">
        <w:rPr>
          <w:i/>
          <w:szCs w:val="24"/>
        </w:rPr>
        <w:t>z</w:t>
      </w:r>
      <w:r w:rsidR="00054E36">
        <w:rPr>
          <w:szCs w:val="24"/>
        </w:rPr>
        <w:t xml:space="preserve"> = </w:t>
      </w:r>
      <w:r w:rsidR="00054E36" w:rsidRPr="002006AF">
        <w:rPr>
          <w:szCs w:val="24"/>
        </w:rPr>
        <w:t>±3</w:t>
      </w:r>
      <w:r w:rsidR="00290CF8">
        <w:rPr>
          <w:szCs w:val="24"/>
        </w:rPr>
        <w:t>,</w:t>
      </w:r>
      <w:r w:rsidR="00290CF8" w:rsidRPr="001140A2">
        <w:rPr>
          <w:szCs w:val="24"/>
        </w:rPr>
        <w:t xml:space="preserve"> </w:t>
      </w:r>
      <w:r w:rsidR="001140A2" w:rsidRPr="001140A2">
        <w:rPr>
          <w:szCs w:val="24"/>
        </w:rPr>
        <w:t xml:space="preserve">the </w:t>
      </w:r>
      <w:r w:rsidR="00290CF8">
        <w:rPr>
          <w:szCs w:val="24"/>
        </w:rPr>
        <w:t xml:space="preserve">whole </w:t>
      </w:r>
      <w:r w:rsidR="001140A2" w:rsidRPr="001140A2">
        <w:rPr>
          <w:szCs w:val="24"/>
        </w:rPr>
        <w:t xml:space="preserve">epoch </w:t>
      </w:r>
      <w:r w:rsidR="00290CF8">
        <w:rPr>
          <w:szCs w:val="24"/>
        </w:rPr>
        <w:t>was</w:t>
      </w:r>
      <w:r w:rsidR="001140A2" w:rsidRPr="001140A2">
        <w:rPr>
          <w:szCs w:val="24"/>
        </w:rPr>
        <w:t xml:space="preserve"> removed</w:t>
      </w:r>
      <w:r w:rsidR="00290CF8">
        <w:rPr>
          <w:szCs w:val="24"/>
        </w:rPr>
        <w:t xml:space="preserve">; (iii) </w:t>
      </w:r>
      <w:r w:rsidR="00290CF8" w:rsidRPr="001140A2">
        <w:rPr>
          <w:szCs w:val="24"/>
        </w:rPr>
        <w:t>within each epoch,</w:t>
      </w:r>
      <w:r w:rsidR="00290CF8">
        <w:rPr>
          <w:szCs w:val="24"/>
        </w:rPr>
        <w:t xml:space="preserve"> </w:t>
      </w:r>
      <w:r w:rsidR="00290CF8" w:rsidRPr="001140A2">
        <w:rPr>
          <w:szCs w:val="24"/>
        </w:rPr>
        <w:t xml:space="preserve">channels with variance, median gradient, amplitude range, and channel deviation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were</w:t>
      </w:r>
      <w:r w:rsidR="00290CF8" w:rsidRPr="001140A2">
        <w:rPr>
          <w:szCs w:val="24"/>
        </w:rPr>
        <w:t xml:space="preserve"> interpolated</w:t>
      </w:r>
      <w:r w:rsidR="00290CF8">
        <w:rPr>
          <w:szCs w:val="24"/>
        </w:rPr>
        <w:t xml:space="preserve">; (iv) </w:t>
      </w:r>
      <w:r w:rsidR="00290CF8" w:rsidRPr="001140A2">
        <w:rPr>
          <w:szCs w:val="24"/>
        </w:rPr>
        <w:t>grand-averages with amplitude range,</w:t>
      </w:r>
      <w:r w:rsidR="00290CF8">
        <w:rPr>
          <w:szCs w:val="24"/>
        </w:rPr>
        <w:t xml:space="preserve"> </w:t>
      </w:r>
      <w:r w:rsidR="00290CF8" w:rsidRPr="001140A2">
        <w:rPr>
          <w:szCs w:val="24"/>
        </w:rPr>
        <w:t>variance, channel deviation, and maximum EOG value</w:t>
      </w:r>
      <w:r w:rsidR="00290CF8">
        <w:rPr>
          <w:szCs w:val="24"/>
        </w:rPr>
        <w:t xml:space="preserve"> </w:t>
      </w:r>
      <w:r w:rsidR="00A91667">
        <w:rPr>
          <w:szCs w:val="24"/>
        </w:rPr>
        <w:t xml:space="preserve">exceeding </w:t>
      </w:r>
      <w:r w:rsidR="00054E36" w:rsidRPr="00DC57D0">
        <w:rPr>
          <w:i/>
          <w:szCs w:val="24"/>
        </w:rPr>
        <w:t>z</w:t>
      </w:r>
      <w:r w:rsidR="00054E36">
        <w:rPr>
          <w:szCs w:val="24"/>
        </w:rPr>
        <w:t xml:space="preserve"> = </w:t>
      </w:r>
      <w:r w:rsidR="00054E36" w:rsidRPr="002006AF">
        <w:rPr>
          <w:szCs w:val="24"/>
        </w:rPr>
        <w:t xml:space="preserve">±3 </w:t>
      </w:r>
      <w:r w:rsidR="00290CF8">
        <w:rPr>
          <w:szCs w:val="24"/>
        </w:rPr>
        <w:t xml:space="preserve">were </w:t>
      </w:r>
      <w:r w:rsidR="00290CF8" w:rsidRPr="001140A2">
        <w:rPr>
          <w:szCs w:val="24"/>
        </w:rPr>
        <w:t>removed</w:t>
      </w:r>
      <w:r w:rsidR="00290CF8">
        <w:rPr>
          <w:szCs w:val="24"/>
        </w:rPr>
        <w:t>; (v) e</w:t>
      </w:r>
      <w:r w:rsidR="003B6FF6" w:rsidRPr="002006AF">
        <w:rPr>
          <w:szCs w:val="24"/>
        </w:rPr>
        <w:t>pochs containing more than 12 interpolated channels were discarded.</w:t>
      </w:r>
      <w:r w:rsidR="00054E36">
        <w:rPr>
          <w:szCs w:val="24"/>
        </w:rPr>
        <w:t xml:space="preserve"> </w:t>
      </w:r>
      <w:r w:rsidR="00D8304B" w:rsidRPr="00D8304B">
        <w:rPr>
          <w:szCs w:val="24"/>
        </w:rPr>
        <w:t xml:space="preserve">All remaining </w:t>
      </w:r>
      <w:r w:rsidR="00060360">
        <w:rPr>
          <w:szCs w:val="24"/>
        </w:rPr>
        <w:t>epochs were scanned with</w:t>
      </w:r>
      <w:r w:rsidR="00054E36">
        <w:rPr>
          <w:szCs w:val="24"/>
        </w:rPr>
        <w:t xml:space="preserve"> </w:t>
      </w:r>
      <w:r w:rsidR="00D8304B">
        <w:rPr>
          <w:szCs w:val="24"/>
        </w:rPr>
        <w:t>SCADS</w:t>
      </w:r>
      <w:r w:rsidR="00060360">
        <w:rPr>
          <w:szCs w:val="24"/>
        </w:rPr>
        <w:t xml:space="preserve"> </w:t>
      </w:r>
      <w:r w:rsidR="00244D58">
        <w:rPr>
          <w:szCs w:val="24"/>
        </w:rPr>
        <w:fldChar w:fldCharType="begin" w:fldLock="1"/>
      </w:r>
      <w:r w:rsidR="004B04C5">
        <w:rPr>
          <w:szCs w:val="24"/>
        </w:rPr>
        <w:instrText>ADDIN CSL_CITATION {"citationItems":[{"id":"ITEM-1","itemData":{"author":[{"dropping-particle":"","family":"Junghöfer","given":"Markus","non-dropping-particle":"","parse-names":false,"suffix":""},{"dropping-particle":"","family":"Elbert","given":"Thomas","non-dropping-particle":"","parse-names":false,"suffix":""},{"dropping-particle":"","family":"Tucker","given":"D O N M","non-dropping-particle":"","parse-names":false,"suffix":""},{"dropping-particle":"","family":"Rockstroh","given":"Brigitte","non-dropping-particle":"","parse-names":false,"suffix":""}],"container-title":"Wiley Online Library","id":"ITEM-1","issued":{"date-parts":[["2000"]]},"page":"523-532","title":"Statistical control of artifacts in dense array EEG 0 MEG studies","type":"article-journal"},"uris":["http://www.mendeley.com/documents/?uuid=e93192cf-a0d7-4e89-a84a-026ed94e5f22"]}],"mendeley":{"formattedCitation":"(Junghöfer, Elbert, Tucker, &amp; Rockstroh, 2000)","plainTextFormattedCitation":"(Junghöfer, Elbert, Tucker, &amp; Rockstroh, 2000)","previouslyFormattedCitation":"(Junghöfer, Elbert, Tucker, &amp; Rockstroh, 2000)"},"properties":{"noteIndex":0},"schema":"https://github.com/citation-style-language/schema/raw/master/csl-citation.json"}</w:instrText>
      </w:r>
      <w:r w:rsidR="00244D58">
        <w:rPr>
          <w:szCs w:val="24"/>
        </w:rPr>
        <w:fldChar w:fldCharType="separate"/>
      </w:r>
      <w:r w:rsidR="00244D58" w:rsidRPr="00244D58">
        <w:rPr>
          <w:noProof/>
          <w:szCs w:val="24"/>
        </w:rPr>
        <w:t>(Junghöfer, Elbert, Tucker, &amp; Rockstroh, 2000)</w:t>
      </w:r>
      <w:r w:rsidR="00244D58">
        <w:rPr>
          <w:szCs w:val="24"/>
        </w:rPr>
        <w:fldChar w:fldCharType="end"/>
      </w:r>
      <w:r w:rsidR="00244D58">
        <w:rPr>
          <w:szCs w:val="24"/>
        </w:rPr>
        <w:t xml:space="preserve"> </w:t>
      </w:r>
      <w:r w:rsidR="00060360">
        <w:rPr>
          <w:szCs w:val="24"/>
        </w:rPr>
        <w:t xml:space="preserve">and rejected when flagged as </w:t>
      </w:r>
      <w:r w:rsidR="00A16807">
        <w:rPr>
          <w:szCs w:val="24"/>
        </w:rPr>
        <w:t xml:space="preserve">containing residual </w:t>
      </w:r>
      <w:r w:rsidR="0091756E">
        <w:rPr>
          <w:szCs w:val="24"/>
        </w:rPr>
        <w:t>artifacts</w:t>
      </w:r>
      <w:r w:rsidR="00054E36">
        <w:rPr>
          <w:szCs w:val="24"/>
        </w:rPr>
        <w:t>. For details</w:t>
      </w:r>
      <w:r w:rsidR="00060360">
        <w:rPr>
          <w:szCs w:val="24"/>
        </w:rPr>
        <w:t>,</w:t>
      </w:r>
      <w:r w:rsidR="00054E36">
        <w:rPr>
          <w:szCs w:val="24"/>
        </w:rPr>
        <w:t xml:space="preserve"> see our commented code at </w:t>
      </w:r>
      <w:r w:rsidR="00A16807" w:rsidRPr="00C875DC">
        <w:rPr>
          <w:rStyle w:val="Hyperlink"/>
          <w:rFonts w:eastAsia="Times New Roman"/>
          <w:color w:val="000000" w:themeColor="text1"/>
          <w:szCs w:val="24"/>
        </w:rPr>
        <w:t>https://osf.io/5hryf/</w:t>
      </w:r>
      <w:r w:rsidR="00060360" w:rsidRPr="00C875DC">
        <w:rPr>
          <w:rStyle w:val="Hyperlink"/>
          <w:rFonts w:eastAsia="Times New Roman"/>
          <w:color w:val="000000" w:themeColor="text1"/>
          <w:szCs w:val="24"/>
        </w:rPr>
        <w:t>.</w:t>
      </w:r>
      <w:r w:rsidR="00F01C9F" w:rsidRPr="00C875DC">
        <w:rPr>
          <w:rFonts w:eastAsia="Times New Roman"/>
          <w:color w:val="000000" w:themeColor="text1"/>
          <w:szCs w:val="24"/>
        </w:rPr>
        <w:t xml:space="preserve"> </w:t>
      </w:r>
      <w:r w:rsidRPr="002006AF">
        <w:rPr>
          <w:szCs w:val="24"/>
        </w:rPr>
        <w:t>After pre</w:t>
      </w:r>
      <w:r w:rsidR="00703DB2">
        <w:rPr>
          <w:szCs w:val="24"/>
        </w:rPr>
        <w:t>-</w:t>
      </w:r>
      <w:r w:rsidRPr="002006AF">
        <w:rPr>
          <w:szCs w:val="24"/>
        </w:rPr>
        <w:t xml:space="preserve">processing, the </w:t>
      </w:r>
      <w:r w:rsidR="00ED2F10">
        <w:rPr>
          <w:szCs w:val="24"/>
        </w:rPr>
        <w:t>average</w:t>
      </w:r>
      <w:r w:rsidRPr="002006AF">
        <w:rPr>
          <w:szCs w:val="24"/>
        </w:rPr>
        <w:t xml:space="preserve"> number of interpolated channels was </w:t>
      </w:r>
      <w:r w:rsidR="00ED2F10">
        <w:rPr>
          <w:szCs w:val="24"/>
        </w:rPr>
        <w:t>3.61</w:t>
      </w:r>
      <w:r w:rsidRPr="002006AF">
        <w:rPr>
          <w:szCs w:val="24"/>
        </w:rPr>
        <w:t xml:space="preserve"> (</w:t>
      </w:r>
      <w:r w:rsidRPr="00CA0030">
        <w:rPr>
          <w:i/>
          <w:szCs w:val="24"/>
        </w:rPr>
        <w:t>SD</w:t>
      </w:r>
      <w:r w:rsidRPr="002006AF">
        <w:rPr>
          <w:szCs w:val="24"/>
        </w:rPr>
        <w:t xml:space="preserve"> = 1.</w:t>
      </w:r>
      <w:r w:rsidR="00ED2F10">
        <w:rPr>
          <w:szCs w:val="24"/>
        </w:rPr>
        <w:t>23, range 1</w:t>
      </w:r>
      <w:r w:rsidR="000B39A4">
        <w:rPr>
          <w:szCs w:val="24"/>
        </w:rPr>
        <w:t xml:space="preserve"> – </w:t>
      </w:r>
      <w:r w:rsidR="00ED2F10">
        <w:rPr>
          <w:szCs w:val="24"/>
        </w:rPr>
        <w:t>6</w:t>
      </w:r>
      <w:r w:rsidRPr="002006AF">
        <w:rPr>
          <w:szCs w:val="24"/>
        </w:rPr>
        <w:t xml:space="preserve">) and the mean percentage of rejected epochs was </w:t>
      </w:r>
      <w:r w:rsidR="00ED2F10">
        <w:rPr>
          <w:szCs w:val="24"/>
        </w:rPr>
        <w:t>8.77</w:t>
      </w:r>
      <w:r w:rsidRPr="002006AF">
        <w:rPr>
          <w:szCs w:val="24"/>
        </w:rPr>
        <w:t>% (</w:t>
      </w:r>
      <w:r w:rsidRPr="00CA0030">
        <w:rPr>
          <w:i/>
          <w:szCs w:val="24"/>
        </w:rPr>
        <w:t>SD</w:t>
      </w:r>
      <w:r w:rsidRPr="002006AF">
        <w:rPr>
          <w:szCs w:val="24"/>
        </w:rPr>
        <w:t xml:space="preserve"> = </w:t>
      </w:r>
      <w:r w:rsidR="00ED2F10">
        <w:rPr>
          <w:szCs w:val="24"/>
        </w:rPr>
        <w:t>6.71</w:t>
      </w:r>
      <w:r w:rsidRPr="002006AF">
        <w:rPr>
          <w:szCs w:val="24"/>
        </w:rPr>
        <w:t xml:space="preserve">, range </w:t>
      </w:r>
      <w:r w:rsidR="00ED2F10">
        <w:rPr>
          <w:szCs w:val="24"/>
        </w:rPr>
        <w:t>0 – 27.78</w:t>
      </w:r>
      <w:r w:rsidR="003319D7">
        <w:rPr>
          <w:szCs w:val="24"/>
        </w:rPr>
        <w:t xml:space="preserve">). After re-referencing </w:t>
      </w:r>
      <w:r w:rsidR="003319D7" w:rsidRPr="003319D7">
        <w:rPr>
          <w:szCs w:val="24"/>
        </w:rPr>
        <w:t xml:space="preserve">to </w:t>
      </w:r>
      <w:r w:rsidR="000B39A4">
        <w:t xml:space="preserve">averaged </w:t>
      </w:r>
      <w:r w:rsidR="000B39A4">
        <w:rPr>
          <w:rStyle w:val="highlight"/>
        </w:rPr>
        <w:t>mast</w:t>
      </w:r>
      <w:r w:rsidR="000B39A4">
        <w:t>oids</w:t>
      </w:r>
      <w:r w:rsidRPr="002006AF">
        <w:rPr>
          <w:szCs w:val="24"/>
        </w:rPr>
        <w:t xml:space="preserve">, </w:t>
      </w:r>
      <w:r w:rsidR="00A91667">
        <w:rPr>
          <w:szCs w:val="24"/>
        </w:rPr>
        <w:t>trials in each condition were averaged separately for each participant</w:t>
      </w:r>
      <w:r w:rsidR="0017433F">
        <w:rPr>
          <w:szCs w:val="24"/>
        </w:rPr>
        <w:t>, resulting in the following grand-averages: (i) baseline, red attended; (ii)</w:t>
      </w:r>
      <w:r w:rsidR="0017433F" w:rsidRPr="0017433F">
        <w:rPr>
          <w:szCs w:val="24"/>
        </w:rPr>
        <w:t xml:space="preserve"> baseline, blue attended;</w:t>
      </w:r>
      <w:r w:rsidR="0017433F">
        <w:rPr>
          <w:szCs w:val="24"/>
        </w:rPr>
        <w:t xml:space="preserve"> (iii) </w:t>
      </w:r>
      <w:r w:rsidR="00C153CF">
        <w:rPr>
          <w:szCs w:val="24"/>
        </w:rPr>
        <w:t>training</w:t>
      </w:r>
      <w:r w:rsidR="0017433F">
        <w:rPr>
          <w:szCs w:val="24"/>
        </w:rPr>
        <w:t>, red attended; (iv)</w:t>
      </w:r>
      <w:r w:rsidR="0017433F" w:rsidRPr="0017433F">
        <w:rPr>
          <w:szCs w:val="24"/>
        </w:rPr>
        <w:t xml:space="preserve"> </w:t>
      </w:r>
      <w:r w:rsidR="00C153CF">
        <w:rPr>
          <w:szCs w:val="24"/>
        </w:rPr>
        <w:t>training</w:t>
      </w:r>
      <w:r w:rsidR="0017433F" w:rsidRPr="0017433F">
        <w:rPr>
          <w:szCs w:val="24"/>
        </w:rPr>
        <w:t>, blue attended;</w:t>
      </w:r>
      <w:r w:rsidR="0017433F">
        <w:rPr>
          <w:szCs w:val="24"/>
        </w:rPr>
        <w:t xml:space="preserve"> (v) </w:t>
      </w:r>
      <w:r w:rsidR="00C153CF">
        <w:rPr>
          <w:szCs w:val="24"/>
        </w:rPr>
        <w:t>test</w:t>
      </w:r>
      <w:r w:rsidR="0017433F">
        <w:rPr>
          <w:szCs w:val="24"/>
        </w:rPr>
        <w:t>, red attended; (vi)</w:t>
      </w:r>
      <w:r w:rsidR="0017433F" w:rsidRPr="0017433F">
        <w:rPr>
          <w:szCs w:val="24"/>
        </w:rPr>
        <w:t xml:space="preserve"> </w:t>
      </w:r>
      <w:r w:rsidR="00C153CF">
        <w:rPr>
          <w:szCs w:val="24"/>
        </w:rPr>
        <w:t>test</w:t>
      </w:r>
      <w:r w:rsidR="0017433F" w:rsidRPr="0017433F">
        <w:rPr>
          <w:szCs w:val="24"/>
        </w:rPr>
        <w:t>, blue attended.</w:t>
      </w:r>
    </w:p>
    <w:p w14:paraId="3E9E022B" w14:textId="14814BFC" w:rsidR="00F6194D" w:rsidRDefault="00F6194D" w:rsidP="00F6194D">
      <w:pPr>
        <w:spacing w:line="480" w:lineRule="auto"/>
        <w:ind w:firstLine="280"/>
        <w:jc w:val="both"/>
        <w:rPr>
          <w:rFonts w:eastAsia="Times New Roman"/>
          <w:szCs w:val="24"/>
        </w:rPr>
      </w:pPr>
      <w:r>
        <w:rPr>
          <w:rFonts w:eastAsia="Times New Roman"/>
          <w:szCs w:val="24"/>
        </w:rPr>
        <w:t>E</w:t>
      </w:r>
      <w:r w:rsidRPr="00D92BFE">
        <w:rPr>
          <w:rFonts w:eastAsia="Times New Roman"/>
          <w:szCs w:val="24"/>
        </w:rPr>
        <w:t xml:space="preserve">lectrodes with maximum </w:t>
      </w:r>
      <w:r>
        <w:rPr>
          <w:rFonts w:eastAsia="Times New Roman"/>
          <w:szCs w:val="24"/>
        </w:rPr>
        <w:t>SSVEP</w:t>
      </w:r>
      <w:r w:rsidRPr="00D92BFE">
        <w:rPr>
          <w:rFonts w:eastAsia="Times New Roman"/>
          <w:szCs w:val="24"/>
        </w:rPr>
        <w:t xml:space="preserve"> amplitudes were identified by calculating isocontour voltage maps based on grand-averaged data collapsed across all conditions. After removing linear trends, </w:t>
      </w:r>
      <w:r>
        <w:rPr>
          <w:rFonts w:eastAsia="Times New Roman"/>
          <w:szCs w:val="24"/>
        </w:rPr>
        <w:t>F</w:t>
      </w:r>
      <w:r w:rsidRPr="00D92BFE">
        <w:rPr>
          <w:rFonts w:eastAsia="Times New Roman"/>
          <w:szCs w:val="24"/>
        </w:rPr>
        <w:t xml:space="preserve">ast Fourier Transforms on the EEG signal in a time window from 500 ms (to exclude the typically </w:t>
      </w:r>
      <w:r w:rsidRPr="00D92BFE">
        <w:rPr>
          <w:rFonts w:eastAsia="Times New Roman"/>
          <w:szCs w:val="24"/>
        </w:rPr>
        <w:lastRenderedPageBreak/>
        <w:t xml:space="preserve">strong phasic visual evoked response to picture onset) to </w:t>
      </w:r>
      <w:r>
        <w:rPr>
          <w:rFonts w:eastAsia="Times New Roman"/>
          <w:szCs w:val="24"/>
        </w:rPr>
        <w:t>3,25</w:t>
      </w:r>
      <w:r w:rsidRPr="00D92BFE">
        <w:rPr>
          <w:rFonts w:eastAsia="Times New Roman"/>
          <w:szCs w:val="24"/>
        </w:rPr>
        <w:t>0 ms after stimulus onset was applied, and amplitudes were obtained by extracting the absolute values of the resulting complex Fourier coefficients.</w:t>
      </w:r>
      <w:r>
        <w:rPr>
          <w:rFonts w:eastAsia="Times New Roman"/>
          <w:szCs w:val="24"/>
        </w:rPr>
        <w:t xml:space="preserve"> W</w:t>
      </w:r>
      <w:r w:rsidRPr="00D92BFE">
        <w:rPr>
          <w:rFonts w:eastAsia="Times New Roman"/>
          <w:szCs w:val="24"/>
        </w:rPr>
        <w:t xml:space="preserve">e extracted </w:t>
      </w:r>
      <w:r>
        <w:rPr>
          <w:rFonts w:eastAsia="Times New Roman"/>
          <w:szCs w:val="24"/>
        </w:rPr>
        <w:t>SSVEP</w:t>
      </w:r>
      <w:r w:rsidRPr="00D92BFE">
        <w:rPr>
          <w:rFonts w:eastAsia="Times New Roman"/>
          <w:szCs w:val="24"/>
        </w:rPr>
        <w:t xml:space="preserve"> amplitude at</w:t>
      </w:r>
      <w:r>
        <w:rPr>
          <w:rFonts w:eastAsia="Times New Roman"/>
          <w:szCs w:val="24"/>
        </w:rPr>
        <w:t xml:space="preserve"> 10 and</w:t>
      </w:r>
      <w:r w:rsidRPr="00D92BFE">
        <w:rPr>
          <w:rFonts w:eastAsia="Times New Roman"/>
          <w:szCs w:val="24"/>
        </w:rPr>
        <w:t xml:space="preserve"> </w:t>
      </w:r>
      <w:r>
        <w:rPr>
          <w:rFonts w:eastAsia="Times New Roman"/>
          <w:szCs w:val="24"/>
        </w:rPr>
        <w:t>1</w:t>
      </w:r>
      <w:r w:rsidRPr="00D92BFE">
        <w:rPr>
          <w:rFonts w:eastAsia="Times New Roman"/>
          <w:szCs w:val="24"/>
        </w:rPr>
        <w:t xml:space="preserve">2 Hz from each individual electrode cluster, separately for each condition (averaged across trials). </w:t>
      </w:r>
      <w:r>
        <w:rPr>
          <w:rFonts w:eastAsia="Times New Roman"/>
          <w:szCs w:val="24"/>
        </w:rPr>
        <w:t xml:space="preserve">The amplitudes were normalized for each </w:t>
      </w:r>
      <w:r w:rsidR="004C379C">
        <w:rPr>
          <w:rFonts w:eastAsia="Times New Roman"/>
          <w:szCs w:val="24"/>
        </w:rPr>
        <w:t>participant</w:t>
      </w:r>
      <w:r>
        <w:rPr>
          <w:rFonts w:eastAsia="Times New Roman"/>
          <w:szCs w:val="24"/>
        </w:rPr>
        <w:t xml:space="preserve"> and frequency separately by dividing amplitudes by the average amplitude </w:t>
      </w:r>
      <w:r w:rsidR="00EA6799">
        <w:rPr>
          <w:rFonts w:eastAsia="Times New Roman"/>
          <w:szCs w:val="24"/>
        </w:rPr>
        <w:t>of the</w:t>
      </w:r>
      <w:r>
        <w:rPr>
          <w:rFonts w:eastAsia="Times New Roman"/>
          <w:szCs w:val="24"/>
        </w:rPr>
        <w:t xml:space="preserve"> </w:t>
      </w:r>
      <w:r w:rsidR="00AC5E50">
        <w:rPr>
          <w:rFonts w:eastAsia="Times New Roman"/>
          <w:szCs w:val="24"/>
        </w:rPr>
        <w:t>two conditions in the baseline</w:t>
      </w:r>
      <w:r>
        <w:rPr>
          <w:rFonts w:eastAsia="Times New Roman"/>
          <w:szCs w:val="24"/>
        </w:rPr>
        <w:t xml:space="preserve">. </w:t>
      </w:r>
      <w:r w:rsidRPr="00D92BFE">
        <w:rPr>
          <w:rFonts w:eastAsia="Times New Roman"/>
          <w:szCs w:val="24"/>
        </w:rPr>
        <w:t xml:space="preserve">To account for inter-individual variations in topographical </w:t>
      </w:r>
      <w:r>
        <w:rPr>
          <w:rFonts w:eastAsia="Times New Roman"/>
          <w:szCs w:val="24"/>
        </w:rPr>
        <w:t>SSVEP</w:t>
      </w:r>
      <w:r w:rsidRPr="00D92BFE">
        <w:rPr>
          <w:rFonts w:eastAsia="Times New Roman"/>
          <w:szCs w:val="24"/>
        </w:rPr>
        <w:t xml:space="preserve"> amplitude distributions, we identified and averaged activity from the four electrodes displaying, for each participant, the largest frequency-specific amplitude. </w:t>
      </w:r>
    </w:p>
    <w:p w14:paraId="34ACF00C" w14:textId="71285444" w:rsidR="007641B0" w:rsidRPr="007641B0" w:rsidRDefault="007641B0" w:rsidP="00F6194D">
      <w:pPr>
        <w:spacing w:line="480" w:lineRule="auto"/>
        <w:ind w:firstLine="280"/>
        <w:jc w:val="both"/>
        <w:rPr>
          <w:rFonts w:eastAsia="Times New Roman"/>
          <w:szCs w:val="24"/>
        </w:rPr>
      </w:pPr>
      <w:r>
        <w:rPr>
          <w:rFonts w:eastAsia="Times New Roman"/>
          <w:szCs w:val="24"/>
        </w:rPr>
        <w:t>For the behavioral data</w:t>
      </w:r>
      <w:r w:rsidR="009926FA">
        <w:rPr>
          <w:rFonts w:eastAsia="Times New Roman"/>
          <w:szCs w:val="24"/>
        </w:rPr>
        <w:t>,</w:t>
      </w:r>
      <w:r>
        <w:rPr>
          <w:rFonts w:eastAsia="Times New Roman"/>
          <w:szCs w:val="24"/>
        </w:rPr>
        <w:t xml:space="preserve"> reaction times</w:t>
      </w:r>
      <w:r w:rsidR="00335FC4">
        <w:rPr>
          <w:rFonts w:eastAsia="Times New Roman"/>
          <w:szCs w:val="24"/>
        </w:rPr>
        <w:t xml:space="preserve"> of correct detections</w:t>
      </w:r>
      <w:r>
        <w:rPr>
          <w:rFonts w:eastAsia="Times New Roman"/>
          <w:szCs w:val="24"/>
        </w:rPr>
        <w:t xml:space="preserve"> and sensitivity were analyzed. The analyses were done on the averaged data for each participant and condition. Sensitivity index </w:t>
      </w:r>
      <w:r w:rsidR="002F27B1">
        <w:rPr>
          <w:rFonts w:eastAsia="Times New Roman"/>
          <w:szCs w:val="24"/>
        </w:rPr>
        <w:t xml:space="preserve">d` </w:t>
      </w:r>
      <w:r w:rsidR="002F27B1">
        <w:rPr>
          <w:rFonts w:eastAsia="Times New Roman"/>
          <w:szCs w:val="24"/>
        </w:rPr>
        <w:fldChar w:fldCharType="begin" w:fldLock="1"/>
      </w:r>
      <w:r w:rsidR="002F27B1">
        <w:rPr>
          <w:rFonts w:eastAsia="Times New Roman"/>
          <w:szCs w:val="24"/>
        </w:rPr>
        <w:instrText>ADDIN CSL_CITATION {"citationItems":[{"id":"ITEM-1","itemData":{"author":[{"dropping-particle":"","family":"Macmillan","given":"Neil A.","non-dropping-particle":"","parse-names":false,"suffix":""},{"dropping-particle":"","family":"Creelman","given":"C. Douglas","non-dropping-particle":"","parse-names":false,"suffix":""}],"id":"ITEM-1","issued":{"date-parts":[["2004"]]},"publisher":"Psychology press","title":"Detection theory: A user's guide","type":"book"},"uris":["http://www.mendeley.com/documents/?uuid=bd9bfba7-de1c-48f2-9194-b9eda64ce6f7"]}],"mendeley":{"formattedCitation":"(Macmillan &amp; Creelman, 2004)","plainTextFormattedCitation":"(Macmillan &amp; Creelman, 2004)","previouslyFormattedCitation":"(Macmillan &amp; Creelman, 2004)"},"properties":{"noteIndex":0},"schema":"https://github.com/citation-style-language/schema/raw/master/csl-citation.json"}</w:instrText>
      </w:r>
      <w:r w:rsidR="002F27B1">
        <w:rPr>
          <w:rFonts w:eastAsia="Times New Roman"/>
          <w:szCs w:val="24"/>
        </w:rPr>
        <w:fldChar w:fldCharType="separate"/>
      </w:r>
      <w:r w:rsidR="002F27B1" w:rsidRPr="002F27B1">
        <w:rPr>
          <w:rFonts w:eastAsia="Times New Roman"/>
          <w:noProof/>
          <w:szCs w:val="24"/>
        </w:rPr>
        <w:t>(Macmillan &amp; Creelman, 2004)</w:t>
      </w:r>
      <w:r w:rsidR="002F27B1">
        <w:rPr>
          <w:rFonts w:eastAsia="Times New Roman"/>
          <w:szCs w:val="24"/>
        </w:rPr>
        <w:fldChar w:fldCharType="end"/>
      </w:r>
      <w:r>
        <w:rPr>
          <w:rFonts w:eastAsia="Times New Roman"/>
          <w:szCs w:val="24"/>
        </w:rPr>
        <w:t xml:space="preserve"> was calculated </w:t>
      </w:r>
      <w:r w:rsidR="000A1C00">
        <w:rPr>
          <w:rFonts w:eastAsia="Times New Roman"/>
          <w:szCs w:val="24"/>
        </w:rPr>
        <w:t xml:space="preserve">with adjustments for extreme values </w:t>
      </w:r>
      <w:r w:rsidR="000A1C00">
        <w:rPr>
          <w:rFonts w:eastAsia="Times New Roman"/>
          <w:szCs w:val="24"/>
        </w:rPr>
        <w:fldChar w:fldCharType="begin" w:fldLock="1"/>
      </w:r>
      <w:r w:rsidR="000A1C00">
        <w:rPr>
          <w:rFonts w:eastAsia="Times New Roman"/>
          <w:szCs w:val="24"/>
        </w:rPr>
        <w:instrText>ADDIN CSL_CITATION {"citationItems":[{"id":"ITEM-1","itemData":{"DOI":"10.3758/BF03203619","ISSN":"07433808","abstract":"Estimating d′ from extreme false-alarm or hit proportions (p = 0 or p = 1) requires the use of a correction, because the z score of such proportions takes on infinite values. Two commonly used corrections are compared by using Monte-Carlo simulations. The first is the 1/(2 N) rule for which an extreme proportion is corrected by this factor before d′ is calculated. The second is the log-linear rule for which each cell frequency in the contingency table is increased by 0.5 irrespective of the contents of each cell. Results showed that the log-linear rule resulted in less biased estimates of d′ that always underestimated population d′. The 1/(2 N) rule, apart from being more biased, could either over- or underestimate population d′. © 1995 Psychonomic Society, Inc.","author":[{"dropping-particle":"","family":"Hautus","given":"Michael J.","non-dropping-particle":"","parse-names":false,"suffix":""}],"container-title":"Behavior Research Methods, Instruments, &amp; Computers","id":"ITEM-1","issue":"1","issued":{"date-parts":[["1995"]]},"page":"46-51","title":"Corrections for extreme proportions and their biasing effects on estimated values of d′","type":"article-journal","volume":"27"},"uris":["http://www.mendeley.com/documents/?uuid=29b9f9a4-cb83-48c9-92dc-07391f40b92b"]}],"mendeley":{"formattedCitation":"(Hautus, 1995)","plainTextFormattedCitation":"(Hautus, 1995)","previouslyFormattedCitation":"(Hautus, 1995)"},"properties":{"noteIndex":0},"schema":"https://github.com/citation-style-language/schema/raw/master/csl-citation.json"}</w:instrText>
      </w:r>
      <w:r w:rsidR="000A1C00">
        <w:rPr>
          <w:rFonts w:eastAsia="Times New Roman"/>
          <w:szCs w:val="24"/>
        </w:rPr>
        <w:fldChar w:fldCharType="separate"/>
      </w:r>
      <w:r w:rsidR="000A1C00" w:rsidRPr="002F27B1">
        <w:rPr>
          <w:rFonts w:eastAsia="Times New Roman"/>
          <w:noProof/>
          <w:szCs w:val="24"/>
        </w:rPr>
        <w:t>(Hautus, 1995)</w:t>
      </w:r>
      <w:r w:rsidR="000A1C00">
        <w:rPr>
          <w:rFonts w:eastAsia="Times New Roman"/>
          <w:szCs w:val="24"/>
        </w:rPr>
        <w:fldChar w:fldCharType="end"/>
      </w:r>
      <w:r w:rsidR="000A1C00">
        <w:rPr>
          <w:rFonts w:eastAsia="Times New Roman"/>
          <w:szCs w:val="24"/>
        </w:rPr>
        <w:t xml:space="preserve"> </w:t>
      </w:r>
      <w:r>
        <w:rPr>
          <w:rFonts w:eastAsia="Times New Roman"/>
          <w:szCs w:val="24"/>
        </w:rPr>
        <w:t xml:space="preserve">using the </w:t>
      </w:r>
      <w:r>
        <w:rPr>
          <w:rFonts w:eastAsia="Times New Roman"/>
          <w:i/>
          <w:szCs w:val="24"/>
        </w:rPr>
        <w:t>psycho</w:t>
      </w:r>
      <w:r>
        <w:rPr>
          <w:rFonts w:eastAsia="Times New Roman"/>
          <w:szCs w:val="24"/>
        </w:rPr>
        <w:t xml:space="preserve"> R package </w:t>
      </w:r>
      <w:r w:rsidR="0056187B">
        <w:rPr>
          <w:rFonts w:eastAsia="Times New Roman"/>
          <w:szCs w:val="24"/>
        </w:rPr>
        <w:fldChar w:fldCharType="begin" w:fldLock="1"/>
      </w:r>
      <w:r w:rsidR="00D20B67">
        <w:rPr>
          <w:rFonts w:eastAsia="Times New Roman"/>
          <w:szCs w:val="24"/>
        </w:rPr>
        <w:instrText>ADDIN CSL_CITATION {"citationItems":[{"id":"ITEM-1","itemData":{"URL":"http://www.pallier.org/pdfs/aprime.pdf","accessed":{"date-parts":[["2019","7","25"]]},"author":[{"dropping-particle":"","family":"Pallier","given":"C","non-dropping-particle":"","parse-names":false,"suffix":""}],"id":"ITEM-1","issued":{"date-parts":[["2002"]]},"title":"Computing discriminability and bias with the R software","type":"webpage"},"uris":["http://www.mendeley.com/documents/?uuid=ab3de478-77ca-4968-a6b1-80590e56e62a"]}],"mendeley":{"formattedCitation":"(Pallier, 2002)","manualFormatting":"(for the method see: Pallier, 2002)","plainTextFormattedCitation":"(Pallier, 2002)","previouslyFormattedCitation":"(Pallier, 2002)"},"properties":{"noteIndex":0},"schema":"https://github.com/citation-style-language/schema/raw/master/csl-citation.json"}</w:instrText>
      </w:r>
      <w:r w:rsidR="0056187B">
        <w:rPr>
          <w:rFonts w:eastAsia="Times New Roman"/>
          <w:szCs w:val="24"/>
        </w:rPr>
        <w:fldChar w:fldCharType="separate"/>
      </w:r>
      <w:r w:rsidR="0056187B" w:rsidRPr="0056187B">
        <w:rPr>
          <w:rFonts w:eastAsia="Times New Roman"/>
          <w:noProof/>
          <w:szCs w:val="24"/>
        </w:rPr>
        <w:t>(</w:t>
      </w:r>
      <w:r w:rsidR="0056187B">
        <w:rPr>
          <w:rFonts w:eastAsia="Times New Roman"/>
          <w:noProof/>
          <w:szCs w:val="24"/>
        </w:rPr>
        <w:t xml:space="preserve">for the method see: </w:t>
      </w:r>
      <w:r w:rsidR="0056187B" w:rsidRPr="0056187B">
        <w:rPr>
          <w:rFonts w:eastAsia="Times New Roman"/>
          <w:noProof/>
          <w:szCs w:val="24"/>
        </w:rPr>
        <w:t>Pallier, 2002)</w:t>
      </w:r>
      <w:r w:rsidR="0056187B">
        <w:rPr>
          <w:rFonts w:eastAsia="Times New Roman"/>
          <w:szCs w:val="24"/>
        </w:rPr>
        <w:fldChar w:fldCharType="end"/>
      </w:r>
      <w:r>
        <w:rPr>
          <w:rFonts w:eastAsia="Times New Roman"/>
          <w:szCs w:val="24"/>
        </w:rPr>
        <w:t xml:space="preserve">. </w:t>
      </w:r>
    </w:p>
    <w:p w14:paraId="10D01D99" w14:textId="4A93E230" w:rsidR="004F6F4C" w:rsidRDefault="004F6F4C" w:rsidP="00F36223">
      <w:pPr>
        <w:pStyle w:val="Heading2"/>
        <w:spacing w:before="0" w:after="240"/>
      </w:pPr>
      <w:r>
        <w:t>Statistical analyses</w:t>
      </w:r>
    </w:p>
    <w:p w14:paraId="2FA87989" w14:textId="56AF48CB" w:rsidR="00E66917" w:rsidRDefault="001512DB" w:rsidP="00E66917">
      <w:pPr>
        <w:spacing w:line="480" w:lineRule="auto"/>
        <w:ind w:firstLine="284"/>
        <w:jc w:val="both"/>
      </w:pPr>
      <w:r>
        <w:t xml:space="preserve">Behavioral and EEG data were analyzed using </w:t>
      </w:r>
      <w:r w:rsidR="00187276">
        <w:t>B</w:t>
      </w:r>
      <w:r w:rsidR="00A55975">
        <w:t>ayesian multilevel regressions</w:t>
      </w:r>
      <w:r w:rsidR="00F852CE">
        <w:t>.</w:t>
      </w:r>
      <w:r w:rsidR="00A55975">
        <w:t xml:space="preserve"> We fitted and compared multiple models of </w:t>
      </w:r>
      <w:r w:rsidR="00655937">
        <w:t xml:space="preserve">varying </w:t>
      </w:r>
      <w:r w:rsidR="00A55975">
        <w:t xml:space="preserve">complexity to predict </w:t>
      </w:r>
      <w:r w:rsidR="00CA119C">
        <w:t>sensitivity (d`)</w:t>
      </w:r>
      <w:r w:rsidR="00A55975">
        <w:t>, reaction times</w:t>
      </w:r>
      <w:r w:rsidR="0041367D">
        <w:t xml:space="preserve"> for correct responses</w:t>
      </w:r>
      <w:r w:rsidR="00A55975">
        <w:t xml:space="preserve">, and </w:t>
      </w:r>
      <w:r w:rsidR="000C4CE7">
        <w:t xml:space="preserve">SSVEP </w:t>
      </w:r>
      <w:r w:rsidR="00A55975">
        <w:t xml:space="preserve">amplitudes. </w:t>
      </w:r>
      <w:r w:rsidR="0086688A">
        <w:t xml:space="preserve">Each of the </w:t>
      </w:r>
      <w:r w:rsidR="00BE710C">
        <w:t xml:space="preserve">fitted </w:t>
      </w:r>
      <w:r w:rsidR="0086688A">
        <w:t xml:space="preserve">models </w:t>
      </w:r>
      <w:r w:rsidR="00F852CE">
        <w:t>included</w:t>
      </w:r>
      <w:r w:rsidR="0086688A">
        <w:t xml:space="preserve"> both constant and varying effects (also known as fixed and random). </w:t>
      </w:r>
      <w:r w:rsidR="000C4CE7">
        <w:t>P</w:t>
      </w:r>
      <w:r w:rsidR="000C4CE7" w:rsidRPr="008C39A8">
        <w:t>articipant</w:t>
      </w:r>
      <w:r w:rsidR="00720800" w:rsidRPr="008C39A8">
        <w:t>-specific characteristic</w:t>
      </w:r>
      <w:r w:rsidR="000C4CE7">
        <w:t>s</w:t>
      </w:r>
      <w:r w:rsidR="00720800" w:rsidRPr="008C39A8">
        <w:t xml:space="preserve"> </w:t>
      </w:r>
      <w:r w:rsidR="000C4CE7" w:rsidRPr="008C39A8">
        <w:t xml:space="preserve">are known to </w:t>
      </w:r>
      <w:r w:rsidR="000C4CE7">
        <w:t>affect both behavioral performance (e.g.</w:t>
      </w:r>
      <w:r w:rsidR="00E1746F">
        <w:t>,</w:t>
      </w:r>
      <w:r w:rsidR="000C4CE7">
        <w:t xml:space="preserve"> response speed) and EEG signal </w:t>
      </w:r>
      <w:r w:rsidR="00720800" w:rsidRPr="008C39A8">
        <w:t>(e.g., skull thi</w:t>
      </w:r>
      <w:r w:rsidR="00187276">
        <w:t>ckn</w:t>
      </w:r>
      <w:r w:rsidR="00720800" w:rsidRPr="008C39A8">
        <w:t>ess, skin conductance, hair)</w:t>
      </w:r>
      <w:r w:rsidR="00E1746F">
        <w:t>;</w:t>
      </w:r>
      <w:r w:rsidR="00720800" w:rsidRPr="008C39A8">
        <w:t xml:space="preserve"> therefore</w:t>
      </w:r>
      <w:r w:rsidR="00E1746F">
        <w:t>,</w:t>
      </w:r>
      <w:r w:rsidR="00720800" w:rsidRPr="008C39A8">
        <w:t xml:space="preserve"> we decided to model this variability by adding varying intercepts in our models. Additionally, the studied effects</w:t>
      </w:r>
      <w:r w:rsidR="00F852CE" w:rsidRPr="008C39A8">
        <w:t xml:space="preserve"> (</w:t>
      </w:r>
      <w:ins w:id="103" w:author="Gilles Pourtois" w:date="2019-07-30T22:02:00Z">
        <w:r w:rsidR="00EC01A6">
          <w:t>i</w:t>
        </w:r>
      </w:ins>
      <w:del w:id="104" w:author="Gilles Pourtois" w:date="2019-07-30T22:02:00Z">
        <w:r w:rsidR="00F852CE" w:rsidRPr="008C39A8" w:rsidDel="00EC01A6">
          <w:delText>e</w:delText>
        </w:r>
      </w:del>
      <w:r w:rsidR="00F852CE" w:rsidRPr="008C39A8">
        <w:t>.</w:t>
      </w:r>
      <w:ins w:id="105" w:author="Gilles Pourtois" w:date="2019-07-30T22:02:00Z">
        <w:r w:rsidR="00EC01A6">
          <w:t>e</w:t>
        </w:r>
      </w:ins>
      <w:del w:id="106" w:author="Gilles Pourtois" w:date="2019-07-30T22:02:00Z">
        <w:r w:rsidR="00F852CE" w:rsidRPr="008C39A8" w:rsidDel="00EC01A6">
          <w:delText>g</w:delText>
        </w:r>
      </w:del>
      <w:r w:rsidR="00F852CE" w:rsidRPr="008C39A8">
        <w:t xml:space="preserve">., </w:t>
      </w:r>
      <w:del w:id="107" w:author="Gilles Pourtois" w:date="2019-07-30T22:02:00Z">
        <w:r w:rsidR="00F852CE" w:rsidRPr="008C39A8" w:rsidDel="00EC01A6">
          <w:delText xml:space="preserve">reward sensitivity and </w:delText>
        </w:r>
      </w:del>
      <w:r w:rsidR="00F852CE" w:rsidRPr="008C39A8">
        <w:t>selective attention</w:t>
      </w:r>
      <w:ins w:id="108" w:author="Gilles Pourtois" w:date="2019-07-30T22:03:00Z">
        <w:r w:rsidR="00EC01A6">
          <w:t xml:space="preserve"> and value</w:t>
        </w:r>
      </w:ins>
      <w:r w:rsidR="00F852CE" w:rsidRPr="008C39A8">
        <w:t xml:space="preserve">) </w:t>
      </w:r>
      <w:r w:rsidR="00720800" w:rsidRPr="008C39A8">
        <w:t>are known to vary in magnitude over participants</w:t>
      </w:r>
      <w:r w:rsidR="00187276">
        <w:t>,</w:t>
      </w:r>
      <w:r w:rsidR="00720800" w:rsidRPr="008C39A8">
        <w:t xml:space="preserve"> </w:t>
      </w:r>
      <w:r w:rsidR="00F852CE" w:rsidRPr="008C39A8">
        <w:t>so</w:t>
      </w:r>
      <w:r w:rsidR="00720800" w:rsidRPr="008C39A8">
        <w:t xml:space="preserve"> we opted for including varying slopes in our models.</w:t>
      </w:r>
      <w:r w:rsidR="00720800">
        <w:t xml:space="preserve"> </w:t>
      </w:r>
      <w:r w:rsidR="00E66917">
        <w:t>It should be noted</w:t>
      </w:r>
      <w:r w:rsidR="00187276">
        <w:t xml:space="preserve"> that</w:t>
      </w:r>
      <w:r w:rsidR="00E66917">
        <w:t xml:space="preserve">, because of the simultaneous estimation of group-level and participant-level parameters, multilevel models display a property called </w:t>
      </w:r>
      <w:r w:rsidR="00E66917">
        <w:rPr>
          <w:i/>
        </w:rPr>
        <w:t>shrinkage</w:t>
      </w:r>
      <w:r w:rsidR="00DE2D24">
        <w:t xml:space="preserve">. </w:t>
      </w:r>
      <w:commentRangeStart w:id="109"/>
      <w:r w:rsidR="00E1746F">
        <w:t>In brief,</w:t>
      </w:r>
      <w:r w:rsidR="00DE2D24">
        <w:t xml:space="preserve"> </w:t>
      </w:r>
      <w:r w:rsidR="00DE2D24">
        <w:lastRenderedPageBreak/>
        <w:t xml:space="preserve">estimates that strongly deviate from the mean (e.g., a participant performing the task much worse than the average of the </w:t>
      </w:r>
      <w:r w:rsidR="00E1746F">
        <w:t xml:space="preserve">total </w:t>
      </w:r>
      <w:r w:rsidR="00DE2D24">
        <w:t xml:space="preserve">sample) will be </w:t>
      </w:r>
      <w:r w:rsidR="00E1746F">
        <w:t>pulled</w:t>
      </w:r>
      <w:r w:rsidR="00DE2D24">
        <w:t xml:space="preserve"> toward the group mean</w:t>
      </w:r>
      <w:r w:rsidR="00E66917">
        <w:t xml:space="preserve"> </w:t>
      </w:r>
      <w:r w:rsidR="00E66917">
        <w:fldChar w:fldCharType="begin" w:fldLock="1"/>
      </w:r>
      <w:r w:rsidR="00E66917">
        <w:instrText>ADDIN CSL_CITATION {"citationItems":[{"id":"ITEM-1","itemData":{"author":[{"dropping-particle":"","family":"McElreath","given":"Richard","non-dropping-particle":"","parse-names":false,"suffix":""}],"id":"ITEM-1","issued":{"date-parts":[["2016"]]},"publisher":"Chapman Hall - CRC","title":"Statistical Rethinking: A Bayesian Course with Examples in R and Stan","type":"book"},"uris":["http://www.mendeley.com/documents/?uuid=77538f77-7e44-4aae-aa88-ef7e72f8a1cb"]}],"mendeley":{"formattedCitation":"(McElreath, 2016)","plainTextFormattedCitation":"(McElreath, 2016)","previouslyFormattedCitation":"(McElreath, 2016)"},"properties":{"noteIndex":0},"schema":"https://github.com/citation-style-language/schema/raw/master/csl-citation.json"}</w:instrText>
      </w:r>
      <w:r w:rsidR="00E66917">
        <w:fldChar w:fldCharType="separate"/>
      </w:r>
      <w:r w:rsidR="00E66917" w:rsidRPr="00E14A1B">
        <w:rPr>
          <w:noProof/>
        </w:rPr>
        <w:t>(McElreath, 2016)</w:t>
      </w:r>
      <w:r w:rsidR="00E66917">
        <w:fldChar w:fldCharType="end"/>
      </w:r>
      <w:r w:rsidR="00E66917">
        <w:t xml:space="preserve">. </w:t>
      </w:r>
      <w:r w:rsidR="00187276">
        <w:t xml:space="preserve">This advantageous property prevents </w:t>
      </w:r>
      <w:r w:rsidR="00DE2D24">
        <w:t xml:space="preserve">extreme values </w:t>
      </w:r>
      <w:r w:rsidR="00187276">
        <w:t>from having</w:t>
      </w:r>
      <w:r w:rsidR="00DE2D24">
        <w:t xml:space="preserve"> large effects on </w:t>
      </w:r>
      <w:r w:rsidR="00E1746F">
        <w:t xml:space="preserve">the </w:t>
      </w:r>
      <w:r w:rsidR="00DE2D24">
        <w:t>results.</w:t>
      </w:r>
      <w:commentRangeEnd w:id="109"/>
      <w:r w:rsidR="00EC01A6">
        <w:rPr>
          <w:rStyle w:val="CommentReference"/>
        </w:rPr>
        <w:commentReference w:id="109"/>
      </w:r>
    </w:p>
    <w:p w14:paraId="3B96C488" w14:textId="2677E2F7" w:rsidR="00F35FBF" w:rsidRDefault="00F852CE" w:rsidP="00F4458A">
      <w:pPr>
        <w:spacing w:line="480" w:lineRule="auto"/>
        <w:ind w:firstLine="284"/>
        <w:jc w:val="both"/>
      </w:pPr>
      <w:r>
        <w:t>M</w:t>
      </w:r>
      <w:r w:rsidR="00A55975">
        <w:t xml:space="preserve">odels were fitted </w:t>
      </w:r>
      <w:r w:rsidR="00462C5A">
        <w:t xml:space="preserve">in R </w:t>
      </w:r>
      <w:r w:rsidR="00750379">
        <w:t xml:space="preserve">using the </w:t>
      </w:r>
      <w:r w:rsidR="000A1C00">
        <w:rPr>
          <w:i/>
        </w:rPr>
        <w:t>brms</w:t>
      </w:r>
      <w:r w:rsidR="000A1C00">
        <w:t xml:space="preserve"> </w:t>
      </w:r>
      <w:r w:rsidR="00750379">
        <w:t xml:space="preserve">package </w:t>
      </w:r>
      <w:r w:rsidR="008C257C">
        <w:fldChar w:fldCharType="begin" w:fldLock="1"/>
      </w:r>
      <w:r w:rsidR="008C257C">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8C257C">
        <w:fldChar w:fldCharType="separate"/>
      </w:r>
      <w:r w:rsidR="008C257C" w:rsidRPr="008C257C">
        <w:rPr>
          <w:noProof/>
        </w:rPr>
        <w:t>(Bürkner, 2016)</w:t>
      </w:r>
      <w:r w:rsidR="008C257C">
        <w:fldChar w:fldCharType="end"/>
      </w:r>
      <w:r w:rsidR="008C257C">
        <w:t xml:space="preserve"> </w:t>
      </w:r>
      <w:r w:rsidR="000A1C00">
        <w:t>which</w:t>
      </w:r>
      <w:r w:rsidR="00A55975">
        <w:t xml:space="preserve"> employs the probabilistic programming language </w:t>
      </w:r>
      <w:r w:rsidR="00A55975">
        <w:rPr>
          <w:i/>
        </w:rPr>
        <w:t>Stan</w:t>
      </w:r>
      <w:r w:rsidR="00B1021D">
        <w:rPr>
          <w:i/>
        </w:rPr>
        <w:t xml:space="preserve"> </w:t>
      </w:r>
      <w:r w:rsidR="00B1021D">
        <w:rPr>
          <w:i/>
        </w:rPr>
        <w:fldChar w:fldCharType="begin" w:fldLock="1"/>
      </w:r>
      <w:r w:rsidR="00993F62">
        <w:rPr>
          <w:i/>
        </w:rPr>
        <w:instrText>ADDIN CSL_CITATION {"citationItems":[{"id":"ITEM-1","itemData":{"author":[{"dropping-particle":"","family":"Carpenter","given":"B.","non-dropping-particle":"","parse-names":false,"suffix":""},{"dropping-particle":"","family":"Gelman","given":"A.","non-dropping-particle":"","parse-names":false,"suffix":""},{"dropping-particle":"","family":"Hoffman","given":"M.","non-dropping-particle":"","parse-names":false,"suffix":""},{"dropping-particle":"","family":"Lee","given":"D.","non-dropping-particle":"","parse-names":false,"suffix":""},{"dropping-particle":"","family":"Goodrich","given":"B.","non-dropping-particle":"","parse-names":false,"suffix":""},{"dropping-particle":"","family":"Betancourt","given":"M.","non-dropping-particle":"","parse-names":false,"suffix":""},{"dropping-particle":"","family":"Brubaker","given":"M. A.","non-dropping-particle":"","parse-names":false,"suffix":""},{"dropping-particle":"","family":"Guo","given":"J.","non-dropping-particle":"","parse-names":false,"suffix":""},{"dropping-particle":"","family":"Li","given":"P.","non-dropping-particle":"","parse-names":false,"suffix":""},{"dropping-particle":"","family":"Riddell","given":"A.","non-dropping-particle":"","parse-names":false,"suffix":""}],"container-title":"Journal of Statistical Software","id":"ITEM-1","issue":"20","issued":{"date-parts":[["2016"]]},"page":"1-37","title":"Stan: A probabilistic programming language","type":"article-journal","volume":"2"},"uris":["http://www.mendeley.com/documents/?uuid=7c92ed99-f075-410c-ba1c-9ebffee0eb6b"]}],"mendeley":{"formattedCitation":"(Carpenter et al., 2016)","plainTextFormattedCitation":"(Carpenter et al., 2016)","previouslyFormattedCitation":"(Carpenter et al., 2016)"},"properties":{"noteIndex":0},"schema":"https://github.com/citation-style-language/schema/raw/master/csl-citation.json"}</w:instrText>
      </w:r>
      <w:r w:rsidR="00B1021D">
        <w:rPr>
          <w:i/>
        </w:rPr>
        <w:fldChar w:fldCharType="separate"/>
      </w:r>
      <w:r w:rsidR="00B1021D" w:rsidRPr="00B1021D">
        <w:rPr>
          <w:noProof/>
        </w:rPr>
        <w:t>(Carpenter et al., 2016)</w:t>
      </w:r>
      <w:r w:rsidR="00B1021D">
        <w:rPr>
          <w:i/>
        </w:rPr>
        <w:fldChar w:fldCharType="end"/>
      </w:r>
      <w:r w:rsidR="00750379">
        <w:rPr>
          <w:i/>
        </w:rPr>
        <w:t xml:space="preserve"> </w:t>
      </w:r>
      <w:r w:rsidR="00750379">
        <w:t xml:space="preserve">to implement Markov Chain Monte Carlo (MCMC) algorithms </w:t>
      </w:r>
      <w:r w:rsidR="00655937">
        <w:t>in order to</w:t>
      </w:r>
      <w:r w:rsidR="00750379">
        <w:t xml:space="preserve"> estimate posterior distributions</w:t>
      </w:r>
      <w:r w:rsidR="008B2A84">
        <w:t xml:space="preserve"> of the parameters of interest</w:t>
      </w:r>
      <w:r w:rsidR="001818F0">
        <w:t xml:space="preserve"> (details about the fitted models can be found in the data analysis scripts)</w:t>
      </w:r>
      <w:r w:rsidR="00A55975">
        <w:t>.</w:t>
      </w:r>
      <w:r w:rsidR="00750379">
        <w:t xml:space="preserve"> Each of the models w</w:t>
      </w:r>
      <w:r w:rsidR="00462C5A">
        <w:t>ere</w:t>
      </w:r>
      <w:r w:rsidR="00750379">
        <w:t xml:space="preserve"> fitted using weakly </w:t>
      </w:r>
      <w:r w:rsidR="00F44775">
        <w:t>informative</w:t>
      </w:r>
      <w:r w:rsidR="00750379">
        <w:t xml:space="preserve"> </w:t>
      </w:r>
      <w:r w:rsidR="00655937">
        <w:t>prior distributions</w:t>
      </w:r>
      <w:r w:rsidR="00750379">
        <w:t xml:space="preserve"> (</w:t>
      </w:r>
      <w:r w:rsidR="00F44775">
        <w:t>described below</w:t>
      </w:r>
      <w:r w:rsidR="00750379">
        <w:t xml:space="preserve">) and Gaussian likelihood. Four MCMC simulations (“chains”) with </w:t>
      </w:r>
      <w:r w:rsidR="00AC5E50">
        <w:t>6</w:t>
      </w:r>
      <w:r w:rsidR="00462C5A">
        <w:t>,</w:t>
      </w:r>
      <w:r w:rsidR="00AC5E50">
        <w:t>000 iterations (3</w:t>
      </w:r>
      <w:r w:rsidR="00462C5A">
        <w:t>,</w:t>
      </w:r>
      <w:r w:rsidR="00750379">
        <w:t>000 warmup)</w:t>
      </w:r>
      <w:r w:rsidR="006309E9">
        <w:t xml:space="preserve"> and no</w:t>
      </w:r>
      <w:r w:rsidR="003D5C58">
        <w:t xml:space="preserve"> thinning </w:t>
      </w:r>
      <w:r w:rsidR="00750379">
        <w:t xml:space="preserve">were run to estimate </w:t>
      </w:r>
      <w:r w:rsidR="002D1838">
        <w:t xml:space="preserve">parameters in </w:t>
      </w:r>
      <w:r w:rsidR="00750379">
        <w:t xml:space="preserve">each of the </w:t>
      </w:r>
      <w:r w:rsidR="002D1838">
        <w:t xml:space="preserve">fitted </w:t>
      </w:r>
      <w:r w:rsidR="00750379">
        <w:t xml:space="preserve">models. </w:t>
      </w:r>
      <w:r w:rsidR="00FE517E">
        <w:t xml:space="preserve">Further analyses were done following the recommendations for Bayesian multilevel modeling using </w:t>
      </w:r>
      <w:r w:rsidR="00FE517E">
        <w:rPr>
          <w:i/>
        </w:rPr>
        <w:t>brms</w:t>
      </w:r>
      <w:r w:rsidR="00CF76EF">
        <w:t xml:space="preserve"> </w:t>
      </w:r>
      <w:r w:rsidR="00CF76EF">
        <w:fldChar w:fldCharType="begin" w:fldLock="1"/>
      </w:r>
      <w:r w:rsidR="008D0FFD">
        <w:instrText>ADDIN CSL_CITATION {"citationItems":[{"id":"ITEM-1","itemData":{"author":[{"dropping-particle":"","family":"Nalborczyk","given":"Ladislas","non-dropping-particle":"","parse-names":false,"suffix":""},{"dropping-particle":"","family":"Bürkner","given":"Paul-Christian","non-dropping-particle":"","parse-names":false,"suffix":""}],"container-title":"Journal of Speech, Language, and Hearing Research","id":"ITEM-1","issued":{"date-parts":[["2019"]]},"title":"An Introduction to Bayesian Multilevel Models Using brms: A Case Study of Gender Effects on Vowel Variability in Standard Indonesian","type":"article-journal"},"uris":["http://www.mendeley.com/documents/?uuid=88fc0fff-3175-4c57-9650-1b9d1015bd2e"]},{"id":"ITEM-2","itemData":{"author":[{"dropping-particle":"","family":"Bürkner","given":"Paul-Christian","non-dropping-particle":"","parse-names":false,"suffix":""}],"container-title":"Journal of Statistical Software","id":"ITEM-2","issue":"1","issued":{"date-parts":[["2016"]]},"page":"1-28","title":"brms: An R package for Bayesian multilevel models using Stan","type":"article-journal","volume":"80"},"uris":["http://www.mendeley.com/documents/?uuid=c92b48b6-a5c5-478d-b476-0d2c84adb21a"]},{"id":"ITEM-3","itemData":{"author":[{"dropping-particle":"","family":"Bürkner","given":"Paul-Christian","non-dropping-particle":"","parse-names":false,"suffix":""}],"container-title":"arXiv:1705.11123","id":"ITEM-3","issued":{"date-parts":[["2017"]]},"title":"Advanced Bayesian Multilevel Modeling with the R Package brms","type":"article-journal"},"uris":["http://www.mendeley.com/documents/?uuid=16d9b87a-4ba8-49cf-9398-bf7e8874b7eb"]}],"mendeley":{"formattedCitation":"(Bürkner, 2016, 2017; Nalborczyk &amp; Bürkner, 2019)","plainTextFormattedCitation":"(Bürkner, 2016, 2017; Nalborczyk &amp; Bürkner, 2019)","previouslyFormattedCitation":"(Bürkner, 2016, 2017; Nalborczyk &amp; Bürkner, 2019)"},"properties":{"noteIndex":0},"schema":"https://github.com/citation-style-language/schema/raw/master/csl-citation.json"}</w:instrText>
      </w:r>
      <w:r w:rsidR="00CF76EF">
        <w:fldChar w:fldCharType="separate"/>
      </w:r>
      <w:r w:rsidR="00CF76EF" w:rsidRPr="00CF76EF">
        <w:rPr>
          <w:noProof/>
        </w:rPr>
        <w:t>(Bürkner, 2016, 2017; Nalborczyk &amp; Bürkner, 2019)</w:t>
      </w:r>
      <w:r w:rsidR="00CF76EF">
        <w:fldChar w:fldCharType="end"/>
      </w:r>
      <w:r w:rsidR="00FE517E">
        <w:t xml:space="preserve">. </w:t>
      </w:r>
      <w:r w:rsidR="006F6D5A">
        <w:t xml:space="preserve">We confirmed that all models converged </w:t>
      </w:r>
      <w:r w:rsidR="003D5C58">
        <w:t>by examining trace plots</w:t>
      </w:r>
      <w:r w:rsidR="00F4458A">
        <w:t>,</w:t>
      </w:r>
      <w:r w:rsidR="003D5C58">
        <w:t xml:space="preserve"> autocorrelation, and variance between chains</w:t>
      </w:r>
      <w:r w:rsidR="00A74EFB">
        <w:t xml:space="preserve"> </w:t>
      </w:r>
      <w:r w:rsidR="00A74EFB">
        <w:fldChar w:fldCharType="begin" w:fldLock="1"/>
      </w:r>
      <w:r w:rsidR="00A74EFB">
        <w:instrText>ADDIN CSL_CITATION {"citationItems":[{"id":"ITEM-1","itemData":{"DOI":"10.1214/ss/1177011136","ISBN":"08834237","ISSN":"0883-4237","PMID":"25246403","abstract":"The Gibbs sampler, the algorithm of Metropolis and similar iterative simulation methods are potentially very helpful for summarizing multivariate distributions. Used naively, however, iterative simulation can give misleading answers. Our methods are simple and generally applicable to the output of any iterative simulation; they are designed for researchers primarily interested in the science underlying the data and models they are analyzing, rather than for researchers interested in the probability theory underlying the iterative simulations themselves. Our recommended strategy is to use several independent sequences, with starting points sampled from an overdispersed distribution. At each step of the iterative simulation, we obtain, for each univariate estimand of interest, a distributional estimate and an estimate of how much sharper the distributional estimate might become if the simulations were contin- ued indefinitely. Because our focus is on applied inference for Bayesian posterior distributions in real problems, which often tend toward normal- ity after transformations and marginalization, we derive our results as normal-theory approximations to exact Bayesian inference, conditional on the observed simulations. The methods are illustrated on a random- effects mixture model applied to experimental measurements of reaction times of normal and schizophrenic patients.","author":[{"dropping-particle":"","family":"Gelman","given":"Andrew","non-dropping-particle":"","parse-names":false,"suffix":""},{"dropping-particle":"","family":"Rubin","given":"Donald B.","non-dropping-particle":"","parse-names":false,"suffix":""}],"container-title":"Statistical Science","id":"ITEM-1","issue":"4","issued":{"date-parts":[["1992"]]},"page":"457-472","title":"Inference from Iterative Simulation Using Multiple Sequences","type":"article-journal","volume":"7"},"uris":["http://www.mendeley.com/documents/?uuid=81936e3f-51f8-4365-887b-eb20be5da4d3"]}],"mendeley":{"formattedCitation":"(Gelman &amp; Rubin, 1992)","manualFormatting":"(Gelman-Rubin statistic; Gelman &amp; Rubin, 1992)","plainTextFormattedCitation":"(Gelman &amp; Rubin, 1992)","previouslyFormattedCitation":"(Gelman &amp; Rubin, 1992)"},"properties":{"noteIndex":0},"schema":"https://github.com/citation-style-language/schema/raw/master/csl-citation.json"}</w:instrText>
      </w:r>
      <w:r w:rsidR="00A74EFB">
        <w:fldChar w:fldCharType="separate"/>
      </w:r>
      <w:r w:rsidR="00A74EFB" w:rsidRPr="00A74EFB">
        <w:rPr>
          <w:noProof/>
        </w:rPr>
        <w:t>(</w:t>
      </w:r>
      <w:r w:rsidR="00A74EFB">
        <w:rPr>
          <w:noProof/>
        </w:rPr>
        <w:t xml:space="preserve">Gelman-Rubin statistic; </w:t>
      </w:r>
      <w:r w:rsidR="00A74EFB" w:rsidRPr="00A74EFB">
        <w:rPr>
          <w:noProof/>
        </w:rPr>
        <w:t>Gelman &amp; Rubin, 1992)</w:t>
      </w:r>
      <w:r w:rsidR="00A74EFB">
        <w:fldChar w:fldCharType="end"/>
      </w:r>
      <w:r w:rsidR="00993F62">
        <w:t xml:space="preserve">. We compared models based on their fit to the actual data using the Bayesian </w:t>
      </w:r>
      <w:r w:rsidR="00993F62">
        <w:rPr>
          <w:i/>
        </w:rPr>
        <w:t>R</w:t>
      </w:r>
      <w:r w:rsidR="00993F62">
        <w:rPr>
          <w:vertAlign w:val="superscript"/>
        </w:rPr>
        <w:t>2</w:t>
      </w:r>
      <w:r w:rsidR="00993F62">
        <w:t xml:space="preserve"> </w:t>
      </w:r>
      <w:r w:rsidR="00993F62">
        <w:fldChar w:fldCharType="begin" w:fldLock="1"/>
      </w:r>
      <w:r w:rsidR="00A74EFB">
        <w:instrText>ADDIN CSL_CITATION {"citationItems":[{"id":"ITEM-1","itemData":{"abstract":"The usual definition of R 2 (variance of the predicted values divided by the variance of the data) has a problem for Bayesian fits, as the numerator can be larger than the denominator. We propose an alternative definition similar to one that has appeared in the survival analysis literature: the variance of the predicted values divided by the variance of predicted values plus the variance of the errors. This summary is computed automatically for linear and generalized linear regression models fit using rstanarm, our R package for fitting Bayesian applied regression models with Stan. 1. The problem Consider a regression model of outcomes y and predictors X with predicted values E(y|X, θ), fit to data (X, y) n , n = 1, . . . , N . Ordinary least squares regression yields an estimated parameter vecto θ with predicted value y n = E(y|X n θ) and residual variance V N n= y n , where we are using the notation, V N n=1 z n = 1 N − 1 N n=1 (z n − ¯ z) 2 , for any vector z. The proportion of variance explained, classical R 2 = V N n= y n V N n=1 y n , (1) is a commonly used measure of model fit, and there is a long literature on interpreting it, adjusting it for degrees of freedom used in fitting the model, and generalizing it to other settings such as hierarchical models; see Xu (2003) and Gelman and Pardoe (2006). Here we consider how to extend the concept of R 2 to apply to Bayesian model fitting. Our motivation is the rstanarm R package (Gabry and Goodrich, 2017) for fitting applied regression","author":[{"dropping-particle":"","family":"Gelman","given":"Andrew","non-dropping-particle":"","parse-names":false,"suffix":""},{"dropping-particle":"","family":"Goodrich","given":"Ben","non-dropping-particle":"","parse-names":false,"suffix":""},{"dropping-particle":"","family":"Gabry","given":"Jonah","non-dropping-particle":"","parse-names":false,"suffix":""},{"dropping-particle":"","family":"Ali","given":"Imad","non-dropping-particle":"","parse-names":false,"suffix":""}],"container-title":"Unpublished via http://www. stat. columbia. edu/~ gelman/research/unpublished.","id":"ITEM-1","issued":{"date-parts":[["2017"]]},"title":"R-squared for Bayesian regression models","type":"article-journal"},"uris":["http://www.mendeley.com/documents/?uuid=67abe800-83e7-4f9b-a5ce-9dee03f87ff8"]}],"mendeley":{"formattedCitation":"(Gelman, Goodrich, Gabry, &amp; Ali, 2017)","plainTextFormattedCitation":"(Gelman, Goodrich, Gabry, &amp; Ali, 2017)","previouslyFormattedCitation":"(Gelman, Goodrich, Gabry, &amp; Ali, 2017)"},"properties":{"noteIndex":0},"schema":"https://github.com/citation-style-language/schema/raw/master/csl-citation.json"}</w:instrText>
      </w:r>
      <w:r w:rsidR="00993F62">
        <w:fldChar w:fldCharType="separate"/>
      </w:r>
      <w:r w:rsidR="00993F62" w:rsidRPr="00993F62">
        <w:rPr>
          <w:noProof/>
        </w:rPr>
        <w:t>(Gelman, Goodrich, Gabry, &amp; Ali, 2017)</w:t>
      </w:r>
      <w:r w:rsidR="00993F62">
        <w:fldChar w:fldCharType="end"/>
      </w:r>
      <w:r w:rsidR="00A74EFB">
        <w:t>,</w:t>
      </w:r>
      <w:r w:rsidR="00993F62">
        <w:t xml:space="preserve"> and their out-of-sample predictive performance using </w:t>
      </w:r>
      <w:r w:rsidR="00D03DBF">
        <w:t>the Widely Applicab</w:t>
      </w:r>
      <w:r w:rsidR="00993F62">
        <w:t xml:space="preserve">le Information Criterion </w:t>
      </w:r>
      <w:r w:rsidR="00993F62">
        <w:fldChar w:fldCharType="begin" w:fldLock="1"/>
      </w:r>
      <w:r w:rsidR="00993F62">
        <w:instrText>ADDIN CSL_CITATION {"citationItems":[{"id":"ITEM-1","itemData":{"ISBN":"1532-4435","ISSN":"1532-4435","abstract":"In regular statistical models, the leave-one-out cross-validation is asymptotically equivalent to the Akaike information criterion. However, since many learning machines are singular statistical models, the asymptotic behavior of the cross-validation remains unknown. In previous studies, we established the singular learning theory and proposed a widely applicable information criterion, the expectation value of which is asymptotically equal to the average Bayes generalization loss. In the present paper, we theoretically compare the Bayes cross-validation loss and the widely applicable information criterion and prove two theorems. First, the Bayes cross-validation loss is asymptotically equivalent to the widely applicable information criterion as a random variable. Therefore, model selection and hyperparameter optimization using these two values are asymptotically equivalent. Second, the sum of the Bayes generalization error and the Bayes cross-validation error is asymptotically equal to $2\\lambda/n$, where $\\lambda$ is the real log canonical threshold and $n$ is the number of training samples. Therefore the relation between the cross-validation error and the generalization error is determined by the algebraic geometrical structure of a learning machine. We also clarify that the deviance information criteria are different from the Bayes cross-validation and the widely applicable information criterion.","author":[{"dropping-particle":"","family":"Watanabe","given":"Sumio","non-dropping-particle":"","parse-names":false,"suffix":""}],"id":"ITEM-1","issued":{"date-parts":[["2010"]]},"page":"3571-3594","title":"Asymptotic Equivalence of Bayes Cross Validation and Widely Applicable Information Criterion in Singular Learning Theory","type":"article-journal","volume":"11"},"uris":["http://www.mendeley.com/documents/?uuid=e9044e78-ecd1-49bb-b9c5-a578618da7fa"]}],"mendeley":{"formattedCitation":"(Watanabe, 2010)","manualFormatting":"(WAIC; Watanabe, 2010)","plainTextFormattedCitation":"(Watanabe, 2010)","previouslyFormattedCitation":"(Watanabe, 2010)"},"properties":{"noteIndex":0},"schema":"https://github.com/citation-style-language/schema/raw/master/csl-citation.json"}</w:instrText>
      </w:r>
      <w:r w:rsidR="00993F62">
        <w:fldChar w:fldCharType="separate"/>
      </w:r>
      <w:r w:rsidR="00993F62" w:rsidRPr="00993F62">
        <w:rPr>
          <w:noProof/>
        </w:rPr>
        <w:t>(</w:t>
      </w:r>
      <w:r w:rsidR="00993F62">
        <w:rPr>
          <w:noProof/>
        </w:rPr>
        <w:t xml:space="preserve">WAIC; </w:t>
      </w:r>
      <w:r w:rsidR="00993F62" w:rsidRPr="00993F62">
        <w:rPr>
          <w:noProof/>
        </w:rPr>
        <w:t>Watanabe, 2010)</w:t>
      </w:r>
      <w:r w:rsidR="00993F62">
        <w:fldChar w:fldCharType="end"/>
      </w:r>
      <w:r w:rsidR="00D03DBF">
        <w:t xml:space="preserve">. The best model was selected </w:t>
      </w:r>
      <w:r w:rsidR="00313C20">
        <w:t>and the posterior distribution</w:t>
      </w:r>
      <w:r w:rsidR="00703CFE">
        <w:t>s</w:t>
      </w:r>
      <w:r w:rsidR="00313C20">
        <w:t xml:space="preserve"> of </w:t>
      </w:r>
      <w:r w:rsidR="0083578A">
        <w:t>conditions</w:t>
      </w:r>
      <w:r w:rsidR="00703CFE">
        <w:t xml:space="preserve"> of interest were</w:t>
      </w:r>
      <w:r w:rsidR="00313C20">
        <w:t xml:space="preserve"> examined.</w:t>
      </w:r>
      <w:r w:rsidR="00F742BF">
        <w:t xml:space="preserve"> </w:t>
      </w:r>
      <w:r w:rsidR="00A74EFB">
        <w:t xml:space="preserve">Differences between conditions were assessed by computing the mean and the 95% highest density interval (HDI) of the difference between posterior distributions of the respective conditions </w:t>
      </w:r>
      <w:r w:rsidR="00A74EFB">
        <w:fldChar w:fldCharType="begin" w:fldLock="1"/>
      </w:r>
      <w:r w:rsidR="00571A0C">
        <w:instrText>ADDIN CSL_CITATION {"citationItems":[{"id":"ITEM-1","itemData":{"DOI":"10.1016/B978-0-12-405888-0.09999-2","ISBN":"9780124058880","ISSN":"1385-4046","PMID":"15003161","abstract":"There is an explosion of interest in Bayesian statistics, primarily because recently created computational methods have finally made Bayesian analysis obtainable to a wide audience. Doing Bayesian Data Analysis: A Tutorial with R, JAGS, and Stan provides an accessible approach to Bayesian data analysis, as material is explained clearly with concrete examples. The book begins with the basics, including essential concepts of probability and random sampling, and gradually progresses to advanced hierarchical modeling methods for realistic data. Included are step-by-step instructions on how to conduct Bayesian data analyses in the popular and free software R and WinBugs. This book is intended for first-year graduate students or advanced undergraduates. It provides a bridge between undergraduate training and modern Bayesian methods for data analysis, which is becoming the accepted research standard. Knowledge of algebra and basic calculus is a prerequisite.","author":[{"dropping-particle":"","family":"Kruschke","given":"John K.","non-dropping-particle":"","parse-names":false,"suffix":""}],"container-title":"Doing Bayesian Data Analysis: A Tutorial with R, JAGS, and Stan, Second Edition","edition":"2","id":"ITEM-1","issued":{"date-parts":[["2014"]]},"number-of-pages":"1-759","publisher":"Elsevier Inc.","title":"Doing Bayesian data analysis: A tutorial with R, JAGS, and Stan, second edition","type":"book"},"uris":["http://www.mendeley.com/documents/?uuid=53dd16c1-8051-49a6-807f-b014028c76b1"]}],"mendeley":{"formattedCitation":"(John K. Kruschke, 2014)","manualFormatting":"(Kruschke, 2014)","plainTextFormattedCitation":"(John K. Kruschke, 2014)","previouslyFormattedCitation":"(John K. Kruschke, 2014)"},"properties":{"noteIndex":0},"schema":"https://github.com/citation-style-language/schema/raw/master/csl-citation.json"}</w:instrText>
      </w:r>
      <w:r w:rsidR="00A74EFB">
        <w:fldChar w:fldCharType="separate"/>
      </w:r>
      <w:r w:rsidR="00A74EFB" w:rsidRPr="00A74EFB">
        <w:rPr>
          <w:noProof/>
        </w:rPr>
        <w:t>(Kruschke, 2014)</w:t>
      </w:r>
      <w:r w:rsidR="00A74EFB">
        <w:fldChar w:fldCharType="end"/>
      </w:r>
      <w:r w:rsidR="00A74EFB">
        <w:t xml:space="preserve">. </w:t>
      </w:r>
      <w:r w:rsidR="00F219CA">
        <w:t>Additionally, we cal</w:t>
      </w:r>
      <w:r w:rsidR="00771373">
        <w:t>culated the evidence ratio</w:t>
      </w:r>
      <w:r w:rsidR="00052D94">
        <w:t>s</w:t>
      </w:r>
      <w:r w:rsidR="00525408">
        <w:t xml:space="preserve"> (ER</w:t>
      </w:r>
      <w:r w:rsidR="00052D94">
        <w:t>s</w:t>
      </w:r>
      <w:r w:rsidR="00525408">
        <w:t>)</w:t>
      </w:r>
      <w:r w:rsidR="00771373">
        <w:t xml:space="preserve"> for</w:t>
      </w:r>
      <w:r w:rsidR="00F219CA">
        <w:t xml:space="preserve"> </w:t>
      </w:r>
      <w:r w:rsidR="00771373">
        <w:t>our hypothese</w:t>
      </w:r>
      <w:r w:rsidR="00052D94">
        <w:t>s as</w:t>
      </w:r>
      <w:r w:rsidR="00F219CA">
        <w:t xml:space="preserve"> </w:t>
      </w:r>
      <w:r w:rsidR="00052D94">
        <w:t xml:space="preserve">the </w:t>
      </w:r>
      <w:r w:rsidR="00F219CA">
        <w:t>ratio</w:t>
      </w:r>
      <w:r w:rsidR="00052D94">
        <w:t>s</w:t>
      </w:r>
      <w:r w:rsidR="00F219CA">
        <w:t xml:space="preserve"> between the percentage of posterior samples on each side of the zero of a </w:t>
      </w:r>
      <w:r w:rsidR="00525408">
        <w:t xml:space="preserve">difference </w:t>
      </w:r>
      <w:r w:rsidR="00F219CA">
        <w:t>distrib</w:t>
      </w:r>
      <w:r w:rsidR="00525408">
        <w:t xml:space="preserve">ution </w:t>
      </w:r>
      <w:r w:rsidR="00F219CA">
        <w:t xml:space="preserve">between two conditions. </w:t>
      </w:r>
      <w:r w:rsidR="000D270A">
        <w:t>ERs can be interpreted as the probability of a hypothesis (e.g. “Condition A is larger than condition B”) against its alternative (“Condition B is larger than condition A”).</w:t>
      </w:r>
    </w:p>
    <w:p w14:paraId="15FA9DA9" w14:textId="73BF6E23" w:rsidR="009508C9" w:rsidRDefault="009508C9" w:rsidP="00BC3FB6">
      <w:pPr>
        <w:pStyle w:val="Heading1"/>
        <w:spacing w:before="0" w:after="240"/>
      </w:pPr>
      <w:r>
        <w:lastRenderedPageBreak/>
        <w:t>Results</w:t>
      </w:r>
    </w:p>
    <w:p w14:paraId="09C056F5" w14:textId="3CDBAAFC" w:rsidR="00B5232F" w:rsidRDefault="008C4B5F" w:rsidP="00BC3FB6">
      <w:pPr>
        <w:pStyle w:val="Heading2"/>
        <w:spacing w:before="0" w:after="240"/>
      </w:pPr>
      <w:r>
        <w:t>Behavioral results</w:t>
      </w:r>
    </w:p>
    <w:p w14:paraId="524FBDC5" w14:textId="12CC073D" w:rsidR="00FE2900" w:rsidRDefault="00FF793F" w:rsidP="00F35FBF">
      <w:pPr>
        <w:spacing w:line="480" w:lineRule="auto"/>
        <w:ind w:firstLine="284"/>
        <w:jc w:val="both"/>
      </w:pPr>
      <w:commentRangeStart w:id="110"/>
      <w:r>
        <w:t xml:space="preserve">We fitted </w:t>
      </w:r>
      <w:r w:rsidR="00563137">
        <w:t>three</w:t>
      </w:r>
      <w:r>
        <w:t xml:space="preserve"> models to predict </w:t>
      </w:r>
      <w:r w:rsidR="005779C0">
        <w:t>sensitivity</w:t>
      </w:r>
      <w:r>
        <w:t xml:space="preserve"> </w:t>
      </w:r>
      <w:r w:rsidR="005779C0">
        <w:t>(</w:t>
      </w:r>
      <w:r w:rsidR="00CA119C">
        <w:t>d`</w:t>
      </w:r>
      <w:r w:rsidR="005779C0">
        <w:t>)</w:t>
      </w:r>
      <w:r>
        <w:t xml:space="preserve"> and reaction times</w:t>
      </w:r>
      <w:r w:rsidR="003460DC">
        <w:t xml:space="preserve"> (</w:t>
      </w:r>
      <w:r w:rsidR="00BC7D05">
        <w:t xml:space="preserve">in </w:t>
      </w:r>
      <w:r w:rsidR="003460DC">
        <w:t>milliseconds)</w:t>
      </w:r>
      <w:r>
        <w:t xml:space="preserve"> separately</w:t>
      </w:r>
      <w:r w:rsidR="00E66917">
        <w:t xml:space="preserve"> (</w:t>
      </w:r>
      <w:r w:rsidR="00E66917" w:rsidRPr="00B57645">
        <w:rPr>
          <w:i/>
        </w:rPr>
        <w:t>Figure 2</w:t>
      </w:r>
      <w:r w:rsidR="00E66917">
        <w:t xml:space="preserve"> </w:t>
      </w:r>
      <w:r w:rsidR="009C2230">
        <w:t xml:space="preserve">for the raw data </w:t>
      </w:r>
      <w:r w:rsidR="00E66917">
        <w:t xml:space="preserve">and </w:t>
      </w:r>
      <w:r w:rsidR="00781FC8">
        <w:rPr>
          <w:i/>
        </w:rPr>
        <w:t xml:space="preserve">Supplementary </w:t>
      </w:r>
      <w:r w:rsidR="00E66917" w:rsidRPr="00B57645">
        <w:rPr>
          <w:i/>
        </w:rPr>
        <w:t>Table 1</w:t>
      </w:r>
      <w:r w:rsidR="00781FC8">
        <w:t xml:space="preserve"> for the descriptive statistics</w:t>
      </w:r>
      <w:r w:rsidR="007B463E">
        <w:t>)</w:t>
      </w:r>
      <w:r>
        <w:t xml:space="preserve">. </w:t>
      </w:r>
      <w:r w:rsidR="00AA56D6">
        <w:t>First</w:t>
      </w:r>
      <w:r w:rsidR="00BC7D05">
        <w:t>,</w:t>
      </w:r>
      <w:r w:rsidR="004D7EBB">
        <w:t xml:space="preserve"> we fitted the</w:t>
      </w:r>
      <w:r w:rsidR="00AA56D6">
        <w:t xml:space="preserve"> </w:t>
      </w:r>
      <w:r w:rsidR="004D7EBB" w:rsidRPr="004D7EBB">
        <w:rPr>
          <w:i/>
        </w:rPr>
        <w:t xml:space="preserve">Null </w:t>
      </w:r>
      <w:r w:rsidR="00AA56D6" w:rsidRPr="004D7EBB">
        <w:rPr>
          <w:i/>
        </w:rPr>
        <w:t>model</w:t>
      </w:r>
      <w:r w:rsidR="00AA56D6">
        <w:t xml:space="preserve"> with </w:t>
      </w:r>
      <w:r w:rsidR="006D5E0D">
        <w:t>a</w:t>
      </w:r>
      <w:r w:rsidR="004D3AB3">
        <w:t xml:space="preserve"> </w:t>
      </w:r>
      <w:r w:rsidR="00700D33">
        <w:t>constant</w:t>
      </w:r>
      <w:r w:rsidR="009A5E5C">
        <w:t xml:space="preserve"> and</w:t>
      </w:r>
      <w:r w:rsidR="00411041">
        <w:t xml:space="preserve"> </w:t>
      </w:r>
      <w:r w:rsidR="00AA56D6">
        <w:t xml:space="preserve">varying intercepts across </w:t>
      </w:r>
      <w:r w:rsidR="00411041">
        <w:t>participants</w:t>
      </w:r>
      <w:r w:rsidR="00AA56D6">
        <w:t xml:space="preserve">. This model was fitted in order to </w:t>
      </w:r>
      <w:r w:rsidR="00411041">
        <w:t>explore</w:t>
      </w:r>
      <w:r w:rsidR="00AA56D6">
        <w:t xml:space="preserve"> the possibility that the data </w:t>
      </w:r>
      <w:r w:rsidR="006F62F4">
        <w:t xml:space="preserve">would be </w:t>
      </w:r>
      <w:r w:rsidR="009B094D">
        <w:t xml:space="preserve">best </w:t>
      </w:r>
      <w:r w:rsidR="00AA56D6">
        <w:t xml:space="preserve">explained </w:t>
      </w:r>
      <w:r w:rsidR="006F62F4">
        <w:t xml:space="preserve">by simple </w:t>
      </w:r>
      <w:r w:rsidR="009B094D">
        <w:t xml:space="preserve">random </w:t>
      </w:r>
      <w:r w:rsidR="00AA56D6">
        <w:t xml:space="preserve">variation between </w:t>
      </w:r>
      <w:r w:rsidR="00411041">
        <w:t>participants</w:t>
      </w:r>
      <w:r w:rsidR="00AA56D6">
        <w:t xml:space="preserve">. </w:t>
      </w:r>
      <w:r w:rsidR="006F62F4">
        <w:t>To</w:t>
      </w:r>
      <w:r w:rsidR="00AF1D01">
        <w:t xml:space="preserve"> investigate the effect of </w:t>
      </w:r>
      <w:r w:rsidR="006F62F4">
        <w:t xml:space="preserve">reward </w:t>
      </w:r>
      <w:r w:rsidR="00AF1D01">
        <w:t>phase</w:t>
      </w:r>
      <w:r w:rsidR="006F62F4">
        <w:t xml:space="preserve"> (baseline, </w:t>
      </w:r>
      <w:r w:rsidR="00C153CF">
        <w:t>training</w:t>
      </w:r>
      <w:r w:rsidR="006F62F4">
        <w:t xml:space="preserve">, </w:t>
      </w:r>
      <w:r w:rsidR="00C153CF">
        <w:t>test</w:t>
      </w:r>
      <w:r w:rsidR="006F62F4">
        <w:t>),</w:t>
      </w:r>
      <w:r w:rsidR="00AF1D01">
        <w:t xml:space="preserve"> we fitted</w:t>
      </w:r>
      <w:r w:rsidR="004D7EBB">
        <w:t xml:space="preserve"> the</w:t>
      </w:r>
      <w:r w:rsidR="00AF1D01">
        <w:t xml:space="preserve"> </w:t>
      </w:r>
      <w:r w:rsidR="004D7EBB" w:rsidRPr="004D7EBB">
        <w:rPr>
          <w:i/>
        </w:rPr>
        <w:t xml:space="preserve">Reward phase </w:t>
      </w:r>
      <w:r w:rsidR="00AF1D01" w:rsidRPr="000C2FCF">
        <w:t>model</w:t>
      </w:r>
      <w:r w:rsidR="00AF1D01">
        <w:t xml:space="preserve"> </w:t>
      </w:r>
      <w:r w:rsidR="006D5E0D">
        <w:t>which</w:t>
      </w:r>
      <w:r w:rsidR="00AF1D01">
        <w:t xml:space="preserve"> included only reward phase as the constant predictor</w:t>
      </w:r>
      <w:r w:rsidR="006D5E0D">
        <w:t xml:space="preserve">, as well as </w:t>
      </w:r>
      <w:r w:rsidR="00AF1D01">
        <w:t xml:space="preserve">varying intercepts and slopes across </w:t>
      </w:r>
      <w:r w:rsidR="00411041">
        <w:t>participants</w:t>
      </w:r>
      <w:r w:rsidR="00AF1D01">
        <w:t xml:space="preserve"> for this effect. To investigate the possible interaction between reward phase a</w:t>
      </w:r>
      <w:r w:rsidR="004D7EBB">
        <w:t xml:space="preserve">nd </w:t>
      </w:r>
      <w:commentRangeStart w:id="111"/>
      <w:r w:rsidR="004D7EBB">
        <w:t xml:space="preserve">reward </w:t>
      </w:r>
      <w:r w:rsidR="00884EE2">
        <w:t>probability</w:t>
      </w:r>
      <w:commentRangeEnd w:id="111"/>
      <w:r w:rsidR="00EC01A6">
        <w:rPr>
          <w:rStyle w:val="CommentReference"/>
        </w:rPr>
        <w:commentReference w:id="111"/>
      </w:r>
      <w:r w:rsidR="004D7EBB">
        <w:t xml:space="preserve">, we fitted the </w:t>
      </w:r>
      <w:r w:rsidR="000C2FCF" w:rsidRPr="000C2FCF">
        <w:rPr>
          <w:i/>
        </w:rPr>
        <w:t>Reward phase * Reward probability</w:t>
      </w:r>
      <w:r w:rsidR="000C2FCF" w:rsidRPr="000C2FCF">
        <w:t xml:space="preserve"> </w:t>
      </w:r>
      <w:r w:rsidR="00AF1D01" w:rsidRPr="000C2FCF">
        <w:t>model</w:t>
      </w:r>
      <w:r w:rsidR="00AF1D01">
        <w:t xml:space="preserve"> </w:t>
      </w:r>
      <w:r w:rsidR="006F62F4">
        <w:t xml:space="preserve">including </w:t>
      </w:r>
      <w:r w:rsidR="006D5E0D">
        <w:t xml:space="preserve">the intercepts and slopes of </w:t>
      </w:r>
      <w:r w:rsidR="00AF1D01">
        <w:t xml:space="preserve">these two effects and their interaction as </w:t>
      </w:r>
      <w:r w:rsidR="006D5E0D">
        <w:t xml:space="preserve">both </w:t>
      </w:r>
      <w:r w:rsidR="00AF1D01">
        <w:t>constant</w:t>
      </w:r>
      <w:r w:rsidR="006D5E0D">
        <w:t xml:space="preserve"> and varying effects</w:t>
      </w:r>
      <w:r w:rsidR="00FE2900">
        <w:t xml:space="preserve">. </w:t>
      </w:r>
      <w:r w:rsidR="009E0496">
        <w:t xml:space="preserve">All models had a Gaussian distribution as the prior for the intercept (for sensitivity: centered at 1.8 with a standard deviation of 1; for reaction times: centered at 500 with a variance of 200). The models with slopes also included a Gaussian distribution as the prior for the slopes (for sensitivity: centered at 0 with a standard deviation of 2; for reaction times: centered at 0 with a standard deviation of 200). These weakly informative priors were chosen based on the previous study which used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rsidR="005779C0">
        <w:t>N</w:t>
      </w:r>
      <w:r w:rsidR="00563137">
        <w:t xml:space="preserve">ote that </w:t>
      </w:r>
      <w:r w:rsidR="0066169F">
        <w:t xml:space="preserve">there are two additional models that, although possible to fit, </w:t>
      </w:r>
      <w:r w:rsidR="006F62F4">
        <w:t>are not plausible</w:t>
      </w:r>
      <w:r w:rsidR="0066169F">
        <w:t xml:space="preserve"> in the context of our experiment. </w:t>
      </w:r>
      <w:r w:rsidR="006F62F4">
        <w:t>Specifically, t</w:t>
      </w:r>
      <w:r w:rsidR="00FE2900">
        <w:t xml:space="preserve">he model with only the effect of reward </w:t>
      </w:r>
      <w:r w:rsidR="00884EE2">
        <w:t>probability</w:t>
      </w:r>
      <w:r w:rsidR="00FE2900">
        <w:t xml:space="preserve"> overlooks the fact that this effect </w:t>
      </w:r>
      <w:r w:rsidR="006F62F4">
        <w:t xml:space="preserve">would </w:t>
      </w:r>
      <w:r w:rsidR="00FE2900">
        <w:t xml:space="preserve">necessarily be most pronounced in the </w:t>
      </w:r>
      <w:r w:rsidR="00C153CF">
        <w:t>training</w:t>
      </w:r>
      <w:r w:rsidR="00FE2900">
        <w:t xml:space="preserve"> phase, thus interacting with the effect of reward phase. The same logic applies to the model with additive effects of reward phase and </w:t>
      </w:r>
      <w:r w:rsidR="00884EE2">
        <w:t>probability</w:t>
      </w:r>
      <w:r w:rsidR="008D6F6F">
        <w:t xml:space="preserve"> (i.e., these effects </w:t>
      </w:r>
      <w:r w:rsidR="006D5E0D">
        <w:t>could not</w:t>
      </w:r>
      <w:r w:rsidR="008D6F6F">
        <w:t xml:space="preserve"> act independently in our experimental design)</w:t>
      </w:r>
      <w:r w:rsidR="00FE2900">
        <w:t>.</w:t>
      </w:r>
    </w:p>
    <w:p w14:paraId="27CE72C1" w14:textId="6A17D03E" w:rsidR="00E66917" w:rsidRDefault="00566A39" w:rsidP="00781FC8">
      <w:pPr>
        <w:pStyle w:val="Heading3"/>
        <w:rPr>
          <w:rFonts w:ascii="Times New Roman" w:hAnsi="Times New Roman" w:cs="Times New Roman"/>
          <w:color w:val="auto"/>
        </w:rPr>
      </w:pPr>
      <w:r w:rsidRPr="00781FC8">
        <w:rPr>
          <w:rFonts w:ascii="Times New Roman" w:hAnsi="Times New Roman" w:cs="Times New Roman"/>
          <w:color w:val="auto"/>
        </w:rPr>
        <w:t>Sensitivity</w:t>
      </w:r>
      <w:commentRangeEnd w:id="110"/>
      <w:r w:rsidR="00EC01A6">
        <w:rPr>
          <w:rStyle w:val="CommentReference"/>
          <w:rFonts w:ascii="Times New Roman" w:eastAsiaTheme="minorHAnsi" w:hAnsi="Times New Roman" w:cs="Times New Roman"/>
          <w:color w:val="auto"/>
        </w:rPr>
        <w:commentReference w:id="110"/>
      </w:r>
    </w:p>
    <w:p w14:paraId="2E9CB975" w14:textId="77777777" w:rsidR="00781FC8" w:rsidRPr="00781FC8" w:rsidRDefault="00781FC8" w:rsidP="00781FC8"/>
    <w:p w14:paraId="3C6DA101" w14:textId="0E549F13" w:rsidR="00FF793F" w:rsidRDefault="00765B6B" w:rsidP="00575829">
      <w:pPr>
        <w:spacing w:line="480" w:lineRule="auto"/>
        <w:ind w:firstLine="284"/>
        <w:jc w:val="both"/>
      </w:pPr>
      <w:r w:rsidRPr="00917742">
        <w:lastRenderedPageBreak/>
        <w:t>Of</w:t>
      </w:r>
      <w:r>
        <w:t xml:space="preserve"> all the tested models, t</w:t>
      </w:r>
      <w:r w:rsidR="00FE2900">
        <w:t xml:space="preserve">he </w:t>
      </w:r>
      <w:r w:rsidR="000C2FCF" w:rsidRPr="000C2FCF">
        <w:rPr>
          <w:i/>
        </w:rPr>
        <w:t>Reward phase * Reward probability</w:t>
      </w:r>
      <w:r w:rsidR="00FE2900">
        <w:t xml:space="preserve"> model best predicted </w:t>
      </w:r>
      <w:r w:rsidR="00566A39">
        <w:t>sensitivity</w:t>
      </w:r>
      <w:r w:rsidR="00FE2900">
        <w:t xml:space="preserve"> </w:t>
      </w:r>
      <w:r w:rsidR="00C11E13">
        <w:t>(</w:t>
      </w:r>
      <w:r w:rsidR="00781FC8">
        <w:rPr>
          <w:i/>
        </w:rPr>
        <w:t>Table 1</w:t>
      </w:r>
      <w:r w:rsidR="009E0846">
        <w:t xml:space="preserve">). </w:t>
      </w:r>
      <w:commentRangeStart w:id="112"/>
      <w:r w:rsidR="00FF793F">
        <w:t xml:space="preserve">This result </w:t>
      </w:r>
      <w:r w:rsidR="007709FE">
        <w:t xml:space="preserve">points to the importance of the interaction between reward phase and reward </w:t>
      </w:r>
      <w:r w:rsidR="00884EE2">
        <w:t>probability</w:t>
      </w:r>
      <w:r w:rsidR="007709FE">
        <w:t xml:space="preserve"> in predicting </w:t>
      </w:r>
      <w:r w:rsidR="00566A39">
        <w:t>sensitivity</w:t>
      </w:r>
      <w:r w:rsidR="007709FE">
        <w:t xml:space="preserve">. </w:t>
      </w:r>
      <w:commentRangeEnd w:id="112"/>
      <w:r w:rsidR="00EC01A6">
        <w:rPr>
          <w:rStyle w:val="CommentReference"/>
        </w:rPr>
        <w:commentReference w:id="112"/>
      </w:r>
      <w:r w:rsidR="00B92561">
        <w:t>T</w:t>
      </w:r>
      <w:r w:rsidR="00FD5FE6">
        <w:t>he posterior distribution</w:t>
      </w:r>
      <w:r w:rsidR="00411041">
        <w:t>s</w:t>
      </w:r>
      <w:r w:rsidR="00FD5FE6">
        <w:t xml:space="preserve"> of the</w:t>
      </w:r>
      <w:r w:rsidR="00C11E13">
        <w:t xml:space="preserve"> interaction model (</w:t>
      </w:r>
      <w:r w:rsidR="00781FC8">
        <w:rPr>
          <w:i/>
        </w:rPr>
        <w:t>Figure 2</w:t>
      </w:r>
      <w:r w:rsidR="001A1EA7">
        <w:rPr>
          <w:i/>
        </w:rPr>
        <w:t>A</w:t>
      </w:r>
      <w:r w:rsidR="00781FC8">
        <w:rPr>
          <w:i/>
        </w:rPr>
        <w:t xml:space="preserve"> </w:t>
      </w:r>
      <w:r w:rsidR="00781FC8">
        <w:t xml:space="preserve">and </w:t>
      </w:r>
      <w:r w:rsidR="00781FC8">
        <w:rPr>
          <w:i/>
        </w:rPr>
        <w:t>Table 2</w:t>
      </w:r>
      <w:r w:rsidR="00FD5FE6">
        <w:t>)</w:t>
      </w:r>
      <w:r w:rsidR="0078557A">
        <w:t xml:space="preserve"> revealed that </w:t>
      </w:r>
      <w:r w:rsidR="00566A39">
        <w:t xml:space="preserve">sensitivity </w:t>
      </w:r>
      <w:r w:rsidR="0078557A">
        <w:t xml:space="preserve">improved in the </w:t>
      </w:r>
      <w:r w:rsidR="00C153CF">
        <w:t>training</w:t>
      </w:r>
      <w:r w:rsidR="0078557A">
        <w:t xml:space="preserve"> phase compared to the baseline</w:t>
      </w:r>
      <w:r w:rsidR="00923E38">
        <w:t xml:space="preserve"> for low</w:t>
      </w:r>
      <w:r w:rsidR="0055266E">
        <w:t xml:space="preserve"> </w:t>
      </w:r>
      <w:r w:rsidR="00584547">
        <w:t xml:space="preserve">rewarded feature </w:t>
      </w:r>
      <w:r w:rsidR="003B33DC">
        <w:t>(</w:t>
      </w:r>
      <w:r w:rsidR="003B33DC">
        <w:rPr>
          <w:i/>
        </w:rPr>
        <w:t xml:space="preserve">M = </w:t>
      </w:r>
      <w:r w:rsidR="005779C0">
        <w:t>0.18; 95% HDI [0.06, 0.31</w:t>
      </w:r>
      <w:r w:rsidR="003B33DC">
        <w:t xml:space="preserve">]; ER = </w:t>
      </w:r>
      <w:r w:rsidR="005779C0">
        <w:t>499</w:t>
      </w:r>
      <w:r w:rsidR="005B2FAA">
        <w:t>.00</w:t>
      </w:r>
      <w:r w:rsidR="003B33DC">
        <w:t>)</w:t>
      </w:r>
      <w:r w:rsidR="00584547">
        <w:t>, but only slightly for the</w:t>
      </w:r>
      <w:r w:rsidR="0055266E">
        <w:t xml:space="preserve"> </w:t>
      </w:r>
      <w:commentRangeStart w:id="113"/>
      <w:r w:rsidR="003B33DC">
        <w:t xml:space="preserve">high rewarded </w:t>
      </w:r>
      <w:r w:rsidR="00584547">
        <w:t>feature</w:t>
      </w:r>
      <w:r w:rsidR="003B33DC">
        <w:t xml:space="preserve"> </w:t>
      </w:r>
      <w:commentRangeEnd w:id="113"/>
      <w:r w:rsidR="00EC01A6">
        <w:rPr>
          <w:rStyle w:val="CommentReference"/>
        </w:rPr>
        <w:commentReference w:id="113"/>
      </w:r>
      <w:r w:rsidR="003B33DC">
        <w:t>(</w:t>
      </w:r>
      <w:r w:rsidR="003B33DC">
        <w:rPr>
          <w:i/>
        </w:rPr>
        <w:t xml:space="preserve">M = </w:t>
      </w:r>
      <w:r w:rsidR="005779C0">
        <w:t>0.04</w:t>
      </w:r>
      <w:r w:rsidR="003B33DC">
        <w:t>; 95% HDI [</w:t>
      </w:r>
      <w:r w:rsidR="005779C0">
        <w:t>-0.08, 0.17</w:t>
      </w:r>
      <w:r w:rsidR="003B33DC">
        <w:t xml:space="preserve">]; ER = </w:t>
      </w:r>
      <w:r w:rsidR="005779C0">
        <w:t>2.92</w:t>
      </w:r>
      <w:r w:rsidR="003B33DC">
        <w:t>)</w:t>
      </w:r>
      <w:r w:rsidR="00C36A08">
        <w:t xml:space="preserve">. </w:t>
      </w:r>
      <w:r w:rsidR="00923E38">
        <w:t xml:space="preserve">This </w:t>
      </w:r>
      <w:r w:rsidR="00C04A3E">
        <w:t xml:space="preserve">improvement </w:t>
      </w:r>
      <w:r w:rsidR="00923E38">
        <w:t xml:space="preserve">was </w:t>
      </w:r>
      <w:r w:rsidR="0055266E">
        <w:t xml:space="preserve">far </w:t>
      </w:r>
      <w:r w:rsidR="00923E38">
        <w:t xml:space="preserve">more pronounced for low </w:t>
      </w:r>
      <w:r w:rsidR="00C04A3E">
        <w:t>compared to</w:t>
      </w:r>
      <w:r w:rsidR="00923E38">
        <w:t xml:space="preserve"> h</w:t>
      </w:r>
      <w:r w:rsidR="00923E38" w:rsidRPr="00792843">
        <w:t xml:space="preserve">igh </w:t>
      </w:r>
      <w:r w:rsidR="00C04A3E">
        <w:t>reward probability</w:t>
      </w:r>
      <w:r w:rsidR="00C04A3E" w:rsidRPr="00792843">
        <w:t xml:space="preserve"> </w:t>
      </w:r>
      <w:r w:rsidR="00923E38" w:rsidRPr="00792843">
        <w:t>(</w:t>
      </w:r>
      <w:r w:rsidR="00792843" w:rsidRPr="00792843">
        <w:rPr>
          <w:i/>
        </w:rPr>
        <w:t xml:space="preserve">M = </w:t>
      </w:r>
      <w:r w:rsidR="0055266E">
        <w:t>0.14; 95% HDI [-0.03, 0.31</w:t>
      </w:r>
      <w:r w:rsidR="00792843">
        <w:t xml:space="preserve">]; ER = </w:t>
      </w:r>
      <w:r w:rsidR="0055266E">
        <w:t>17.18</w:t>
      </w:r>
      <w:r w:rsidR="00923E38" w:rsidRPr="00792843">
        <w:t>).</w:t>
      </w:r>
      <w:r w:rsidR="00923E38">
        <w:t xml:space="preserve"> </w:t>
      </w:r>
      <w:r w:rsidR="00C04A3E">
        <w:t xml:space="preserve">Conversely, </w:t>
      </w:r>
      <w:r w:rsidR="0055266E">
        <w:t xml:space="preserve">there was no evidence for the difference </w:t>
      </w:r>
      <w:r w:rsidR="00FE2900">
        <w:t xml:space="preserve">between </w:t>
      </w:r>
      <w:r w:rsidR="00C153CF">
        <w:t>training</w:t>
      </w:r>
      <w:r w:rsidR="00FE2900">
        <w:t xml:space="preserve"> and </w:t>
      </w:r>
      <w:r w:rsidR="00C153CF">
        <w:t>test</w:t>
      </w:r>
      <w:r w:rsidR="00FE2900">
        <w:t xml:space="preserve"> phase</w:t>
      </w:r>
      <w:r w:rsidR="00C04A3E">
        <w:t>s</w:t>
      </w:r>
      <w:r w:rsidR="0055266E">
        <w:t xml:space="preserve"> in </w:t>
      </w:r>
      <w:r w:rsidR="00575829">
        <w:t>the low (</w:t>
      </w:r>
      <w:r w:rsidR="00575829">
        <w:rPr>
          <w:i/>
        </w:rPr>
        <w:t xml:space="preserve">M = </w:t>
      </w:r>
      <w:r w:rsidR="00575829">
        <w:t>0.</w:t>
      </w:r>
      <w:r w:rsidR="0055266E">
        <w:t>00</w:t>
      </w:r>
      <w:r w:rsidR="00575829">
        <w:t>; 95% HDI</w:t>
      </w:r>
      <w:r w:rsidR="0055266E">
        <w:t xml:space="preserve"> [-0.13, 0.13</w:t>
      </w:r>
      <w:r w:rsidR="00575829">
        <w:t>]</w:t>
      </w:r>
      <w:r w:rsidR="00B71FD2">
        <w:t xml:space="preserve">; ER = </w:t>
      </w:r>
      <w:r w:rsidR="0055266E">
        <w:t>1.08</w:t>
      </w:r>
      <w:r w:rsidR="00575829">
        <w:t xml:space="preserve">), </w:t>
      </w:r>
      <w:r w:rsidR="00584547">
        <w:t xml:space="preserve">and only a </w:t>
      </w:r>
      <w:r w:rsidR="00A36725">
        <w:t>very small</w:t>
      </w:r>
      <w:r w:rsidR="00584547">
        <w:t xml:space="preserve"> reduction in sensitivity </w:t>
      </w:r>
      <w:r w:rsidR="0055266E">
        <w:t xml:space="preserve">in the high </w:t>
      </w:r>
      <w:r w:rsidR="00575829">
        <w:t>rewarded condition (</w:t>
      </w:r>
      <w:r w:rsidR="00575829">
        <w:rPr>
          <w:i/>
        </w:rPr>
        <w:t xml:space="preserve">M = </w:t>
      </w:r>
      <w:r w:rsidR="00C36A08" w:rsidRPr="00C36A08">
        <w:t>-</w:t>
      </w:r>
      <w:r w:rsidR="0055266E">
        <w:t>0.03</w:t>
      </w:r>
      <w:r w:rsidR="00575829">
        <w:t>; 95% HDI</w:t>
      </w:r>
      <w:r w:rsidR="00C36A08">
        <w:t xml:space="preserve"> </w:t>
      </w:r>
      <w:r w:rsidR="0055266E">
        <w:t>[-0.16, 0.11</w:t>
      </w:r>
      <w:r w:rsidR="00575829">
        <w:t>]</w:t>
      </w:r>
      <w:r w:rsidR="00B71FD2">
        <w:t>; ER = 2</w:t>
      </w:r>
      <w:r w:rsidR="003B33DC">
        <w:t>.42</w:t>
      </w:r>
      <w:r w:rsidR="00575829">
        <w:t>).</w:t>
      </w:r>
      <w:r w:rsidR="008A23A3">
        <w:t xml:space="preserve"> </w:t>
      </w:r>
      <w:r w:rsidR="00575829">
        <w:t xml:space="preserve">These results suggest </w:t>
      </w:r>
      <w:del w:id="114" w:author="Gilles Pourtois" w:date="2019-07-30T22:10:00Z">
        <w:r w:rsidR="00575829" w:rsidDel="00EC01A6">
          <w:delText>that participants were more</w:delText>
        </w:r>
      </w:del>
      <w:ins w:id="115" w:author="Gilles Pourtois" w:date="2019-07-30T22:10:00Z">
        <w:r w:rsidR="00EC01A6">
          <w:t>a higher</w:t>
        </w:r>
      </w:ins>
      <w:r w:rsidR="00575829">
        <w:t xml:space="preserve"> </w:t>
      </w:r>
      <w:r w:rsidR="008A23A3">
        <w:t>sensitiv</w:t>
      </w:r>
      <w:ins w:id="116" w:author="Gilles Pourtois" w:date="2019-07-30T22:11:00Z">
        <w:r w:rsidR="00EC01A6">
          <w:t xml:space="preserve">ity for coherent motion detection </w:t>
        </w:r>
      </w:ins>
      <w:del w:id="117" w:author="Gilles Pourtois" w:date="2019-07-30T22:11:00Z">
        <w:r w:rsidR="008A23A3" w:rsidDel="00EC01A6">
          <w:delText>e in detecting the movements of the targets</w:delText>
        </w:r>
        <w:r w:rsidR="00575829" w:rsidDel="00EC01A6">
          <w:delText xml:space="preserve"> </w:delText>
        </w:r>
      </w:del>
      <w:r w:rsidR="00575829">
        <w:t xml:space="preserve">in the </w:t>
      </w:r>
      <w:r w:rsidR="00C153CF">
        <w:t>training</w:t>
      </w:r>
      <w:r w:rsidR="00575829">
        <w:t xml:space="preserve"> phase compared to baseline, </w:t>
      </w:r>
      <w:r w:rsidR="00B92561">
        <w:t xml:space="preserve">and </w:t>
      </w:r>
      <w:r w:rsidR="008A23A3">
        <w:t xml:space="preserve">far </w:t>
      </w:r>
      <w:r w:rsidR="00B92561">
        <w:t>more so</w:t>
      </w:r>
      <w:r w:rsidR="00575829">
        <w:t xml:space="preserve"> for the low </w:t>
      </w:r>
      <w:ins w:id="118" w:author="Gilles Pourtois" w:date="2019-07-30T22:11:00Z">
        <w:r w:rsidR="00EC01A6">
          <w:t xml:space="preserve">relative to the high </w:t>
        </w:r>
      </w:ins>
      <w:r w:rsidR="00575829">
        <w:t xml:space="preserve">rewarded color. There was also </w:t>
      </w:r>
      <w:r w:rsidR="00584547">
        <w:t xml:space="preserve">very little </w:t>
      </w:r>
      <w:r w:rsidR="00575829">
        <w:t xml:space="preserve">evidence </w:t>
      </w:r>
      <w:r w:rsidR="00584547">
        <w:t>of</w:t>
      </w:r>
      <w:r w:rsidR="00575829">
        <w:t xml:space="preserve"> </w:t>
      </w:r>
      <w:r w:rsidR="00FE683F">
        <w:t xml:space="preserve">a </w:t>
      </w:r>
      <w:r w:rsidR="008A23A3">
        <w:t xml:space="preserve">change in </w:t>
      </w:r>
      <w:del w:id="119" w:author="Gilles Pourtois" w:date="2019-07-30T22:12:00Z">
        <w:r w:rsidR="008A23A3" w:rsidDel="005205F7">
          <w:delText xml:space="preserve">their </w:delText>
        </w:r>
      </w:del>
      <w:r w:rsidR="008A23A3">
        <w:t xml:space="preserve">sensitivity </w:t>
      </w:r>
      <w:r w:rsidR="00584547">
        <w:t xml:space="preserve">from the training to the </w:t>
      </w:r>
      <w:r w:rsidR="008A23A3">
        <w:t xml:space="preserve">test phase. </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1997"/>
        <w:gridCol w:w="2740"/>
        <w:gridCol w:w="2356"/>
        <w:gridCol w:w="297"/>
        <w:gridCol w:w="2249"/>
      </w:tblGrid>
      <w:tr w:rsidR="009F2266" w14:paraId="595A2DD2" w14:textId="77777777" w:rsidTr="00781FC8">
        <w:trPr>
          <w:trHeight w:val="664"/>
        </w:trPr>
        <w:tc>
          <w:tcPr>
            <w:tcW w:w="8505" w:type="dxa"/>
            <w:gridSpan w:val="5"/>
            <w:vAlign w:val="center"/>
          </w:tcPr>
          <w:p w14:paraId="66503193" w14:textId="2B3BF12A" w:rsidR="009F2266" w:rsidRDefault="00781FC8" w:rsidP="00C11E13">
            <w:pPr>
              <w:spacing w:line="360" w:lineRule="auto"/>
            </w:pPr>
            <w:r>
              <w:t>Table 1</w:t>
            </w:r>
          </w:p>
          <w:p w14:paraId="4B536518" w14:textId="3C2F91ED" w:rsidR="009F2266" w:rsidRDefault="00FE683F" w:rsidP="00566A39">
            <w:pPr>
              <w:spacing w:line="360" w:lineRule="auto"/>
              <w:rPr>
                <w:i/>
              </w:rPr>
            </w:pPr>
            <w:r>
              <w:rPr>
                <w:i/>
              </w:rPr>
              <w:t xml:space="preserve">Mean and standard errors (in parenthesis) of </w:t>
            </w:r>
            <w:r w:rsidR="009215B9">
              <w:rPr>
                <w:i/>
              </w:rPr>
              <w:t>WAIC and Bayesian R</w:t>
            </w:r>
            <w:r w:rsidR="009215B9">
              <w:rPr>
                <w:i/>
                <w:vertAlign w:val="superscript"/>
              </w:rPr>
              <w:t>2</w:t>
            </w:r>
            <w:r w:rsidR="009215B9">
              <w:rPr>
                <w:i/>
              </w:rPr>
              <w:t xml:space="preserve"> for each </w:t>
            </w:r>
            <w:r>
              <w:rPr>
                <w:i/>
              </w:rPr>
              <w:t>m</w:t>
            </w:r>
            <w:r w:rsidR="009F2266">
              <w:rPr>
                <w:i/>
              </w:rPr>
              <w:t xml:space="preserve">odel </w:t>
            </w:r>
            <w:r w:rsidR="009215B9">
              <w:rPr>
                <w:i/>
              </w:rPr>
              <w:t xml:space="preserve">predicting </w:t>
            </w:r>
            <w:r w:rsidR="00566A39">
              <w:rPr>
                <w:i/>
              </w:rPr>
              <w:t>sensitivity</w:t>
            </w:r>
            <w:r w:rsidR="009215B9">
              <w:rPr>
                <w:i/>
              </w:rPr>
              <w:t xml:space="preserve"> and </w:t>
            </w:r>
            <w:r w:rsidR="002952F2">
              <w:rPr>
                <w:i/>
              </w:rPr>
              <w:t>r</w:t>
            </w:r>
            <w:r w:rsidR="009215B9">
              <w:rPr>
                <w:i/>
              </w:rPr>
              <w:t>eaction times.</w:t>
            </w:r>
          </w:p>
        </w:tc>
      </w:tr>
      <w:tr w:rsidR="007427B7" w14:paraId="05156EE8" w14:textId="77777777" w:rsidTr="00781FC8">
        <w:trPr>
          <w:trHeight w:val="664"/>
        </w:trPr>
        <w:tc>
          <w:tcPr>
            <w:tcW w:w="4180" w:type="dxa"/>
            <w:gridSpan w:val="2"/>
            <w:tcBorders>
              <w:bottom w:val="single" w:sz="4" w:space="0" w:color="auto"/>
            </w:tcBorders>
            <w:vAlign w:val="center"/>
          </w:tcPr>
          <w:p w14:paraId="0AF3796E" w14:textId="38A737D5" w:rsidR="007427B7" w:rsidRDefault="007427B7" w:rsidP="00B57645">
            <w:r>
              <w:t>Model</w:t>
            </w:r>
          </w:p>
        </w:tc>
        <w:tc>
          <w:tcPr>
            <w:tcW w:w="2341" w:type="dxa"/>
            <w:gridSpan w:val="2"/>
            <w:tcBorders>
              <w:bottom w:val="single" w:sz="4" w:space="0" w:color="auto"/>
            </w:tcBorders>
            <w:vAlign w:val="center"/>
          </w:tcPr>
          <w:p w14:paraId="39861AD9" w14:textId="79CE3D1C" w:rsidR="007427B7" w:rsidRPr="008E021D" w:rsidRDefault="007427B7" w:rsidP="00C11E13">
            <w:pPr>
              <w:rPr>
                <w:i/>
              </w:rPr>
            </w:pPr>
            <w:r>
              <w:rPr>
                <w:i/>
              </w:rPr>
              <w:t>WAIC (SE)</w:t>
            </w:r>
          </w:p>
        </w:tc>
        <w:tc>
          <w:tcPr>
            <w:tcW w:w="1984" w:type="dxa"/>
            <w:tcBorders>
              <w:bottom w:val="single" w:sz="4" w:space="0" w:color="auto"/>
            </w:tcBorders>
            <w:vAlign w:val="center"/>
          </w:tcPr>
          <w:p w14:paraId="646B57D5" w14:textId="5C7FB2FA" w:rsidR="007427B7" w:rsidRPr="00297068" w:rsidRDefault="007427B7" w:rsidP="00C11E13">
            <w:r>
              <w:rPr>
                <w:i/>
              </w:rPr>
              <w:t>Bayesian R</w:t>
            </w:r>
            <w:r>
              <w:rPr>
                <w:i/>
                <w:vertAlign w:val="superscript"/>
              </w:rPr>
              <w:t xml:space="preserve">2 </w:t>
            </w:r>
            <w:r>
              <w:rPr>
                <w:i/>
              </w:rPr>
              <w:t>(SE)</w:t>
            </w:r>
          </w:p>
        </w:tc>
      </w:tr>
      <w:tr w:rsidR="00876BCA" w14:paraId="3056289C" w14:textId="77777777" w:rsidTr="00781FC8">
        <w:trPr>
          <w:trHeight w:val="438"/>
        </w:trPr>
        <w:tc>
          <w:tcPr>
            <w:tcW w:w="8505" w:type="dxa"/>
            <w:gridSpan w:val="5"/>
            <w:tcBorders>
              <w:top w:val="single" w:sz="4" w:space="0" w:color="auto"/>
            </w:tcBorders>
            <w:vAlign w:val="center"/>
          </w:tcPr>
          <w:p w14:paraId="24A6DC17" w14:textId="63E6A8B6" w:rsidR="00876BCA" w:rsidRPr="00297068" w:rsidRDefault="00566A39" w:rsidP="00C11E13">
            <w:pPr>
              <w:rPr>
                <w:i/>
              </w:rPr>
            </w:pPr>
            <w:r>
              <w:rPr>
                <w:i/>
              </w:rPr>
              <w:t>Sensitivity</w:t>
            </w:r>
          </w:p>
        </w:tc>
      </w:tr>
      <w:tr w:rsidR="009609D6" w14:paraId="62120BFC" w14:textId="77777777" w:rsidTr="00781FC8">
        <w:trPr>
          <w:trHeight w:val="438"/>
        </w:trPr>
        <w:tc>
          <w:tcPr>
            <w:tcW w:w="4180" w:type="dxa"/>
            <w:gridSpan w:val="2"/>
            <w:tcMar>
              <w:left w:w="284" w:type="dxa"/>
            </w:tcMar>
            <w:vAlign w:val="center"/>
          </w:tcPr>
          <w:p w14:paraId="224C7CAB" w14:textId="0219AF0B" w:rsidR="00F21309" w:rsidRDefault="00F21309" w:rsidP="00C11E13">
            <w:r>
              <w:t>Null</w:t>
            </w:r>
          </w:p>
        </w:tc>
        <w:tc>
          <w:tcPr>
            <w:tcW w:w="2079" w:type="dxa"/>
            <w:vAlign w:val="center"/>
          </w:tcPr>
          <w:p w14:paraId="6B578369" w14:textId="2842D612" w:rsidR="00F21309" w:rsidRDefault="005E0EA0" w:rsidP="005E0EA0">
            <w:r>
              <w:t>446.33</w:t>
            </w:r>
            <w:r w:rsidR="00F21309" w:rsidRPr="008E021D">
              <w:t xml:space="preserve"> </w:t>
            </w:r>
            <w:r w:rsidR="00F21309">
              <w:t>(</w:t>
            </w:r>
            <w:r>
              <w:t>23.43</w:t>
            </w:r>
            <w:r w:rsidR="00F21309">
              <w:t>)</w:t>
            </w:r>
          </w:p>
        </w:tc>
        <w:tc>
          <w:tcPr>
            <w:tcW w:w="262" w:type="dxa"/>
            <w:vAlign w:val="center"/>
          </w:tcPr>
          <w:p w14:paraId="56A348BD" w14:textId="74DD500E" w:rsidR="00F21309" w:rsidRDefault="00F21309" w:rsidP="00C11E13"/>
        </w:tc>
        <w:tc>
          <w:tcPr>
            <w:tcW w:w="1984" w:type="dxa"/>
            <w:vAlign w:val="center"/>
          </w:tcPr>
          <w:p w14:paraId="512A6283" w14:textId="1E8B2AFD" w:rsidR="00F21309" w:rsidRDefault="005E0EA0" w:rsidP="00C11E13">
            <w:r>
              <w:t>0.22</w:t>
            </w:r>
            <w:r w:rsidR="00651687">
              <w:t xml:space="preserve"> (0.05)</w:t>
            </w:r>
          </w:p>
        </w:tc>
      </w:tr>
      <w:tr w:rsidR="009609D6" w14:paraId="26EFEC87" w14:textId="77777777" w:rsidTr="00781FC8">
        <w:trPr>
          <w:trHeight w:val="438"/>
        </w:trPr>
        <w:tc>
          <w:tcPr>
            <w:tcW w:w="4180" w:type="dxa"/>
            <w:gridSpan w:val="2"/>
            <w:tcMar>
              <w:left w:w="284" w:type="dxa"/>
            </w:tcMar>
            <w:vAlign w:val="center"/>
          </w:tcPr>
          <w:p w14:paraId="6962BEED" w14:textId="257DD223" w:rsidR="00F21309" w:rsidRDefault="00F21309" w:rsidP="00C11E13">
            <w:r>
              <w:t>Reward phase</w:t>
            </w:r>
          </w:p>
        </w:tc>
        <w:tc>
          <w:tcPr>
            <w:tcW w:w="2079" w:type="dxa"/>
            <w:vAlign w:val="center"/>
          </w:tcPr>
          <w:p w14:paraId="0C437805" w14:textId="5ACEA0A1" w:rsidR="00F21309" w:rsidRDefault="005E0EA0" w:rsidP="00C11E13">
            <w:r>
              <w:t>451.47</w:t>
            </w:r>
            <w:r w:rsidR="00F21309">
              <w:t xml:space="preserve"> (</w:t>
            </w:r>
            <w:r>
              <w:t>22.74</w:t>
            </w:r>
            <w:r w:rsidR="00F21309">
              <w:t>)</w:t>
            </w:r>
          </w:p>
        </w:tc>
        <w:tc>
          <w:tcPr>
            <w:tcW w:w="262" w:type="dxa"/>
            <w:vAlign w:val="center"/>
          </w:tcPr>
          <w:p w14:paraId="694D0F02" w14:textId="69552910" w:rsidR="00F21309" w:rsidRDefault="00F21309" w:rsidP="00C11E13"/>
        </w:tc>
        <w:tc>
          <w:tcPr>
            <w:tcW w:w="1984" w:type="dxa"/>
            <w:vAlign w:val="center"/>
          </w:tcPr>
          <w:p w14:paraId="4C45A5A1" w14:textId="6644AAC7" w:rsidR="00F21309" w:rsidRDefault="005E0EA0" w:rsidP="00C11E13">
            <w:r>
              <w:t>0.24</w:t>
            </w:r>
            <w:r w:rsidR="00651687">
              <w:t xml:space="preserve"> (0.05)</w:t>
            </w:r>
          </w:p>
        </w:tc>
      </w:tr>
      <w:tr w:rsidR="009609D6" w14:paraId="4C6545EB" w14:textId="77777777" w:rsidTr="00781FC8">
        <w:trPr>
          <w:trHeight w:val="438"/>
        </w:trPr>
        <w:tc>
          <w:tcPr>
            <w:tcW w:w="4180" w:type="dxa"/>
            <w:gridSpan w:val="2"/>
            <w:tcBorders>
              <w:bottom w:val="single" w:sz="4" w:space="0" w:color="auto"/>
            </w:tcBorders>
            <w:tcMar>
              <w:left w:w="284" w:type="dxa"/>
            </w:tcMar>
            <w:vAlign w:val="center"/>
          </w:tcPr>
          <w:p w14:paraId="5D51C51E" w14:textId="269C4AE0" w:rsidR="00F21309" w:rsidRDefault="00705D83" w:rsidP="00C11E13">
            <w:r>
              <w:t>Reward phase *</w:t>
            </w:r>
            <w:r w:rsidR="00FE683F">
              <w:t xml:space="preserve"> Reward probability</w:t>
            </w:r>
          </w:p>
        </w:tc>
        <w:tc>
          <w:tcPr>
            <w:tcW w:w="2079" w:type="dxa"/>
            <w:tcBorders>
              <w:bottom w:val="single" w:sz="4" w:space="0" w:color="auto"/>
            </w:tcBorders>
            <w:vAlign w:val="center"/>
          </w:tcPr>
          <w:p w14:paraId="2503F414" w14:textId="53517CC0" w:rsidR="00F21309" w:rsidRDefault="005E0EA0" w:rsidP="00C11E13">
            <w:r>
              <w:t>200.57</w:t>
            </w:r>
            <w:r w:rsidR="00F21309">
              <w:t xml:space="preserve"> (</w:t>
            </w:r>
            <w:r>
              <w:t>21.27</w:t>
            </w:r>
            <w:r w:rsidR="00F21309">
              <w:t>)</w:t>
            </w:r>
          </w:p>
        </w:tc>
        <w:tc>
          <w:tcPr>
            <w:tcW w:w="262" w:type="dxa"/>
            <w:tcBorders>
              <w:bottom w:val="single" w:sz="4" w:space="0" w:color="auto"/>
            </w:tcBorders>
            <w:vAlign w:val="center"/>
          </w:tcPr>
          <w:p w14:paraId="506FB02E" w14:textId="03152DF2" w:rsidR="00F21309" w:rsidRDefault="00F21309" w:rsidP="00C11E13"/>
        </w:tc>
        <w:tc>
          <w:tcPr>
            <w:tcW w:w="1984" w:type="dxa"/>
            <w:tcBorders>
              <w:bottom w:val="single" w:sz="4" w:space="0" w:color="auto"/>
            </w:tcBorders>
            <w:vAlign w:val="center"/>
          </w:tcPr>
          <w:p w14:paraId="67C6B045" w14:textId="4C7A4ED6" w:rsidR="00F21309" w:rsidRDefault="005E0EA0" w:rsidP="00C11E13">
            <w:r>
              <w:t>0.76 (0.22</w:t>
            </w:r>
            <w:r w:rsidR="00651687">
              <w:t>)</w:t>
            </w:r>
          </w:p>
        </w:tc>
      </w:tr>
      <w:tr w:rsidR="00876BCA" w14:paraId="47028B34" w14:textId="77777777" w:rsidTr="00781FC8">
        <w:trPr>
          <w:gridAfter w:val="4"/>
          <w:wAfter w:w="6743" w:type="dxa"/>
          <w:trHeight w:val="438"/>
        </w:trPr>
        <w:tc>
          <w:tcPr>
            <w:tcW w:w="1762" w:type="dxa"/>
            <w:tcBorders>
              <w:top w:val="single" w:sz="4" w:space="0" w:color="auto"/>
            </w:tcBorders>
            <w:vAlign w:val="center"/>
          </w:tcPr>
          <w:p w14:paraId="562AE791" w14:textId="0B9E729A" w:rsidR="00876BCA" w:rsidRPr="00297068" w:rsidRDefault="00876BCA" w:rsidP="00C11E13">
            <w:pPr>
              <w:rPr>
                <w:i/>
              </w:rPr>
            </w:pPr>
            <w:r w:rsidRPr="00297068">
              <w:rPr>
                <w:i/>
              </w:rPr>
              <w:t>Reaction times</w:t>
            </w:r>
          </w:p>
        </w:tc>
      </w:tr>
      <w:tr w:rsidR="009609D6" w14:paraId="12E8B41B" w14:textId="77777777" w:rsidTr="00781FC8">
        <w:trPr>
          <w:trHeight w:val="438"/>
        </w:trPr>
        <w:tc>
          <w:tcPr>
            <w:tcW w:w="4180" w:type="dxa"/>
            <w:gridSpan w:val="2"/>
            <w:tcMar>
              <w:left w:w="284" w:type="dxa"/>
            </w:tcMar>
            <w:vAlign w:val="center"/>
          </w:tcPr>
          <w:p w14:paraId="47A32873" w14:textId="0EA88E9E" w:rsidR="00876BCA" w:rsidRDefault="00876BCA" w:rsidP="00C11E13">
            <w:r>
              <w:t>Null</w:t>
            </w:r>
          </w:p>
        </w:tc>
        <w:tc>
          <w:tcPr>
            <w:tcW w:w="2079" w:type="dxa"/>
            <w:vAlign w:val="center"/>
          </w:tcPr>
          <w:p w14:paraId="5953A675" w14:textId="2944986F" w:rsidR="00876BCA" w:rsidRDefault="005E0EA0" w:rsidP="00C11E13">
            <w:r>
              <w:t>2,541.30</w:t>
            </w:r>
            <w:r w:rsidR="00876BCA" w:rsidRPr="00534F07">
              <w:t xml:space="preserve"> </w:t>
            </w:r>
            <w:r w:rsidR="00876BCA">
              <w:t>(</w:t>
            </w:r>
            <w:r>
              <w:t>26.80</w:t>
            </w:r>
            <w:r w:rsidR="00876BCA">
              <w:t>)</w:t>
            </w:r>
          </w:p>
        </w:tc>
        <w:tc>
          <w:tcPr>
            <w:tcW w:w="262" w:type="dxa"/>
            <w:vAlign w:val="center"/>
          </w:tcPr>
          <w:p w14:paraId="372FC307" w14:textId="7490FABD" w:rsidR="00876BCA" w:rsidRDefault="00876BCA" w:rsidP="00C11E13"/>
        </w:tc>
        <w:tc>
          <w:tcPr>
            <w:tcW w:w="1984" w:type="dxa"/>
            <w:vAlign w:val="center"/>
          </w:tcPr>
          <w:p w14:paraId="3E59B7B0" w14:textId="22B4730E" w:rsidR="00876BCA" w:rsidRDefault="005E0EA0" w:rsidP="00C11E13">
            <w:r>
              <w:t>0.58</w:t>
            </w:r>
            <w:r w:rsidR="00876BCA" w:rsidRPr="00C21D51">
              <w:t xml:space="preserve"> </w:t>
            </w:r>
            <w:r>
              <w:t>(0.03</w:t>
            </w:r>
            <w:r w:rsidR="00876BCA">
              <w:t>)</w:t>
            </w:r>
          </w:p>
        </w:tc>
      </w:tr>
      <w:tr w:rsidR="009609D6" w14:paraId="7F012FA8" w14:textId="77777777" w:rsidTr="00781FC8">
        <w:trPr>
          <w:trHeight w:val="438"/>
        </w:trPr>
        <w:tc>
          <w:tcPr>
            <w:tcW w:w="4180" w:type="dxa"/>
            <w:gridSpan w:val="2"/>
            <w:tcMar>
              <w:left w:w="284" w:type="dxa"/>
            </w:tcMar>
            <w:vAlign w:val="center"/>
          </w:tcPr>
          <w:p w14:paraId="6359B1DE" w14:textId="115BDCCC" w:rsidR="00876BCA" w:rsidRDefault="00876BCA" w:rsidP="00C11E13">
            <w:r>
              <w:t>Reward phase</w:t>
            </w:r>
          </w:p>
        </w:tc>
        <w:tc>
          <w:tcPr>
            <w:tcW w:w="2079" w:type="dxa"/>
            <w:vAlign w:val="center"/>
          </w:tcPr>
          <w:p w14:paraId="03098185" w14:textId="040625D2" w:rsidR="00876BCA" w:rsidRDefault="00876BCA" w:rsidP="00C11E13">
            <w:r w:rsidRPr="00C21D51">
              <w:t>2</w:t>
            </w:r>
            <w:r w:rsidR="00FE683F">
              <w:t>,</w:t>
            </w:r>
            <w:r w:rsidR="007E786F">
              <w:t>511.86</w:t>
            </w:r>
            <w:r w:rsidRPr="00C21D51">
              <w:t xml:space="preserve"> </w:t>
            </w:r>
            <w:r>
              <w:t>(</w:t>
            </w:r>
            <w:r w:rsidR="007E786F">
              <w:t>27.49</w:t>
            </w:r>
            <w:r>
              <w:t>)</w:t>
            </w:r>
          </w:p>
        </w:tc>
        <w:tc>
          <w:tcPr>
            <w:tcW w:w="262" w:type="dxa"/>
            <w:vAlign w:val="center"/>
          </w:tcPr>
          <w:p w14:paraId="1EBA8610" w14:textId="78F00C22" w:rsidR="00876BCA" w:rsidRDefault="00876BCA" w:rsidP="00C11E13"/>
        </w:tc>
        <w:tc>
          <w:tcPr>
            <w:tcW w:w="1984" w:type="dxa"/>
            <w:vAlign w:val="center"/>
          </w:tcPr>
          <w:p w14:paraId="74B5D6DF" w14:textId="3ED34F75" w:rsidR="00876BCA" w:rsidRDefault="007E786F" w:rsidP="00C11E13">
            <w:r>
              <w:t>0.64</w:t>
            </w:r>
            <w:r w:rsidR="00876BCA" w:rsidRPr="00C21D51">
              <w:t xml:space="preserve"> </w:t>
            </w:r>
            <w:r w:rsidR="00876BCA">
              <w:t>(</w:t>
            </w:r>
            <w:r>
              <w:t>0.03</w:t>
            </w:r>
            <w:r w:rsidR="00876BCA">
              <w:t>)</w:t>
            </w:r>
          </w:p>
        </w:tc>
      </w:tr>
      <w:tr w:rsidR="009609D6" w14:paraId="5C3FF6BF" w14:textId="77777777" w:rsidTr="00781FC8">
        <w:trPr>
          <w:trHeight w:val="438"/>
        </w:trPr>
        <w:tc>
          <w:tcPr>
            <w:tcW w:w="4180" w:type="dxa"/>
            <w:gridSpan w:val="2"/>
            <w:tcBorders>
              <w:bottom w:val="single" w:sz="4" w:space="0" w:color="auto"/>
            </w:tcBorders>
            <w:tcMar>
              <w:left w:w="284" w:type="dxa"/>
            </w:tcMar>
            <w:vAlign w:val="center"/>
          </w:tcPr>
          <w:p w14:paraId="3E99428A" w14:textId="155165DB" w:rsidR="00876BCA" w:rsidRDefault="00705D83" w:rsidP="00C11E13">
            <w:r>
              <w:lastRenderedPageBreak/>
              <w:t>Reward phase *</w:t>
            </w:r>
            <w:r w:rsidR="00FE683F">
              <w:t xml:space="preserve"> Reward probability</w:t>
            </w:r>
          </w:p>
        </w:tc>
        <w:tc>
          <w:tcPr>
            <w:tcW w:w="2079" w:type="dxa"/>
            <w:tcBorders>
              <w:bottom w:val="single" w:sz="4" w:space="0" w:color="auto"/>
            </w:tcBorders>
            <w:vAlign w:val="center"/>
          </w:tcPr>
          <w:p w14:paraId="189A6D72" w14:textId="1ABFB3D5" w:rsidR="00876BCA" w:rsidRDefault="00876BCA" w:rsidP="00C11E13">
            <w:r w:rsidRPr="00C21D51">
              <w:t>2</w:t>
            </w:r>
            <w:r w:rsidR="00FE683F">
              <w:t>,</w:t>
            </w:r>
            <w:r w:rsidR="007E786F">
              <w:t>324.94</w:t>
            </w:r>
            <w:r w:rsidRPr="00C21D51">
              <w:t xml:space="preserve"> </w:t>
            </w:r>
            <w:r>
              <w:t>(</w:t>
            </w:r>
            <w:r w:rsidR="007E786F">
              <w:t>23.46</w:t>
            </w:r>
            <w:r>
              <w:t>)</w:t>
            </w:r>
          </w:p>
        </w:tc>
        <w:tc>
          <w:tcPr>
            <w:tcW w:w="262" w:type="dxa"/>
            <w:tcBorders>
              <w:bottom w:val="single" w:sz="4" w:space="0" w:color="auto"/>
            </w:tcBorders>
            <w:vAlign w:val="center"/>
          </w:tcPr>
          <w:p w14:paraId="07831857" w14:textId="2C0E6EB6" w:rsidR="00876BCA" w:rsidRDefault="00876BCA" w:rsidP="00C11E13"/>
        </w:tc>
        <w:tc>
          <w:tcPr>
            <w:tcW w:w="1984" w:type="dxa"/>
            <w:tcBorders>
              <w:bottom w:val="single" w:sz="4" w:space="0" w:color="auto"/>
            </w:tcBorders>
            <w:vAlign w:val="center"/>
          </w:tcPr>
          <w:p w14:paraId="4B4975FB" w14:textId="62B2BC53" w:rsidR="00876BCA" w:rsidRDefault="007E786F" w:rsidP="00C11E13">
            <w:r>
              <w:t>0.87</w:t>
            </w:r>
            <w:r w:rsidR="00876BCA" w:rsidRPr="00C21D51">
              <w:t xml:space="preserve"> </w:t>
            </w:r>
            <w:r>
              <w:t>(0.02</w:t>
            </w:r>
            <w:r w:rsidR="00876BCA">
              <w:t>)</w:t>
            </w:r>
          </w:p>
        </w:tc>
      </w:tr>
    </w:tbl>
    <w:p w14:paraId="7707032B" w14:textId="4433072C" w:rsidR="00C11E13" w:rsidRDefault="00C11E13" w:rsidP="008E021D"/>
    <w:p w14:paraId="4D4E98EA" w14:textId="77777777" w:rsidR="00055026" w:rsidRDefault="00055026" w:rsidP="008E021D"/>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4"/>
        <w:gridCol w:w="2354"/>
        <w:gridCol w:w="3093"/>
      </w:tblGrid>
      <w:tr w:rsidR="007F6AA7" w14:paraId="5095E8B3" w14:textId="77777777" w:rsidTr="00781FC8">
        <w:trPr>
          <w:trHeight w:val="646"/>
        </w:trPr>
        <w:tc>
          <w:tcPr>
            <w:tcW w:w="9713" w:type="dxa"/>
            <w:gridSpan w:val="4"/>
            <w:tcBorders>
              <w:bottom w:val="single" w:sz="4" w:space="0" w:color="auto"/>
            </w:tcBorders>
          </w:tcPr>
          <w:p w14:paraId="68CDCE02" w14:textId="47CCC7E8" w:rsidR="007F6AA7" w:rsidRDefault="00781FC8" w:rsidP="00C11E13">
            <w:pPr>
              <w:spacing w:line="360" w:lineRule="auto"/>
            </w:pPr>
            <w:r>
              <w:t>Table 2</w:t>
            </w:r>
          </w:p>
          <w:p w14:paraId="3A6505A2" w14:textId="77964B49" w:rsidR="007F6AA7" w:rsidRDefault="007F6AA7" w:rsidP="00566A39">
            <w:pPr>
              <w:spacing w:line="360" w:lineRule="auto"/>
              <w:rPr>
                <w:i/>
              </w:rPr>
            </w:pPr>
            <w:r>
              <w:rPr>
                <w:i/>
              </w:rPr>
              <w:t>Means and 95% HDIs of the posterior distributions</w:t>
            </w:r>
            <w:r w:rsidR="00F0061E">
              <w:rPr>
                <w:i/>
              </w:rPr>
              <w:t xml:space="preserve"> of reaction times and </w:t>
            </w:r>
            <w:r w:rsidR="00566A39">
              <w:rPr>
                <w:i/>
              </w:rPr>
              <w:t>sensitivity</w:t>
            </w:r>
            <w:r>
              <w:rPr>
                <w:i/>
              </w:rPr>
              <w:t xml:space="preserve"> </w:t>
            </w:r>
            <w:r w:rsidR="00FE683F">
              <w:rPr>
                <w:i/>
              </w:rPr>
              <w:t xml:space="preserve">in </w:t>
            </w:r>
            <w:r>
              <w:rPr>
                <w:i/>
              </w:rPr>
              <w:t>each condition</w:t>
            </w:r>
            <w:r w:rsidR="00B100A4">
              <w:rPr>
                <w:i/>
              </w:rPr>
              <w:t>.</w:t>
            </w:r>
          </w:p>
        </w:tc>
      </w:tr>
      <w:tr w:rsidR="00055026" w14:paraId="4A37E2EC" w14:textId="77777777" w:rsidTr="00781FC8">
        <w:trPr>
          <w:trHeight w:val="646"/>
        </w:trPr>
        <w:tc>
          <w:tcPr>
            <w:tcW w:w="2044" w:type="dxa"/>
            <w:tcBorders>
              <w:top w:val="single" w:sz="4" w:space="0" w:color="auto"/>
            </w:tcBorders>
            <w:vAlign w:val="center"/>
          </w:tcPr>
          <w:p w14:paraId="220CF47E" w14:textId="2AF04173" w:rsidR="007F6AA7" w:rsidRDefault="007F6AA7" w:rsidP="00C11E13">
            <w:r>
              <w:t>Reward phase</w:t>
            </w:r>
          </w:p>
        </w:tc>
        <w:tc>
          <w:tcPr>
            <w:tcW w:w="2179" w:type="dxa"/>
            <w:tcBorders>
              <w:top w:val="single" w:sz="4" w:space="0" w:color="auto"/>
            </w:tcBorders>
            <w:vAlign w:val="center"/>
          </w:tcPr>
          <w:p w14:paraId="2581E922" w14:textId="008C5558" w:rsidR="007F6AA7" w:rsidRDefault="007F6AA7" w:rsidP="00C11E13">
            <w:r>
              <w:t xml:space="preserve">Reward </w:t>
            </w:r>
            <w:r w:rsidR="00884EE2">
              <w:t>probability</w:t>
            </w:r>
          </w:p>
        </w:tc>
        <w:tc>
          <w:tcPr>
            <w:tcW w:w="2372" w:type="dxa"/>
            <w:tcBorders>
              <w:top w:val="single" w:sz="4" w:space="0" w:color="auto"/>
            </w:tcBorders>
            <w:vAlign w:val="center"/>
          </w:tcPr>
          <w:p w14:paraId="660C5AF7" w14:textId="33E1C5E6" w:rsidR="007F6AA7" w:rsidRPr="007F6AA7" w:rsidRDefault="00566A39" w:rsidP="00566A39">
            <w:r>
              <w:t>Sensitivity</w:t>
            </w:r>
            <w:r w:rsidR="007F6AA7">
              <w:t xml:space="preserve"> </w:t>
            </w:r>
            <w:r w:rsidR="005C4A57">
              <w:t>(</w:t>
            </w:r>
            <w:r>
              <w:t>d`</w:t>
            </w:r>
            <w:r w:rsidR="005C4A57">
              <w:t>)</w:t>
            </w:r>
          </w:p>
        </w:tc>
        <w:tc>
          <w:tcPr>
            <w:tcW w:w="3118" w:type="dxa"/>
            <w:tcBorders>
              <w:top w:val="single" w:sz="4" w:space="0" w:color="auto"/>
            </w:tcBorders>
            <w:vAlign w:val="center"/>
          </w:tcPr>
          <w:p w14:paraId="030AA3BB" w14:textId="149A7F30" w:rsidR="007F6AA7" w:rsidRPr="00297068" w:rsidRDefault="007F6AA7" w:rsidP="00C11E13">
            <w:r>
              <w:t xml:space="preserve">Reaction times </w:t>
            </w:r>
            <w:r w:rsidR="005C4A57">
              <w:t>(milliseconds)</w:t>
            </w:r>
          </w:p>
        </w:tc>
      </w:tr>
      <w:tr w:rsidR="00E463D3" w14:paraId="44D3F323" w14:textId="77777777" w:rsidTr="00781FC8">
        <w:trPr>
          <w:trHeight w:val="425"/>
        </w:trPr>
        <w:tc>
          <w:tcPr>
            <w:tcW w:w="2044" w:type="dxa"/>
            <w:vAlign w:val="center"/>
          </w:tcPr>
          <w:p w14:paraId="416C0973" w14:textId="42022716" w:rsidR="00E463D3" w:rsidRDefault="00E463D3" w:rsidP="00E463D3">
            <w:r>
              <w:t>Baseline</w:t>
            </w:r>
          </w:p>
        </w:tc>
        <w:tc>
          <w:tcPr>
            <w:tcW w:w="2179" w:type="dxa"/>
            <w:vAlign w:val="center"/>
          </w:tcPr>
          <w:p w14:paraId="4C6C0157" w14:textId="6D8DF16C" w:rsidR="00E463D3" w:rsidRPr="008E021D" w:rsidRDefault="00E463D3" w:rsidP="00E463D3">
            <w:r>
              <w:t>High</w:t>
            </w:r>
          </w:p>
        </w:tc>
        <w:tc>
          <w:tcPr>
            <w:tcW w:w="2372" w:type="dxa"/>
            <w:vAlign w:val="center"/>
          </w:tcPr>
          <w:p w14:paraId="44ADC54D" w14:textId="5BE5A82F" w:rsidR="00E463D3" w:rsidRDefault="0030737A" w:rsidP="00E463D3">
            <w:r>
              <w:t>1.74 [</w:t>
            </w:r>
            <w:r w:rsidRPr="0030737A">
              <w:t>1.55</w:t>
            </w:r>
            <w:r>
              <w:t>, 1.90</w:t>
            </w:r>
            <w:r w:rsidRPr="0030737A">
              <w:t>]</w:t>
            </w:r>
          </w:p>
        </w:tc>
        <w:tc>
          <w:tcPr>
            <w:tcW w:w="3118" w:type="dxa"/>
            <w:vAlign w:val="center"/>
          </w:tcPr>
          <w:p w14:paraId="5976FCFA" w14:textId="7CD18E92" w:rsidR="00E463D3" w:rsidRDefault="00E463D3" w:rsidP="00E463D3">
            <w:r>
              <w:t>551.15 [</w:t>
            </w:r>
            <w:r w:rsidRPr="00264A0D">
              <w:t>538.76</w:t>
            </w:r>
            <w:r>
              <w:t>,</w:t>
            </w:r>
            <w:r w:rsidRPr="00264A0D">
              <w:t xml:space="preserve"> 563.4</w:t>
            </w:r>
            <w:r>
              <w:t>0</w:t>
            </w:r>
            <w:r w:rsidRPr="00264A0D">
              <w:t>]</w:t>
            </w:r>
          </w:p>
        </w:tc>
      </w:tr>
      <w:tr w:rsidR="0030737A" w14:paraId="673FC164" w14:textId="77777777" w:rsidTr="00781FC8">
        <w:trPr>
          <w:trHeight w:val="425"/>
        </w:trPr>
        <w:tc>
          <w:tcPr>
            <w:tcW w:w="2044" w:type="dxa"/>
            <w:vAlign w:val="center"/>
          </w:tcPr>
          <w:p w14:paraId="12236A46" w14:textId="7CC86F68" w:rsidR="0030737A" w:rsidRDefault="0030737A" w:rsidP="0030737A">
            <w:r>
              <w:t>Baseline</w:t>
            </w:r>
          </w:p>
        </w:tc>
        <w:tc>
          <w:tcPr>
            <w:tcW w:w="2179" w:type="dxa"/>
            <w:vAlign w:val="center"/>
          </w:tcPr>
          <w:p w14:paraId="48C54B58" w14:textId="43823C2E" w:rsidR="0030737A" w:rsidRPr="008E021D" w:rsidRDefault="0030737A" w:rsidP="0030737A">
            <w:r>
              <w:t>Low</w:t>
            </w:r>
          </w:p>
        </w:tc>
        <w:tc>
          <w:tcPr>
            <w:tcW w:w="2372" w:type="dxa"/>
            <w:vAlign w:val="center"/>
          </w:tcPr>
          <w:p w14:paraId="5B6D8FBB" w14:textId="763BEFF6" w:rsidR="0030737A" w:rsidRDefault="0030737A" w:rsidP="0030737A">
            <w:r w:rsidRPr="001C4F7B">
              <w:t>1.5</w:t>
            </w:r>
            <w:r>
              <w:t>0 [</w:t>
            </w:r>
            <w:r w:rsidRPr="001C4F7B">
              <w:t>1.31</w:t>
            </w:r>
            <w:r>
              <w:t>,</w:t>
            </w:r>
            <w:r w:rsidRPr="001C4F7B">
              <w:t xml:space="preserve"> 1.69]</w:t>
            </w:r>
          </w:p>
        </w:tc>
        <w:tc>
          <w:tcPr>
            <w:tcW w:w="3118" w:type="dxa"/>
            <w:vAlign w:val="center"/>
          </w:tcPr>
          <w:p w14:paraId="152FD65F" w14:textId="2C639D8D" w:rsidR="0030737A" w:rsidRDefault="0030737A" w:rsidP="0030737A">
            <w:r>
              <w:t>556.82 [</w:t>
            </w:r>
            <w:r w:rsidRPr="00264A0D">
              <w:t>543.65</w:t>
            </w:r>
            <w:r>
              <w:t>,</w:t>
            </w:r>
            <w:r w:rsidRPr="00264A0D">
              <w:t xml:space="preserve"> 570.1</w:t>
            </w:r>
            <w:r>
              <w:t>0</w:t>
            </w:r>
            <w:r w:rsidRPr="00264A0D">
              <w:t>]</w:t>
            </w:r>
          </w:p>
        </w:tc>
      </w:tr>
      <w:tr w:rsidR="0030737A" w14:paraId="758184FE" w14:textId="77777777" w:rsidTr="00781FC8">
        <w:trPr>
          <w:trHeight w:val="425"/>
        </w:trPr>
        <w:tc>
          <w:tcPr>
            <w:tcW w:w="2044" w:type="dxa"/>
            <w:vAlign w:val="center"/>
          </w:tcPr>
          <w:p w14:paraId="13EB1317" w14:textId="15D915A0" w:rsidR="0030737A" w:rsidRDefault="0030737A" w:rsidP="0030737A">
            <w:r>
              <w:t>Training</w:t>
            </w:r>
          </w:p>
        </w:tc>
        <w:tc>
          <w:tcPr>
            <w:tcW w:w="2179" w:type="dxa"/>
            <w:vAlign w:val="center"/>
          </w:tcPr>
          <w:p w14:paraId="1240B33C" w14:textId="2010B45F" w:rsidR="0030737A" w:rsidRPr="008E021D" w:rsidRDefault="0030737A" w:rsidP="0030737A">
            <w:r>
              <w:t>High</w:t>
            </w:r>
          </w:p>
        </w:tc>
        <w:tc>
          <w:tcPr>
            <w:tcW w:w="2372" w:type="dxa"/>
            <w:vAlign w:val="center"/>
          </w:tcPr>
          <w:p w14:paraId="34156E0F" w14:textId="7471B570" w:rsidR="0030737A" w:rsidRDefault="0030737A" w:rsidP="0030737A">
            <w:r w:rsidRPr="001C4F7B">
              <w:t>1.78 [1.59</w:t>
            </w:r>
            <w:r>
              <w:t>,</w:t>
            </w:r>
            <w:r w:rsidRPr="001C4F7B">
              <w:t xml:space="preserve"> 1.96]</w:t>
            </w:r>
          </w:p>
        </w:tc>
        <w:tc>
          <w:tcPr>
            <w:tcW w:w="3118" w:type="dxa"/>
            <w:vAlign w:val="center"/>
          </w:tcPr>
          <w:p w14:paraId="352C09D2" w14:textId="29DB4D26" w:rsidR="0030737A" w:rsidRDefault="0030737A" w:rsidP="0030737A">
            <w:r>
              <w:t>528.87 [</w:t>
            </w:r>
            <w:r w:rsidRPr="00264A0D">
              <w:t>516.89</w:t>
            </w:r>
            <w:r>
              <w:t>,</w:t>
            </w:r>
            <w:r w:rsidRPr="00264A0D">
              <w:t xml:space="preserve"> 541.25]</w:t>
            </w:r>
          </w:p>
        </w:tc>
      </w:tr>
      <w:tr w:rsidR="0030737A" w14:paraId="6681AAF1" w14:textId="77777777" w:rsidTr="00781FC8">
        <w:trPr>
          <w:trHeight w:val="425"/>
        </w:trPr>
        <w:tc>
          <w:tcPr>
            <w:tcW w:w="2044" w:type="dxa"/>
            <w:vAlign w:val="center"/>
          </w:tcPr>
          <w:p w14:paraId="5DD6262C" w14:textId="02F15AC6" w:rsidR="0030737A" w:rsidRDefault="0030737A" w:rsidP="0030737A">
            <w:r>
              <w:t>Training</w:t>
            </w:r>
          </w:p>
        </w:tc>
        <w:tc>
          <w:tcPr>
            <w:tcW w:w="2179" w:type="dxa"/>
            <w:vAlign w:val="center"/>
          </w:tcPr>
          <w:p w14:paraId="520991E4" w14:textId="3BE4770E" w:rsidR="0030737A" w:rsidRPr="00534F07" w:rsidRDefault="0030737A" w:rsidP="0030737A">
            <w:r>
              <w:t>Low</w:t>
            </w:r>
          </w:p>
        </w:tc>
        <w:tc>
          <w:tcPr>
            <w:tcW w:w="2372" w:type="dxa"/>
            <w:vAlign w:val="center"/>
          </w:tcPr>
          <w:p w14:paraId="7A199AEF" w14:textId="494A7A4E" w:rsidR="0030737A" w:rsidRDefault="0030737A" w:rsidP="0030737A">
            <w:r w:rsidRPr="001C4F7B">
              <w:t>1.68 [1.49</w:t>
            </w:r>
            <w:r>
              <w:t>,</w:t>
            </w:r>
            <w:r w:rsidRPr="001C4F7B">
              <w:t xml:space="preserve"> 1.87]</w:t>
            </w:r>
          </w:p>
        </w:tc>
        <w:tc>
          <w:tcPr>
            <w:tcW w:w="3118" w:type="dxa"/>
            <w:vAlign w:val="center"/>
          </w:tcPr>
          <w:p w14:paraId="4359C905" w14:textId="28DC6916" w:rsidR="0030737A" w:rsidRDefault="0030737A" w:rsidP="0030737A">
            <w:r>
              <w:t>542.01 [</w:t>
            </w:r>
            <w:r w:rsidRPr="00264A0D">
              <w:t>530.03</w:t>
            </w:r>
            <w:r>
              <w:t>,</w:t>
            </w:r>
            <w:r w:rsidRPr="00264A0D">
              <w:t xml:space="preserve"> 554.53]</w:t>
            </w:r>
          </w:p>
        </w:tc>
      </w:tr>
      <w:tr w:rsidR="0030737A" w14:paraId="53921331" w14:textId="77777777" w:rsidTr="00781FC8">
        <w:trPr>
          <w:trHeight w:val="425"/>
        </w:trPr>
        <w:tc>
          <w:tcPr>
            <w:tcW w:w="2044" w:type="dxa"/>
            <w:vAlign w:val="center"/>
          </w:tcPr>
          <w:p w14:paraId="1787CF7F" w14:textId="113FB45C" w:rsidR="0030737A" w:rsidRDefault="0030737A" w:rsidP="0030737A">
            <w:r>
              <w:t>Test</w:t>
            </w:r>
          </w:p>
        </w:tc>
        <w:tc>
          <w:tcPr>
            <w:tcW w:w="2179" w:type="dxa"/>
            <w:vAlign w:val="center"/>
          </w:tcPr>
          <w:p w14:paraId="2084E639" w14:textId="671A36A1" w:rsidR="0030737A" w:rsidRPr="00C21D51" w:rsidRDefault="0030737A" w:rsidP="0030737A">
            <w:r>
              <w:t>High</w:t>
            </w:r>
          </w:p>
        </w:tc>
        <w:tc>
          <w:tcPr>
            <w:tcW w:w="2372" w:type="dxa"/>
            <w:vAlign w:val="center"/>
          </w:tcPr>
          <w:p w14:paraId="5C03F622" w14:textId="4942DC79" w:rsidR="0030737A" w:rsidRDefault="0030737A" w:rsidP="0030737A">
            <w:r w:rsidRPr="001C4F7B">
              <w:t>1.75 [1.58</w:t>
            </w:r>
            <w:r>
              <w:t>,</w:t>
            </w:r>
            <w:r w:rsidRPr="001C4F7B">
              <w:t xml:space="preserve"> 1.93]</w:t>
            </w:r>
          </w:p>
        </w:tc>
        <w:tc>
          <w:tcPr>
            <w:tcW w:w="3118" w:type="dxa"/>
            <w:vAlign w:val="center"/>
          </w:tcPr>
          <w:p w14:paraId="1F06665F" w14:textId="0E328609" w:rsidR="0030737A" w:rsidRDefault="0030737A" w:rsidP="0030737A">
            <w:r>
              <w:t>533.06 [</w:t>
            </w:r>
            <w:r w:rsidRPr="00264A0D">
              <w:t>518.87</w:t>
            </w:r>
            <w:r>
              <w:t>,</w:t>
            </w:r>
            <w:r w:rsidRPr="00264A0D">
              <w:t xml:space="preserve"> 547.36]</w:t>
            </w:r>
          </w:p>
        </w:tc>
      </w:tr>
      <w:tr w:rsidR="0030737A" w14:paraId="5A0BDAC0" w14:textId="77777777" w:rsidTr="00781FC8">
        <w:trPr>
          <w:trHeight w:val="425"/>
        </w:trPr>
        <w:tc>
          <w:tcPr>
            <w:tcW w:w="2044" w:type="dxa"/>
            <w:tcBorders>
              <w:bottom w:val="single" w:sz="4" w:space="0" w:color="auto"/>
            </w:tcBorders>
            <w:vAlign w:val="center"/>
          </w:tcPr>
          <w:p w14:paraId="25F71FFC" w14:textId="43690ED8" w:rsidR="0030737A" w:rsidRDefault="0030737A" w:rsidP="0030737A">
            <w:r>
              <w:t>Test</w:t>
            </w:r>
          </w:p>
        </w:tc>
        <w:tc>
          <w:tcPr>
            <w:tcW w:w="2179" w:type="dxa"/>
            <w:tcBorders>
              <w:bottom w:val="single" w:sz="4" w:space="0" w:color="auto"/>
            </w:tcBorders>
            <w:vAlign w:val="center"/>
          </w:tcPr>
          <w:p w14:paraId="5C78D277" w14:textId="73AEAD28" w:rsidR="0030737A" w:rsidRPr="00C21D51" w:rsidRDefault="0030737A" w:rsidP="0030737A">
            <w:r>
              <w:t>Low</w:t>
            </w:r>
          </w:p>
        </w:tc>
        <w:tc>
          <w:tcPr>
            <w:tcW w:w="2372" w:type="dxa"/>
            <w:tcBorders>
              <w:bottom w:val="single" w:sz="4" w:space="0" w:color="auto"/>
            </w:tcBorders>
            <w:vAlign w:val="center"/>
          </w:tcPr>
          <w:p w14:paraId="5F5882EC" w14:textId="178D4CC5" w:rsidR="0030737A" w:rsidRDefault="0030737A" w:rsidP="0030737A">
            <w:r w:rsidRPr="001C4F7B">
              <w:t>1.68 [1.49</w:t>
            </w:r>
            <w:r>
              <w:t>,</w:t>
            </w:r>
            <w:r w:rsidRPr="001C4F7B">
              <w:t xml:space="preserve"> 1.87]</w:t>
            </w:r>
          </w:p>
        </w:tc>
        <w:tc>
          <w:tcPr>
            <w:tcW w:w="3118" w:type="dxa"/>
            <w:tcBorders>
              <w:bottom w:val="single" w:sz="4" w:space="0" w:color="auto"/>
            </w:tcBorders>
            <w:vAlign w:val="center"/>
          </w:tcPr>
          <w:p w14:paraId="61A38AAC" w14:textId="578F009A" w:rsidR="0030737A" w:rsidRDefault="0030737A" w:rsidP="0030737A">
            <w:r>
              <w:t>540.89 [</w:t>
            </w:r>
            <w:r w:rsidRPr="00264A0D">
              <w:t>526.07</w:t>
            </w:r>
            <w:r>
              <w:t>,</w:t>
            </w:r>
            <w:r w:rsidRPr="00264A0D">
              <w:t xml:space="preserve"> 555.71]</w:t>
            </w:r>
          </w:p>
        </w:tc>
      </w:tr>
    </w:tbl>
    <w:p w14:paraId="6DFB8006" w14:textId="1195EDA9" w:rsidR="00510DA0" w:rsidRDefault="00510DA0" w:rsidP="008E021D">
      <w:pPr>
        <w:rPr>
          <w:b/>
        </w:rPr>
      </w:pPr>
    </w:p>
    <w:p w14:paraId="790F019C" w14:textId="141D5492" w:rsidR="001B6663" w:rsidRDefault="001B6663" w:rsidP="008E021D">
      <w:pPr>
        <w:rPr>
          <w:b/>
        </w:rPr>
      </w:pPr>
    </w:p>
    <w:p w14:paraId="0640105C" w14:textId="3BD2B8D0" w:rsidR="001B6663" w:rsidRDefault="001B6663" w:rsidP="008E021D">
      <w:pPr>
        <w:rPr>
          <w:b/>
        </w:rPr>
      </w:pPr>
    </w:p>
    <w:p w14:paraId="493B129A" w14:textId="296B5029" w:rsidR="004D7EBB" w:rsidRPr="004D7EBB" w:rsidRDefault="004D7EBB" w:rsidP="008E021D">
      <w:pPr>
        <w:rPr>
          <w:b/>
        </w:rPr>
      </w:pPr>
    </w:p>
    <w:p w14:paraId="434C3BCB" w14:textId="297CFBBA" w:rsidR="00EF140D" w:rsidRDefault="00B14918" w:rsidP="00FF793F">
      <w:pPr>
        <w:rPr>
          <w:sz w:val="20"/>
        </w:rPr>
      </w:pPr>
      <w:r>
        <w:rPr>
          <w:noProof/>
          <w:sz w:val="20"/>
        </w:rPr>
        <w:lastRenderedPageBreak/>
        <mc:AlternateContent>
          <mc:Choice Requires="wpg">
            <w:drawing>
              <wp:anchor distT="0" distB="0" distL="114300" distR="114300" simplePos="0" relativeHeight="251686912" behindDoc="0" locked="0" layoutInCell="1" allowOverlap="1" wp14:anchorId="3AD1E7E3" wp14:editId="3E705986">
                <wp:simplePos x="0" y="0"/>
                <wp:positionH relativeFrom="column">
                  <wp:posOffset>160655</wp:posOffset>
                </wp:positionH>
                <wp:positionV relativeFrom="paragraph">
                  <wp:posOffset>0</wp:posOffset>
                </wp:positionV>
                <wp:extent cx="5939790" cy="4996180"/>
                <wp:effectExtent l="0" t="0" r="22860" b="13970"/>
                <wp:wrapTopAndBottom/>
                <wp:docPr id="6" name="Group 6"/>
                <wp:cNvGraphicFramePr/>
                <a:graphic xmlns:a="http://schemas.openxmlformats.org/drawingml/2006/main">
                  <a:graphicData uri="http://schemas.microsoft.com/office/word/2010/wordprocessingGroup">
                    <wpg:wgp>
                      <wpg:cNvGrpSpPr/>
                      <wpg:grpSpPr>
                        <a:xfrm>
                          <a:off x="0" y="0"/>
                          <a:ext cx="5939790" cy="4996180"/>
                          <a:chOff x="1739" y="0"/>
                          <a:chExt cx="5941529" cy="4997907"/>
                        </a:xfrm>
                      </wpg:grpSpPr>
                      <wps:wsp>
                        <wps:cNvPr id="28" name="Text Box 2"/>
                        <wps:cNvSpPr txBox="1">
                          <a:spLocks noChangeArrowheads="1"/>
                        </wps:cNvSpPr>
                        <wps:spPr bwMode="auto">
                          <a:xfrm>
                            <a:off x="1739" y="4126664"/>
                            <a:ext cx="5941529" cy="871243"/>
                          </a:xfrm>
                          <a:prstGeom prst="rect">
                            <a:avLst/>
                          </a:prstGeom>
                          <a:solidFill>
                            <a:srgbClr val="FFFFFF"/>
                          </a:solidFill>
                          <a:ln w="9525">
                            <a:solidFill>
                              <a:schemeClr val="bg1"/>
                            </a:solidFill>
                            <a:miter lim="800000"/>
                            <a:headEnd/>
                            <a:tailEnd/>
                          </a:ln>
                        </wps:spPr>
                        <wps:txbx>
                          <w:txbxContent>
                            <w:p w14:paraId="02EE6252" w14:textId="04FE1229" w:rsidR="004160AD" w:rsidRDefault="004160AD"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 xml:space="preserve">Reaction times (ms)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wps:txbx>
                        <wps:bodyPr rot="0" vert="horz" wrap="square" lIns="91440" tIns="45720" rIns="91440" bIns="45720" anchor="t" anchorCtr="0">
                          <a:noAutofit/>
                        </wps:bodyPr>
                      </wps:wsp>
                      <pic:pic xmlns:pic="http://schemas.openxmlformats.org/drawingml/2006/picture">
                        <pic:nvPicPr>
                          <pic:cNvPr id="5" name="Picture 5" descr="C:\Users\igrahek\Documents\Studies\SSVEP Reward - Soren &amp; Antonio\Experiment 1\SSVEP_reward\figures\Figure 3.png"/>
                          <pic:cNvPicPr>
                            <a:picLocks noChangeAspect="1"/>
                          </pic:cNvPicPr>
                        </pic:nvPicPr>
                        <pic:blipFill rotWithShape="1">
                          <a:blip r:embed="rId12" cstate="print">
                            <a:extLst>
                              <a:ext uri="{28A0092B-C50C-407E-A947-70E740481C1C}">
                                <a14:useLocalDpi xmlns:a14="http://schemas.microsoft.com/office/drawing/2010/main" val="0"/>
                              </a:ext>
                            </a:extLst>
                          </a:blip>
                          <a:srcRect l="6844" r="10639"/>
                          <a:stretch/>
                        </pic:blipFill>
                        <pic:spPr bwMode="auto">
                          <a:xfrm>
                            <a:off x="1739" y="0"/>
                            <a:ext cx="5939790" cy="4051935"/>
                          </a:xfrm>
                          <a:prstGeom prst="rect">
                            <a:avLst/>
                          </a:prstGeom>
                          <a:noFill/>
                          <a:ln>
                            <a:noFill/>
                          </a:ln>
                          <a:extLst>
                            <a:ext uri="{53640926-AAD7-44D8-BBD7-CCE9431645EC}">
                              <a14:shadowObscured xmlns:a14="http://schemas.microsoft.com/office/drawing/2010/main"/>
                            </a:ext>
                          </a:extLst>
                        </pic:spPr>
                      </pic:pic>
                    </wpg:wgp>
                  </a:graphicData>
                </a:graphic>
                <wp14:sizeRelH relativeFrom="margin">
                  <wp14:pctWidth>0</wp14:pctWidth>
                </wp14:sizeRelH>
                <wp14:sizeRelV relativeFrom="margin">
                  <wp14:pctHeight>0</wp14:pctHeight>
                </wp14:sizeRelV>
              </wp:anchor>
            </w:drawing>
          </mc:Choice>
          <mc:Fallback>
            <w:pict>
              <v:group w14:anchorId="3AD1E7E3" id="Group 6" o:spid="_x0000_s1029" style="position:absolute;margin-left:12.65pt;margin-top:0;width:467.7pt;height:393.4pt;z-index:251686912;mso-width-relative:margin;mso-height-relative:margin" coordorigin="17" coordsize="59415,499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">
                <v:shape id="Text Box 2" o:spid="_x0000_s1030" type="#_x0000_t202" style="position:absolute;left:17;top:41266;width:59415;height:871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" strokecolor="white [3212]">
                  <v:textbox>
                    <w:txbxContent>
                      <w:p w14:paraId="02EE6252" w14:textId="04FE1229" w:rsidR="004160AD" w:rsidRDefault="004160AD" w:rsidP="00C079EA">
                        <w:pPr>
                          <w:jc w:val="both"/>
                        </w:pPr>
                        <w:r>
                          <w:rPr>
                            <w:b/>
                            <w:sz w:val="20"/>
                          </w:rPr>
                          <w:t xml:space="preserve">Figure 2. Raw and modelled data. </w:t>
                        </w:r>
                        <w:r>
                          <w:rPr>
                            <w:sz w:val="20"/>
                          </w:rPr>
                          <w:t xml:space="preserve">Violin plots displaying raw data for each participant (grey dots), separately for each condition. Results from the winning models are presented in blue (dark blue – 50% HDIs and light blue – 95% HDIs). </w:t>
                        </w:r>
                        <w:r>
                          <w:rPr>
                            <w:b/>
                            <w:sz w:val="20"/>
                          </w:rPr>
                          <w:t xml:space="preserve">A) </w:t>
                        </w:r>
                        <w:r>
                          <w:rPr>
                            <w:sz w:val="20"/>
                          </w:rPr>
                          <w:t>Sensitivity (</w:t>
                        </w:r>
                        <w:r>
                          <w:rPr>
                            <w:i/>
                            <w:iCs/>
                            <w:sz w:val="20"/>
                          </w:rPr>
                          <w:t>d`</w:t>
                        </w:r>
                        <w:r>
                          <w:rPr>
                            <w:sz w:val="20"/>
                          </w:rPr>
                          <w:t xml:space="preserve">) </w:t>
                        </w:r>
                        <w:r>
                          <w:rPr>
                            <w:b/>
                            <w:sz w:val="20"/>
                          </w:rPr>
                          <w:t xml:space="preserve">B) </w:t>
                        </w:r>
                        <w:r>
                          <w:rPr>
                            <w:sz w:val="20"/>
                          </w:rPr>
                          <w:t>Reaction times (</w:t>
                        </w:r>
                        <w:proofErr w:type="spellStart"/>
                        <w:r>
                          <w:rPr>
                            <w:sz w:val="20"/>
                          </w:rPr>
                          <w:t>ms</w:t>
                        </w:r>
                        <w:proofErr w:type="spellEnd"/>
                        <w:r>
                          <w:rPr>
                            <w:sz w:val="20"/>
                          </w:rPr>
                          <w:t xml:space="preserve">) </w:t>
                        </w:r>
                        <w:r>
                          <w:rPr>
                            <w:b/>
                            <w:sz w:val="20"/>
                          </w:rPr>
                          <w:t>C)</w:t>
                        </w:r>
                        <w:r>
                          <w:rPr>
                            <w:sz w:val="20"/>
                          </w:rPr>
                          <w:t xml:space="preserve"> SSVEP amplitudes (arbitrary units) in response to the color related to high reward probability on trials in which it acts as target or distractor. </w:t>
                        </w:r>
                        <w:r>
                          <w:rPr>
                            <w:b/>
                            <w:sz w:val="20"/>
                          </w:rPr>
                          <w:t>D)</w:t>
                        </w:r>
                        <w:r>
                          <w:rPr>
                            <w:sz w:val="20"/>
                          </w:rPr>
                          <w:t xml:space="preserve"> SSVEP amplitudes for the color linked to low rewards on trials when it acts as target or distractor.</w:t>
                        </w:r>
                      </w:p>
                    </w:txbxContent>
                  </v:textbox>
                </v:shape>
                <v:shape id="Picture 5" o:spid="_x0000_s1031" type="#_x0000_t75" style="position:absolute;left:17;width:59398;height:4051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">
                  <v:imagedata r:id="rId13" o:title="Figure 3" cropleft="4485f" cropright="6972f"/>
                  <v:path arrowok="t"/>
                </v:shape>
                <w10:wrap type="topAndBottom"/>
              </v:group>
            </w:pict>
          </mc:Fallback>
        </mc:AlternateContent>
      </w:r>
    </w:p>
    <w:p w14:paraId="77451852" w14:textId="01B793B8" w:rsidR="008C4B5F" w:rsidRDefault="008C4B5F" w:rsidP="00781FC8">
      <w:pPr>
        <w:pStyle w:val="Heading3"/>
        <w:rPr>
          <w:rFonts w:ascii="Times New Roman" w:hAnsi="Times New Roman" w:cs="Times New Roman"/>
          <w:color w:val="auto"/>
        </w:rPr>
      </w:pPr>
      <w:r w:rsidRPr="00781FC8">
        <w:rPr>
          <w:rFonts w:ascii="Times New Roman" w:hAnsi="Times New Roman" w:cs="Times New Roman"/>
          <w:color w:val="auto"/>
        </w:rPr>
        <w:t>Reaction times</w:t>
      </w:r>
    </w:p>
    <w:p w14:paraId="7AAAB782" w14:textId="77777777" w:rsidR="00781FC8" w:rsidRPr="00781FC8" w:rsidRDefault="00781FC8" w:rsidP="00781FC8"/>
    <w:p w14:paraId="6A363A93" w14:textId="08EBE0E3" w:rsidR="00F4458A" w:rsidRDefault="00B92561" w:rsidP="00340112">
      <w:pPr>
        <w:spacing w:line="480" w:lineRule="auto"/>
        <w:ind w:firstLine="284"/>
        <w:jc w:val="both"/>
      </w:pPr>
      <w:r>
        <w:t xml:space="preserve">The </w:t>
      </w:r>
      <w:r w:rsidR="0059410C" w:rsidRPr="000C2FCF">
        <w:rPr>
          <w:i/>
        </w:rPr>
        <w:t>Reward phase *</w:t>
      </w:r>
      <w:r w:rsidR="000C2FCF" w:rsidRPr="000C2FCF">
        <w:rPr>
          <w:i/>
        </w:rPr>
        <w:t xml:space="preserve"> Reward probability</w:t>
      </w:r>
      <w:r w:rsidR="000C2FCF">
        <w:t xml:space="preserve"> model</w:t>
      </w:r>
      <w:r>
        <w:t xml:space="preserve"> also best pr</w:t>
      </w:r>
      <w:r w:rsidR="00C11E13">
        <w:t>edict</w:t>
      </w:r>
      <w:r w:rsidR="00B100A4">
        <w:t>ed</w:t>
      </w:r>
      <w:r w:rsidR="00C11E13">
        <w:t xml:space="preserve"> </w:t>
      </w:r>
      <w:r w:rsidR="001A1EA7">
        <w:t xml:space="preserve">the </w:t>
      </w:r>
      <w:r w:rsidR="00C11E13">
        <w:t>reaction times (</w:t>
      </w:r>
      <w:r w:rsidR="00016145">
        <w:rPr>
          <w:i/>
        </w:rPr>
        <w:t xml:space="preserve">Figure </w:t>
      </w:r>
      <w:r w:rsidR="00516D7E" w:rsidRPr="00516D7E">
        <w:rPr>
          <w:i/>
        </w:rPr>
        <w:t>2</w:t>
      </w:r>
      <w:r w:rsidR="001A1EA7">
        <w:rPr>
          <w:i/>
        </w:rPr>
        <w:t>B</w:t>
      </w:r>
      <w:r w:rsidR="00016145">
        <w:t xml:space="preserve"> and </w:t>
      </w:r>
      <w:r w:rsidR="00781FC8" w:rsidRPr="00016145">
        <w:rPr>
          <w:i/>
        </w:rPr>
        <w:t>Table</w:t>
      </w:r>
      <w:r w:rsidR="00781FC8">
        <w:rPr>
          <w:i/>
        </w:rPr>
        <w:t xml:space="preserve"> 1</w:t>
      </w:r>
      <w:r>
        <w:t xml:space="preserve">). Participants were reliably faster in the </w:t>
      </w:r>
      <w:r w:rsidR="00C153CF">
        <w:t>training</w:t>
      </w:r>
      <w:r>
        <w:t xml:space="preserve"> compared to the baseline phase</w:t>
      </w:r>
      <w:r w:rsidR="00DF3CBB">
        <w:t xml:space="preserve"> in both the high reward</w:t>
      </w:r>
      <w:r w:rsidR="00825530">
        <w:t>ed</w:t>
      </w:r>
      <w:r w:rsidR="00CC2633">
        <w:t xml:space="preserve"> (</w:t>
      </w:r>
      <w:r w:rsidR="00CC2633">
        <w:rPr>
          <w:i/>
        </w:rPr>
        <w:t xml:space="preserve">M = </w:t>
      </w:r>
      <w:r w:rsidR="005069C8">
        <w:t>-22.30; 95% HDI [-30.30, -14.40</w:t>
      </w:r>
      <w:r w:rsidR="00CC2633">
        <w:t xml:space="preserve">]; ER = </w:t>
      </w:r>
      <w:r w:rsidR="00CC2633" w:rsidRPr="00B57645">
        <w:rPr>
          <w:i/>
        </w:rPr>
        <w:t>Inf.</w:t>
      </w:r>
      <w:r w:rsidR="00CC2633">
        <w:t xml:space="preserve">, i.e. </w:t>
      </w:r>
      <w:r w:rsidR="005069C8">
        <w:t xml:space="preserve">the </w:t>
      </w:r>
      <w:r w:rsidR="00462A22">
        <w:t>whole</w:t>
      </w:r>
      <w:r w:rsidR="00CC2633">
        <w:t xml:space="preserve"> </w:t>
      </w:r>
      <w:r w:rsidR="00462A22">
        <w:t xml:space="preserve">posterior </w:t>
      </w:r>
      <w:r w:rsidR="00CC2633">
        <w:t>distribution</w:t>
      </w:r>
      <w:r w:rsidR="00462A22">
        <w:t xml:space="preserve"> </w:t>
      </w:r>
      <w:r w:rsidR="0059410C">
        <w:t xml:space="preserve">was </w:t>
      </w:r>
      <w:r w:rsidR="002230C4">
        <w:t>below</w:t>
      </w:r>
      <w:r w:rsidR="00CC2633">
        <w:t xml:space="preserve"> zero) </w:t>
      </w:r>
      <w:r w:rsidR="00DF3CBB">
        <w:t>and</w:t>
      </w:r>
      <w:r w:rsidR="00CC2633">
        <w:t xml:space="preserve"> the low rewarded condition</w:t>
      </w:r>
      <w:r w:rsidR="0041367D">
        <w:t>s</w:t>
      </w:r>
      <w:r w:rsidR="00CC2633">
        <w:t xml:space="preserve"> (</w:t>
      </w:r>
      <w:r w:rsidR="00CC2633">
        <w:rPr>
          <w:i/>
        </w:rPr>
        <w:t xml:space="preserve">M = </w:t>
      </w:r>
      <w:r w:rsidR="005069C8">
        <w:t>-14.80; 95% HDI [-22.80, -6.52</w:t>
      </w:r>
      <w:r w:rsidR="00CC2633">
        <w:t xml:space="preserve">]; ER = </w:t>
      </w:r>
      <w:r w:rsidR="005069C8">
        <w:rPr>
          <w:i/>
        </w:rPr>
        <w:t>Inf.</w:t>
      </w:r>
      <w:r w:rsidR="00CC2633">
        <w:t>)</w:t>
      </w:r>
      <w:r>
        <w:t xml:space="preserve">. </w:t>
      </w:r>
      <w:r w:rsidR="00DF3CBB">
        <w:t>Moreover, this difference was larger in the high compared to low rewarded condition (</w:t>
      </w:r>
      <w:r w:rsidR="00DF3CBB">
        <w:rPr>
          <w:i/>
        </w:rPr>
        <w:t xml:space="preserve">M = </w:t>
      </w:r>
      <w:r w:rsidR="003914E0">
        <w:t>-7.46; 95% HDI [-16.50, 1.99</w:t>
      </w:r>
      <w:r w:rsidR="00DF3CBB">
        <w:t xml:space="preserve">]; ER = </w:t>
      </w:r>
      <w:r w:rsidR="003914E0">
        <w:t>16.24</w:t>
      </w:r>
      <w:r w:rsidR="00DF3CBB">
        <w:t xml:space="preserve">). </w:t>
      </w:r>
      <w:r w:rsidR="00340112">
        <w:t xml:space="preserve">We found </w:t>
      </w:r>
      <w:r w:rsidR="00BF7883">
        <w:t>less</w:t>
      </w:r>
      <w:r w:rsidR="00340112">
        <w:t xml:space="preserve"> evidence for change</w:t>
      </w:r>
      <w:r w:rsidR="00825530">
        <w:t>s</w:t>
      </w:r>
      <w:r w:rsidR="00340112">
        <w:t xml:space="preserve"> in reaction times between the </w:t>
      </w:r>
      <w:r w:rsidR="00C153CF">
        <w:t>training</w:t>
      </w:r>
      <w:r w:rsidR="00340112">
        <w:t xml:space="preserve"> and the </w:t>
      </w:r>
      <w:r w:rsidR="00C153CF">
        <w:t>test</w:t>
      </w:r>
      <w:r w:rsidR="00340112">
        <w:t xml:space="preserve"> phase. </w:t>
      </w:r>
      <w:r w:rsidR="00CC4035">
        <w:t xml:space="preserve">There was a very small increase in the </w:t>
      </w:r>
      <w:r w:rsidR="00CC4035">
        <w:lastRenderedPageBreak/>
        <w:t xml:space="preserve">reaction times </w:t>
      </w:r>
      <w:r w:rsidR="00BF7883">
        <w:t>in the test compared to training phase in the high reward condition</w:t>
      </w:r>
      <w:r w:rsidR="00340112">
        <w:t xml:space="preserve"> (</w:t>
      </w:r>
      <w:r w:rsidR="00340112">
        <w:rPr>
          <w:i/>
        </w:rPr>
        <w:t xml:space="preserve">M = </w:t>
      </w:r>
      <w:r w:rsidR="00BF7883">
        <w:t>4.19; 95% HDI [-3.94</w:t>
      </w:r>
      <w:r w:rsidR="00340112">
        <w:t xml:space="preserve">, </w:t>
      </w:r>
      <w:r w:rsidR="00323FBF">
        <w:t>11</w:t>
      </w:r>
      <w:r w:rsidR="00BF7883">
        <w:t>.80</w:t>
      </w:r>
      <w:r w:rsidR="00340112">
        <w:t>]</w:t>
      </w:r>
      <w:r w:rsidR="00B71FD2">
        <w:t xml:space="preserve">; ER = </w:t>
      </w:r>
      <w:r w:rsidR="00BF7883">
        <w:t>5.62</w:t>
      </w:r>
      <w:r w:rsidR="00340112">
        <w:t xml:space="preserve">), </w:t>
      </w:r>
      <w:r w:rsidR="00B71FD2">
        <w:t>and the</w:t>
      </w:r>
      <w:r w:rsidR="00BF7883">
        <w:t>re was no difference in the</w:t>
      </w:r>
      <w:r w:rsidR="00B71FD2">
        <w:t xml:space="preserve"> </w:t>
      </w:r>
      <w:r w:rsidR="0090292B">
        <w:t xml:space="preserve">low </w:t>
      </w:r>
      <w:r w:rsidR="00746C80">
        <w:t xml:space="preserve">reward </w:t>
      </w:r>
      <w:r w:rsidR="0090292B">
        <w:t>condition (</w:t>
      </w:r>
      <w:r w:rsidR="0090292B">
        <w:rPr>
          <w:i/>
        </w:rPr>
        <w:t xml:space="preserve">M = </w:t>
      </w:r>
      <w:r w:rsidR="00BF7883">
        <w:t>-1.12; 95% HDI [-9.11, 6.68</w:t>
      </w:r>
      <w:r w:rsidR="0090292B">
        <w:t>]</w:t>
      </w:r>
      <w:r w:rsidR="00BF7883">
        <w:t>; ER = 1.</w:t>
      </w:r>
      <w:r w:rsidR="00B71FD2">
        <w:t>5</w:t>
      </w:r>
      <w:r w:rsidR="00BF7883">
        <w:t>9</w:t>
      </w:r>
      <w:r w:rsidR="0090292B">
        <w:t>)</w:t>
      </w:r>
      <w:r w:rsidR="000205D1">
        <w:t>.</w:t>
      </w:r>
      <w:r w:rsidR="00C22F37">
        <w:t xml:space="preserve"> </w:t>
      </w:r>
      <w:r w:rsidR="000205D1">
        <w:t>These results indicate that participants were faster in the condition in which they could earn rewards</w:t>
      </w:r>
      <w:r w:rsidR="00C22F37">
        <w:t xml:space="preserve"> (training)</w:t>
      </w:r>
      <w:r w:rsidR="000205D1">
        <w:t xml:space="preserve">, and more so in the condition with higher probability of earning a reward. Also, there </w:t>
      </w:r>
      <w:r w:rsidR="00CC2633">
        <w:t>was</w:t>
      </w:r>
      <w:r w:rsidR="000205D1">
        <w:t xml:space="preserve"> </w:t>
      </w:r>
      <w:r w:rsidR="00C22F37">
        <w:t xml:space="preserve">a </w:t>
      </w:r>
      <w:r w:rsidR="00CC4035">
        <w:t xml:space="preserve">very </w:t>
      </w:r>
      <w:r w:rsidR="00C22F37">
        <w:t xml:space="preserve">small increase in the reaction times for the high reward condition and no difference in the low reward condition when the rewards were no longer available (test). </w:t>
      </w:r>
      <w:r w:rsidR="00825530">
        <w:t>Supplementary analyses carried out to</w:t>
      </w:r>
      <w:r w:rsidR="00F4458A">
        <w:t xml:space="preserve"> </w:t>
      </w:r>
      <w:r w:rsidR="00825530">
        <w:t xml:space="preserve">assess possible </w:t>
      </w:r>
      <w:r w:rsidR="00F4458A">
        <w:t xml:space="preserve">training effects indicated some evidence for the presence of training effects in </w:t>
      </w:r>
      <w:r w:rsidR="00566A39">
        <w:t>sensitivity</w:t>
      </w:r>
      <w:r w:rsidR="00F4458A">
        <w:t xml:space="preserve"> and </w:t>
      </w:r>
      <w:r w:rsidR="00825530">
        <w:t xml:space="preserve">scant </w:t>
      </w:r>
      <w:r w:rsidR="00F4458A">
        <w:t>evidence for such effects in reaction times</w:t>
      </w:r>
      <w:r w:rsidR="0011431A">
        <w:t xml:space="preserve"> (</w:t>
      </w:r>
      <w:r w:rsidR="0011431A">
        <w:rPr>
          <w:i/>
        </w:rPr>
        <w:t>Supplementary materials</w:t>
      </w:r>
      <w:r w:rsidR="0011431A">
        <w:t>)</w:t>
      </w:r>
      <w:r w:rsidR="00F4458A">
        <w:t>.</w:t>
      </w:r>
    </w:p>
    <w:p w14:paraId="4134A50A" w14:textId="743F911E" w:rsidR="006531B0" w:rsidRDefault="00565524" w:rsidP="007B463E">
      <w:pPr>
        <w:pStyle w:val="Heading2"/>
        <w:spacing w:before="0" w:after="240"/>
      </w:pPr>
      <w:r>
        <w:t xml:space="preserve">SSVEP </w:t>
      </w:r>
      <w:r w:rsidR="00BE710C">
        <w:t>amplitudes</w:t>
      </w:r>
    </w:p>
    <w:p w14:paraId="37CF1C23" w14:textId="5A8A2AF8" w:rsidR="00E1045E" w:rsidRDefault="00826535" w:rsidP="00016145">
      <w:pPr>
        <w:spacing w:line="480" w:lineRule="auto"/>
        <w:ind w:firstLine="284"/>
      </w:pPr>
      <w:r w:rsidRPr="00D92BFE">
        <w:rPr>
          <w:rFonts w:eastAsia="Times New Roman"/>
          <w:szCs w:val="24"/>
        </w:rPr>
        <w:t xml:space="preserve">As shown in </w:t>
      </w:r>
      <w:r>
        <w:rPr>
          <w:rFonts w:eastAsia="Times New Roman"/>
          <w:i/>
          <w:szCs w:val="24"/>
        </w:rPr>
        <w:t xml:space="preserve">Figure </w:t>
      </w:r>
      <w:r w:rsidR="00016145">
        <w:rPr>
          <w:rFonts w:eastAsia="Times New Roman"/>
          <w:i/>
          <w:szCs w:val="24"/>
        </w:rPr>
        <w:t>3</w:t>
      </w:r>
      <w:r w:rsidRPr="00D92BFE">
        <w:rPr>
          <w:rFonts w:eastAsia="Times New Roman"/>
          <w:szCs w:val="24"/>
        </w:rPr>
        <w:t xml:space="preserve"> activity</w:t>
      </w:r>
      <w:r>
        <w:rPr>
          <w:rFonts w:eastAsia="Times New Roman"/>
          <w:szCs w:val="24"/>
        </w:rPr>
        <w:t xml:space="preserve"> averaged over conditions</w:t>
      </w:r>
      <w:r w:rsidRPr="00D92BFE">
        <w:rPr>
          <w:rFonts w:eastAsia="Times New Roman"/>
          <w:szCs w:val="24"/>
        </w:rPr>
        <w:t xml:space="preserve"> was mainly localized at </w:t>
      </w:r>
      <w:r>
        <w:rPr>
          <w:rFonts w:eastAsia="Times New Roman"/>
          <w:szCs w:val="24"/>
        </w:rPr>
        <w:t>central</w:t>
      </w:r>
      <w:r w:rsidRPr="00D92BFE">
        <w:rPr>
          <w:rFonts w:eastAsia="Times New Roman"/>
          <w:szCs w:val="24"/>
        </w:rPr>
        <w:t xml:space="preserve"> occipit</w:t>
      </w:r>
      <w:r>
        <w:rPr>
          <w:rFonts w:eastAsia="Times New Roman"/>
          <w:szCs w:val="24"/>
        </w:rPr>
        <w:t>al</w:t>
      </w:r>
      <w:r w:rsidRPr="00D92BFE">
        <w:rPr>
          <w:rFonts w:eastAsia="Times New Roman"/>
          <w:szCs w:val="24"/>
        </w:rPr>
        <w:t xml:space="preserve"> chan</w:t>
      </w:r>
      <w:r>
        <w:rPr>
          <w:rFonts w:eastAsia="Times New Roman"/>
          <w:szCs w:val="24"/>
        </w:rPr>
        <w:t>nels (i.e.,</w:t>
      </w:r>
      <w:r w:rsidRPr="00D92BFE">
        <w:rPr>
          <w:rFonts w:eastAsia="Times New Roman"/>
          <w:szCs w:val="24"/>
        </w:rPr>
        <w:t xml:space="preserve"> </w:t>
      </w:r>
      <w:r w:rsidRPr="00411041">
        <w:rPr>
          <w:rFonts w:eastAsia="Times New Roman"/>
          <w:i/>
          <w:szCs w:val="24"/>
        </w:rPr>
        <w:t>Oz</w:t>
      </w:r>
      <w:r w:rsidRPr="00D92BFE">
        <w:rPr>
          <w:rFonts w:eastAsia="Times New Roman"/>
          <w:szCs w:val="24"/>
        </w:rPr>
        <w:t xml:space="preserve">, </w:t>
      </w:r>
      <w:r w:rsidRPr="00411041">
        <w:rPr>
          <w:rFonts w:eastAsia="Times New Roman"/>
          <w:i/>
          <w:szCs w:val="24"/>
        </w:rPr>
        <w:t>POz</w:t>
      </w:r>
      <w:r w:rsidRPr="00D92BFE">
        <w:rPr>
          <w:rFonts w:eastAsia="Times New Roman"/>
          <w:szCs w:val="24"/>
        </w:rPr>
        <w:t xml:space="preserve">, </w:t>
      </w:r>
      <w:r w:rsidRPr="00411041">
        <w:rPr>
          <w:rFonts w:eastAsia="Times New Roman"/>
          <w:i/>
          <w:szCs w:val="24"/>
        </w:rPr>
        <w:t>O2</w:t>
      </w:r>
      <w:r>
        <w:rPr>
          <w:rFonts w:eastAsia="Times New Roman"/>
          <w:szCs w:val="24"/>
        </w:rPr>
        <w:t xml:space="preserve">, </w:t>
      </w:r>
      <w:r w:rsidRPr="00411041">
        <w:rPr>
          <w:rFonts w:eastAsia="Times New Roman"/>
          <w:i/>
          <w:szCs w:val="24"/>
        </w:rPr>
        <w:t>PO3</w:t>
      </w:r>
      <w:r w:rsidRPr="00D92BFE">
        <w:rPr>
          <w:rFonts w:eastAsia="Times New Roman"/>
          <w:szCs w:val="24"/>
        </w:rPr>
        <w:t>).</w:t>
      </w:r>
      <w:r>
        <w:rPr>
          <w:rFonts w:eastAsia="Times New Roman"/>
          <w:szCs w:val="24"/>
        </w:rPr>
        <w:t xml:space="preserve"> </w:t>
      </w:r>
      <w:r>
        <w:t>Also, the FFT-amplitude spectra showed the expected peaks at the frequencies of 10 and 12</w:t>
      </w:r>
      <w:r w:rsidR="00085449">
        <w:t xml:space="preserve"> </w:t>
      </w:r>
      <w:r>
        <w:t>Hz.</w:t>
      </w:r>
    </w:p>
    <w:p w14:paraId="09D3150E" w14:textId="71B9DB6E" w:rsidR="00016145" w:rsidRPr="00016145" w:rsidRDefault="00016145" w:rsidP="00016145">
      <w:pPr>
        <w:spacing w:line="480" w:lineRule="auto"/>
        <w:ind w:firstLine="284"/>
      </w:pPr>
    </w:p>
    <w:p w14:paraId="12BC5281" w14:textId="6C694345" w:rsidR="00EC3983" w:rsidRDefault="00CC4035" w:rsidP="00A0214C">
      <w:pPr>
        <w:spacing w:line="480" w:lineRule="auto"/>
        <w:ind w:firstLine="284"/>
        <w:jc w:val="both"/>
      </w:pPr>
      <w:r>
        <w:rPr>
          <w:noProof/>
        </w:rPr>
        <w:lastRenderedPageBreak/>
        <mc:AlternateContent>
          <mc:Choice Requires="wpg">
            <w:drawing>
              <wp:anchor distT="0" distB="0" distL="114300" distR="114300" simplePos="0" relativeHeight="251695104" behindDoc="0" locked="0" layoutInCell="1" allowOverlap="1" wp14:anchorId="1D46A534" wp14:editId="1A0E2222">
                <wp:simplePos x="0" y="0"/>
                <wp:positionH relativeFrom="column">
                  <wp:posOffset>117018</wp:posOffset>
                </wp:positionH>
                <wp:positionV relativeFrom="paragraph">
                  <wp:posOffset>373050</wp:posOffset>
                </wp:positionV>
                <wp:extent cx="5972810" cy="4601261"/>
                <wp:effectExtent l="0" t="0" r="27940" b="27940"/>
                <wp:wrapTopAndBottom/>
                <wp:docPr id="8" name="Group 8"/>
                <wp:cNvGraphicFramePr/>
                <a:graphic xmlns:a="http://schemas.openxmlformats.org/drawingml/2006/main">
                  <a:graphicData uri="http://schemas.microsoft.com/office/word/2010/wordprocessingGroup">
                    <wpg:wgp>
                      <wpg:cNvGrpSpPr/>
                      <wpg:grpSpPr>
                        <a:xfrm>
                          <a:off x="0" y="0"/>
                          <a:ext cx="5972810" cy="4601261"/>
                          <a:chOff x="117043" y="0"/>
                          <a:chExt cx="5972810" cy="4602093"/>
                        </a:xfrm>
                      </wpg:grpSpPr>
                      <pic:pic xmlns:pic="http://schemas.openxmlformats.org/drawingml/2006/picture">
                        <pic:nvPicPr>
                          <pic:cNvPr id="7" name="Picture 7" descr="C:\Users\igrahek\Documents\Studies\SSVEP Reward - Soren &amp; Antonio\Experiment 1\SSVEP_reward\figures\Figure1.jpg"/>
                          <pic:cNvPicPr>
                            <a:picLocks noChangeAspect="1"/>
                          </pic:cNvPicPr>
                        </pic:nvPicPr>
                        <pic:blipFill rotWithShape="1">
                          <a:blip r:embed="rId14" cstate="print">
                            <a:extLst>
                              <a:ext uri="{28A0092B-C50C-407E-A947-70E740481C1C}">
                                <a14:useLocalDpi xmlns:a14="http://schemas.microsoft.com/office/drawing/2010/main" val="0"/>
                              </a:ext>
                            </a:extLst>
                          </a:blip>
                          <a:srcRect b="34016"/>
                          <a:stretch/>
                        </pic:blipFill>
                        <pic:spPr bwMode="auto">
                          <a:xfrm>
                            <a:off x="182880" y="0"/>
                            <a:ext cx="5781040" cy="3468033"/>
                          </a:xfrm>
                          <a:prstGeom prst="rect">
                            <a:avLst/>
                          </a:prstGeom>
                          <a:noFill/>
                          <a:ln>
                            <a:noFill/>
                          </a:ln>
                        </pic:spPr>
                      </pic:pic>
                      <wps:wsp>
                        <wps:cNvPr id="217" name="Text Box 2"/>
                        <wps:cNvSpPr txBox="1">
                          <a:spLocks noChangeArrowheads="1"/>
                        </wps:cNvSpPr>
                        <wps:spPr bwMode="auto">
                          <a:xfrm>
                            <a:off x="117043" y="3561677"/>
                            <a:ext cx="5972810" cy="1040416"/>
                          </a:xfrm>
                          <a:prstGeom prst="rect">
                            <a:avLst/>
                          </a:prstGeom>
                          <a:solidFill>
                            <a:srgbClr val="FFFFFF"/>
                          </a:solidFill>
                          <a:ln w="9525">
                            <a:solidFill>
                              <a:schemeClr val="bg1"/>
                            </a:solidFill>
                            <a:miter lim="800000"/>
                            <a:headEnd/>
                            <a:tailEnd/>
                          </a:ln>
                        </wps:spPr>
                        <wps:txbx>
                          <w:txbxContent>
                            <w:p w14:paraId="0C1B3DE2" w14:textId="4901C130" w:rsidR="004160AD" w:rsidRDefault="004160A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1D46A534" id="Group 8" o:spid="_x0000_s1032" style="position:absolute;left:0;text-align:left;margin-left:9.2pt;margin-top:29.35pt;width:470.3pt;height:362.3pt;z-index:251695104;mso-height-relative:margin" coordorigin="1170" coordsize="59728,46020" o:gfxdata="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V8q/tjf8Fs/wDgmV+wD8YF+A37W37Sn/CJ+Km0mDU10v8A4Q7Wb/NrMzrHJ5llZzR8mN/l3bhj&#10;kDIoA+qqK+Pf2dv+C+v/AASK/ar+JFh8I/gn+2r4fvPEOqXCW+l6brmk6lorXs7uESGFtRtYElld&#10;mCrGrF2JwoJr7CDBuVNABRRRQAUUUUAFFFFABRRRQAUUUUAFFFFABRRRQAUUUUAFFFFABRRRQAUU&#10;UUAF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">
                <v:shape id="Picture 7" o:spid="_x0000_s1033" type="#_x0000_t75" style="position:absolute;left:1828;width:57811;height:3468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">
                  <v:imagedata r:id="rId15" o:title="Figure1" cropbottom="22293f"/>
                  <v:path arrowok="t"/>
                </v:shape>
                <v:shape id="Text Box 2" o:spid="_x0000_s1034" type="#_x0000_t202" style="position:absolute;left:1170;top:35616;width:59728;height:10404;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" strokecolor="white [3212]">
                  <v:textbox>
                    <w:txbxContent>
                      <w:p w14:paraId="0C1B3DE2" w14:textId="4901C130" w:rsidR="004160AD" w:rsidRDefault="004160AD" w:rsidP="00A14F18">
                        <w:pPr>
                          <w:jc w:val="both"/>
                        </w:pPr>
                        <w:r w:rsidRPr="00F36223">
                          <w:rPr>
                            <w:b/>
                            <w:sz w:val="20"/>
                            <w:szCs w:val="20"/>
                          </w:rPr>
                          <w:t>Figure</w:t>
                        </w:r>
                        <w:r>
                          <w:rPr>
                            <w:b/>
                            <w:sz w:val="20"/>
                            <w:szCs w:val="20"/>
                          </w:rPr>
                          <w:t xml:space="preserve"> 3.</w:t>
                        </w:r>
                        <w:r w:rsidRPr="00F36223">
                          <w:rPr>
                            <w:sz w:val="20"/>
                            <w:szCs w:val="20"/>
                          </w:rPr>
                          <w:t xml:space="preserve"> </w:t>
                        </w:r>
                        <w:r>
                          <w:rPr>
                            <w:b/>
                            <w:sz w:val="20"/>
                            <w:szCs w:val="20"/>
                          </w:rPr>
                          <w:t>A)</w:t>
                        </w:r>
                        <w:r w:rsidRPr="00C6061B">
                          <w:rPr>
                            <w:sz w:val="20"/>
                            <w:szCs w:val="20"/>
                          </w:rPr>
                          <w:t xml:space="preserve"> Topographies of SSVEP amplitude, averaged across all participants and conditions, at 10 Hz and 12 Hz. Electrodes selected for the anal</w:t>
                        </w:r>
                        <w:r>
                          <w:rPr>
                            <w:sz w:val="20"/>
                            <w:szCs w:val="20"/>
                          </w:rPr>
                          <w:t xml:space="preserve">ysis are highlighted in white. </w:t>
                        </w:r>
                        <w:r w:rsidRPr="00A01E4F">
                          <w:rPr>
                            <w:b/>
                            <w:sz w:val="20"/>
                            <w:szCs w:val="20"/>
                          </w:rPr>
                          <w:t>B)</w:t>
                        </w:r>
                        <w:r w:rsidRPr="00C6061B">
                          <w:rPr>
                            <w:sz w:val="20"/>
                            <w:szCs w:val="20"/>
                          </w:rPr>
                          <w:t xml:space="preserve"> Grand average amplitude spectra derived from EEG signals at each participant’s best four-electrode cluster for the different experimental conditions (blue: attended; red: unattended; solid: baseline phase; dotted: rewarded phase; dashed: non-rewarded phase). The shaded areas around the means indicate 95% confidence intervals.</w:t>
                        </w:r>
                      </w:p>
                    </w:txbxContent>
                  </v:textbox>
                </v:shape>
                <w10:wrap type="topAndBottom"/>
              </v:group>
            </w:pict>
          </mc:Fallback>
        </mc:AlternateContent>
      </w:r>
    </w:p>
    <w:p w14:paraId="384F4B44" w14:textId="16062FCC" w:rsidR="007B463E" w:rsidRPr="007B463E" w:rsidRDefault="00E66917" w:rsidP="004A49F2">
      <w:pPr>
        <w:spacing w:line="480" w:lineRule="auto"/>
        <w:ind w:firstLine="284"/>
        <w:jc w:val="both"/>
        <w:rPr>
          <w:b/>
          <w:sz w:val="20"/>
        </w:rPr>
      </w:pPr>
      <w:commentRangeStart w:id="120"/>
      <w:r>
        <w:t xml:space="preserve">We fitted seven models to predict the </w:t>
      </w:r>
      <w:r w:rsidR="00B34D24">
        <w:t>trial-</w:t>
      </w:r>
      <w:r>
        <w:t>average</w:t>
      </w:r>
      <w:r w:rsidR="00B34D24">
        <w:t>d</w:t>
      </w:r>
      <w:r>
        <w:t xml:space="preserve"> </w:t>
      </w:r>
      <w:r w:rsidR="00565524">
        <w:rPr>
          <w:rFonts w:eastAsia="Times New Roman"/>
          <w:szCs w:val="24"/>
        </w:rPr>
        <w:t>SS</w:t>
      </w:r>
      <w:r w:rsidR="00565524" w:rsidRPr="00D92BFE">
        <w:rPr>
          <w:rFonts w:eastAsia="Times New Roman"/>
          <w:szCs w:val="24"/>
        </w:rPr>
        <w:t xml:space="preserve">VEP </w:t>
      </w:r>
      <w:r>
        <w:t>amplitudes (</w:t>
      </w:r>
      <w:r w:rsidR="00825530">
        <w:t xml:space="preserve">in </w:t>
      </w:r>
      <w:r w:rsidR="0011021B">
        <w:t>a.u. due to the normalization</w:t>
      </w:r>
      <w:r>
        <w:t>) across conditions (</w:t>
      </w:r>
      <w:r w:rsidRPr="00B57645">
        <w:rPr>
          <w:i/>
        </w:rPr>
        <w:t xml:space="preserve">Figure </w:t>
      </w:r>
      <w:r w:rsidR="004A49F2">
        <w:rPr>
          <w:i/>
        </w:rPr>
        <w:t>2</w:t>
      </w:r>
      <w:r w:rsidR="00A14F18">
        <w:rPr>
          <w:i/>
        </w:rPr>
        <w:t>C, Figure 2D,</w:t>
      </w:r>
      <w:r w:rsidR="00825530">
        <w:t xml:space="preserve"> </w:t>
      </w:r>
      <w:r>
        <w:t xml:space="preserve">and </w:t>
      </w:r>
      <w:r w:rsidR="004A49F2" w:rsidRPr="004A49F2">
        <w:rPr>
          <w:i/>
        </w:rPr>
        <w:t>Supplementary</w:t>
      </w:r>
      <w:r w:rsidR="004A49F2">
        <w:t xml:space="preserve"> </w:t>
      </w:r>
      <w:r w:rsidR="004A49F2">
        <w:rPr>
          <w:i/>
        </w:rPr>
        <w:t>Table 2</w:t>
      </w:r>
      <w:r>
        <w:t xml:space="preserve">). The </w:t>
      </w:r>
      <w:r w:rsidRPr="004D7EBB">
        <w:rPr>
          <w:i/>
        </w:rPr>
        <w:t>Null model</w:t>
      </w:r>
      <w:r>
        <w:t xml:space="preserve"> included </w:t>
      </w:r>
      <w:r w:rsidR="00411041">
        <w:t>one</w:t>
      </w:r>
      <w:r w:rsidR="00700D33">
        <w:t xml:space="preserve"> constant and</w:t>
      </w:r>
      <w:r>
        <w:t xml:space="preserve"> </w:t>
      </w:r>
      <w:r w:rsidR="00411041">
        <w:t xml:space="preserve">multiple </w:t>
      </w:r>
      <w:r>
        <w:t xml:space="preserve">varying intercepts across </w:t>
      </w:r>
      <w:r w:rsidR="00411041">
        <w:t>participants</w:t>
      </w:r>
      <w:r>
        <w:t xml:space="preserve">. The </w:t>
      </w:r>
      <w:r>
        <w:rPr>
          <w:i/>
        </w:rPr>
        <w:t xml:space="preserve">Attention </w:t>
      </w:r>
      <w:r w:rsidRPr="00822832">
        <w:rPr>
          <w:i/>
        </w:rPr>
        <w:t>model</w:t>
      </w:r>
      <w:r>
        <w:t xml:space="preserve"> included the constant effect of attention</w:t>
      </w:r>
      <w:r w:rsidR="00B34D24">
        <w:t>;</w:t>
      </w:r>
      <w:r>
        <w:t xml:space="preserve"> t</w:t>
      </w:r>
      <w:r w:rsidRPr="00822832">
        <w:t>he</w:t>
      </w:r>
      <w:r>
        <w:t xml:space="preserve"> </w:t>
      </w:r>
      <w:r w:rsidRPr="004D7EBB">
        <w:rPr>
          <w:i/>
        </w:rPr>
        <w:t xml:space="preserve">Reward </w:t>
      </w:r>
      <w:r w:rsidR="00A0214C">
        <w:rPr>
          <w:i/>
        </w:rPr>
        <w:t>P</w:t>
      </w:r>
      <w:r w:rsidRPr="004D7EBB">
        <w:rPr>
          <w:i/>
        </w:rPr>
        <w:t>hase model</w:t>
      </w:r>
      <w:r>
        <w:t xml:space="preserve"> included the constant effect of reward phase</w:t>
      </w:r>
      <w:r w:rsidR="00B34D24">
        <w:t>;</w:t>
      </w:r>
      <w:r>
        <w:t xml:space="preserve"> the </w:t>
      </w:r>
      <w:r w:rsidR="00A0214C">
        <w:rPr>
          <w:i/>
        </w:rPr>
        <w:t>Reward P</w:t>
      </w:r>
      <w:r>
        <w:rPr>
          <w:i/>
        </w:rPr>
        <w:t xml:space="preserve">hase </w:t>
      </w:r>
      <w:r w:rsidR="00B34D24">
        <w:rPr>
          <w:i/>
        </w:rPr>
        <w:t xml:space="preserve">+ </w:t>
      </w:r>
      <w:r w:rsidR="00A0214C">
        <w:rPr>
          <w:i/>
        </w:rPr>
        <w:t>A</w:t>
      </w:r>
      <w:r>
        <w:rPr>
          <w:i/>
        </w:rPr>
        <w:t>ttention</w:t>
      </w:r>
      <w:r>
        <w:t xml:space="preserve"> model included the additive effects of reward phase and attention</w:t>
      </w:r>
      <w:r w:rsidR="00B34D24">
        <w:t>;</w:t>
      </w:r>
      <w:r>
        <w:t xml:space="preserve"> and the </w:t>
      </w:r>
      <w:r w:rsidR="00A0214C">
        <w:rPr>
          <w:i/>
        </w:rPr>
        <w:t>Reward P</w:t>
      </w:r>
      <w:r>
        <w:rPr>
          <w:i/>
        </w:rPr>
        <w:t xml:space="preserve">hase </w:t>
      </w:r>
      <w:r w:rsidR="00A0214C">
        <w:rPr>
          <w:i/>
        </w:rPr>
        <w:t>*</w:t>
      </w:r>
      <w:r w:rsidR="00B34D24">
        <w:rPr>
          <w:i/>
        </w:rPr>
        <w:t xml:space="preserve"> </w:t>
      </w:r>
      <w:r w:rsidR="00A0214C">
        <w:rPr>
          <w:i/>
        </w:rPr>
        <w:t>A</w:t>
      </w:r>
      <w:r>
        <w:rPr>
          <w:i/>
        </w:rPr>
        <w:t>ttention</w:t>
      </w:r>
      <w:r>
        <w:t xml:space="preserve"> model also included the interaction between reward phase and attention. The </w:t>
      </w:r>
      <w:r w:rsidRPr="00822832">
        <w:rPr>
          <w:i/>
        </w:rPr>
        <w:t xml:space="preserve">Reward </w:t>
      </w:r>
      <w:r>
        <w:rPr>
          <w:i/>
        </w:rPr>
        <w:t>probability</w:t>
      </w:r>
      <w:r w:rsidRPr="00822832">
        <w:rPr>
          <w:i/>
        </w:rPr>
        <w:t xml:space="preserve"> </w:t>
      </w:r>
      <w:r w:rsidR="00A0214C">
        <w:rPr>
          <w:i/>
        </w:rPr>
        <w:t>*</w:t>
      </w:r>
      <w:r w:rsidR="00B34D24" w:rsidRPr="00822832">
        <w:rPr>
          <w:i/>
        </w:rPr>
        <w:t xml:space="preserve"> </w:t>
      </w:r>
      <w:r w:rsidR="00A0214C">
        <w:rPr>
          <w:i/>
        </w:rPr>
        <w:t>R</w:t>
      </w:r>
      <w:r w:rsidRPr="00822832">
        <w:rPr>
          <w:i/>
        </w:rPr>
        <w:t xml:space="preserve">eward phase + </w:t>
      </w:r>
      <w:r w:rsidR="00A0214C">
        <w:rPr>
          <w:i/>
        </w:rPr>
        <w:t>A</w:t>
      </w:r>
      <w:r w:rsidRPr="00822832">
        <w:rPr>
          <w:i/>
        </w:rPr>
        <w:t>ttention</w:t>
      </w:r>
      <w:r>
        <w:t xml:space="preserve"> model consisted of the constant effects of reward probability and phase, their interaction, and the </w:t>
      </w:r>
      <w:r w:rsidR="00B34D24">
        <w:t xml:space="preserve">independent </w:t>
      </w:r>
      <w:r>
        <w:t xml:space="preserve">effect of attention. The last model was </w:t>
      </w:r>
      <w:r w:rsidR="00A0214C">
        <w:t xml:space="preserve">the </w:t>
      </w:r>
      <w:r w:rsidR="00A0214C" w:rsidRPr="00822832">
        <w:rPr>
          <w:i/>
        </w:rPr>
        <w:t xml:space="preserve">Reward </w:t>
      </w:r>
      <w:r w:rsidR="00A0214C">
        <w:rPr>
          <w:i/>
        </w:rPr>
        <w:t>probability</w:t>
      </w:r>
      <w:r w:rsidR="00A0214C" w:rsidRPr="00822832">
        <w:rPr>
          <w:i/>
        </w:rPr>
        <w:t xml:space="preserve"> </w:t>
      </w:r>
      <w:r w:rsidR="00A0214C">
        <w:rPr>
          <w:i/>
        </w:rPr>
        <w:t>* R</w:t>
      </w:r>
      <w:r w:rsidR="00A0214C" w:rsidRPr="00822832">
        <w:rPr>
          <w:i/>
        </w:rPr>
        <w:t xml:space="preserve">eward phase </w:t>
      </w:r>
      <w:r w:rsidR="00A0214C">
        <w:rPr>
          <w:i/>
        </w:rPr>
        <w:t>* A</w:t>
      </w:r>
      <w:r w:rsidR="00A0214C" w:rsidRPr="00822832">
        <w:rPr>
          <w:i/>
        </w:rPr>
        <w:t>ttention</w:t>
      </w:r>
      <w:r w:rsidR="00A0214C">
        <w:t xml:space="preserve"> </w:t>
      </w:r>
      <w:r>
        <w:t xml:space="preserve">model which </w:t>
      </w:r>
      <w:r>
        <w:lastRenderedPageBreak/>
        <w:t xml:space="preserve">included </w:t>
      </w:r>
      <w:r w:rsidR="00B34D24">
        <w:t xml:space="preserve">all constant effects </w:t>
      </w:r>
      <w:r>
        <w:t xml:space="preserve">and their interaction. All models, except for the </w:t>
      </w:r>
      <w:r>
        <w:rPr>
          <w:i/>
        </w:rPr>
        <w:t>Null</w:t>
      </w:r>
      <w:r>
        <w:t xml:space="preserve"> </w:t>
      </w:r>
      <w:r>
        <w:rPr>
          <w:i/>
        </w:rPr>
        <w:t>model</w:t>
      </w:r>
      <w:r>
        <w:t xml:space="preserve">, included varying </w:t>
      </w:r>
      <w:r w:rsidR="004D489D">
        <w:t xml:space="preserve">intercepts and </w:t>
      </w:r>
      <w:r>
        <w:t xml:space="preserve">slopes across participants for all </w:t>
      </w:r>
      <w:r w:rsidR="00A0214C">
        <w:t xml:space="preserve">of the </w:t>
      </w:r>
      <w:r>
        <w:t xml:space="preserve">constant effects. </w:t>
      </w:r>
      <w:r w:rsidR="009E0496">
        <w:t xml:space="preserve">All models included a Gaussian distribution as the prior for the intercept (centered at 1 with a standard deviation of 3). In addition, </w:t>
      </w:r>
      <w:r w:rsidR="007E5558">
        <w:t>t</w:t>
      </w:r>
      <w:r w:rsidR="009E0496">
        <w:t xml:space="preserve">he models with slopes included a Gaussian distribution as the prior for the slopes (centered at 0 with a standard deviation of 3). These weakly informative priors were chosen based on the previous study with the same task </w:t>
      </w:r>
      <w:r w:rsidR="009E0496">
        <w:fldChar w:fldCharType="begin" w:fldLock="1"/>
      </w:r>
      <w:r w:rsidR="00032483">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&amp; Müller, 2010)","manualFormatting":"(Andersen &amp; Müller, 2010)","plainTextFormattedCitation":"(S K Andersen &amp; Müller, 2010)","previouslyFormattedCitation":"(S K Andersen &amp; Müller, 2010)"},"properties":{"noteIndex":0},"schema":"https://github.com/citation-style-language/schema/raw/master/csl-citation.json"}</w:instrText>
      </w:r>
      <w:r w:rsidR="009E0496">
        <w:fldChar w:fldCharType="separate"/>
      </w:r>
      <w:r w:rsidR="009E0496">
        <w:rPr>
          <w:noProof/>
        </w:rPr>
        <w:t>(</w:t>
      </w:r>
      <w:r w:rsidR="009E0496" w:rsidRPr="00D20B67">
        <w:rPr>
          <w:noProof/>
        </w:rPr>
        <w:t>Andersen &amp; Müller, 2010)</w:t>
      </w:r>
      <w:r w:rsidR="009E0496">
        <w:fldChar w:fldCharType="end"/>
      </w:r>
      <w:r w:rsidR="009E0496">
        <w:t xml:space="preserve">. </w:t>
      </w:r>
      <w:r>
        <w:t xml:space="preserve">As </w:t>
      </w:r>
      <w:r w:rsidR="0041367D">
        <w:t>was</w:t>
      </w:r>
      <w:r>
        <w:t xml:space="preserve"> </w:t>
      </w:r>
      <w:r w:rsidR="00D86728">
        <w:t xml:space="preserve">the </w:t>
      </w:r>
      <w:r>
        <w:t xml:space="preserve">case </w:t>
      </w:r>
      <w:r w:rsidR="0041367D">
        <w:t>for the</w:t>
      </w:r>
      <w:r>
        <w:t xml:space="preserve"> behavioral data, several models were not fitted because they were not </w:t>
      </w:r>
      <w:r w:rsidR="00B34D24">
        <w:t xml:space="preserve">plausible </w:t>
      </w:r>
      <w:r>
        <w:t>in the context of our experiment (e.g., the models that include both reward phase and probability</w:t>
      </w:r>
      <w:r w:rsidR="00C11E13">
        <w:t>, but not their interaction).</w:t>
      </w:r>
      <w:commentRangeEnd w:id="120"/>
      <w:r w:rsidR="005205F7">
        <w:rPr>
          <w:rStyle w:val="CommentReference"/>
        </w:rPr>
        <w:commentReference w:id="120"/>
      </w:r>
    </w:p>
    <w:p w14:paraId="631E81D8" w14:textId="07F7727A" w:rsidR="00E1045E" w:rsidRDefault="004269CE" w:rsidP="00A02266">
      <w:pPr>
        <w:spacing w:line="480" w:lineRule="auto"/>
        <w:ind w:firstLine="284"/>
        <w:jc w:val="both"/>
      </w:pPr>
      <w:r>
        <w:t xml:space="preserve">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w:t>
      </w:r>
      <w:r w:rsidR="00A0214C" w:rsidRPr="00822832">
        <w:rPr>
          <w:i/>
        </w:rPr>
        <w:t xml:space="preserve">eward phase + </w:t>
      </w:r>
      <w:r w:rsidR="00A0214C">
        <w:rPr>
          <w:i/>
        </w:rPr>
        <w:t>A</w:t>
      </w:r>
      <w:r w:rsidR="00A0214C" w:rsidRPr="00822832">
        <w:rPr>
          <w:i/>
        </w:rPr>
        <w:t>ttention</w:t>
      </w:r>
      <w:r w:rsidR="00A0214C">
        <w:t xml:space="preserve"> </w:t>
      </w:r>
      <w:r>
        <w:t>model best predict</w:t>
      </w:r>
      <w:r w:rsidR="00B34D24">
        <w:t>ed</w:t>
      </w:r>
      <w:r>
        <w:t xml:space="preserve"> </w:t>
      </w:r>
      <w:r w:rsidR="00352BD6">
        <w:rPr>
          <w:rFonts w:eastAsia="Times New Roman"/>
          <w:szCs w:val="24"/>
        </w:rPr>
        <w:t>SSVEP</w:t>
      </w:r>
      <w:r w:rsidR="00352BD6" w:rsidRPr="00D92BFE">
        <w:rPr>
          <w:rFonts w:eastAsia="Times New Roman"/>
          <w:szCs w:val="24"/>
        </w:rPr>
        <w:t xml:space="preserve"> </w:t>
      </w:r>
      <w:r>
        <w:t>ampli</w:t>
      </w:r>
      <w:r w:rsidR="00C11E13">
        <w:t>tudes across conditions (</w:t>
      </w:r>
      <w:r w:rsidR="004A49F2">
        <w:rPr>
          <w:i/>
        </w:rPr>
        <w:t>Table 3</w:t>
      </w:r>
      <w:r>
        <w:t xml:space="preserve">). </w:t>
      </w:r>
      <w:r w:rsidR="00A0214C">
        <w:t xml:space="preserve">However, the </w:t>
      </w:r>
      <w:r w:rsidR="00A0214C" w:rsidRPr="00822832">
        <w:rPr>
          <w:i/>
        </w:rPr>
        <w:t xml:space="preserve">Reward </w:t>
      </w:r>
      <w:r w:rsidR="00A0214C">
        <w:rPr>
          <w:i/>
        </w:rPr>
        <w:t>probability</w:t>
      </w:r>
      <w:r w:rsidR="00A0214C" w:rsidRPr="00822832">
        <w:rPr>
          <w:i/>
        </w:rPr>
        <w:t xml:space="preserve"> </w:t>
      </w:r>
      <w:r w:rsidR="00A0214C">
        <w:rPr>
          <w:i/>
        </w:rPr>
        <w:t>*</w:t>
      </w:r>
      <w:r w:rsidR="00A0214C" w:rsidRPr="00822832">
        <w:rPr>
          <w:i/>
        </w:rPr>
        <w:t xml:space="preserve"> </w:t>
      </w:r>
      <w:r w:rsidR="00A0214C">
        <w:rPr>
          <w:i/>
        </w:rPr>
        <w:t>Reward phase *</w:t>
      </w:r>
      <w:r w:rsidR="00A0214C" w:rsidRPr="00822832">
        <w:rPr>
          <w:i/>
        </w:rPr>
        <w:t xml:space="preserve"> </w:t>
      </w:r>
      <w:r w:rsidR="00A0214C">
        <w:rPr>
          <w:i/>
        </w:rPr>
        <w:t>A</w:t>
      </w:r>
      <w:r w:rsidR="00A0214C" w:rsidRPr="00822832">
        <w:rPr>
          <w:i/>
        </w:rPr>
        <w:t>ttention</w:t>
      </w:r>
      <w:r w:rsidR="00A0214C">
        <w:rPr>
          <w:i/>
        </w:rPr>
        <w:t xml:space="preserve"> </w:t>
      </w:r>
      <w:r w:rsidR="00A0214C">
        <w:t xml:space="preserve">was only slightly worse than the winning model. Here we draw inferences from the winning model, but note that the conclusions do not substantially change when analyzing the model which includes the three-way </w:t>
      </w:r>
      <w:commentRangeStart w:id="121"/>
      <w:r w:rsidR="00A0214C">
        <w:t>interactions</w:t>
      </w:r>
      <w:commentRangeEnd w:id="121"/>
      <w:r w:rsidR="005205F7">
        <w:rPr>
          <w:rStyle w:val="CommentReference"/>
        </w:rPr>
        <w:commentReference w:id="121"/>
      </w:r>
      <w:r w:rsidR="00A0214C">
        <w:t xml:space="preserve">. </w:t>
      </w:r>
      <w:r w:rsidR="003273E4">
        <w:t>The analysis of the posterior distribution</w:t>
      </w:r>
      <w:r w:rsidR="00B34D24">
        <w:t>s</w:t>
      </w:r>
      <w:r w:rsidR="003273E4">
        <w:t xml:space="preserve"> of</w:t>
      </w:r>
      <w:r w:rsidR="00C11E13">
        <w:t xml:space="preserve"> the </w:t>
      </w:r>
      <w:r w:rsidR="00A0214C">
        <w:t>winning</w:t>
      </w:r>
      <w:r w:rsidR="00C11E13">
        <w:t xml:space="preserve"> model (</w:t>
      </w:r>
      <w:r w:rsidR="00C11E13" w:rsidRPr="00B57645">
        <w:rPr>
          <w:i/>
        </w:rPr>
        <w:t xml:space="preserve">Figure </w:t>
      </w:r>
      <w:r w:rsidR="004A49F2">
        <w:rPr>
          <w:i/>
        </w:rPr>
        <w:t xml:space="preserve">2 </w:t>
      </w:r>
      <w:r w:rsidR="004A49F2">
        <w:t xml:space="preserve">and </w:t>
      </w:r>
      <w:r w:rsidR="004A49F2">
        <w:rPr>
          <w:i/>
        </w:rPr>
        <w:t>Table 3</w:t>
      </w:r>
      <w:r w:rsidR="003273E4">
        <w:t xml:space="preserve">) revealed </w:t>
      </w:r>
      <w:r w:rsidR="00136C83">
        <w:t>a strong effect of attention</w:t>
      </w:r>
      <w:r w:rsidR="003A5736">
        <w:t>:</w:t>
      </w:r>
      <w:r w:rsidR="003273E4">
        <w:t xml:space="preserve"> </w:t>
      </w:r>
      <w:r w:rsidR="003A5736">
        <w:t>i</w:t>
      </w:r>
      <w:r w:rsidR="003273E4">
        <w:t>n all conditions</w:t>
      </w:r>
      <w:r w:rsidR="000F7AE3">
        <w:t>,</w:t>
      </w:r>
      <w:r w:rsidR="003273E4">
        <w:t xml:space="preserve"> </w:t>
      </w:r>
      <w:r w:rsidR="00352BD6">
        <w:rPr>
          <w:rFonts w:eastAsia="Times New Roman"/>
          <w:szCs w:val="24"/>
        </w:rPr>
        <w:t>SSVEP</w:t>
      </w:r>
      <w:r w:rsidR="00352BD6" w:rsidRPr="00D92BFE">
        <w:rPr>
          <w:rFonts w:eastAsia="Times New Roman"/>
          <w:szCs w:val="24"/>
        </w:rPr>
        <w:t xml:space="preserve"> </w:t>
      </w:r>
      <w:r w:rsidR="003273E4">
        <w:t>amplitudes were higher for the attended</w:t>
      </w:r>
      <w:r w:rsidR="006F37A2">
        <w:t xml:space="preserve"> (target)</w:t>
      </w:r>
      <w:r w:rsidR="003273E4">
        <w:t xml:space="preserve"> compared to the unattended </w:t>
      </w:r>
      <w:r w:rsidR="006F37A2">
        <w:t xml:space="preserve">(distractor) </w:t>
      </w:r>
      <w:r w:rsidR="003273E4">
        <w:t>stimuli.</w:t>
      </w:r>
      <w:r w:rsidR="006F37A2">
        <w:t xml:space="preserve"> In the winning model the size of the difference of the SSVEP amplitudes </w:t>
      </w:r>
      <w:r w:rsidR="001E6F26">
        <w:t xml:space="preserve">related to the processing of the targets and distractors did not interact with the other factors in the model. </w:t>
      </w:r>
      <w:r w:rsidR="006F37A2">
        <w:t>T</w:t>
      </w:r>
      <w:r w:rsidR="003273E4">
        <w:t xml:space="preserve">he </w:t>
      </w:r>
      <w:r w:rsidR="003A5736">
        <w:t xml:space="preserve">posterior </w:t>
      </w:r>
      <w:r w:rsidR="003273E4">
        <w:t xml:space="preserve">distribution </w:t>
      </w:r>
      <w:r w:rsidR="003A5736">
        <w:t xml:space="preserve">of </w:t>
      </w:r>
      <w:r w:rsidR="003273E4">
        <w:t xml:space="preserve">the difference between </w:t>
      </w:r>
      <w:r w:rsidR="00B65C73">
        <w:t>target</w:t>
      </w:r>
      <w:r w:rsidR="003273E4">
        <w:t xml:space="preserve"> and </w:t>
      </w:r>
      <w:r w:rsidR="00B65C73">
        <w:t>distractor</w:t>
      </w:r>
      <w:r w:rsidR="003273E4">
        <w:t xml:space="preserve"> stimul</w:t>
      </w:r>
      <w:r w:rsidR="003A5736">
        <w:t>i</w:t>
      </w:r>
      <w:r w:rsidR="003273E4">
        <w:t xml:space="preserve"> did</w:t>
      </w:r>
      <w:r w:rsidR="003A5736">
        <w:t xml:space="preserve"> </w:t>
      </w:r>
      <w:r w:rsidR="003273E4">
        <w:t>n</w:t>
      </w:r>
      <w:r w:rsidR="003A5736">
        <w:t>o</w:t>
      </w:r>
      <w:r w:rsidR="003273E4">
        <w:t>t include zero</w:t>
      </w:r>
      <w:r w:rsidR="003A5736">
        <w:t>,</w:t>
      </w:r>
      <w:r w:rsidR="003273E4">
        <w:t xml:space="preserve"> thus resulting in infinite probability that the </w:t>
      </w:r>
      <w:r w:rsidR="00B65C73">
        <w:t>target</w:t>
      </w:r>
      <w:r w:rsidR="003273E4">
        <w:t xml:space="preserve"> stimuli </w:t>
      </w:r>
      <w:r w:rsidR="003A5736">
        <w:t xml:space="preserve">would elicit </w:t>
      </w:r>
      <w:r w:rsidR="003273E4">
        <w:t xml:space="preserve">higher </w:t>
      </w:r>
      <w:r w:rsidR="00352BD6">
        <w:rPr>
          <w:rFonts w:eastAsia="Times New Roman"/>
          <w:szCs w:val="24"/>
        </w:rPr>
        <w:t>SSVEP</w:t>
      </w:r>
      <w:r w:rsidR="00352BD6" w:rsidRPr="00D92BFE">
        <w:rPr>
          <w:rFonts w:eastAsia="Times New Roman"/>
          <w:szCs w:val="24"/>
        </w:rPr>
        <w:t xml:space="preserve"> </w:t>
      </w:r>
      <w:r w:rsidR="003273E4">
        <w:t xml:space="preserve">amplitudes compared to the </w:t>
      </w:r>
      <w:r w:rsidR="00B65C73">
        <w:t>distractor</w:t>
      </w:r>
      <w:r w:rsidR="003273E4">
        <w:t xml:space="preserve"> ones (</w:t>
      </w:r>
      <w:r w:rsidR="003273E4">
        <w:rPr>
          <w:i/>
        </w:rPr>
        <w:t xml:space="preserve">M = </w:t>
      </w:r>
      <w:r w:rsidR="006F37A2">
        <w:t>0.25</w:t>
      </w:r>
      <w:r w:rsidR="003273E4">
        <w:t>; 95% HDI [0.</w:t>
      </w:r>
      <w:r w:rsidR="006F37A2">
        <w:t>20, 0.30</w:t>
      </w:r>
      <w:r w:rsidR="003273E4">
        <w:t>];</w:t>
      </w:r>
      <w:r w:rsidR="00750818">
        <w:t xml:space="preserve"> ER = </w:t>
      </w:r>
      <w:r w:rsidR="00750818" w:rsidRPr="00B57645">
        <w:rPr>
          <w:i/>
        </w:rPr>
        <w:t>Inf</w:t>
      </w:r>
      <w:r w:rsidR="003273E4">
        <w:t xml:space="preserve">). </w:t>
      </w:r>
      <w:r w:rsidR="00D86728">
        <w:t xml:space="preserve">These results reveal a very robust effect of </w:t>
      </w:r>
      <w:r w:rsidR="00A0214C">
        <w:t xml:space="preserve">goal-directed </w:t>
      </w:r>
      <w:r w:rsidR="00D86728">
        <w:t>attention across all experimental conditions</w:t>
      </w:r>
      <w:r w:rsidR="001E6F26">
        <w:t xml:space="preserve">: the SSVEP </w:t>
      </w:r>
      <w:ins w:id="122" w:author="Gilles Pourtois" w:date="2019-07-30T22:17:00Z">
        <w:r w:rsidR="005205F7">
          <w:t>response was</w:t>
        </w:r>
      </w:ins>
      <w:del w:id="123" w:author="Gilles Pourtois" w:date="2019-07-30T22:17:00Z">
        <w:r w:rsidR="001E6F26" w:rsidDel="005205F7">
          <w:delText xml:space="preserve">amplitudes </w:delText>
        </w:r>
        <w:r w:rsidR="007E5558" w:rsidDel="005205F7">
          <w:delText>were</w:delText>
        </w:r>
      </w:del>
      <w:r w:rsidR="001E6F26">
        <w:t xml:space="preserve"> </w:t>
      </w:r>
      <w:del w:id="124" w:author="Gilles Pourtois" w:date="2019-07-30T22:17:00Z">
        <w:r w:rsidR="001E6F26" w:rsidDel="005205F7">
          <w:delText xml:space="preserve">always </w:delText>
        </w:r>
      </w:del>
      <w:ins w:id="125" w:author="Gilles Pourtois" w:date="2019-07-30T22:17:00Z">
        <w:r w:rsidR="005205F7">
          <w:t>systematically larger</w:t>
        </w:r>
      </w:ins>
      <w:del w:id="126" w:author="Gilles Pourtois" w:date="2019-07-30T22:17:00Z">
        <w:r w:rsidR="001E6F26" w:rsidDel="005205F7">
          <w:delText>higher</w:delText>
        </w:r>
      </w:del>
      <w:r w:rsidR="001E6F26">
        <w:t xml:space="preserve"> for the targets compared to distractors</w:t>
      </w:r>
      <w:r w:rsidR="00D86728">
        <w:t>.</w:t>
      </w:r>
    </w:p>
    <w:tbl>
      <w:tblPr>
        <w:tblStyle w:val="APA6"/>
        <w:tblpPr w:leftFromText="181" w:rightFromText="181" w:vertAnchor="text" w:horzAnchor="margin" w:tblpY="93"/>
        <w:tblOverlap w:val="never"/>
        <w:tblW w:w="9498" w:type="dxa"/>
        <w:tblLook w:val="04A0" w:firstRow="1" w:lastRow="0" w:firstColumn="1" w:lastColumn="0" w:noHBand="0" w:noVBand="1"/>
      </w:tblPr>
      <w:tblGrid>
        <w:gridCol w:w="4962"/>
        <w:gridCol w:w="2126"/>
        <w:gridCol w:w="425"/>
        <w:gridCol w:w="1985"/>
      </w:tblGrid>
      <w:tr w:rsidR="002C1EF1" w14:paraId="00CE48A6" w14:textId="77777777" w:rsidTr="002C1EF1">
        <w:trPr>
          <w:trHeight w:val="664"/>
        </w:trPr>
        <w:tc>
          <w:tcPr>
            <w:tcW w:w="9498" w:type="dxa"/>
            <w:gridSpan w:val="4"/>
            <w:tcBorders>
              <w:bottom w:val="single" w:sz="4" w:space="0" w:color="auto"/>
            </w:tcBorders>
            <w:vAlign w:val="center"/>
          </w:tcPr>
          <w:p w14:paraId="1F09272A" w14:textId="77777777" w:rsidR="002C1EF1" w:rsidRDefault="002C1EF1" w:rsidP="002C1EF1">
            <w:pPr>
              <w:spacing w:line="360" w:lineRule="auto"/>
            </w:pPr>
            <w:r>
              <w:lastRenderedPageBreak/>
              <w:t>Table 3</w:t>
            </w:r>
          </w:p>
          <w:p w14:paraId="3D304B87" w14:textId="77777777" w:rsidR="002C1EF1" w:rsidRDefault="002C1EF1" w:rsidP="002C1EF1">
            <w:pPr>
              <w:spacing w:line="360" w:lineRule="auto"/>
              <w:rPr>
                <w:i/>
              </w:rPr>
            </w:pPr>
            <w:r>
              <w:rPr>
                <w:i/>
              </w:rPr>
              <w:t>Model comparison indices for EEG results</w:t>
            </w:r>
          </w:p>
        </w:tc>
      </w:tr>
      <w:tr w:rsidR="002C1EF1" w14:paraId="33FDEEED" w14:textId="77777777" w:rsidTr="002C1EF1">
        <w:trPr>
          <w:trHeight w:val="664"/>
        </w:trPr>
        <w:tc>
          <w:tcPr>
            <w:tcW w:w="4962" w:type="dxa"/>
            <w:tcBorders>
              <w:top w:val="single" w:sz="4" w:space="0" w:color="auto"/>
              <w:bottom w:val="single" w:sz="4" w:space="0" w:color="auto"/>
            </w:tcBorders>
            <w:vAlign w:val="center"/>
          </w:tcPr>
          <w:p w14:paraId="04C5AA2D" w14:textId="77777777" w:rsidR="002C1EF1" w:rsidRDefault="002C1EF1" w:rsidP="002C1EF1">
            <w:r>
              <w:t>Model</w:t>
            </w:r>
          </w:p>
        </w:tc>
        <w:tc>
          <w:tcPr>
            <w:tcW w:w="2126" w:type="dxa"/>
            <w:tcBorders>
              <w:top w:val="single" w:sz="4" w:space="0" w:color="auto"/>
              <w:bottom w:val="single" w:sz="4" w:space="0" w:color="auto"/>
            </w:tcBorders>
            <w:vAlign w:val="center"/>
          </w:tcPr>
          <w:p w14:paraId="2E1E37B9" w14:textId="77777777" w:rsidR="002C1EF1" w:rsidRPr="008E021D" w:rsidRDefault="002C1EF1" w:rsidP="002C1EF1">
            <w:pPr>
              <w:rPr>
                <w:i/>
              </w:rPr>
            </w:pPr>
            <w:r>
              <w:rPr>
                <w:i/>
              </w:rPr>
              <w:t>WAIC (SE)</w:t>
            </w:r>
          </w:p>
        </w:tc>
        <w:tc>
          <w:tcPr>
            <w:tcW w:w="425" w:type="dxa"/>
            <w:tcBorders>
              <w:top w:val="single" w:sz="4" w:space="0" w:color="auto"/>
              <w:bottom w:val="single" w:sz="4" w:space="0" w:color="auto"/>
            </w:tcBorders>
            <w:vAlign w:val="center"/>
          </w:tcPr>
          <w:p w14:paraId="584C7C18" w14:textId="77777777" w:rsidR="002C1EF1" w:rsidRPr="008E021D" w:rsidRDefault="002C1EF1" w:rsidP="002C1EF1">
            <w:pPr>
              <w:rPr>
                <w:i/>
              </w:rPr>
            </w:pPr>
          </w:p>
        </w:tc>
        <w:tc>
          <w:tcPr>
            <w:tcW w:w="1985" w:type="dxa"/>
            <w:tcBorders>
              <w:top w:val="single" w:sz="4" w:space="0" w:color="auto"/>
              <w:bottom w:val="single" w:sz="4" w:space="0" w:color="auto"/>
            </w:tcBorders>
            <w:vAlign w:val="center"/>
          </w:tcPr>
          <w:p w14:paraId="09419501" w14:textId="77777777" w:rsidR="002C1EF1" w:rsidRPr="00297068" w:rsidRDefault="002C1EF1" w:rsidP="002C1EF1">
            <w:r>
              <w:rPr>
                <w:i/>
              </w:rPr>
              <w:t>Bayesian R</w:t>
            </w:r>
            <w:r>
              <w:rPr>
                <w:i/>
                <w:vertAlign w:val="superscript"/>
              </w:rPr>
              <w:t>2</w:t>
            </w:r>
            <w:r>
              <w:rPr>
                <w:i/>
              </w:rPr>
              <w:t xml:space="preserve"> (SE)</w:t>
            </w:r>
          </w:p>
        </w:tc>
      </w:tr>
      <w:tr w:rsidR="002C1EF1" w14:paraId="215183ED" w14:textId="77777777" w:rsidTr="002C1EF1">
        <w:trPr>
          <w:trHeight w:val="437"/>
        </w:trPr>
        <w:tc>
          <w:tcPr>
            <w:tcW w:w="4962" w:type="dxa"/>
            <w:tcBorders>
              <w:top w:val="single" w:sz="4" w:space="0" w:color="auto"/>
            </w:tcBorders>
            <w:vAlign w:val="center"/>
          </w:tcPr>
          <w:p w14:paraId="2FC3D057" w14:textId="77777777" w:rsidR="002C1EF1" w:rsidRDefault="002C1EF1" w:rsidP="002C1EF1">
            <w:r>
              <w:t>Null</w:t>
            </w:r>
          </w:p>
        </w:tc>
        <w:tc>
          <w:tcPr>
            <w:tcW w:w="2126" w:type="dxa"/>
            <w:tcBorders>
              <w:top w:val="single" w:sz="4" w:space="0" w:color="auto"/>
            </w:tcBorders>
            <w:vAlign w:val="center"/>
          </w:tcPr>
          <w:p w14:paraId="061C7612" w14:textId="77777777" w:rsidR="002C1EF1" w:rsidRDefault="002C1EF1" w:rsidP="002C1EF1">
            <w:r>
              <w:t xml:space="preserve"> </w:t>
            </w:r>
            <w:r w:rsidRPr="003A7163">
              <w:t>65.34</w:t>
            </w:r>
            <w:r>
              <w:t xml:space="preserve"> (</w:t>
            </w:r>
            <w:r w:rsidRPr="003A7163">
              <w:t>62.67</w:t>
            </w:r>
            <w:r>
              <w:t>)</w:t>
            </w:r>
          </w:p>
        </w:tc>
        <w:tc>
          <w:tcPr>
            <w:tcW w:w="425" w:type="dxa"/>
            <w:tcBorders>
              <w:top w:val="single" w:sz="4" w:space="0" w:color="auto"/>
            </w:tcBorders>
            <w:vAlign w:val="center"/>
          </w:tcPr>
          <w:p w14:paraId="0CEA4990" w14:textId="77777777" w:rsidR="002C1EF1" w:rsidRDefault="002C1EF1" w:rsidP="002C1EF1"/>
        </w:tc>
        <w:tc>
          <w:tcPr>
            <w:tcW w:w="1985" w:type="dxa"/>
            <w:tcBorders>
              <w:top w:val="single" w:sz="4" w:space="0" w:color="auto"/>
            </w:tcBorders>
            <w:vAlign w:val="center"/>
          </w:tcPr>
          <w:p w14:paraId="1314D58F" w14:textId="77777777" w:rsidR="002C1EF1" w:rsidRDefault="002C1EF1" w:rsidP="002C1EF1">
            <w:r>
              <w:t>0.08</w:t>
            </w:r>
            <w:r w:rsidRPr="00BA6825">
              <w:t xml:space="preserve"> </w:t>
            </w:r>
            <w:r>
              <w:t>(0.02)</w:t>
            </w:r>
          </w:p>
        </w:tc>
      </w:tr>
      <w:tr w:rsidR="002C1EF1" w14:paraId="0CACFA0C" w14:textId="77777777" w:rsidTr="002C1EF1">
        <w:trPr>
          <w:trHeight w:val="437"/>
        </w:trPr>
        <w:tc>
          <w:tcPr>
            <w:tcW w:w="4962" w:type="dxa"/>
            <w:vAlign w:val="center"/>
          </w:tcPr>
          <w:p w14:paraId="4F3EDEAF" w14:textId="77777777" w:rsidR="002C1EF1" w:rsidRDefault="002C1EF1" w:rsidP="002C1EF1">
            <w:r>
              <w:t>Reward phase</w:t>
            </w:r>
          </w:p>
        </w:tc>
        <w:tc>
          <w:tcPr>
            <w:tcW w:w="2126" w:type="dxa"/>
            <w:vAlign w:val="center"/>
          </w:tcPr>
          <w:p w14:paraId="39F1B345" w14:textId="77777777" w:rsidR="002C1EF1" w:rsidRDefault="002C1EF1" w:rsidP="002C1EF1">
            <w:r>
              <w:t xml:space="preserve"> </w:t>
            </w:r>
            <w:r w:rsidRPr="003A7163">
              <w:t xml:space="preserve">16.17 </w:t>
            </w:r>
            <w:r>
              <w:t>(</w:t>
            </w:r>
            <w:r w:rsidRPr="003A7163">
              <w:t>59.31</w:t>
            </w:r>
            <w:r>
              <w:t>)</w:t>
            </w:r>
          </w:p>
        </w:tc>
        <w:tc>
          <w:tcPr>
            <w:tcW w:w="425" w:type="dxa"/>
            <w:vAlign w:val="center"/>
          </w:tcPr>
          <w:p w14:paraId="087733CA" w14:textId="77777777" w:rsidR="002C1EF1" w:rsidRDefault="002C1EF1" w:rsidP="002C1EF1"/>
        </w:tc>
        <w:tc>
          <w:tcPr>
            <w:tcW w:w="1985" w:type="dxa"/>
            <w:vAlign w:val="center"/>
          </w:tcPr>
          <w:p w14:paraId="600A7810" w14:textId="77777777" w:rsidR="002C1EF1" w:rsidRDefault="002C1EF1" w:rsidP="002C1EF1">
            <w:r>
              <w:t>0.14</w:t>
            </w:r>
            <w:r w:rsidRPr="00BA6825">
              <w:t xml:space="preserve"> </w:t>
            </w:r>
            <w:r>
              <w:t>(0.02)</w:t>
            </w:r>
          </w:p>
        </w:tc>
      </w:tr>
      <w:tr w:rsidR="002C1EF1" w14:paraId="519A34AA" w14:textId="77777777" w:rsidTr="002C1EF1">
        <w:trPr>
          <w:trHeight w:val="419"/>
        </w:trPr>
        <w:tc>
          <w:tcPr>
            <w:tcW w:w="4962" w:type="dxa"/>
            <w:vAlign w:val="center"/>
          </w:tcPr>
          <w:p w14:paraId="630157FA" w14:textId="77777777" w:rsidR="002C1EF1" w:rsidRDefault="002C1EF1" w:rsidP="002C1EF1">
            <w:r>
              <w:t>Attention</w:t>
            </w:r>
          </w:p>
        </w:tc>
        <w:tc>
          <w:tcPr>
            <w:tcW w:w="2126" w:type="dxa"/>
            <w:vAlign w:val="center"/>
          </w:tcPr>
          <w:p w14:paraId="459905CF" w14:textId="77777777" w:rsidR="002C1EF1" w:rsidRDefault="002C1EF1" w:rsidP="002C1EF1">
            <w:r>
              <w:t>-</w:t>
            </w:r>
            <w:r w:rsidRPr="003A7163">
              <w:t xml:space="preserve">341.85 </w:t>
            </w:r>
            <w:r>
              <w:t>(</w:t>
            </w:r>
            <w:r w:rsidRPr="003A7163">
              <w:t>70.91</w:t>
            </w:r>
            <w:r>
              <w:t>)</w:t>
            </w:r>
          </w:p>
        </w:tc>
        <w:tc>
          <w:tcPr>
            <w:tcW w:w="425" w:type="dxa"/>
            <w:vAlign w:val="center"/>
          </w:tcPr>
          <w:p w14:paraId="1A80B6EF" w14:textId="77777777" w:rsidR="002C1EF1" w:rsidRDefault="002C1EF1" w:rsidP="002C1EF1"/>
        </w:tc>
        <w:tc>
          <w:tcPr>
            <w:tcW w:w="1985" w:type="dxa"/>
            <w:vAlign w:val="center"/>
          </w:tcPr>
          <w:p w14:paraId="56F6B568" w14:textId="77777777" w:rsidR="002C1EF1" w:rsidRDefault="002C1EF1" w:rsidP="002C1EF1">
            <w:r>
              <w:t>0.40</w:t>
            </w:r>
            <w:r w:rsidRPr="00BA6825">
              <w:t xml:space="preserve"> </w:t>
            </w:r>
            <w:r>
              <w:t>(0.02)</w:t>
            </w:r>
          </w:p>
        </w:tc>
      </w:tr>
      <w:tr w:rsidR="002C1EF1" w14:paraId="5573D927" w14:textId="77777777" w:rsidTr="002C1EF1">
        <w:trPr>
          <w:trHeight w:val="419"/>
        </w:trPr>
        <w:tc>
          <w:tcPr>
            <w:tcW w:w="4962" w:type="dxa"/>
            <w:vAlign w:val="center"/>
          </w:tcPr>
          <w:p w14:paraId="23E34E74" w14:textId="77777777" w:rsidR="002C1EF1" w:rsidRDefault="002C1EF1" w:rsidP="002C1EF1">
            <w:r>
              <w:t>Reward phase + Attention</w:t>
            </w:r>
          </w:p>
        </w:tc>
        <w:tc>
          <w:tcPr>
            <w:tcW w:w="2126" w:type="dxa"/>
            <w:vAlign w:val="center"/>
          </w:tcPr>
          <w:p w14:paraId="624572CF" w14:textId="77777777" w:rsidR="002C1EF1" w:rsidRDefault="002C1EF1" w:rsidP="002C1EF1">
            <w:r w:rsidRPr="003A7163">
              <w:t xml:space="preserve">-428.76 </w:t>
            </w:r>
            <w:r>
              <w:t>(</w:t>
            </w:r>
            <w:r w:rsidRPr="003A7163">
              <w:t>67.19</w:t>
            </w:r>
            <w:r>
              <w:t>)</w:t>
            </w:r>
          </w:p>
        </w:tc>
        <w:tc>
          <w:tcPr>
            <w:tcW w:w="425" w:type="dxa"/>
            <w:vAlign w:val="center"/>
          </w:tcPr>
          <w:p w14:paraId="1D5251A8" w14:textId="77777777" w:rsidR="002C1EF1" w:rsidRDefault="002C1EF1" w:rsidP="002C1EF1"/>
        </w:tc>
        <w:tc>
          <w:tcPr>
            <w:tcW w:w="1985" w:type="dxa"/>
            <w:vAlign w:val="center"/>
          </w:tcPr>
          <w:p w14:paraId="7A13676E" w14:textId="77777777" w:rsidR="002C1EF1" w:rsidRDefault="002C1EF1" w:rsidP="002C1EF1">
            <w:r>
              <w:t>0.46</w:t>
            </w:r>
            <w:r w:rsidRPr="00BA6825">
              <w:t xml:space="preserve"> </w:t>
            </w:r>
            <w:r>
              <w:t>(</w:t>
            </w:r>
            <w:r w:rsidRPr="00BA6825">
              <w:t>0.0</w:t>
            </w:r>
            <w:r>
              <w:t>2)</w:t>
            </w:r>
          </w:p>
        </w:tc>
      </w:tr>
      <w:tr w:rsidR="002C1EF1" w14:paraId="7D44EF61" w14:textId="77777777" w:rsidTr="002C1EF1">
        <w:trPr>
          <w:trHeight w:val="419"/>
        </w:trPr>
        <w:tc>
          <w:tcPr>
            <w:tcW w:w="4962" w:type="dxa"/>
            <w:vAlign w:val="center"/>
          </w:tcPr>
          <w:p w14:paraId="585E801D" w14:textId="77777777" w:rsidR="002C1EF1" w:rsidRDefault="002C1EF1" w:rsidP="002C1EF1">
            <w:r>
              <w:t>Reward phase * Attention</w:t>
            </w:r>
          </w:p>
        </w:tc>
        <w:tc>
          <w:tcPr>
            <w:tcW w:w="2126" w:type="dxa"/>
            <w:vAlign w:val="center"/>
          </w:tcPr>
          <w:p w14:paraId="3C65B54C" w14:textId="77777777" w:rsidR="002C1EF1" w:rsidRPr="00BA6825" w:rsidRDefault="002C1EF1" w:rsidP="002C1EF1">
            <w:r w:rsidRPr="003A7163">
              <w:t xml:space="preserve">-424.98 </w:t>
            </w:r>
            <w:r>
              <w:t>(</w:t>
            </w:r>
            <w:r w:rsidRPr="003A7163">
              <w:t>67.36</w:t>
            </w:r>
            <w:r>
              <w:t>)</w:t>
            </w:r>
          </w:p>
        </w:tc>
        <w:tc>
          <w:tcPr>
            <w:tcW w:w="425" w:type="dxa"/>
            <w:vAlign w:val="center"/>
          </w:tcPr>
          <w:p w14:paraId="24E8F981" w14:textId="77777777" w:rsidR="002C1EF1" w:rsidRPr="00BA6825" w:rsidRDefault="002C1EF1" w:rsidP="002C1EF1"/>
        </w:tc>
        <w:tc>
          <w:tcPr>
            <w:tcW w:w="1985" w:type="dxa"/>
            <w:vAlign w:val="center"/>
          </w:tcPr>
          <w:p w14:paraId="18B89BFD" w14:textId="77777777" w:rsidR="002C1EF1" w:rsidRPr="00BA6825" w:rsidRDefault="002C1EF1" w:rsidP="002C1EF1">
            <w:r>
              <w:t>0.46</w:t>
            </w:r>
            <w:r w:rsidRPr="00BA6825">
              <w:t xml:space="preserve"> </w:t>
            </w:r>
            <w:r>
              <w:t>(</w:t>
            </w:r>
            <w:r w:rsidRPr="00BA6825">
              <w:t>0.0</w:t>
            </w:r>
            <w:r>
              <w:t>2)</w:t>
            </w:r>
          </w:p>
        </w:tc>
      </w:tr>
      <w:tr w:rsidR="002C1EF1" w14:paraId="18A09553" w14:textId="77777777" w:rsidTr="002C1EF1">
        <w:trPr>
          <w:trHeight w:val="419"/>
        </w:trPr>
        <w:tc>
          <w:tcPr>
            <w:tcW w:w="4962" w:type="dxa"/>
            <w:vAlign w:val="center"/>
          </w:tcPr>
          <w:p w14:paraId="58A05E76" w14:textId="77777777" w:rsidR="002C1EF1" w:rsidRDefault="002C1EF1" w:rsidP="002C1EF1">
            <w:r>
              <w:t>Reward probability * Reward phase + Attention</w:t>
            </w:r>
          </w:p>
        </w:tc>
        <w:tc>
          <w:tcPr>
            <w:tcW w:w="2126" w:type="dxa"/>
            <w:vAlign w:val="center"/>
          </w:tcPr>
          <w:p w14:paraId="1B54C962" w14:textId="77777777" w:rsidR="002C1EF1" w:rsidRDefault="002C1EF1" w:rsidP="002C1EF1">
            <w:r w:rsidRPr="003A7163">
              <w:t xml:space="preserve">-647.37 </w:t>
            </w:r>
            <w:r>
              <w:t>(</w:t>
            </w:r>
            <w:r w:rsidRPr="003A7163">
              <w:t>74.90</w:t>
            </w:r>
            <w:r>
              <w:t>)</w:t>
            </w:r>
          </w:p>
        </w:tc>
        <w:tc>
          <w:tcPr>
            <w:tcW w:w="425" w:type="dxa"/>
            <w:vAlign w:val="center"/>
          </w:tcPr>
          <w:p w14:paraId="1EBE7963" w14:textId="77777777" w:rsidR="002C1EF1" w:rsidRDefault="002C1EF1" w:rsidP="002C1EF1"/>
        </w:tc>
        <w:tc>
          <w:tcPr>
            <w:tcW w:w="1985" w:type="dxa"/>
            <w:vAlign w:val="center"/>
          </w:tcPr>
          <w:p w14:paraId="0C439B11" w14:textId="77777777" w:rsidR="002C1EF1" w:rsidRDefault="002C1EF1" w:rsidP="002C1EF1">
            <w:r>
              <w:t>0.59</w:t>
            </w:r>
            <w:r w:rsidRPr="00BA6825">
              <w:t xml:space="preserve"> </w:t>
            </w:r>
            <w:r>
              <w:t>(</w:t>
            </w:r>
            <w:r w:rsidRPr="00BA6825">
              <w:t>0.0</w:t>
            </w:r>
            <w:r>
              <w:t>1)</w:t>
            </w:r>
          </w:p>
        </w:tc>
      </w:tr>
      <w:tr w:rsidR="002C1EF1" w14:paraId="1AD1EC49" w14:textId="77777777" w:rsidTr="002C1EF1">
        <w:trPr>
          <w:trHeight w:val="419"/>
        </w:trPr>
        <w:tc>
          <w:tcPr>
            <w:tcW w:w="4962" w:type="dxa"/>
            <w:tcBorders>
              <w:bottom w:val="single" w:sz="4" w:space="0" w:color="auto"/>
            </w:tcBorders>
            <w:vAlign w:val="center"/>
          </w:tcPr>
          <w:p w14:paraId="638D42D4" w14:textId="77777777" w:rsidR="002C1EF1" w:rsidRDefault="002C1EF1" w:rsidP="002C1EF1">
            <w:r>
              <w:t>Reward phase * Reward probability * Attention</w:t>
            </w:r>
            <w:r w:rsidDel="007063D5">
              <w:t xml:space="preserve"> </w:t>
            </w:r>
          </w:p>
        </w:tc>
        <w:tc>
          <w:tcPr>
            <w:tcW w:w="2126" w:type="dxa"/>
            <w:tcBorders>
              <w:bottom w:val="single" w:sz="4" w:space="0" w:color="auto"/>
            </w:tcBorders>
            <w:vAlign w:val="center"/>
          </w:tcPr>
          <w:p w14:paraId="3D49A944" w14:textId="77777777" w:rsidR="002C1EF1" w:rsidRDefault="002C1EF1" w:rsidP="002C1EF1">
            <w:r w:rsidRPr="003A7163">
              <w:t xml:space="preserve">-638.31 </w:t>
            </w:r>
            <w:r>
              <w:t>(</w:t>
            </w:r>
            <w:r w:rsidRPr="003A7163">
              <w:t>74.97</w:t>
            </w:r>
            <w:r>
              <w:t>)</w:t>
            </w:r>
          </w:p>
        </w:tc>
        <w:tc>
          <w:tcPr>
            <w:tcW w:w="425" w:type="dxa"/>
            <w:tcBorders>
              <w:bottom w:val="single" w:sz="4" w:space="0" w:color="auto"/>
            </w:tcBorders>
            <w:vAlign w:val="center"/>
          </w:tcPr>
          <w:p w14:paraId="4DEF5EE8" w14:textId="77777777" w:rsidR="002C1EF1" w:rsidRDefault="002C1EF1" w:rsidP="002C1EF1"/>
        </w:tc>
        <w:tc>
          <w:tcPr>
            <w:tcW w:w="1985" w:type="dxa"/>
            <w:tcBorders>
              <w:bottom w:val="single" w:sz="4" w:space="0" w:color="auto"/>
            </w:tcBorders>
            <w:vAlign w:val="center"/>
          </w:tcPr>
          <w:p w14:paraId="7318D5E0" w14:textId="77777777" w:rsidR="002C1EF1" w:rsidRDefault="002C1EF1" w:rsidP="002C1EF1">
            <w:r w:rsidRPr="00BA6825">
              <w:t>0.5</w:t>
            </w:r>
            <w:r>
              <w:t>9</w:t>
            </w:r>
            <w:r w:rsidRPr="00BA6825">
              <w:t xml:space="preserve"> </w:t>
            </w:r>
            <w:r>
              <w:t>(</w:t>
            </w:r>
            <w:r w:rsidRPr="00BA6825">
              <w:t>0.0</w:t>
            </w:r>
            <w:r>
              <w:t>1)</w:t>
            </w:r>
          </w:p>
        </w:tc>
      </w:tr>
      <w:tr w:rsidR="002C1EF1" w14:paraId="16176823" w14:textId="77777777" w:rsidTr="002C1EF1">
        <w:trPr>
          <w:trHeight w:val="419"/>
        </w:trPr>
        <w:tc>
          <w:tcPr>
            <w:tcW w:w="9498" w:type="dxa"/>
            <w:gridSpan w:val="4"/>
            <w:tcBorders>
              <w:top w:val="single" w:sz="4" w:space="0" w:color="auto"/>
            </w:tcBorders>
            <w:vAlign w:val="center"/>
          </w:tcPr>
          <w:p w14:paraId="02627461" w14:textId="77777777" w:rsidR="002C1EF1" w:rsidRDefault="002C1EF1" w:rsidP="002C1EF1"/>
        </w:tc>
      </w:tr>
    </w:tbl>
    <w:tbl>
      <w:tblPr>
        <w:tblStyle w:val="APA6"/>
        <w:tblpPr w:leftFromText="181" w:rightFromText="181" w:vertAnchor="text" w:horzAnchor="margin" w:tblpY="494"/>
        <w:tblOverlap w:val="never"/>
        <w:tblW w:w="9498" w:type="dxa"/>
        <w:tblLook w:val="04A0" w:firstRow="1" w:lastRow="0" w:firstColumn="1" w:lastColumn="0" w:noHBand="0" w:noVBand="1"/>
      </w:tblPr>
      <w:tblGrid>
        <w:gridCol w:w="2132"/>
        <w:gridCol w:w="2265"/>
        <w:gridCol w:w="2263"/>
        <w:gridCol w:w="2838"/>
      </w:tblGrid>
      <w:tr w:rsidR="002C1EF1" w14:paraId="35164F34" w14:textId="77777777" w:rsidTr="002C1EF1">
        <w:trPr>
          <w:trHeight w:val="634"/>
        </w:trPr>
        <w:tc>
          <w:tcPr>
            <w:tcW w:w="9498" w:type="dxa"/>
            <w:gridSpan w:val="4"/>
            <w:tcBorders>
              <w:bottom w:val="single" w:sz="4" w:space="0" w:color="auto"/>
            </w:tcBorders>
          </w:tcPr>
          <w:p w14:paraId="5750ED0A" w14:textId="77777777" w:rsidR="002C1EF1" w:rsidRDefault="002C1EF1" w:rsidP="002C1EF1">
            <w:pPr>
              <w:spacing w:line="360" w:lineRule="auto"/>
            </w:pPr>
            <w:r>
              <w:t>Table 4</w:t>
            </w:r>
          </w:p>
          <w:p w14:paraId="56A28D5F" w14:textId="77777777" w:rsidR="002C1EF1" w:rsidRDefault="002C1EF1" w:rsidP="002C1EF1">
            <w:pPr>
              <w:spacing w:line="360" w:lineRule="auto"/>
              <w:rPr>
                <w:i/>
              </w:rPr>
            </w:pPr>
            <w:r>
              <w:rPr>
                <w:i/>
              </w:rPr>
              <w:t>Means and 95% HDIs of the posterior distributions of the SSVEP amplitudes for each condition.</w:t>
            </w:r>
          </w:p>
        </w:tc>
      </w:tr>
      <w:tr w:rsidR="002C1EF1" w14:paraId="1DA8FD84" w14:textId="77777777" w:rsidTr="002C1EF1">
        <w:trPr>
          <w:trHeight w:val="634"/>
        </w:trPr>
        <w:tc>
          <w:tcPr>
            <w:tcW w:w="2132" w:type="dxa"/>
            <w:tcBorders>
              <w:top w:val="single" w:sz="4" w:space="0" w:color="auto"/>
              <w:bottom w:val="single" w:sz="4" w:space="0" w:color="auto"/>
            </w:tcBorders>
            <w:vAlign w:val="center"/>
          </w:tcPr>
          <w:p w14:paraId="33E941A0" w14:textId="77777777" w:rsidR="002C1EF1" w:rsidRDefault="002C1EF1" w:rsidP="002C1EF1">
            <w:r>
              <w:t>Attention</w:t>
            </w:r>
          </w:p>
        </w:tc>
        <w:tc>
          <w:tcPr>
            <w:tcW w:w="2265" w:type="dxa"/>
            <w:tcBorders>
              <w:top w:val="single" w:sz="4" w:space="0" w:color="auto"/>
              <w:bottom w:val="single" w:sz="4" w:space="0" w:color="auto"/>
            </w:tcBorders>
            <w:vAlign w:val="center"/>
          </w:tcPr>
          <w:p w14:paraId="168778C2" w14:textId="77777777" w:rsidR="002C1EF1" w:rsidRDefault="002C1EF1" w:rsidP="002C1EF1">
            <w:r>
              <w:t>Reward phase</w:t>
            </w:r>
          </w:p>
        </w:tc>
        <w:tc>
          <w:tcPr>
            <w:tcW w:w="2263" w:type="dxa"/>
            <w:tcBorders>
              <w:top w:val="single" w:sz="4" w:space="0" w:color="auto"/>
              <w:bottom w:val="single" w:sz="4" w:space="0" w:color="auto"/>
            </w:tcBorders>
            <w:vAlign w:val="center"/>
          </w:tcPr>
          <w:p w14:paraId="663077F3" w14:textId="77777777" w:rsidR="002C1EF1" w:rsidRPr="007F6AA7" w:rsidRDefault="002C1EF1" w:rsidP="002C1EF1">
            <w:r>
              <w:t>Reward probability</w:t>
            </w:r>
          </w:p>
        </w:tc>
        <w:tc>
          <w:tcPr>
            <w:tcW w:w="2838" w:type="dxa"/>
            <w:tcBorders>
              <w:top w:val="single" w:sz="4" w:space="0" w:color="auto"/>
              <w:bottom w:val="single" w:sz="4" w:space="0" w:color="auto"/>
            </w:tcBorders>
            <w:vAlign w:val="center"/>
          </w:tcPr>
          <w:p w14:paraId="6C769E6F" w14:textId="77777777" w:rsidR="002C1EF1" w:rsidRPr="00297068" w:rsidRDefault="002C1EF1" w:rsidP="002C1EF1">
            <w:r>
              <w:t>Amplitudes (a.u.)</w:t>
            </w:r>
          </w:p>
        </w:tc>
      </w:tr>
      <w:tr w:rsidR="002C1EF1" w14:paraId="51B266AB" w14:textId="77777777" w:rsidTr="002C1EF1">
        <w:trPr>
          <w:trHeight w:val="417"/>
        </w:trPr>
        <w:tc>
          <w:tcPr>
            <w:tcW w:w="2132" w:type="dxa"/>
            <w:tcBorders>
              <w:top w:val="single" w:sz="4" w:space="0" w:color="auto"/>
            </w:tcBorders>
            <w:vAlign w:val="center"/>
          </w:tcPr>
          <w:p w14:paraId="771267B9" w14:textId="77777777" w:rsidR="002C1EF1" w:rsidRDefault="002C1EF1" w:rsidP="002C1EF1">
            <w:r>
              <w:t>Target</w:t>
            </w:r>
          </w:p>
        </w:tc>
        <w:tc>
          <w:tcPr>
            <w:tcW w:w="2265" w:type="dxa"/>
            <w:tcBorders>
              <w:top w:val="single" w:sz="4" w:space="0" w:color="auto"/>
            </w:tcBorders>
            <w:vAlign w:val="center"/>
          </w:tcPr>
          <w:p w14:paraId="18221BF2" w14:textId="77777777" w:rsidR="002C1EF1" w:rsidRPr="008E021D" w:rsidRDefault="002C1EF1" w:rsidP="002C1EF1">
            <w:r>
              <w:t>Baseline</w:t>
            </w:r>
          </w:p>
        </w:tc>
        <w:tc>
          <w:tcPr>
            <w:tcW w:w="2263" w:type="dxa"/>
            <w:tcBorders>
              <w:top w:val="single" w:sz="4" w:space="0" w:color="auto"/>
            </w:tcBorders>
            <w:vAlign w:val="center"/>
          </w:tcPr>
          <w:p w14:paraId="6F96D094" w14:textId="77777777" w:rsidR="002C1EF1" w:rsidRDefault="002C1EF1" w:rsidP="002C1EF1">
            <w:r>
              <w:t>High</w:t>
            </w:r>
          </w:p>
        </w:tc>
        <w:tc>
          <w:tcPr>
            <w:tcW w:w="2838" w:type="dxa"/>
            <w:tcBorders>
              <w:top w:val="single" w:sz="4" w:space="0" w:color="auto"/>
            </w:tcBorders>
            <w:vAlign w:val="center"/>
          </w:tcPr>
          <w:p w14:paraId="07CCAA6A" w14:textId="77777777" w:rsidR="002C1EF1" w:rsidRDefault="002C1EF1" w:rsidP="002C1EF1">
            <w:r>
              <w:t>1.12 [</w:t>
            </w:r>
            <w:r w:rsidRPr="003D6048">
              <w:t>1.08</w:t>
            </w:r>
            <w:r>
              <w:t>,</w:t>
            </w:r>
            <w:r w:rsidRPr="003D6048">
              <w:t xml:space="preserve"> 1.17]</w:t>
            </w:r>
          </w:p>
        </w:tc>
      </w:tr>
      <w:tr w:rsidR="002C1EF1" w14:paraId="2FA7B2F7" w14:textId="77777777" w:rsidTr="002C1EF1">
        <w:trPr>
          <w:trHeight w:val="417"/>
        </w:trPr>
        <w:tc>
          <w:tcPr>
            <w:tcW w:w="2132" w:type="dxa"/>
            <w:vAlign w:val="center"/>
          </w:tcPr>
          <w:p w14:paraId="441996DF" w14:textId="77777777" w:rsidR="002C1EF1" w:rsidRDefault="002C1EF1" w:rsidP="002C1EF1">
            <w:r>
              <w:t>Target</w:t>
            </w:r>
          </w:p>
        </w:tc>
        <w:tc>
          <w:tcPr>
            <w:tcW w:w="2265" w:type="dxa"/>
            <w:vAlign w:val="center"/>
          </w:tcPr>
          <w:p w14:paraId="24BDC04E" w14:textId="77777777" w:rsidR="002C1EF1" w:rsidRPr="008E021D" w:rsidRDefault="002C1EF1" w:rsidP="002C1EF1">
            <w:r>
              <w:t>Baseline</w:t>
            </w:r>
          </w:p>
        </w:tc>
        <w:tc>
          <w:tcPr>
            <w:tcW w:w="2263" w:type="dxa"/>
            <w:vAlign w:val="center"/>
          </w:tcPr>
          <w:p w14:paraId="1E873B44" w14:textId="77777777" w:rsidR="002C1EF1" w:rsidRDefault="002C1EF1" w:rsidP="002C1EF1">
            <w:r>
              <w:t>Low</w:t>
            </w:r>
          </w:p>
        </w:tc>
        <w:tc>
          <w:tcPr>
            <w:tcW w:w="2838" w:type="dxa"/>
            <w:vAlign w:val="center"/>
          </w:tcPr>
          <w:p w14:paraId="44F96BC1" w14:textId="77777777" w:rsidR="002C1EF1" w:rsidRDefault="002C1EF1" w:rsidP="002C1EF1">
            <w:r w:rsidRPr="003D6048">
              <w:t>1.12 [1.08</w:t>
            </w:r>
            <w:r>
              <w:t>,</w:t>
            </w:r>
            <w:r w:rsidRPr="003D6048">
              <w:t xml:space="preserve"> 1.17]</w:t>
            </w:r>
          </w:p>
        </w:tc>
      </w:tr>
      <w:tr w:rsidR="002C1EF1" w14:paraId="0D3DBA67" w14:textId="77777777" w:rsidTr="002C1EF1">
        <w:trPr>
          <w:trHeight w:val="417"/>
        </w:trPr>
        <w:tc>
          <w:tcPr>
            <w:tcW w:w="2132" w:type="dxa"/>
            <w:vAlign w:val="center"/>
          </w:tcPr>
          <w:p w14:paraId="4F897E21" w14:textId="77777777" w:rsidR="002C1EF1" w:rsidRDefault="002C1EF1" w:rsidP="002C1EF1">
            <w:r>
              <w:t>Target</w:t>
            </w:r>
          </w:p>
        </w:tc>
        <w:tc>
          <w:tcPr>
            <w:tcW w:w="2265" w:type="dxa"/>
            <w:vAlign w:val="center"/>
          </w:tcPr>
          <w:p w14:paraId="68B88E01" w14:textId="77777777" w:rsidR="002C1EF1" w:rsidRPr="008E021D" w:rsidRDefault="002C1EF1" w:rsidP="002C1EF1">
            <w:r>
              <w:t>Training</w:t>
            </w:r>
          </w:p>
        </w:tc>
        <w:tc>
          <w:tcPr>
            <w:tcW w:w="2263" w:type="dxa"/>
            <w:vAlign w:val="center"/>
          </w:tcPr>
          <w:p w14:paraId="0B2CAA49" w14:textId="77777777" w:rsidR="002C1EF1" w:rsidRDefault="002C1EF1" w:rsidP="002C1EF1">
            <w:r>
              <w:t>High</w:t>
            </w:r>
          </w:p>
        </w:tc>
        <w:tc>
          <w:tcPr>
            <w:tcW w:w="2838" w:type="dxa"/>
            <w:vAlign w:val="center"/>
          </w:tcPr>
          <w:p w14:paraId="4B8D77E7" w14:textId="77777777" w:rsidR="002C1EF1" w:rsidRDefault="002C1EF1" w:rsidP="002C1EF1">
            <w:r w:rsidRPr="003D6048">
              <w:t>1.16 [1.11</w:t>
            </w:r>
            <w:r>
              <w:t>,</w:t>
            </w:r>
            <w:r w:rsidRPr="003D6048">
              <w:t xml:space="preserve"> 1.22]</w:t>
            </w:r>
          </w:p>
        </w:tc>
      </w:tr>
      <w:tr w:rsidR="002C1EF1" w14:paraId="095B9311" w14:textId="77777777" w:rsidTr="002C1EF1">
        <w:trPr>
          <w:trHeight w:val="417"/>
        </w:trPr>
        <w:tc>
          <w:tcPr>
            <w:tcW w:w="2132" w:type="dxa"/>
            <w:vAlign w:val="center"/>
          </w:tcPr>
          <w:p w14:paraId="1424C0F6" w14:textId="77777777" w:rsidR="002C1EF1" w:rsidRDefault="002C1EF1" w:rsidP="002C1EF1">
            <w:r>
              <w:t>Target</w:t>
            </w:r>
          </w:p>
        </w:tc>
        <w:tc>
          <w:tcPr>
            <w:tcW w:w="2265" w:type="dxa"/>
            <w:vAlign w:val="center"/>
          </w:tcPr>
          <w:p w14:paraId="610B520A" w14:textId="77777777" w:rsidR="002C1EF1" w:rsidRPr="00534F07" w:rsidRDefault="002C1EF1" w:rsidP="002C1EF1">
            <w:r>
              <w:t>Training</w:t>
            </w:r>
          </w:p>
        </w:tc>
        <w:tc>
          <w:tcPr>
            <w:tcW w:w="2263" w:type="dxa"/>
            <w:vAlign w:val="center"/>
          </w:tcPr>
          <w:p w14:paraId="0A573E13" w14:textId="77777777" w:rsidR="002C1EF1" w:rsidRDefault="002C1EF1" w:rsidP="002C1EF1">
            <w:r>
              <w:t>Low</w:t>
            </w:r>
          </w:p>
        </w:tc>
        <w:tc>
          <w:tcPr>
            <w:tcW w:w="2838" w:type="dxa"/>
            <w:vAlign w:val="center"/>
          </w:tcPr>
          <w:p w14:paraId="4FF51CB8" w14:textId="77777777" w:rsidR="002C1EF1" w:rsidRDefault="002C1EF1" w:rsidP="002C1EF1">
            <w:r w:rsidRPr="003D6048">
              <w:t>1.13 [1.07</w:t>
            </w:r>
            <w:r>
              <w:t>,</w:t>
            </w:r>
            <w:r w:rsidRPr="003D6048">
              <w:t xml:space="preserve"> 1.19]</w:t>
            </w:r>
          </w:p>
        </w:tc>
      </w:tr>
      <w:tr w:rsidR="002C1EF1" w14:paraId="4B453908" w14:textId="77777777" w:rsidTr="002C1EF1">
        <w:trPr>
          <w:trHeight w:val="417"/>
        </w:trPr>
        <w:tc>
          <w:tcPr>
            <w:tcW w:w="2132" w:type="dxa"/>
            <w:vAlign w:val="center"/>
          </w:tcPr>
          <w:p w14:paraId="1925ACF3" w14:textId="77777777" w:rsidR="002C1EF1" w:rsidRDefault="002C1EF1" w:rsidP="002C1EF1">
            <w:r>
              <w:t>Target</w:t>
            </w:r>
          </w:p>
        </w:tc>
        <w:tc>
          <w:tcPr>
            <w:tcW w:w="2265" w:type="dxa"/>
            <w:vAlign w:val="center"/>
          </w:tcPr>
          <w:p w14:paraId="55689B7A" w14:textId="77777777" w:rsidR="002C1EF1" w:rsidRPr="00C21D51" w:rsidRDefault="002C1EF1" w:rsidP="002C1EF1">
            <w:r>
              <w:t>Test</w:t>
            </w:r>
          </w:p>
        </w:tc>
        <w:tc>
          <w:tcPr>
            <w:tcW w:w="2263" w:type="dxa"/>
            <w:vAlign w:val="center"/>
          </w:tcPr>
          <w:p w14:paraId="29216FD0" w14:textId="77777777" w:rsidR="002C1EF1" w:rsidRDefault="002C1EF1" w:rsidP="002C1EF1">
            <w:r>
              <w:t>High</w:t>
            </w:r>
          </w:p>
        </w:tc>
        <w:tc>
          <w:tcPr>
            <w:tcW w:w="2838" w:type="dxa"/>
            <w:vAlign w:val="center"/>
          </w:tcPr>
          <w:p w14:paraId="02CB45E6" w14:textId="77777777" w:rsidR="002C1EF1" w:rsidRDefault="002C1EF1" w:rsidP="002C1EF1">
            <w:r w:rsidRPr="003D6048">
              <w:t>1.13 [1.07</w:t>
            </w:r>
            <w:r>
              <w:t>,</w:t>
            </w:r>
            <w:r w:rsidRPr="003D6048">
              <w:t xml:space="preserve"> 1.19]</w:t>
            </w:r>
          </w:p>
        </w:tc>
      </w:tr>
      <w:tr w:rsidR="002C1EF1" w14:paraId="5E842267" w14:textId="77777777" w:rsidTr="002C1EF1">
        <w:trPr>
          <w:trHeight w:val="417"/>
        </w:trPr>
        <w:tc>
          <w:tcPr>
            <w:tcW w:w="2132" w:type="dxa"/>
            <w:vAlign w:val="center"/>
          </w:tcPr>
          <w:p w14:paraId="39A9D5C1" w14:textId="77777777" w:rsidR="002C1EF1" w:rsidRDefault="002C1EF1" w:rsidP="002C1EF1">
            <w:r>
              <w:t>Target</w:t>
            </w:r>
          </w:p>
        </w:tc>
        <w:tc>
          <w:tcPr>
            <w:tcW w:w="2265" w:type="dxa"/>
            <w:vAlign w:val="center"/>
          </w:tcPr>
          <w:p w14:paraId="437A2288" w14:textId="77777777" w:rsidR="002C1EF1" w:rsidRPr="00C21D51" w:rsidRDefault="002C1EF1" w:rsidP="002C1EF1">
            <w:r>
              <w:t>Test</w:t>
            </w:r>
          </w:p>
        </w:tc>
        <w:tc>
          <w:tcPr>
            <w:tcW w:w="2263" w:type="dxa"/>
            <w:vAlign w:val="center"/>
          </w:tcPr>
          <w:p w14:paraId="3F8B97F1" w14:textId="77777777" w:rsidR="002C1EF1" w:rsidRDefault="002C1EF1" w:rsidP="002C1EF1">
            <w:r>
              <w:t>Low</w:t>
            </w:r>
          </w:p>
        </w:tc>
        <w:tc>
          <w:tcPr>
            <w:tcW w:w="2838" w:type="dxa"/>
            <w:vAlign w:val="center"/>
          </w:tcPr>
          <w:p w14:paraId="6950DEE7" w14:textId="77777777" w:rsidR="002C1EF1" w:rsidRDefault="002C1EF1" w:rsidP="002C1EF1">
            <w:r w:rsidRPr="003D6048">
              <w:t>0.9</w:t>
            </w:r>
            <w:r>
              <w:t>0</w:t>
            </w:r>
            <w:r w:rsidRPr="003D6048">
              <w:t xml:space="preserve"> [0.84</w:t>
            </w:r>
            <w:r>
              <w:t>,</w:t>
            </w:r>
            <w:r w:rsidRPr="003D6048">
              <w:t xml:space="preserve"> 0.96]</w:t>
            </w:r>
          </w:p>
        </w:tc>
      </w:tr>
      <w:tr w:rsidR="002C1EF1" w14:paraId="68262DCE" w14:textId="77777777" w:rsidTr="002C1EF1">
        <w:trPr>
          <w:trHeight w:val="417"/>
        </w:trPr>
        <w:tc>
          <w:tcPr>
            <w:tcW w:w="2132" w:type="dxa"/>
            <w:vAlign w:val="center"/>
          </w:tcPr>
          <w:p w14:paraId="0E28A522" w14:textId="77777777" w:rsidR="002C1EF1" w:rsidRDefault="002C1EF1" w:rsidP="002C1EF1">
            <w:r>
              <w:t>Distractor</w:t>
            </w:r>
          </w:p>
        </w:tc>
        <w:tc>
          <w:tcPr>
            <w:tcW w:w="2265" w:type="dxa"/>
            <w:vAlign w:val="center"/>
          </w:tcPr>
          <w:p w14:paraId="4853C96A" w14:textId="77777777" w:rsidR="002C1EF1" w:rsidRDefault="002C1EF1" w:rsidP="002C1EF1">
            <w:r>
              <w:t>Baseline</w:t>
            </w:r>
          </w:p>
        </w:tc>
        <w:tc>
          <w:tcPr>
            <w:tcW w:w="2263" w:type="dxa"/>
            <w:vAlign w:val="center"/>
          </w:tcPr>
          <w:p w14:paraId="5162CCF6" w14:textId="77777777" w:rsidR="002C1EF1" w:rsidRDefault="002C1EF1" w:rsidP="002C1EF1">
            <w:r>
              <w:t>High</w:t>
            </w:r>
          </w:p>
        </w:tc>
        <w:tc>
          <w:tcPr>
            <w:tcW w:w="2838" w:type="dxa"/>
            <w:vAlign w:val="center"/>
          </w:tcPr>
          <w:p w14:paraId="565DD0F5" w14:textId="77777777" w:rsidR="002C1EF1" w:rsidRPr="00C57028" w:rsidRDefault="002C1EF1" w:rsidP="002C1EF1">
            <w:r w:rsidRPr="003D6048">
              <w:t>0.88 [0.83</w:t>
            </w:r>
            <w:r>
              <w:t>,</w:t>
            </w:r>
            <w:r w:rsidRPr="003D6048">
              <w:t xml:space="preserve"> 0.92]</w:t>
            </w:r>
          </w:p>
        </w:tc>
      </w:tr>
      <w:tr w:rsidR="002C1EF1" w14:paraId="60B23F4A" w14:textId="77777777" w:rsidTr="002C1EF1">
        <w:trPr>
          <w:trHeight w:val="417"/>
        </w:trPr>
        <w:tc>
          <w:tcPr>
            <w:tcW w:w="2132" w:type="dxa"/>
            <w:vAlign w:val="center"/>
          </w:tcPr>
          <w:p w14:paraId="1BB819C5" w14:textId="77777777" w:rsidR="002C1EF1" w:rsidRDefault="002C1EF1" w:rsidP="002C1EF1">
            <w:r>
              <w:t>Distractor</w:t>
            </w:r>
          </w:p>
        </w:tc>
        <w:tc>
          <w:tcPr>
            <w:tcW w:w="2265" w:type="dxa"/>
            <w:vAlign w:val="center"/>
          </w:tcPr>
          <w:p w14:paraId="00C15D8E" w14:textId="77777777" w:rsidR="002C1EF1" w:rsidRDefault="002C1EF1" w:rsidP="002C1EF1">
            <w:r>
              <w:t>Baseline</w:t>
            </w:r>
          </w:p>
        </w:tc>
        <w:tc>
          <w:tcPr>
            <w:tcW w:w="2263" w:type="dxa"/>
            <w:vAlign w:val="center"/>
          </w:tcPr>
          <w:p w14:paraId="152ED2E7" w14:textId="77777777" w:rsidR="002C1EF1" w:rsidRDefault="002C1EF1" w:rsidP="002C1EF1">
            <w:r>
              <w:t>Low</w:t>
            </w:r>
          </w:p>
        </w:tc>
        <w:tc>
          <w:tcPr>
            <w:tcW w:w="2838" w:type="dxa"/>
            <w:vAlign w:val="center"/>
          </w:tcPr>
          <w:p w14:paraId="405D91E1" w14:textId="77777777" w:rsidR="002C1EF1" w:rsidRPr="00C57028" w:rsidRDefault="002C1EF1" w:rsidP="002C1EF1">
            <w:r w:rsidRPr="003D6048">
              <w:t>0.87 [0.83</w:t>
            </w:r>
            <w:r>
              <w:t>,</w:t>
            </w:r>
            <w:r w:rsidRPr="003D6048">
              <w:t xml:space="preserve"> 0.92]</w:t>
            </w:r>
          </w:p>
        </w:tc>
      </w:tr>
      <w:tr w:rsidR="002C1EF1" w14:paraId="18087B52" w14:textId="77777777" w:rsidTr="002C1EF1">
        <w:trPr>
          <w:trHeight w:val="417"/>
        </w:trPr>
        <w:tc>
          <w:tcPr>
            <w:tcW w:w="2132" w:type="dxa"/>
            <w:vAlign w:val="center"/>
          </w:tcPr>
          <w:p w14:paraId="3132D43F" w14:textId="77777777" w:rsidR="002C1EF1" w:rsidRDefault="002C1EF1" w:rsidP="002C1EF1">
            <w:r>
              <w:t>Distractor</w:t>
            </w:r>
          </w:p>
        </w:tc>
        <w:tc>
          <w:tcPr>
            <w:tcW w:w="2265" w:type="dxa"/>
            <w:vAlign w:val="center"/>
          </w:tcPr>
          <w:p w14:paraId="060550FA" w14:textId="77777777" w:rsidR="002C1EF1" w:rsidRDefault="002C1EF1" w:rsidP="002C1EF1">
            <w:r>
              <w:t>Training</w:t>
            </w:r>
          </w:p>
        </w:tc>
        <w:tc>
          <w:tcPr>
            <w:tcW w:w="2263" w:type="dxa"/>
            <w:vAlign w:val="center"/>
          </w:tcPr>
          <w:p w14:paraId="1500435E" w14:textId="77777777" w:rsidR="002C1EF1" w:rsidRDefault="002C1EF1" w:rsidP="002C1EF1">
            <w:r>
              <w:t>High</w:t>
            </w:r>
          </w:p>
        </w:tc>
        <w:tc>
          <w:tcPr>
            <w:tcW w:w="2838" w:type="dxa"/>
            <w:vAlign w:val="center"/>
          </w:tcPr>
          <w:p w14:paraId="462517A2" w14:textId="77777777" w:rsidR="002C1EF1" w:rsidRPr="00C57028" w:rsidRDefault="002C1EF1" w:rsidP="002C1EF1">
            <w:r w:rsidRPr="003D6048">
              <w:t>0.91 [0.86</w:t>
            </w:r>
            <w:r>
              <w:t>,</w:t>
            </w:r>
            <w:r w:rsidRPr="003D6048">
              <w:t xml:space="preserve"> 0.97]</w:t>
            </w:r>
          </w:p>
        </w:tc>
      </w:tr>
      <w:tr w:rsidR="002C1EF1" w14:paraId="715B2555" w14:textId="77777777" w:rsidTr="002C1EF1">
        <w:trPr>
          <w:trHeight w:val="417"/>
        </w:trPr>
        <w:tc>
          <w:tcPr>
            <w:tcW w:w="2132" w:type="dxa"/>
            <w:vAlign w:val="center"/>
          </w:tcPr>
          <w:p w14:paraId="186FA79F" w14:textId="77777777" w:rsidR="002C1EF1" w:rsidRDefault="002C1EF1" w:rsidP="002C1EF1">
            <w:r>
              <w:t>Distractor</w:t>
            </w:r>
          </w:p>
        </w:tc>
        <w:tc>
          <w:tcPr>
            <w:tcW w:w="2265" w:type="dxa"/>
            <w:vAlign w:val="center"/>
          </w:tcPr>
          <w:p w14:paraId="0E7E4666" w14:textId="77777777" w:rsidR="002C1EF1" w:rsidRDefault="002C1EF1" w:rsidP="002C1EF1">
            <w:r>
              <w:t>Training</w:t>
            </w:r>
          </w:p>
        </w:tc>
        <w:tc>
          <w:tcPr>
            <w:tcW w:w="2263" w:type="dxa"/>
            <w:vAlign w:val="center"/>
          </w:tcPr>
          <w:p w14:paraId="1D5F5D0C" w14:textId="77777777" w:rsidR="002C1EF1" w:rsidRDefault="002C1EF1" w:rsidP="002C1EF1">
            <w:r>
              <w:t>Low</w:t>
            </w:r>
          </w:p>
        </w:tc>
        <w:tc>
          <w:tcPr>
            <w:tcW w:w="2838" w:type="dxa"/>
            <w:vAlign w:val="center"/>
          </w:tcPr>
          <w:p w14:paraId="6E814C5B" w14:textId="77777777" w:rsidR="002C1EF1" w:rsidRPr="00C57028" w:rsidRDefault="002C1EF1" w:rsidP="002C1EF1">
            <w:r w:rsidRPr="003D6048">
              <w:t>0.89 [0.83</w:t>
            </w:r>
            <w:r>
              <w:t>,</w:t>
            </w:r>
            <w:r w:rsidRPr="003D6048">
              <w:t xml:space="preserve"> 0.94]</w:t>
            </w:r>
          </w:p>
        </w:tc>
      </w:tr>
      <w:tr w:rsidR="002C1EF1" w14:paraId="038B73FB" w14:textId="77777777" w:rsidTr="002C1EF1">
        <w:trPr>
          <w:trHeight w:val="417"/>
        </w:trPr>
        <w:tc>
          <w:tcPr>
            <w:tcW w:w="2132" w:type="dxa"/>
            <w:vAlign w:val="center"/>
          </w:tcPr>
          <w:p w14:paraId="50B42BD5" w14:textId="77777777" w:rsidR="002C1EF1" w:rsidRDefault="002C1EF1" w:rsidP="002C1EF1">
            <w:r>
              <w:t>Distractor</w:t>
            </w:r>
          </w:p>
        </w:tc>
        <w:tc>
          <w:tcPr>
            <w:tcW w:w="2265" w:type="dxa"/>
            <w:vAlign w:val="center"/>
          </w:tcPr>
          <w:p w14:paraId="2B027142" w14:textId="77777777" w:rsidR="002C1EF1" w:rsidRDefault="002C1EF1" w:rsidP="002C1EF1">
            <w:r>
              <w:t>Test</w:t>
            </w:r>
          </w:p>
        </w:tc>
        <w:tc>
          <w:tcPr>
            <w:tcW w:w="2263" w:type="dxa"/>
            <w:vAlign w:val="center"/>
          </w:tcPr>
          <w:p w14:paraId="17BFB384" w14:textId="77777777" w:rsidR="002C1EF1" w:rsidRDefault="002C1EF1" w:rsidP="002C1EF1">
            <w:r>
              <w:t>High</w:t>
            </w:r>
          </w:p>
        </w:tc>
        <w:tc>
          <w:tcPr>
            <w:tcW w:w="2838" w:type="dxa"/>
            <w:vAlign w:val="center"/>
          </w:tcPr>
          <w:p w14:paraId="30568DD2" w14:textId="77777777" w:rsidR="002C1EF1" w:rsidRPr="00C57028" w:rsidRDefault="002C1EF1" w:rsidP="002C1EF1">
            <w:r w:rsidRPr="003D6048">
              <w:t>0.88 [0.82</w:t>
            </w:r>
            <w:r>
              <w:t>,</w:t>
            </w:r>
            <w:r w:rsidRPr="003D6048">
              <w:t xml:space="preserve"> 0.94]</w:t>
            </w:r>
          </w:p>
        </w:tc>
      </w:tr>
      <w:tr w:rsidR="002C1EF1" w14:paraId="2DBA1C56" w14:textId="77777777" w:rsidTr="002C1EF1">
        <w:trPr>
          <w:trHeight w:val="417"/>
        </w:trPr>
        <w:tc>
          <w:tcPr>
            <w:tcW w:w="2132" w:type="dxa"/>
            <w:tcBorders>
              <w:bottom w:val="single" w:sz="4" w:space="0" w:color="auto"/>
            </w:tcBorders>
            <w:vAlign w:val="center"/>
          </w:tcPr>
          <w:p w14:paraId="17ED0AA0" w14:textId="77777777" w:rsidR="002C1EF1" w:rsidRDefault="002C1EF1" w:rsidP="002C1EF1">
            <w:r>
              <w:t>Distractor</w:t>
            </w:r>
          </w:p>
        </w:tc>
        <w:tc>
          <w:tcPr>
            <w:tcW w:w="2265" w:type="dxa"/>
            <w:tcBorders>
              <w:bottom w:val="single" w:sz="4" w:space="0" w:color="auto"/>
            </w:tcBorders>
            <w:vAlign w:val="center"/>
          </w:tcPr>
          <w:p w14:paraId="7BBD5691" w14:textId="77777777" w:rsidR="002C1EF1" w:rsidRDefault="002C1EF1" w:rsidP="002C1EF1">
            <w:r>
              <w:t>Test</w:t>
            </w:r>
          </w:p>
        </w:tc>
        <w:tc>
          <w:tcPr>
            <w:tcW w:w="2263" w:type="dxa"/>
            <w:tcBorders>
              <w:bottom w:val="single" w:sz="4" w:space="0" w:color="auto"/>
            </w:tcBorders>
            <w:vAlign w:val="center"/>
          </w:tcPr>
          <w:p w14:paraId="29AEEC97" w14:textId="77777777" w:rsidR="002C1EF1" w:rsidRDefault="002C1EF1" w:rsidP="002C1EF1">
            <w:r>
              <w:t>Low</w:t>
            </w:r>
          </w:p>
        </w:tc>
        <w:tc>
          <w:tcPr>
            <w:tcW w:w="2838" w:type="dxa"/>
            <w:tcBorders>
              <w:bottom w:val="single" w:sz="4" w:space="0" w:color="auto"/>
            </w:tcBorders>
            <w:vAlign w:val="center"/>
          </w:tcPr>
          <w:p w14:paraId="36B736B2" w14:textId="77777777" w:rsidR="002C1EF1" w:rsidRPr="00C57028" w:rsidRDefault="002C1EF1" w:rsidP="002C1EF1">
            <w:r w:rsidRPr="003D6048">
              <w:t>0.9</w:t>
            </w:r>
            <w:r>
              <w:t>0</w:t>
            </w:r>
            <w:r w:rsidRPr="003D6048">
              <w:t xml:space="preserve"> [0.84</w:t>
            </w:r>
            <w:r>
              <w:t>,</w:t>
            </w:r>
            <w:r w:rsidRPr="003D6048">
              <w:t xml:space="preserve"> 0.96]</w:t>
            </w:r>
          </w:p>
        </w:tc>
      </w:tr>
    </w:tbl>
    <w:p w14:paraId="19CE8D61" w14:textId="4548669D" w:rsidR="004A49F2" w:rsidRDefault="004A49F2" w:rsidP="00A02266">
      <w:pPr>
        <w:spacing w:line="480" w:lineRule="auto"/>
        <w:ind w:firstLine="284"/>
        <w:jc w:val="both"/>
      </w:pPr>
    </w:p>
    <w:p w14:paraId="05956D28" w14:textId="7819E1B4" w:rsidR="004A49F2" w:rsidRDefault="004A49F2" w:rsidP="004A49F2">
      <w:pPr>
        <w:spacing w:line="480" w:lineRule="auto"/>
        <w:jc w:val="both"/>
      </w:pPr>
    </w:p>
    <w:p w14:paraId="63E314DA" w14:textId="6F1A6E7D" w:rsidR="001B5474" w:rsidRDefault="001B5474" w:rsidP="00750818">
      <w:pPr>
        <w:spacing w:line="480" w:lineRule="auto"/>
        <w:ind w:firstLine="284"/>
        <w:jc w:val="both"/>
      </w:pPr>
      <w:r>
        <w:lastRenderedPageBreak/>
        <w:t>The winning model also included the interaction between reward phase and reward probability, but this interaction remained the same for both targets and distractors. The SSVEP amplitudes were higher in the training phase than in the baseline for the high reward feature (</w:t>
      </w:r>
      <w:r>
        <w:rPr>
          <w:i/>
        </w:rPr>
        <w:t>M = -</w:t>
      </w:r>
      <w:r>
        <w:t xml:space="preserve">0.04; 95% HDI [-0.09, 0.01]; ER = 15.13), both when it acted as a target and as a distractor. However, </w:t>
      </w:r>
      <w:r w:rsidR="00B70234">
        <w:t>there was no evidence of difference for the change in the SSVEP amplitudes from baseline to training for the low reward feature (</w:t>
      </w:r>
      <w:r w:rsidR="00B70234">
        <w:rPr>
          <w:i/>
        </w:rPr>
        <w:t>M = -</w:t>
      </w:r>
      <w:r w:rsidR="00B70234">
        <w:t xml:space="preserve">0.01; 95% HDI [-0.06, 0.04]; ER = 2.02). </w:t>
      </w:r>
      <w:r w:rsidR="00F9066F">
        <w:t>Comparing the training to the test phase, the amplitudes of the high reward feature were reduced (</w:t>
      </w:r>
      <w:r w:rsidR="00F9066F">
        <w:rPr>
          <w:i/>
        </w:rPr>
        <w:t>M = -</w:t>
      </w:r>
      <w:r w:rsidR="00F9066F">
        <w:t>0.01; 95% HDI [-0.06, 0.04]; ER = 15.66), while the amplitudes of the low reward feature did not change (</w:t>
      </w:r>
      <w:r w:rsidR="00F9066F">
        <w:rPr>
          <w:i/>
        </w:rPr>
        <w:t xml:space="preserve">M = </w:t>
      </w:r>
      <w:r w:rsidR="00F9066F" w:rsidRPr="00F9066F">
        <w:t>0.</w:t>
      </w:r>
      <w:r w:rsidR="00F9066F">
        <w:t xml:space="preserve">01; 95% HDI [-0.04, 0.05]; ER = 2.17). To summarize, the amount of attention allocated toward the high reward feature increased in the phase in which participants could earn monetary rewards and went back to the baseline level in the phase in which no more rewards could be earned. However, the amount of attention allocated toward the low rewarded feature remained constant </w:t>
      </w:r>
      <w:del w:id="127" w:author="Gilles Pourtois" w:date="2019-07-30T22:19:00Z">
        <w:r w:rsidR="00F9066F" w:rsidDel="005205F7">
          <w:delText xml:space="preserve">throughout </w:delText>
        </w:r>
      </w:del>
      <w:ins w:id="128" w:author="Gilles Pourtois" w:date="2019-07-30T22:19:00Z">
        <w:r w:rsidR="005205F7">
          <w:t xml:space="preserve">across the three phases of </w:t>
        </w:r>
      </w:ins>
      <w:r w:rsidR="00F9066F">
        <w:t xml:space="preserve">the experiment. </w:t>
      </w:r>
    </w:p>
    <w:p w14:paraId="10ED776D" w14:textId="01482922" w:rsidR="004D7E75" w:rsidRDefault="004D7E75" w:rsidP="004269CE">
      <w:pPr>
        <w:jc w:val="both"/>
      </w:pPr>
      <w:r>
        <w:tab/>
      </w:r>
    </w:p>
    <w:p w14:paraId="470575FA" w14:textId="7349F684" w:rsidR="005B31EB" w:rsidRDefault="009508C9" w:rsidP="00136E70">
      <w:pPr>
        <w:pStyle w:val="Heading1"/>
        <w:spacing w:before="0" w:after="240"/>
      </w:pPr>
      <w:r>
        <w:t>Discussion</w:t>
      </w:r>
    </w:p>
    <w:p w14:paraId="31E019F1" w14:textId="4448DA44" w:rsidR="00004DEF" w:rsidRDefault="005B31EB" w:rsidP="005B31EB">
      <w:pPr>
        <w:spacing w:line="480" w:lineRule="auto"/>
        <w:ind w:firstLine="720"/>
        <w:jc w:val="both"/>
      </w:pPr>
      <w:r>
        <w:t xml:space="preserve">In this study we investigated </w:t>
      </w:r>
      <w:r w:rsidR="00F7524A">
        <w:t>the neural mechanisms through which rewards enhance</w:t>
      </w:r>
      <w:r>
        <w:t xml:space="preserve"> </w:t>
      </w:r>
      <w:r w:rsidR="00004DEF">
        <w:t xml:space="preserve">goal-directed attention. </w:t>
      </w:r>
      <w:r w:rsidR="0022375B">
        <w:t>W</w:t>
      </w:r>
      <w:r w:rsidR="00B218F4">
        <w:t xml:space="preserve">e compared the amount of attention allocated toward targets and distractors </w:t>
      </w:r>
      <w:r w:rsidR="0022375B">
        <w:t>of different values</w:t>
      </w:r>
      <w:r w:rsidR="00B218F4">
        <w:t xml:space="preserve">. </w:t>
      </w:r>
      <w:r w:rsidR="006766E6">
        <w:t>Compared to baseline, t</w:t>
      </w:r>
      <w:r w:rsidR="00004DEF">
        <w:t xml:space="preserve">he introduction of rewards improved </w:t>
      </w:r>
      <w:r w:rsidR="002C6B2A">
        <w:t xml:space="preserve">detection </w:t>
      </w:r>
      <w:r w:rsidR="00004DEF">
        <w:t xml:space="preserve">sensitivity and reaction times in the </w:t>
      </w:r>
      <w:del w:id="129" w:author="Gilles Pourtois" w:date="2019-07-30T22:19:00Z">
        <w:r w:rsidR="00004DEF" w:rsidDel="005205F7">
          <w:delText>random dot kinematogram</w:delText>
        </w:r>
      </w:del>
      <w:ins w:id="130" w:author="Gilles Pourtois" w:date="2019-07-30T22:19:00Z">
        <w:r w:rsidR="005205F7">
          <w:t>RDK</w:t>
        </w:r>
      </w:ins>
      <w:r w:rsidR="00004DEF">
        <w:t xml:space="preserve"> task. Further, dots linked to high</w:t>
      </w:r>
      <w:r w:rsidR="006766E6">
        <w:t>er</w:t>
      </w:r>
      <w:r w:rsidR="00004DEF">
        <w:t xml:space="preserve"> reward probability</w:t>
      </w:r>
      <w:r w:rsidR="006766E6">
        <w:t xml:space="preserve"> were detected faster</w:t>
      </w:r>
      <w:r w:rsidR="00004DEF">
        <w:t xml:space="preserve">, which was </w:t>
      </w:r>
      <w:r w:rsidR="006766E6">
        <w:t>accompanied</w:t>
      </w:r>
      <w:r w:rsidR="00004DEF">
        <w:t xml:space="preserve"> by an increased amount of attention allocated toward these stimuli</w:t>
      </w:r>
      <w:r w:rsidR="009B145F">
        <w:t xml:space="preserve">, as measured by the amplitude of the </w:t>
      </w:r>
      <w:r w:rsidR="006766E6">
        <w:t xml:space="preserve">corresponding </w:t>
      </w:r>
      <w:r w:rsidR="009B145F">
        <w:t>SSVEP</w:t>
      </w:r>
      <w:r w:rsidR="00004DEF">
        <w:t xml:space="preserve">. This was true both when the high reward feature was </w:t>
      </w:r>
      <w:r w:rsidR="006766E6">
        <w:t>a</w:t>
      </w:r>
      <w:r w:rsidR="00004DEF">
        <w:t xml:space="preserve"> target and </w:t>
      </w:r>
      <w:r w:rsidR="006766E6">
        <w:t>a</w:t>
      </w:r>
      <w:r w:rsidR="00004DEF">
        <w:t xml:space="preserve"> distractor. When rewards were no longer ava</w:t>
      </w:r>
      <w:r w:rsidR="0022375B">
        <w:t>ilable</w:t>
      </w:r>
      <w:ins w:id="131" w:author="Gilles Pourtois" w:date="2019-07-30T22:20:00Z">
        <w:r w:rsidR="005205F7">
          <w:t>,</w:t>
        </w:r>
      </w:ins>
      <w:r w:rsidR="0022375B">
        <w:t xml:space="preserve"> the amount of attention</w:t>
      </w:r>
      <w:r w:rsidR="006766E6">
        <w:t xml:space="preserve"> went back to baseline level</w:t>
      </w:r>
      <w:r w:rsidR="000B5DF3">
        <w:t>s</w:t>
      </w:r>
      <w:r w:rsidR="00004DEF">
        <w:t xml:space="preserve">, </w:t>
      </w:r>
      <w:r w:rsidR="0022375B">
        <w:t xml:space="preserve">but </w:t>
      </w:r>
      <w:r w:rsidR="0022375B">
        <w:lastRenderedPageBreak/>
        <w:t xml:space="preserve">participants were still faster to detect </w:t>
      </w:r>
      <w:del w:id="132" w:author="Gilles Pourtois" w:date="2019-07-30T22:20:00Z">
        <w:r w:rsidR="0022375B" w:rsidDel="005205F7">
          <w:delText>the movement of the</w:delText>
        </w:r>
      </w:del>
      <w:ins w:id="133" w:author="Gilles Pourtois" w:date="2019-07-30T22:20:00Z">
        <w:r w:rsidR="005205F7">
          <w:t>coherent motion associated with the</w:t>
        </w:r>
      </w:ins>
      <w:r w:rsidR="0022375B">
        <w:t xml:space="preserve"> high value targets</w:t>
      </w:r>
      <w:r w:rsidR="00004DEF">
        <w:t xml:space="preserve">. These findings have several important implications for the understanding of the relationship between </w:t>
      </w:r>
      <w:r w:rsidR="000B5DF3">
        <w:t>motivation</w:t>
      </w:r>
      <w:r w:rsidR="00004DEF">
        <w:t xml:space="preserve"> and goal-directed attention. </w:t>
      </w:r>
    </w:p>
    <w:p w14:paraId="25DDDD9D" w14:textId="55D944A5" w:rsidR="00F7524A" w:rsidRDefault="00F7524A" w:rsidP="005B31EB">
      <w:pPr>
        <w:spacing w:line="480" w:lineRule="auto"/>
        <w:ind w:firstLine="720"/>
        <w:jc w:val="both"/>
      </w:pPr>
      <w:r>
        <w:t xml:space="preserve">Our behavioral findings are in line with studies </w:t>
      </w:r>
      <w:r w:rsidR="0087663C">
        <w:t xml:space="preserve">showing the incentive-based improvements in attentional control </w:t>
      </w:r>
      <w:r w:rsidR="0087663C">
        <w:fldChar w:fldCharType="begin" w:fldLock="1"/>
      </w:r>
      <w:r w:rsidR="00B56E64">
        <w:instrText>ADDIN CSL_CITATION {"citationItems":[{"id":"ITEM-1","itemData":{"DOI":"10.1162/jocn_a_00011","ISBN":"1530-8898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Neuroscience","id":"ITEM-1","issue":"11","issued":{"date-parts":[["2011"]]},"page":"3419-3432","title":"Reward reduces conflict by enhancing attentional control and biasing visual cortical processing","type":"article-journal","volume":"23"},"uris":["http://www.mendeley.com/documents/?uuid=25610453-44b6-4a05-922e-fdb67e33956a"]},{"id":"ITEM-2","itemData":{"DOI":"10.1093/cercor/bhr134","ISSN":"10473211","abstract":"Reward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Cortex","id":"ITEM-2","issue":"3","issued":{"date-parts":[["2012"]]},"page":"607-615","title":"The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demands","type":"article-journal","volume":"22"},"uris":["http://www.mendeley.com/documents/?uuid=a0601f1b-ad4b-4a63-98cb-8ee941ff2094"]}],"mendeley":{"formattedCitation":"(Krebs et al., 2012; Padmala &amp; Pessoa, 2011)","plainTextFormattedCitation":"(Krebs et al., 2012; Padmala &amp; Pessoa, 2011)","previouslyFormattedCitation":"(Krebs et al., 2012; Padmala &amp; Pessoa, 2011)"},"properties":{"noteIndex":0},"schema":"https://github.com/citation-style-language/schema/raw/master/csl-citation.json"}</w:instrText>
      </w:r>
      <w:r w:rsidR="0087663C">
        <w:fldChar w:fldCharType="separate"/>
      </w:r>
      <w:r w:rsidR="0087663C" w:rsidRPr="0087663C">
        <w:rPr>
          <w:noProof/>
        </w:rPr>
        <w:t>(Krebs et al., 2012; Padmala &amp; Pessoa, 2011)</w:t>
      </w:r>
      <w:r w:rsidR="0087663C">
        <w:fldChar w:fldCharType="end"/>
      </w:r>
      <w:r w:rsidR="0087663C">
        <w:t xml:space="preserve">. </w:t>
      </w:r>
      <w:del w:id="134" w:author="Gilles Pourtois" w:date="2019-07-30T22:21:00Z">
        <w:r w:rsidR="0087663C" w:rsidDel="005205F7">
          <w:delText xml:space="preserve">These </w:delText>
        </w:r>
      </w:del>
      <w:ins w:id="135" w:author="Gilles Pourtois" w:date="2019-07-30T22:21:00Z">
        <w:r w:rsidR="005205F7">
          <w:t xml:space="preserve">Our </w:t>
        </w:r>
      </w:ins>
      <w:r w:rsidR="0087663C">
        <w:t>results are also</w:t>
      </w:r>
      <w:ins w:id="136" w:author="Gilles Pourtois" w:date="2019-07-30T22:23:00Z">
        <w:r w:rsidR="003E1103">
          <w:t xml:space="preserve"> compatible with a value based attention capture, which was usually demonstrated </w:t>
        </w:r>
      </w:ins>
      <w:r w:rsidR="0087663C">
        <w:t xml:space="preserve"> </w:t>
      </w:r>
      <w:del w:id="137" w:author="Gilles Pourtois" w:date="2019-07-30T22:24:00Z">
        <w:r w:rsidR="0087663C" w:rsidDel="003E1103">
          <w:delText xml:space="preserve">similar to those of the studies which </w:delText>
        </w:r>
        <w:r w:rsidDel="003E1103">
          <w:delText xml:space="preserve">explored the influence of previous but no longer relevant </w:delText>
        </w:r>
      </w:del>
      <w:r w:rsidR="003E1103">
        <w:t xml:space="preserve">by the </w:t>
      </w:r>
      <w:ins w:id="138" w:author="Gilles Pourtois" w:date="2019-07-30T22:25:00Z">
        <w:r w:rsidR="003E1103">
          <w:t xml:space="preserve">pervasive and </w:t>
        </w:r>
      </w:ins>
      <w:r w:rsidR="003E1103">
        <w:t xml:space="preserve">lingering effect of </w:t>
      </w:r>
      <w:ins w:id="139" w:author="Gilles Pourtois" w:date="2019-07-30T22:25:00Z">
        <w:r w:rsidR="003E1103">
          <w:t xml:space="preserve">previously learned </w:t>
        </w:r>
      </w:ins>
      <w:r>
        <w:t>reward associations on attention</w:t>
      </w:r>
      <w:ins w:id="140" w:author="Gilles Pourtois" w:date="2019-07-30T22:24:00Z">
        <w:r w:rsidR="003E1103">
          <w:t xml:space="preserve"> allocation</w:t>
        </w:r>
      </w:ins>
      <w:ins w:id="141" w:author="Gilles Pourtois" w:date="2019-07-30T22:26:00Z">
        <w:r w:rsidR="003E1103">
          <w:t>,</w:t>
        </w:r>
      </w:ins>
      <w:ins w:id="142" w:author="Gilles Pourtois" w:date="2019-07-30T22:25:00Z">
        <w:r w:rsidR="003E1103">
          <w:t xml:space="preserve"> even though these associations are no longer task relevant</w:t>
        </w:r>
      </w:ins>
      <w:ins w:id="143" w:author="Gilles Pourtois" w:date="2019-07-30T22:26:00Z">
        <w:r w:rsidR="003E1103">
          <w:t xml:space="preserve"> (Anderson, 2016)</w:t>
        </w:r>
      </w:ins>
      <w:r>
        <w:t xml:space="preserve">. </w:t>
      </w:r>
      <w:ins w:id="144" w:author="Gilles Pourtois" w:date="2019-07-30T22:27:00Z">
        <w:r w:rsidR="003E1103">
          <w:t>More specifically, s</w:t>
        </w:r>
      </w:ins>
      <w:del w:id="145" w:author="Gilles Pourtois" w:date="2019-07-30T22:27:00Z">
        <w:r w:rsidR="0087663C" w:rsidDel="003E1103">
          <w:delText>S</w:delText>
        </w:r>
      </w:del>
      <w:r w:rsidR="0087663C">
        <w:t>uch</w:t>
      </w:r>
      <w:r>
        <w:t xml:space="preserve"> studies typically f</w:t>
      </w:r>
      <w:ins w:id="146" w:author="Gilles Pourtois" w:date="2019-07-30T22:21:00Z">
        <w:r w:rsidR="005205F7">
          <w:t>ou</w:t>
        </w:r>
      </w:ins>
      <w:del w:id="147" w:author="Gilles Pourtois" w:date="2019-07-30T22:21:00Z">
        <w:r w:rsidDel="005205F7">
          <w:delText>i</w:delText>
        </w:r>
      </w:del>
      <w:r>
        <w:t xml:space="preserve">nd that stimuli previously related to high rewards involuntarily capture attention, which is demonstrated by the increased reaction times in visual search and spatial cueing tasks on trials when these stimuli act as distractors </w:t>
      </w:r>
      <w:r>
        <w:fldChar w:fldCharType="begin" w:fldLock="1"/>
      </w:r>
      <w:r w:rsidR="00B2585D">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fldChar w:fldCharType="separate"/>
      </w:r>
      <w:r>
        <w:rPr>
          <w:noProof/>
        </w:rPr>
        <w:t>(</w:t>
      </w:r>
      <w:r w:rsidRPr="00F7524A">
        <w:rPr>
          <w:noProof/>
        </w:rPr>
        <w:t>Anderson, Laurent, &amp; Yantis, 2011; Della</w:t>
      </w:r>
      <w:r>
        <w:rPr>
          <w:noProof/>
        </w:rPr>
        <w:t xml:space="preserve"> Libera &amp; Chelazzi, 2009; </w:t>
      </w:r>
      <w:r w:rsidRPr="00F7524A">
        <w:rPr>
          <w:noProof/>
        </w:rPr>
        <w:t>Failing &amp; Theeuwes, 2014)</w:t>
      </w:r>
      <w:r>
        <w:fldChar w:fldCharType="end"/>
      </w:r>
      <w:r>
        <w:t xml:space="preserve">. While these studies </w:t>
      </w:r>
      <w:r w:rsidR="002F5F19">
        <w:t>usually</w:t>
      </w:r>
      <w:r>
        <w:t xml:space="preserve"> use</w:t>
      </w:r>
      <w:ins w:id="148" w:author="Gilles Pourtois" w:date="2019-07-30T22:27:00Z">
        <w:r w:rsidR="003E1103">
          <w:t>d</w:t>
        </w:r>
      </w:ins>
      <w:r>
        <w:t xml:space="preserve"> two different tasks </w:t>
      </w:r>
      <w:ins w:id="149" w:author="Gilles Pourtois" w:date="2019-07-30T22:28:00Z">
        <w:r w:rsidR="003E1103">
          <w:t>for</w:t>
        </w:r>
      </w:ins>
      <w:del w:id="150" w:author="Gilles Pourtois" w:date="2019-07-30T22:28:00Z">
        <w:r w:rsidDel="003E1103">
          <w:delText>in</w:delText>
        </w:r>
      </w:del>
      <w:r>
        <w:t xml:space="preserve"> the training and the test phase</w:t>
      </w:r>
      <w:ins w:id="151" w:author="Gilles Pourtois" w:date="2019-07-30T22:28:00Z">
        <w:r w:rsidR="003E1103">
          <w:t>s</w:t>
        </w:r>
      </w:ins>
      <w:r>
        <w:t xml:space="preserve">, here we show </w:t>
      </w:r>
      <w:del w:id="152" w:author="Gilles Pourtois" w:date="2019-07-30T22:28:00Z">
        <w:r w:rsidDel="003E1103">
          <w:delText xml:space="preserve">comparable results within a single </w:delText>
        </w:r>
        <w:r w:rsidR="00C76847" w:rsidDel="003E1103">
          <w:delText>task</w:delText>
        </w:r>
      </w:del>
      <w:ins w:id="153" w:author="Gilles Pourtois" w:date="2019-07-30T22:28:00Z">
        <w:r w:rsidR="003E1103">
          <w:t>that a similar value based attention capture effect can be found when task demands remain unchanged across all phases</w:t>
        </w:r>
      </w:ins>
      <w:r>
        <w:t xml:space="preserve">. </w:t>
      </w:r>
      <w:del w:id="154" w:author="Gilles Pourtois" w:date="2019-07-30T22:30:00Z">
        <w:r w:rsidDel="003E1103">
          <w:delText xml:space="preserve">Our </w:delText>
        </w:r>
      </w:del>
      <w:ins w:id="155" w:author="Gilles Pourtois" w:date="2019-07-30T22:30:00Z">
        <w:r w:rsidR="003E1103">
          <w:t>P</w:t>
        </w:r>
      </w:ins>
      <w:del w:id="156" w:author="Gilles Pourtois" w:date="2019-07-30T22:30:00Z">
        <w:r w:rsidDel="003E1103">
          <w:delText>p</w:delText>
        </w:r>
      </w:del>
      <w:r>
        <w:t xml:space="preserve">articipants were faster to detect </w:t>
      </w:r>
      <w:del w:id="157" w:author="Gilles Pourtois" w:date="2019-07-30T22:30:00Z">
        <w:r w:rsidDel="003E1103">
          <w:delText>dot movements</w:delText>
        </w:r>
      </w:del>
      <w:ins w:id="158" w:author="Gilles Pourtois" w:date="2019-07-30T22:30:00Z">
        <w:r w:rsidR="003E1103">
          <w:t>coherent motion</w:t>
        </w:r>
      </w:ins>
      <w:r>
        <w:t xml:space="preserve"> when </w:t>
      </w:r>
      <w:del w:id="159" w:author="Gilles Pourtois" w:date="2019-07-30T22:30:00Z">
        <w:r w:rsidDel="003E1103">
          <w:delText>the feature linked to</w:delText>
        </w:r>
      </w:del>
      <w:ins w:id="160" w:author="Gilles Pourtois" w:date="2019-07-30T22:30:00Z">
        <w:r w:rsidR="003E1103">
          <w:t>it was embedded in a</w:t>
        </w:r>
      </w:ins>
      <w:r>
        <w:t xml:space="preserve"> high </w:t>
      </w:r>
      <w:ins w:id="161" w:author="Gilles Pourtois" w:date="2019-07-30T22:35:00Z">
        <w:r w:rsidR="003B1D72">
          <w:t xml:space="preserve">than low </w:t>
        </w:r>
      </w:ins>
      <w:r>
        <w:t>reward</w:t>
      </w:r>
      <w:ins w:id="162" w:author="Gilles Pourtois" w:date="2019-07-30T22:31:00Z">
        <w:r w:rsidR="003E1103">
          <w:t xml:space="preserve"> RDK</w:t>
        </w:r>
      </w:ins>
      <w:del w:id="163" w:author="Gilles Pourtois" w:date="2019-07-30T22:31:00Z">
        <w:r w:rsidDel="003E1103">
          <w:delText>s</w:delText>
        </w:r>
      </w:del>
      <w:del w:id="164" w:author="Gilles Pourtois" w:date="2019-07-30T22:35:00Z">
        <w:r w:rsidDel="003B1D72">
          <w:delText xml:space="preserve"> was a target compared to the trials on which this feature was a distractor</w:delText>
        </w:r>
      </w:del>
      <w:r>
        <w:t xml:space="preserve">. This difference was </w:t>
      </w:r>
      <w:ins w:id="165" w:author="Gilles Pourtois" w:date="2019-07-30T22:36:00Z">
        <w:r w:rsidR="003B1D72">
          <w:t xml:space="preserve">clearly </w:t>
        </w:r>
      </w:ins>
      <w:r>
        <w:t xml:space="preserve">present </w:t>
      </w:r>
      <w:del w:id="166" w:author="Gilles Pourtois" w:date="2019-07-30T22:36:00Z">
        <w:r w:rsidDel="003B1D72">
          <w:delText xml:space="preserve">both </w:delText>
        </w:r>
      </w:del>
      <w:r>
        <w:t xml:space="preserve">in the </w:t>
      </w:r>
      <w:ins w:id="167" w:author="Gilles Pourtois" w:date="2019-07-30T22:36:00Z">
        <w:r w:rsidR="003B1D72">
          <w:t xml:space="preserve">training </w:t>
        </w:r>
      </w:ins>
      <w:r>
        <w:t>phase</w:t>
      </w:r>
      <w:ins w:id="168" w:author="Gilles Pourtois" w:date="2019-07-30T22:36:00Z">
        <w:r w:rsidR="003B1D72">
          <w:t xml:space="preserve">, but also in the </w:t>
        </w:r>
      </w:ins>
      <w:ins w:id="169" w:author="Gilles Pourtois" w:date="2019-07-30T22:39:00Z">
        <w:r w:rsidR="003B1D72">
          <w:t xml:space="preserve">subsequent </w:t>
        </w:r>
      </w:ins>
      <w:ins w:id="170" w:author="Gilles Pourtois" w:date="2019-07-30T22:36:00Z">
        <w:r w:rsidR="003B1D72">
          <w:t>te</w:t>
        </w:r>
      </w:ins>
      <w:ins w:id="171" w:author="Gilles Pourtois" w:date="2019-07-30T22:37:00Z">
        <w:r w:rsidR="003B1D72">
          <w:t>st phase where behavior was no longer rewarded</w:t>
        </w:r>
      </w:ins>
      <w:del w:id="172" w:author="Gilles Pourtois" w:date="2019-07-30T22:38:00Z">
        <w:r w:rsidDel="003B1D72">
          <w:delText xml:space="preserve"> when participants could earn rewards, but also in the phase in which they were aware that no more rewards could be earned</w:delText>
        </w:r>
      </w:del>
      <w:r>
        <w:t xml:space="preserve">. </w:t>
      </w:r>
      <w:r w:rsidR="00834044">
        <w:t xml:space="preserve">This </w:t>
      </w:r>
      <w:ins w:id="173" w:author="Gilles Pourtois" w:date="2019-07-30T22:39:00Z">
        <w:r w:rsidR="003B1D72">
          <w:t xml:space="preserve">observation is compatible with the assumption that </w:t>
        </w:r>
      </w:ins>
      <w:del w:id="174" w:author="Gilles Pourtois" w:date="2019-07-30T22:40:00Z">
        <w:r w:rsidR="00834044" w:rsidDel="003B1D72">
          <w:delText xml:space="preserve">persistent effect can be understood as the long-lasting effect of </w:delText>
        </w:r>
      </w:del>
      <w:r w:rsidR="00834044">
        <w:t xml:space="preserve">reward history </w:t>
      </w:r>
      <w:ins w:id="175" w:author="Gilles Pourtois" w:date="2019-07-30T22:40:00Z">
        <w:r w:rsidR="003B1D72">
          <w:t xml:space="preserve">can exert long lasting effects </w:t>
        </w:r>
      </w:ins>
      <w:r w:rsidR="00834044">
        <w:t>on</w:t>
      </w:r>
      <w:ins w:id="176" w:author="Gilles Pourtois" w:date="2019-07-30T22:40:00Z">
        <w:r w:rsidR="003B1D72">
          <w:t xml:space="preserve"> the </w:t>
        </w:r>
        <w:r w:rsidR="003B1D72">
          <w:lastRenderedPageBreak/>
          <w:t>guidance of</w:t>
        </w:r>
      </w:ins>
      <w:r w:rsidR="00834044">
        <w:t xml:space="preserve"> selective attention, even </w:t>
      </w:r>
      <w:ins w:id="177" w:author="Gilles Pourtois" w:date="2019-07-30T22:43:00Z">
        <w:r w:rsidR="003C3BEF">
          <w:t xml:space="preserve">if </w:t>
        </w:r>
      </w:ins>
      <w:del w:id="178" w:author="Gilles Pourtois" w:date="2019-07-30T22:43:00Z">
        <w:r w:rsidR="00834044" w:rsidDel="003C3BEF">
          <w:delText xml:space="preserve">when </w:delText>
        </w:r>
      </w:del>
      <w:r w:rsidR="00834044">
        <w:t xml:space="preserve">this effect is </w:t>
      </w:r>
      <w:ins w:id="179" w:author="Gilles Pourtois" w:date="2019-07-30T22:43:00Z">
        <w:r w:rsidR="003C3BEF">
          <w:t xml:space="preserve">actually </w:t>
        </w:r>
      </w:ins>
      <w:ins w:id="180" w:author="Gilles Pourtois" w:date="2019-07-30T22:44:00Z">
        <w:r w:rsidR="003C3BEF">
          <w:t xml:space="preserve">unrelated to </w:t>
        </w:r>
      </w:ins>
      <w:del w:id="181" w:author="Gilles Pourtois" w:date="2019-07-30T22:44:00Z">
        <w:r w:rsidR="00834044" w:rsidDel="003C3BEF">
          <w:delText xml:space="preserve">in </w:delText>
        </w:r>
        <w:r w:rsidR="00C76847" w:rsidDel="003C3BEF">
          <w:delText xml:space="preserve">opposed to </w:delText>
        </w:r>
      </w:del>
      <w:r w:rsidR="00C76847">
        <w:t>the current goals</w:t>
      </w:r>
      <w:ins w:id="182" w:author="Gilles Pourtois" w:date="2019-07-30T22:44:00Z">
        <w:r w:rsidR="003C3BEF">
          <w:t xml:space="preserve"> </w:t>
        </w:r>
      </w:ins>
      <w:del w:id="183" w:author="Gilles Pourtois" w:date="2019-07-30T22:44:00Z">
        <w:r w:rsidR="00C76847" w:rsidDel="003C3BEF">
          <w:delText xml:space="preserve"> of the participant </w:delText>
        </w:r>
      </w:del>
      <w:r w:rsidR="00834044">
        <w:fldChar w:fldCharType="begin" w:fldLock="1"/>
      </w:r>
      <w:r w:rsidR="00834044">
        <w:instrText>ADDIN CSL_CITATION {"citationItems":[{"id":"ITEM-1","itemData":{"DOI":"10.1111/nyas.12957","ISBN":"1749-6632 (Electronic)\\r0077-8923 (Linking)","ISSN":"17496632","PMID":"26595376","abstract":"There is growing consensus that reward plays an important role in the control of attention. Until recently, reward was thought to influence attention indirectly by modulating task-specific motivation and its effects on voluntary control over selection. Such an account was consistent with the goal-directed (endogenous) versus stimulus-driven (exogenous) framework that had long dominated the field of attention research. Now, a different perspective is emerging. Demonstrations that previously reward-associated stimuli can automatically capture attention even when physically inconspicuous and task-irrelevant challenge previously held assumptions about attentional control. The idea that attentional selection can be value driven, reflecting a distinct and previously unrecognized control mechanism, has gained traction. Since these early demonstrations, the influence of reward learning on attention has rapidly become an area of intense investigation, sparking many new insights. The result is an emerging picture of how the reward system of the brain automatically biases information processing. Here, I review the progress that has been made in this area, synthesizing a wealth of recent evidence to provide an integrated, up-to-date account of value-driven attention and some of its broader implications.","author":[{"dropping-particle":"","family":"Anderson","given":"B. A.","non-dropping-particle":"","parse-names":false,"suffix":""}],"container-title":"Annals of the New York Academy of Sciences","id":"ITEM-1","issue":"1","issued":{"date-parts":[["2016"]]},"page":"24-39","title":"The attention habit: How reward learning shapes attentional selection","type":"article-journal","volume":"1369"},"uris":["http://www.mendeley.com/documents/?uuid=0eceea53-0151-4f26-a5a8-42f0a0abb097"]},{"id":"ITEM-2","itemData":{"DOI":"10.3758/s13423-017-1380-y","ISSN":"15315320","abstract":"Visual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attention","type":"article-journal"},"uris":["http://www.mendeley.com/documents/?uuid=83f24a00-4327-40fe-99b4-3137e0d2c26a"]}],"mendeley":{"formattedCitation":"(B. A. Anderson, 2016; M. Failing &amp; Theeuwes, 2017)","manualFormatting":"(Anderson, 2016; Failing &amp; Theeuwes, 2017)","plainTextFormattedCitation":"(B. A. Anderson, 2016; M. Failing &amp; Theeuwes, 2017)","previouslyFormattedCitation":"(B. A. Anderson, 2016; M. Failing &amp; Theeuwes, 2017)"},"properties":{"noteIndex":0},"schema":"https://github.com/citation-style-language/schema/raw/master/csl-citation.json"}</w:instrText>
      </w:r>
      <w:r w:rsidR="00834044">
        <w:fldChar w:fldCharType="separate"/>
      </w:r>
      <w:r w:rsidR="00834044" w:rsidRPr="00834044">
        <w:rPr>
          <w:noProof/>
        </w:rPr>
        <w:t>(Anderson, 2016; Failing &amp; Theeuwes, 2017)</w:t>
      </w:r>
      <w:r w:rsidR="00834044">
        <w:fldChar w:fldCharType="end"/>
      </w:r>
      <w:r w:rsidR="00834044">
        <w:t xml:space="preserve">. </w:t>
      </w:r>
    </w:p>
    <w:p w14:paraId="4E213C88" w14:textId="124863C5" w:rsidR="00C75440" w:rsidRDefault="00834044" w:rsidP="00C75440">
      <w:pPr>
        <w:spacing w:line="480" w:lineRule="auto"/>
        <w:ind w:firstLine="720"/>
        <w:jc w:val="both"/>
      </w:pPr>
      <w:r>
        <w:t>At the neural level, w</w:t>
      </w:r>
      <w:r w:rsidR="00C75440">
        <w:t xml:space="preserve">e </w:t>
      </w:r>
      <w:ins w:id="184" w:author="Gilles Pourtois" w:date="2019-07-30T22:46:00Z">
        <w:r w:rsidR="003C3BEF">
          <w:t xml:space="preserve">found that </w:t>
        </w:r>
      </w:ins>
      <w:del w:id="185" w:author="Gilles Pourtois" w:date="2019-07-30T22:46:00Z">
        <w:r w:rsidR="00C75440" w:rsidDel="003C3BEF">
          <w:delText xml:space="preserve">have directly replicated the finding that </w:delText>
        </w:r>
      </w:del>
      <w:r w:rsidR="00C75440">
        <w:t xml:space="preserve">the SSVEP </w:t>
      </w:r>
      <w:ins w:id="186" w:author="Gilles Pourtois" w:date="2019-07-30T22:47:00Z">
        <w:r w:rsidR="003C3BEF">
          <w:t xml:space="preserve">response provided a valid measure of feature-based attention as its </w:t>
        </w:r>
      </w:ins>
      <w:r w:rsidR="00C75440">
        <w:t>amplitude</w:t>
      </w:r>
      <w:ins w:id="187" w:author="Gilles Pourtois" w:date="2019-07-30T22:47:00Z">
        <w:r w:rsidR="003C3BEF">
          <w:t xml:space="preserve"> was clearly la</w:t>
        </w:r>
      </w:ins>
      <w:ins w:id="188" w:author="Gilles Pourtois" w:date="2019-07-30T22:48:00Z">
        <w:r w:rsidR="003C3BEF">
          <w:t>r</w:t>
        </w:r>
      </w:ins>
      <w:ins w:id="189" w:author="Gilles Pourtois" w:date="2019-07-30T22:47:00Z">
        <w:r w:rsidR="003C3BEF">
          <w:t xml:space="preserve">ger for attended (target) </w:t>
        </w:r>
      </w:ins>
      <w:ins w:id="190" w:author="Gilles Pourtois" w:date="2019-07-30T22:50:00Z">
        <w:r w:rsidR="003C3BEF">
          <w:t>compared to</w:t>
        </w:r>
      </w:ins>
      <w:ins w:id="191" w:author="Gilles Pourtois" w:date="2019-07-30T22:47:00Z">
        <w:r w:rsidR="003C3BEF">
          <w:t xml:space="preserve"> unattended (distractor) RDKs</w:t>
        </w:r>
      </w:ins>
      <w:ins w:id="192" w:author="Gilles Pourtois" w:date="2019-07-30T22:48:00Z">
        <w:r w:rsidR="003C3BEF">
          <w:t xml:space="preserve">, thereby replicating previous findings </w:t>
        </w:r>
      </w:ins>
      <w:del w:id="193" w:author="Gilles Pourtois" w:date="2019-07-30T22:47:00Z">
        <w:r w:rsidR="00C75440" w:rsidDel="003C3BEF">
          <w:delText>s</w:delText>
        </w:r>
      </w:del>
      <w:del w:id="194" w:author="Gilles Pourtois" w:date="2019-07-30T22:48:00Z">
        <w:r w:rsidR="00C75440" w:rsidDel="003C3BEF">
          <w:delText xml:space="preserve"> are strongly influenced by goal-directed attention </w:delText>
        </w:r>
      </w:del>
      <w:r w:rsidR="00C75440">
        <w:fldChar w:fldCharType="begin" w:fldLock="1"/>
      </w:r>
      <w:r w:rsidR="00064A80">
        <w:instrText>ADDIN CSL_CITATION {"citationItems":[{"id":"ITEM-1","itemData":{"author":[{"dropping-particle":"","family":"Andersen","given":"S. K.","non-dropping-particle":"","parse-names":false,"suffix":""},{"dropping-particle":"","family":"Müller","given":"M. M.","non-dropping-particle":"","parse-names":false,"suffix":""},{"dropping-particle":"","family":"Hillyard","given":"S. A.","non-dropping-particle":"","parse-names":false,"suffix":""}],"container-title":"Cognitive neuroscience of attention","id":"ITEM-1","issued":{"date-parts":[["2012"]]},"page":"197-216","title":"Tracking the allocation of attention in visual scenes with steady-state evoked potentials","type":"chapter"},"uris":["http://www.mendeley.com/documents/?uuid=28c20374-5264-4d18-9c59-9fc65e0360cf"]},{"id":"ITEM-2","itemData":{"DOI":"10.1073/pnas.1002436107","ISBN":"1091-6490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America","id":"ITEM-2","issue":"31","issued":{"date-parts":[["2010"]]},"page":"13878-82","title":"Behavioral performance follows the time course of neural facilitation and suppression during cued shifts of feature-selective attention.","type":"article-journal","volume":"107"},"uris":["http://www.mendeley.com/documents/?uuid=4a5f2140-be6d-49d6-81c4-ac2ed9193f74"]}],"mendeley":{"formattedCitation":"(S. K. Andersen, Müller, &amp; Hillyard, 2012; S K Andersen &amp; Müller, 2010)","manualFormatting":"(Andersen, Müller, &amp; Hillyard, 2012; Andersen &amp; Müller, 2010)","plainTextFormattedCitation":"(S. K. Andersen, Müller, &amp; Hillyard, 2012; S K Andersen &amp; Müller, 2010)","previouslyFormattedCitation":"(S. K. Andersen, Müller, &amp; Hillyard, 2012; S K Andersen &amp; Müller, 2010)"},"properties":{"noteIndex":0},"schema":"https://github.com/citation-style-language/schema/raw/master/csl-citation.json"}</w:instrText>
      </w:r>
      <w:r w:rsidR="00C75440">
        <w:fldChar w:fldCharType="separate"/>
      </w:r>
      <w:r w:rsidR="00064A80">
        <w:rPr>
          <w:noProof/>
        </w:rPr>
        <w:t>(</w:t>
      </w:r>
      <w:r w:rsidR="000B7FFA" w:rsidRPr="000B7FFA">
        <w:rPr>
          <w:noProof/>
        </w:rPr>
        <w:t>Andersen</w:t>
      </w:r>
      <w:r w:rsidR="00064A80">
        <w:rPr>
          <w:noProof/>
        </w:rPr>
        <w:t xml:space="preserve">, Müller, &amp; Hillyard, 2012; </w:t>
      </w:r>
      <w:r w:rsidR="000B7FFA" w:rsidRPr="000B7FFA">
        <w:rPr>
          <w:noProof/>
        </w:rPr>
        <w:t>Andersen &amp; Müller, 2010)</w:t>
      </w:r>
      <w:r w:rsidR="00C75440">
        <w:fldChar w:fldCharType="end"/>
      </w:r>
      <w:r w:rsidR="00C75440">
        <w:t xml:space="preserve">. </w:t>
      </w:r>
      <w:ins w:id="195" w:author="Gilles Pourtois" w:date="2019-07-30T22:48:00Z">
        <w:r w:rsidR="003C3BEF">
          <w:t xml:space="preserve">This </w:t>
        </w:r>
      </w:ins>
      <w:ins w:id="196" w:author="Gilles Pourtois" w:date="2019-07-30T22:49:00Z">
        <w:r w:rsidR="003C3BEF">
          <w:t xml:space="preserve">gain control </w:t>
        </w:r>
      </w:ins>
      <w:ins w:id="197" w:author="Gilles Pourtois" w:date="2019-07-30T22:48:00Z">
        <w:r w:rsidR="003C3BEF">
          <w:t>effect was not only confined to the baseline phase</w:t>
        </w:r>
      </w:ins>
      <w:ins w:id="198" w:author="Gilles Pourtois" w:date="2019-07-30T22:49:00Z">
        <w:r w:rsidR="003C3BEF">
          <w:t xml:space="preserve"> (hence before value was introduced)</w:t>
        </w:r>
      </w:ins>
      <w:ins w:id="199" w:author="Gilles Pourtois" w:date="2019-07-30T22:48:00Z">
        <w:r w:rsidR="003C3BEF">
          <w:t xml:space="preserve">, but </w:t>
        </w:r>
      </w:ins>
      <w:ins w:id="200" w:author="Gilles Pourtois" w:date="2019-07-30T22:49:00Z">
        <w:r w:rsidR="003C3BEF">
          <w:t xml:space="preserve">clearly </w:t>
        </w:r>
      </w:ins>
      <w:ins w:id="201" w:author="Gilles Pourtois" w:date="2019-07-30T22:48:00Z">
        <w:r w:rsidR="003C3BEF">
          <w:t>visible</w:t>
        </w:r>
      </w:ins>
      <w:ins w:id="202" w:author="Gilles Pourtois" w:date="2019-07-30T22:49:00Z">
        <w:r w:rsidR="003C3BEF">
          <w:t xml:space="preserve"> in all </w:t>
        </w:r>
      </w:ins>
      <w:del w:id="203" w:author="Gilles Pourtois" w:date="2019-07-30T22:49:00Z">
        <w:r w:rsidR="00C75440" w:rsidDel="003C3BEF">
          <w:delText xml:space="preserve">Across all of </w:delText>
        </w:r>
      </w:del>
      <w:r w:rsidR="00C75440">
        <w:t>th</w:t>
      </w:r>
      <w:ins w:id="204" w:author="Gilles Pourtois" w:date="2019-07-30T22:49:00Z">
        <w:r w:rsidR="003C3BEF">
          <w:t>re</w:t>
        </w:r>
      </w:ins>
      <w:r w:rsidR="00C75440">
        <w:t xml:space="preserve">e phases </w:t>
      </w:r>
      <w:ins w:id="205" w:author="Gilles Pourtois" w:date="2019-07-30T22:49:00Z">
        <w:r w:rsidR="003C3BEF">
          <w:t>composing</w:t>
        </w:r>
      </w:ins>
      <w:del w:id="206" w:author="Gilles Pourtois" w:date="2019-07-30T22:49:00Z">
        <w:r w:rsidR="00C75440" w:rsidDel="003C3BEF">
          <w:delText>of</w:delText>
        </w:r>
      </w:del>
      <w:r w:rsidR="00C75440">
        <w:t xml:space="preserve"> the experiment</w:t>
      </w:r>
      <w:ins w:id="207" w:author="Gilles Pourtois" w:date="2019-07-30T22:51:00Z">
        <w:r w:rsidR="003C3BEF">
          <w:t>, including training and test</w:t>
        </w:r>
      </w:ins>
      <w:del w:id="208" w:author="Gilles Pourtois" w:date="2019-07-30T22:50:00Z">
        <w:r w:rsidR="00C75440" w:rsidDel="003C3BEF">
          <w:delText xml:space="preserve">, the SSVEP amplitudes in the frequency of the </w:delText>
        </w:r>
        <w:r w:rsidR="00077F5A" w:rsidDel="003C3BEF">
          <w:delText>target</w:delText>
        </w:r>
        <w:r w:rsidR="00C75440" w:rsidDel="003C3BEF">
          <w:delText xml:space="preserve"> stimuli were higher than the amplitudes in the frequency of the </w:delText>
        </w:r>
        <w:r w:rsidR="006766E6" w:rsidDel="003C3BEF">
          <w:delText>distractors</w:delText>
        </w:r>
      </w:del>
      <w:r w:rsidR="00C75440">
        <w:t xml:space="preserve">. </w:t>
      </w:r>
      <w:ins w:id="209" w:author="Gilles Pourtois" w:date="2019-07-30T22:50:00Z">
        <w:r w:rsidR="003C3BEF">
          <w:t>However and importantly, t</w:t>
        </w:r>
      </w:ins>
      <w:del w:id="210" w:author="Gilles Pourtois" w:date="2019-07-30T22:50:00Z">
        <w:r w:rsidR="00C75440" w:rsidDel="003C3BEF">
          <w:delText>T</w:delText>
        </w:r>
      </w:del>
      <w:r w:rsidR="00C75440">
        <w:t xml:space="preserve">his </w:t>
      </w:r>
      <w:r w:rsidR="00077F5A">
        <w:t>robust</w:t>
      </w:r>
      <w:r w:rsidR="00C75440">
        <w:t xml:space="preserve"> </w:t>
      </w:r>
      <w:ins w:id="211" w:author="Gilles Pourtois" w:date="2019-07-30T22:50:00Z">
        <w:r w:rsidR="003C3BEF">
          <w:t xml:space="preserve">attention </w:t>
        </w:r>
      </w:ins>
      <w:r w:rsidR="00C75440">
        <w:t xml:space="preserve">effect was modulated by </w:t>
      </w:r>
      <w:del w:id="212" w:author="Gilles Pourtois" w:date="2019-07-30T22:50:00Z">
        <w:r w:rsidR="00C75440" w:rsidDel="003C3BEF">
          <w:delText>reward</w:delText>
        </w:r>
      </w:del>
      <w:ins w:id="213" w:author="Gilles Pourtois" w:date="2019-07-30T22:50:00Z">
        <w:r w:rsidR="003C3BEF">
          <w:t>value</w:t>
        </w:r>
      </w:ins>
      <w:r w:rsidR="00C75440">
        <w:t xml:space="preserve">. </w:t>
      </w:r>
      <w:ins w:id="214" w:author="Gilles Pourtois" w:date="2019-07-30T22:51:00Z">
        <w:r w:rsidR="003C3BEF">
          <w:t>A stringent m</w:t>
        </w:r>
      </w:ins>
      <w:del w:id="215" w:author="Gilles Pourtois" w:date="2019-07-30T22:51:00Z">
        <w:r w:rsidR="00C75440" w:rsidDel="003C3BEF">
          <w:delText>M</w:delText>
        </w:r>
      </w:del>
      <w:r w:rsidR="00C75440">
        <w:t>odel comparison</w:t>
      </w:r>
      <w:ins w:id="216" w:author="Gilles Pourtois" w:date="2019-07-30T22:51:00Z">
        <w:r w:rsidR="003C3BEF">
          <w:t xml:space="preserve"> showed </w:t>
        </w:r>
      </w:ins>
      <w:del w:id="217" w:author="Gilles Pourtois" w:date="2019-07-30T22:51:00Z">
        <w:r w:rsidR="00C75440" w:rsidDel="003C3BEF">
          <w:delText>s</w:delText>
        </w:r>
      </w:del>
      <w:del w:id="218" w:author="Gilles Pourtois" w:date="2019-07-30T22:52:00Z">
        <w:r w:rsidR="00C75440" w:rsidDel="003C3BEF">
          <w:delText xml:space="preserve"> have provided evidence </w:delText>
        </w:r>
      </w:del>
      <w:r w:rsidR="00C75440">
        <w:t xml:space="preserve">that the models which </w:t>
      </w:r>
      <w:del w:id="219" w:author="Gilles Pourtois" w:date="2019-07-30T22:52:00Z">
        <w:r w:rsidR="00C75440" w:rsidDel="003C3BEF">
          <w:delText xml:space="preserve">take </w:delText>
        </w:r>
      </w:del>
      <w:ins w:id="220" w:author="Gilles Pourtois" w:date="2019-07-30T22:52:00Z">
        <w:r w:rsidR="003C3BEF">
          <w:t xml:space="preserve">took </w:t>
        </w:r>
      </w:ins>
      <w:r w:rsidR="00C75440">
        <w:t xml:space="preserve">into account </w:t>
      </w:r>
      <w:del w:id="221" w:author="Gilles Pourtois" w:date="2019-07-30T22:52:00Z">
        <w:r w:rsidR="00C75440" w:rsidDel="003C3BEF">
          <w:delText>the reward manipulation</w:delText>
        </w:r>
      </w:del>
      <w:ins w:id="222" w:author="Gilles Pourtois" w:date="2019-07-30T22:52:00Z">
        <w:r w:rsidR="003C3BEF">
          <w:t>value</w:t>
        </w:r>
      </w:ins>
      <w:r w:rsidR="00C75440">
        <w:t xml:space="preserve"> account</w:t>
      </w:r>
      <w:ins w:id="223" w:author="Gilles Pourtois" w:date="2019-07-30T22:52:00Z">
        <w:r w:rsidR="003C3BEF">
          <w:t>ed</w:t>
        </w:r>
      </w:ins>
      <w:r w:rsidR="00C75440">
        <w:t xml:space="preserve"> </w:t>
      </w:r>
      <w:r w:rsidR="0061755A">
        <w:t xml:space="preserve">for </w:t>
      </w:r>
      <w:r w:rsidR="00C75440">
        <w:t xml:space="preserve">the </w:t>
      </w:r>
      <w:ins w:id="224" w:author="Gilles Pourtois" w:date="2019-07-30T22:52:00Z">
        <w:r w:rsidR="003C3BEF">
          <w:t xml:space="preserve">SSVEP </w:t>
        </w:r>
      </w:ins>
      <w:r w:rsidR="00C75440">
        <w:t xml:space="preserve">data </w:t>
      </w:r>
      <w:r w:rsidR="00C76847">
        <w:t>much better than the model which</w:t>
      </w:r>
      <w:r w:rsidR="00C75440">
        <w:t xml:space="preserve"> include</w:t>
      </w:r>
      <w:ins w:id="225" w:author="Gilles Pourtois" w:date="2019-07-30T22:53:00Z">
        <w:r w:rsidR="003C3BEF">
          <w:t>d</w:t>
        </w:r>
      </w:ins>
      <w:del w:id="226" w:author="Gilles Pourtois" w:date="2019-07-30T22:53:00Z">
        <w:r w:rsidR="00C75440" w:rsidDel="003C3BEF">
          <w:delText>s</w:delText>
        </w:r>
      </w:del>
      <w:r w:rsidR="00C75440">
        <w:t xml:space="preserve"> only the effect of </w:t>
      </w:r>
      <w:r w:rsidR="00D926EC">
        <w:t>goal-directed</w:t>
      </w:r>
      <w:r w:rsidR="00C75440">
        <w:t xml:space="preserve"> attention. This result</w:t>
      </w:r>
      <w:r w:rsidR="00A474A9">
        <w:t xml:space="preserve"> </w:t>
      </w:r>
      <w:ins w:id="227" w:author="Gilles Pourtois" w:date="2019-07-30T22:55:00Z">
        <w:r w:rsidR="00F94A0F">
          <w:t xml:space="preserve">accords and extends </w:t>
        </w:r>
      </w:ins>
      <w:del w:id="228" w:author="Gilles Pourtois" w:date="2019-07-30T22:56:00Z">
        <w:r w:rsidR="00A474A9" w:rsidDel="00F94A0F">
          <w:delText xml:space="preserve">is in line with the </w:delText>
        </w:r>
      </w:del>
      <w:r w:rsidR="00A474A9">
        <w:t xml:space="preserve">previous </w:t>
      </w:r>
      <w:ins w:id="229" w:author="Gilles Pourtois" w:date="2019-07-30T22:56:00Z">
        <w:r w:rsidR="00F94A0F">
          <w:t xml:space="preserve">fMRI </w:t>
        </w:r>
      </w:ins>
      <w:del w:id="230" w:author="Gilles Pourtois" w:date="2019-07-30T22:56:00Z">
        <w:r w:rsidR="00A474A9" w:rsidDel="00F94A0F">
          <w:delText>findings using fMRI</w:delText>
        </w:r>
        <w:r w:rsidDel="00F94A0F">
          <w:delText xml:space="preserve"> </w:delText>
        </w:r>
      </w:del>
      <w:r>
        <w:fldChar w:fldCharType="begin" w:fldLock="1"/>
      </w:r>
      <w:r>
        <w:instrText>ADDIN CSL_CITATION {"citationItems":[{"id":"ITEM-1","itemData":{"DOI":"10.1093/cercor/bhr134","ISSN":"10473211","abstract":"Reward has been shown to promote human performance in multiple task domains. However, an important debate has developed about the uniqueness of reward-related neural signatures associated with such facilitation, as similar neural patterns can be triggered by increased attentional focus independent of reward. Here, we used functional magnetic resonance imaging to directly investigate the neural commonalities and interactions between the anticipation of both reward and task difficulty, by independently manipulating these factors in a cued-attention paradigm. In preparation for the target stimulus, both factors increased activity within the midbrain, dorsal striatum, and fronto-parietal areas, while inducing deactivations in default-mode regions. Additionally, reward engaged the ventral striatum, posterior cingulate, and occipital cortex, while difficulty engaged medial and dorsolateral frontal regions. Importantly, a network comprising the midbrain, caudate nucleus, thalamus, and anterior midcingulate cortex exhibited an interaction between reward and difficulty, presumably reflecting additional resource recruitment for demanding tasks with profitable outcome. This notion was consistent with a negative correlation between cue-related midbrain activity and difficulty-induced performance detriments in reward-predictive trials. Together, the data demonstrate that expected value and attentional demands are integrated in cortico-striatal-thalamic circuits in coordination with the dopaminergic midbrain to flexibly modulate resource allocation for an effective pursuit of behavioral goals.","author":[{"dropping-particle":"","family":"Krebs","given":"Ruth M.","non-dropping-particle":"","parse-names":false,"suffix":""},{"dropping-particle":"","family":"Boehler","given":"Carsten N.","non-dropping-particle":"","parse-names":false,"suffix":""},{"dropping-particle":"","family":"Roberts","given":"Kenneth C.","non-dropping-particle":"","parse-names":false,"suffix":""},{"dropping-particle":"","family":"Song","given":"Allen W.","non-dropping-particle":"","parse-names":false,"suffix":""},{"dropping-particle":"","family":"Woldorff","given":"Marty G.","non-dropping-particle":"","parse-names":false,"suffix":""}],"container-title":"Cerebral Cortex","id":"ITEM-1","issue":"3","issued":{"date-parts":[["2012"]]},"page":"607-615","title":"The involvement of the dopaminergic midbrain and cortico-striatal-thalamic circuits in the integration of reward prospect and attentional task demands","type":"article-journal","volume":"22"},"uris":["http://www.mendeley.com/documents/?uuid=a0601f1b-ad4b-4a63-98cb-8ee941ff2094"]},{"id":"ITEM-2","itemData":{"DOI":"10.3389/fnins.2010.00017","ISBN":"1662-453X (Electronic)\\n1662-453X (Linking)","ISSN":"1662-453X","PMID":"20859524","abstract":"Despite considerable interest in the neural basis of valuation, the question of how valuation affects cognitive processing has received relatively less attention. Here, we review evidence from recent behavioral and neuroimaging studies supporting the notion that motivation can enhance perceptual and executive control processes to achieve more efficient goal-directed behavior. Specifically, in the context of cognitive tasks offering monetary gains, improved behavioral performance has been repeatedly observed in conjunction with elevated neural activations in task-relevant perceptual, cognitive and reward-related regions. We address the neural basis of motivation-cognition interactions by suggesting various modes of communication between relevant neural networks: (1) global hub regions may integrate information from multiple inputs providing a communicative link between specialized networks; (2) point-to-point interactions allow for more specific cross-network communication; and (3) diffuse neuromodulatory systems can relay motivational signals to cortex and enhance signal processing. Together, these modes of communication allow information regarding motivational significance to reach relevant brain regions and shape behavior.","author":[{"dropping-particle":"","family":"Pessoa","given":"Luiz","non-dropping-particle":"","parse-names":false,"suffix":""},{"dropping-particle":"","family":"Engelmann","given":"Jan B","non-dropping-particle":"","parse-names":false,"suffix":""}],"container-title":"Frontiers in neuroscience","id":"ITEM-2","issue":"September","issued":{"date-parts":[["2010"]]},"page":"1-8","title":"Embedding reward signals into perception and cognition.","type":"article-journal","volume":"4"},"uris":["http://www.mendeley.com/documents/?uuid=cd5bdebc-aa47-4f1b-9bd2-10f80449e8ad"]}],"mendeley":{"formattedCitation":"(Krebs et al., 2012; Pessoa &amp; Engelmann, 2010)","plainTextFormattedCitation":"(Krebs et al., 2012; Pessoa &amp; Engelmann, 2010)","previouslyFormattedCitation":"(Krebs et al., 2012; Pessoa &amp; Engelmann, 2010)"},"properties":{"noteIndex":0},"schema":"https://github.com/citation-style-language/schema/raw/master/csl-citation.json"}</w:instrText>
      </w:r>
      <w:r>
        <w:fldChar w:fldCharType="separate"/>
      </w:r>
      <w:r w:rsidRPr="00834044">
        <w:rPr>
          <w:noProof/>
        </w:rPr>
        <w:t>(Krebs et al., 2012; Pessoa &amp; Engelmann, 2010)</w:t>
      </w:r>
      <w:r>
        <w:fldChar w:fldCharType="end"/>
      </w:r>
      <w:r w:rsidR="00A474A9">
        <w:t xml:space="preserve"> and </w:t>
      </w:r>
      <w:r w:rsidR="00064A80">
        <w:t>EEG</w:t>
      </w:r>
      <w:ins w:id="231" w:author="Gilles Pourtois" w:date="2019-07-30T22:56:00Z">
        <w:r w:rsidR="00F94A0F">
          <w:t xml:space="preserve"> results</w:t>
        </w:r>
      </w:ins>
      <w:r>
        <w:t xml:space="preserve"> </w:t>
      </w:r>
      <w:r>
        <w:fldChar w:fldCharType="begin" w:fldLock="1"/>
      </w:r>
      <w:r w:rsidR="00460BC9">
        <w:instrText>ADDIN CSL_CITATION {"citationItems":[{"id":"ITEM-1","itemData":{"DOI":"10.1016/j.neuroimage.2013.09.039","ISBN":"1095-9572 (Electronic)\\n1053-8119 (Linking)","ISSN":"10959572","PMID":"24064071","abstract":"Recently, attempts have been made to disentangle the neural underpinnings of preparatory processes related to reward and attention. Functional magnetic resonance imaging (fMRI) research showed that neural activity related to the anticipation of reward and to attentional demands invokes neural activity patterns featuring large-scale overlap, along with some differences and interactions. Due to the limited temporal resolution of fMRI, however, the temporal dynamics of these processes remain unclear. Here, we report an event-related potentials (ERP) study in which cued attentional demands and reward prospect were combined in a factorial design. Results showed that reward prediction dominated early cue processing, as well as the early and later parts of the contingent negative variation (CNV) slow-wave ERP component that has been associated with task-preparation processes. Moreover these reward-related electrophysiological effects correlated across participants with response time speeding on reward-prospect trials. In contrast, cued attentional demands affected only the later part of the CNV, with the highest amplitudes following cues predicting high-difficulty potential-reward targets, thus suggesting maximal task preparation when the task requires it and entails reward prospect. Consequently, we suggest that task-preparation processes triggered by reward can arise earlier, and potentially more directly, than strategic top-down aspects of preparation based on attentional demands. © 2013 Elsevier Inc.","author":[{"dropping-particle":"","family":"Schevernels","given":"Hanne","non-dropping-particle":"","parse-names":false,"suffix":""},{"dropping-particle":"","family":"Krebs","given":"Ruth M.","non-dropping-particle":"","parse-names":false,"suffix":""},{"dropping-particle":"","family":"Santens","given":"Patrick","non-dropping-particle":"","parse-names":false,"suffix":""},{"dropping-particle":"","family":"Woldorff","given":"Marty G.","non-dropping-particle":"","parse-names":false,"suffix":""},{"dropping-particle":"","family":"Boehler","given":"C. Nicolas","non-dropping-particle":"","parse-names":false,"suffix":""}],"container-title":"NeuroImage","id":"ITEM-1","issued":{"date-parts":[["2014"]]},"page":"639-647","publisher":"Elsevier Inc.","title":"Task preparation processes related to reward prediction precede those related to task-difficulty expectation","type":"article-journal","volume":"84"},"uris":["http://www.mendeley.com/documents/?uuid=60eb008f-f785-42f5-9646-cde04a142bda"]}],"mendeley":{"formattedCitation":"(Schevernels et al., 2014)","plainTextFormattedCitation":"(Schevernels et al., 2014)","previouslyFormattedCitation":"(Schevernels et al., 2014)"},"properties":{"noteIndex":0},"schema":"https://github.com/citation-style-language/schema/raw/master/csl-citation.json"}</w:instrText>
      </w:r>
      <w:r>
        <w:fldChar w:fldCharType="separate"/>
      </w:r>
      <w:r w:rsidRPr="00834044">
        <w:rPr>
          <w:noProof/>
        </w:rPr>
        <w:t>(Schevernels et al., 2014)</w:t>
      </w:r>
      <w:r>
        <w:fldChar w:fldCharType="end"/>
      </w:r>
      <w:ins w:id="232" w:author="Gilles Pourtois" w:date="2019-07-30T22:56:00Z">
        <w:r w:rsidR="00F94A0F">
          <w:t>,</w:t>
        </w:r>
      </w:ins>
      <w:r>
        <w:t xml:space="preserve"> which </w:t>
      </w:r>
      <w:del w:id="233" w:author="Gilles Pourtois" w:date="2019-07-30T22:56:00Z">
        <w:r w:rsidDel="00F94A0F">
          <w:delText>have demonstrated</w:delText>
        </w:r>
      </w:del>
      <w:ins w:id="234" w:author="Gilles Pourtois" w:date="2019-07-30T22:56:00Z">
        <w:r w:rsidR="00F94A0F">
          <w:t>showed</w:t>
        </w:r>
      </w:ins>
      <w:r>
        <w:t xml:space="preserve"> that </w:t>
      </w:r>
      <w:r w:rsidR="00C76847">
        <w:t xml:space="preserve">rewards </w:t>
      </w:r>
      <w:ins w:id="235" w:author="Gilles Pourtois" w:date="2019-07-30T22:56:00Z">
        <w:r w:rsidR="00F94A0F">
          <w:t xml:space="preserve">can </w:t>
        </w:r>
      </w:ins>
      <w:r w:rsidR="0061755A">
        <w:t>enhance</w:t>
      </w:r>
      <w:r>
        <w:t xml:space="preserve"> attentional control</w:t>
      </w:r>
      <w:ins w:id="236" w:author="Gilles Pourtois" w:date="2019-07-30T22:57:00Z">
        <w:r w:rsidR="00F94A0F">
          <w:t>,</w:t>
        </w:r>
      </w:ins>
      <w:ins w:id="237" w:author="Gilles Pourtois" w:date="2019-07-30T22:56:00Z">
        <w:r w:rsidR="00F94A0F">
          <w:t xml:space="preserve"> via plastic changes </w:t>
        </w:r>
      </w:ins>
      <w:ins w:id="238" w:author="Gilles Pourtois" w:date="2019-07-30T22:57:00Z">
        <w:r w:rsidR="00F94A0F">
          <w:t>occurring</w:t>
        </w:r>
      </w:ins>
      <w:ins w:id="239" w:author="Gilles Pourtois" w:date="2019-07-30T22:56:00Z">
        <w:r w:rsidR="00F94A0F">
          <w:t xml:space="preserve"> </w:t>
        </w:r>
      </w:ins>
      <w:ins w:id="240" w:author="Gilles Pourtois" w:date="2019-07-30T22:57:00Z">
        <w:r w:rsidR="00F94A0F">
          <w:t>in the visual cortex</w:t>
        </w:r>
      </w:ins>
      <w:r w:rsidR="00A474A9">
        <w:t xml:space="preserve">. </w:t>
      </w:r>
      <w:ins w:id="241" w:author="Gilles Pourtois" w:date="2019-07-30T22:57:00Z">
        <w:r w:rsidR="00F94A0F">
          <w:t>More generally, o</w:t>
        </w:r>
      </w:ins>
      <w:del w:id="242" w:author="Gilles Pourtois" w:date="2019-07-30T22:57:00Z">
        <w:r w:rsidDel="00F94A0F">
          <w:delText>O</w:delText>
        </w:r>
      </w:del>
      <w:r>
        <w:t>ur</w:t>
      </w:r>
      <w:r w:rsidR="00A474A9">
        <w:t xml:space="preserve"> findings </w:t>
      </w:r>
      <w:del w:id="243" w:author="Gilles Pourtois" w:date="2019-07-30T22:59:00Z">
        <w:r w:rsidR="00A474A9" w:rsidDel="00F94A0F">
          <w:delText>also corroborate</w:delText>
        </w:r>
      </w:del>
      <w:ins w:id="244" w:author="Gilles Pourtois" w:date="2019-07-30T22:59:00Z">
        <w:r w:rsidR="00F94A0F">
          <w:t>accord with several</w:t>
        </w:r>
      </w:ins>
      <w:r w:rsidR="00A474A9">
        <w:t xml:space="preserve"> </w:t>
      </w:r>
      <w:del w:id="245" w:author="Gilles Pourtois" w:date="2019-07-30T22:59:00Z">
        <w:r w:rsidR="00A474A9" w:rsidDel="00F94A0F">
          <w:delText>the</w:delText>
        </w:r>
        <w:r w:rsidR="00C75440" w:rsidDel="00F94A0F">
          <w:delText xml:space="preserve"> </w:delText>
        </w:r>
      </w:del>
      <w:r w:rsidR="00A474A9">
        <w:t xml:space="preserve">theoretical models </w:t>
      </w:r>
      <w:ins w:id="246" w:author="Gilles Pourtois" w:date="2019-07-30T22:59:00Z">
        <w:r w:rsidR="00F94A0F">
          <w:t xml:space="preserve">according to which </w:t>
        </w:r>
      </w:ins>
      <w:del w:id="247" w:author="Gilles Pourtois" w:date="2019-07-30T23:00:00Z">
        <w:r w:rsidR="00A474A9" w:rsidDel="00F94A0F">
          <w:delText xml:space="preserve">which posit </w:delText>
        </w:r>
      </w:del>
      <w:r w:rsidR="00A474A9">
        <w:t xml:space="preserve">motivation </w:t>
      </w:r>
      <w:ins w:id="248" w:author="Gilles Pourtois" w:date="2019-07-30T23:00:00Z">
        <w:r w:rsidR="00F94A0F">
          <w:t xml:space="preserve">plays </w:t>
        </w:r>
      </w:ins>
      <w:del w:id="249" w:author="Gilles Pourtois" w:date="2019-07-30T23:00:00Z">
        <w:r w:rsidR="00A474A9" w:rsidDel="00F94A0F">
          <w:delText xml:space="preserve">as being </w:delText>
        </w:r>
      </w:del>
      <w:r>
        <w:t xml:space="preserve">a </w:t>
      </w:r>
      <w:r w:rsidR="00A474A9">
        <w:t xml:space="preserve">crucial </w:t>
      </w:r>
      <w:del w:id="250" w:author="Gilles Pourtois" w:date="2019-07-30T23:00:00Z">
        <w:r w:rsidDel="00F94A0F">
          <w:delText xml:space="preserve">factor </w:delText>
        </w:r>
      </w:del>
      <w:ins w:id="251" w:author="Gilles Pourtois" w:date="2019-07-30T23:00:00Z">
        <w:r w:rsidR="00F94A0F">
          <w:t xml:space="preserve">role </w:t>
        </w:r>
      </w:ins>
      <w:r w:rsidR="00A474A9">
        <w:t>in the control of attention</w:t>
      </w:r>
      <w:r w:rsidR="00C75440">
        <w:t xml:space="preserve"> </w:t>
      </w:r>
      <w:commentRangeStart w:id="252"/>
      <w:r w:rsidR="00C75440">
        <w:fldChar w:fldCharType="begin" w:fldLock="1"/>
      </w:r>
      <w:r w:rsidR="00C75440">
        <w:instrText>ADDIN CSL_CITATION {"citationItems":[{"id":"ITEM-1","itemData":{"DOI":"10.1016/j.neuron.2013.07.007","ISBN":"1097-4199 (Electronic)\\r0896-6273 (Linking)","ISSN":"08966273","PMID":"23889930","abstract":"The dorsal anterior cingulate cortex (dACC) has a near-ubiquitous presence in the neuroscience of cognitive control. It has been implicated in a diversity of functions, from reward processing and performance monitoring to the execution of control and action selection. Here, we propose that this diversity can be understood in terms of a single underlying function: allocation of control based on an evaluation of the expected value of control (EVC). We present a normative model of EVC that integrates three critical factors: the expected payoff from a controlled process, the amount of control that must be invested to achieve that payoff, and the cost in terms of cognitive effort. We propose that dACC integrates this information, using it to determine whether, where and how much control to allocate. We then consider how the EVC model can explain the diverse array of findings concerning dACC function","author":[{"dropping-particle":"","family":"Shenhav","given":"Amitai","non-dropping-particle":"","parse-names":false,"suffix":""},{"dropping-particle":"","family":"Botvinick","given":"MatthewM","non-dropping-particle":"","parse-names":false,"suffix":""},{"dropping-particle":"","family":"Cohen","given":"JonathanD","non-dropping-particle":"","parse-names":false,"suffix":""}],"container-title":"Neuron","id":"ITEM-1","issue":"2","issued":{"date-parts":[["2013"]]},"page":"217-240","publisher":"Elsevier Inc.","title":"The expected value of control: An integrative theory of anterior cingulate cortex function","type":"article-journal","volume":"79"},"uris":["http://www.mendeley.com/documents/?uuid=19156526-3247-43d4-8355-497c6ad843f6"]},{"id":"ITEM-2","itemData":{"DOI":"10.1162/jocn_a_01140","ISSN":"0898-929X","PMID":"23647519","author":[{"dropping-particle":"","family":"Brown","given":"Joshua W.","non-dropping-particle":"","parse-names":false,"suffix":""},{"dropping-particle":"","family":"Alexander","given":"William H.","non-dropping-particle":"","parse-names":false,"suffix":""}],"container-title":"Journal of Cognitive Neuroscience","id":"ITEM-2","issue":"10","issued":{"date-parts":[["2017","10"]]},"page":"1656-1673","title":"Foraging Value, Risk Avoidance, and Multiple Control Signals: How the Anterior Cingulate Cortex Controls Value-based Decision-making","type":"article-journal","volume":"29"},"uris":["http://www.mendeley.com/documents/?uuid=6d5d3bcb-adb2-4b91-b5cf-b5b84573cfcf"]},{"id":"ITEM-3","itemData":{"DOI":"10.1037/a0038339","ISBN":"1939-1471(Electronic);0033-295X(Print)","ISSN":"0033295X","PMID":"25437491","abstract":"The anterior cingulate cortex (ACC) has been the focus of intense research interest in recent years. Although separate theories relate ACC function variously to conflict monitoring, reward processing, action selection, decision making, and more, damage to the ACC mostly spares performance on tasks that exercise these functions, indicating that they are not in fact unique to the ACC. Further, most theories do not address the most salient consequence of ACC damage: impoverished action generation in the presence of normal motor ability. In this study we develop a computational model of the rodent medial prefrontal cortex that accounts for the behavioral sequelae of ACC damage, unifies many of the cognitive functions attributed to it, and provides a solution to an outstanding question in cognitive control research—how the control system determines and motivates what tasks to perform. The theory derives from recent developments in the formal study of hierarchical control and learning that highlight computational efficiencies afforded when collections of actions are represented based on their conjoint goals. According to this position, the ACC utilizes reward information to select tasks that are then accomplished through top-down control over action selection by the striatum. Computational simulations capture animal lesion data that implicate the medial prefrontal cortex in regulating physical and cognitive effort. Overall, this theory provides a unifying theoretical framework for understanding the ACC in terms of the pivotal role it plays in the hierarchical organization of effortful behavior.","author":[{"dropping-particle":"","family":"Holroyd","given":"Clay B.","non-dropping-particle":"","parse-names":false,"suffix":""},{"dropping-particle":"","family":"McClure","given":"Samuel M.","non-dropping-particle":"","parse-names":false,"suffix":""}],"container-title":"Psychological Review","id":"ITEM-3","issue":"1","issued":{"date-parts":[["2015"]]},"page":"54-83","title":"Hierarchical control over effortful behavior by rodent medial frontal cortex: A computational model","type":"article-journal","volume":"122"},"uris":["http://www.mendeley.com/documents/?uuid=7636e311-b62c-490e-9b92-00e71c95ddf3"]},{"id":"ITEM-4","itemData":{"DOI":"10.3389/fnbeh.2015.00057","ISBN":"1662-5153 (Electronic)\\r1662-5153 (Linking)","ISSN":"1662-5153","PMID":"25805978","abstract":"Despite its importance in everyday life, the computational nature of effort investment remains poorly understood. We propose an effort model obtained from optimality considerations, and a neurocomputational approximation to the optimal model. Both are couched in the framework of reinforcement learning. It is shown that choosing when or when not to exert effort can be adaptively learned, depending on rewards, costs, and task difficulty. In the neurocomputational model, the limbic loop comprising anterior cingulate cortex (ACC) and ventral striatum in the basal ganglia allocates effort to cortical stimulus-action pathways whenever this is valuable. We demonstrate that the model approximates optimality. Next, we consider two hallmark effects from the cognitive control literature, namely proportion congruency and sequential congruency effects. It is shown that the model exerts both proactive and reactive cognitive control. Then, we simulate two physical effort tasks. In line with empirical work, impairing the model's dopaminergic pathway leads to apathetic behavior. Thus, we conceptually unify the exertion of cognitive and physical effort, studied across a variety of literatures (e.g., motivation and cognitive control) and animal species.","author":[{"dropping-particle":"","family":"Verguts","given":"Tom","non-dropping-particle":"","parse-names":false,"suffix":""},{"dropping-particle":"","family":"Vassena","given":"Eliana","non-dropping-particle":"","parse-names":false,"suffix":""},{"dropping-particle":"","family":"Silvetti","given":"Massimo","non-dropping-particle":"","parse-names":false,"suffix":""}],"container-title":"Frontiers in Behavioral Neuroscience","id":"ITEM-4","issue":"March","issued":{"date-parts":[["2015"]]},"title":"Adaptive effort investment in cognitive and physical tasks: a neurocomputational model","type":"article-journal","volume":"9"},"uris":["http://www.mendeley.com/documents/?uuid=53918cc1-4c99-4fb5-852c-2e801fc1ef7a"]}],"mendeley":{"formattedCitation":"(Brown &amp; Alexander, 2017; Holroyd &amp; McClure, 2015; Shenhav, Botvinick, &amp; Cohen, 2013; Verguts, Vassena, &amp; Silvetti, 2015)","plainTextFormattedCitation":"(Brown &amp; Alexander, 2017; Holroyd &amp; McClure, 2015; Shenhav, Botvinick, &amp; Cohen, 2013; Verguts, Vassena, &amp; Silvetti, 2015)","previouslyFormattedCitation":"(Brown &amp; Alexander, 2017; Holroyd &amp; McClure, 2015; Shenhav, Botvinick, &amp; Cohen, 2013; Verguts, Vassena, &amp; Silvetti, 2015)"},"properties":{"noteIndex":0},"schema":"https://github.com/citation-style-language/schema/raw/master/csl-citation.json"}</w:instrText>
      </w:r>
      <w:r w:rsidR="00C75440">
        <w:fldChar w:fldCharType="separate"/>
      </w:r>
      <w:r w:rsidR="00C75440" w:rsidRPr="006E3FAB">
        <w:rPr>
          <w:noProof/>
        </w:rPr>
        <w:t>(Brown &amp; Alexander, 2017; Holroyd &amp; McClure, 2015; Shenhav, Botvinick, &amp; Cohen, 2013; Verguts, Vassena, &amp; Silvetti, 2015)</w:t>
      </w:r>
      <w:r w:rsidR="00C75440">
        <w:fldChar w:fldCharType="end"/>
      </w:r>
      <w:commentRangeEnd w:id="252"/>
      <w:r w:rsidR="00F94A0F">
        <w:rPr>
          <w:rStyle w:val="CommentReference"/>
        </w:rPr>
        <w:commentReference w:id="252"/>
      </w:r>
      <w:r w:rsidR="00C75440">
        <w:t xml:space="preserve">. </w:t>
      </w:r>
    </w:p>
    <w:p w14:paraId="19CF0CD8" w14:textId="11D203B8" w:rsidR="002C06AF" w:rsidRDefault="00CF1E39" w:rsidP="00A80922">
      <w:pPr>
        <w:spacing w:line="480" w:lineRule="auto"/>
        <w:jc w:val="both"/>
      </w:pPr>
      <w:r>
        <w:tab/>
      </w:r>
      <w:r w:rsidR="005E7991">
        <w:t xml:space="preserve">Crucially, our </w:t>
      </w:r>
      <w:del w:id="253" w:author="Gilles Pourtois" w:date="2019-07-30T23:03:00Z">
        <w:r w:rsidR="005E7991" w:rsidDel="00F94A0F">
          <w:delText xml:space="preserve">experiment </w:delText>
        </w:r>
      </w:del>
      <w:ins w:id="254" w:author="Gilles Pourtois" w:date="2019-07-30T23:03:00Z">
        <w:r w:rsidR="00F94A0F">
          <w:t xml:space="preserve">results shed new light on </w:t>
        </w:r>
      </w:ins>
      <w:del w:id="255" w:author="Gilles Pourtois" w:date="2019-07-30T23:03:00Z">
        <w:r w:rsidR="005E7991" w:rsidDel="00F94A0F">
          <w:delText xml:space="preserve">allowed us to better understand </w:delText>
        </w:r>
      </w:del>
      <w:r w:rsidR="005E7991">
        <w:t>the mechanism</w:t>
      </w:r>
      <w:del w:id="256" w:author="Gilles Pourtois" w:date="2019-07-30T23:03:00Z">
        <w:r w:rsidR="005E7991" w:rsidDel="00F94A0F">
          <w:delText>s</w:delText>
        </w:r>
      </w:del>
      <w:r w:rsidR="005E7991">
        <w:t xml:space="preserve"> </w:t>
      </w:r>
      <w:r w:rsidR="00794D95">
        <w:t>through which rewards influence</w:t>
      </w:r>
      <w:r w:rsidR="005E7991">
        <w:t xml:space="preserve"> goal-direc</w:t>
      </w:r>
      <w:r w:rsidR="006766E6">
        <w:t xml:space="preserve">ted attention. </w:t>
      </w:r>
      <w:r w:rsidR="00834044">
        <w:t xml:space="preserve">While previous studies have mostly focused on the influence of rewards on </w:t>
      </w:r>
      <w:del w:id="257" w:author="Gilles Pourtois" w:date="2019-07-30T23:05:00Z">
        <w:r w:rsidR="0061755A" w:rsidDel="007E6138">
          <w:delText xml:space="preserve">preparatory </w:delText>
        </w:r>
      </w:del>
      <w:r w:rsidR="00834044">
        <w:t>attention</w:t>
      </w:r>
      <w:del w:id="258" w:author="Gilles Pourtois" w:date="2019-07-30T23:07:00Z">
        <w:r w:rsidR="00834044" w:rsidDel="007E6138">
          <w:delText>al</w:delText>
        </w:r>
      </w:del>
      <w:r w:rsidR="00834044">
        <w:t xml:space="preserve"> </w:t>
      </w:r>
      <w:ins w:id="259" w:author="Gilles Pourtois" w:date="2019-07-30T23:05:00Z">
        <w:r w:rsidR="007E6138">
          <w:t xml:space="preserve">prior to stimulus processing </w:t>
        </w:r>
        <w:r w:rsidR="007E6138">
          <w:lastRenderedPageBreak/>
          <w:t>(preparatory phase)</w:t>
        </w:r>
      </w:ins>
      <w:del w:id="260" w:author="Gilles Pourtois" w:date="2019-07-30T23:05:00Z">
        <w:r w:rsidR="00834044" w:rsidDel="007E6138">
          <w:delText>control</w:delText>
        </w:r>
      </w:del>
      <w:r w:rsidR="00834044">
        <w:t xml:space="preserve">, </w:t>
      </w:r>
      <w:ins w:id="261" w:author="Gilles Pourtois" w:date="2019-07-30T23:05:00Z">
        <w:r w:rsidR="007E6138">
          <w:t xml:space="preserve">here we </w:t>
        </w:r>
      </w:ins>
      <w:ins w:id="262" w:author="Gilles Pourtois" w:date="2019-07-30T23:06:00Z">
        <w:r w:rsidR="007E6138">
          <w:t xml:space="preserve">could </w:t>
        </w:r>
      </w:ins>
      <w:ins w:id="263" w:author="Gilles Pourtois" w:date="2019-07-30T23:05:00Z">
        <w:r w:rsidR="007E6138">
          <w:t xml:space="preserve">examine </w:t>
        </w:r>
      </w:ins>
      <w:ins w:id="264" w:author="Gilles Pourtois" w:date="2019-07-30T23:07:00Z">
        <w:r w:rsidR="007E6138">
          <w:t xml:space="preserve">genuine </w:t>
        </w:r>
      </w:ins>
      <w:ins w:id="265" w:author="Gilles Pourtois" w:date="2019-07-30T23:05:00Z">
        <w:r w:rsidR="007E6138">
          <w:t>stimulus-related neural processing by means of SSVEPs</w:t>
        </w:r>
      </w:ins>
      <w:ins w:id="266" w:author="Gilles Pourtois" w:date="2019-07-30T23:07:00Z">
        <w:r w:rsidR="007E6138">
          <w:t>,</w:t>
        </w:r>
      </w:ins>
      <w:ins w:id="267" w:author="Gilles Pourtois" w:date="2019-07-30T23:05:00Z">
        <w:r w:rsidR="007E6138">
          <w:t xml:space="preserve"> and changing as a function of </w:t>
        </w:r>
      </w:ins>
      <w:ins w:id="268" w:author="Gilles Pourtois" w:date="2019-07-30T23:06:00Z">
        <w:r w:rsidR="007E6138">
          <w:t>value and attention concurrently</w:t>
        </w:r>
      </w:ins>
      <w:del w:id="269" w:author="Gilles Pourtois" w:date="2019-07-30T23:07:00Z">
        <w:r w:rsidR="00834044" w:rsidDel="007E6138">
          <w:delText>we have been able to probe the mechanisms through which this improvement operates at the level of processing the stimuli in the task</w:delText>
        </w:r>
      </w:del>
      <w:r w:rsidR="00834044">
        <w:t xml:space="preserve">. </w:t>
      </w:r>
      <w:commentRangeStart w:id="270"/>
      <w:r w:rsidR="006766E6">
        <w:t xml:space="preserve">Our </w:t>
      </w:r>
      <w:ins w:id="271" w:author="Gilles Pourtois" w:date="2019-07-30T23:07:00Z">
        <w:r w:rsidR="007E6138">
          <w:t xml:space="preserve">SSVEPs </w:t>
        </w:r>
      </w:ins>
      <w:r w:rsidR="006766E6">
        <w:t xml:space="preserve">results indicate that the enhancement in goal-directed attention comes from the </w:t>
      </w:r>
      <w:r w:rsidR="005E7991">
        <w:t>facilitated processing of s</w:t>
      </w:r>
      <w:r w:rsidR="00794D95">
        <w:t>t</w:t>
      </w:r>
      <w:r w:rsidR="005E7991">
        <w:t xml:space="preserve">imuli linked to high reward </w:t>
      </w:r>
      <w:del w:id="272" w:author="Gilles Pourtois" w:date="2019-07-30T23:07:00Z">
        <w:r w:rsidR="005E7991" w:rsidDel="007E6138">
          <w:delText>probability</w:delText>
        </w:r>
      </w:del>
      <w:ins w:id="273" w:author="Gilles Pourtois" w:date="2019-07-30T23:07:00Z">
        <w:r w:rsidR="007E6138">
          <w:t>value</w:t>
        </w:r>
      </w:ins>
      <w:r w:rsidR="002F5F19">
        <w:t xml:space="preserve">. </w:t>
      </w:r>
      <w:commentRangeEnd w:id="270"/>
      <w:r w:rsidR="007E6138">
        <w:rPr>
          <w:rStyle w:val="CommentReference"/>
        </w:rPr>
        <w:commentReference w:id="270"/>
      </w:r>
      <w:r w:rsidR="002F5F19">
        <w:t>This facilitation is likely localized in the V1-V3 areas of the visual cortex, in which the attentional modulation of the SSVEP signal in the current paradigm occurs</w:t>
      </w:r>
      <w:r w:rsidR="000B7FFA">
        <w:t xml:space="preserve"> </w:t>
      </w:r>
      <w:r w:rsidR="000B7FFA">
        <w:fldChar w:fldCharType="begin" w:fldLock="1"/>
      </w:r>
      <w:r w:rsidR="003F5AC4">
        <w:instrText>ADDIN CSL_CITATION {"citationItems":[{"id":"ITEM-1","itemData":{"DOI":"10.1073/pnas.1002436107","ISBN":"1091-6490 (Electronic)\\r0027-8424 (Linking)","ISSN":"1091-6490","PMID":"20643918","abstract":"A central question in the field of attention is whether visual processing is a strictly limited resource, which must be allocated by selective attention. If this were the case, attentional enhancement of one stimulus should invariably lead to suppression of unattended distracter stimuli. Here we examine voluntary cued shifts of feature-selective attention to either one of two superimposed red or blue random dot kinematograms (RDKs) to test whether such a reciprocal relationship between enhancement of an attended and suppression of an unattended stimulus can be observed. The steady-state visual evoked potential (SSVEP), an oscillatory brain response elicited by the flickering RDKs, was measured in human EEG. Supporting limited resources, we observed both an enhancement of the attended and a suppression of the unattended RDK, but this observed reciprocity did not occur concurrently: enhancement of the attended RDK started at 220 ms after cue onset and preceded suppression of the unattended RDK by about 130 ms. Furthermore, we found that behavior was significantly correlated with the SSVEP time course of a measure of selectivity (attended minus unattended) but not with a measure of total activity (attended plus unattended). The significant deviations from a temporally synchronized reciprocity between enhancement and suppression suggest that the enhancement of the attended stimulus may cause the suppression of the unattended stimulus in the present experiment.","author":[{"dropping-particle":"","family":"Andersen","given":"S K","non-dropping-particle":"","parse-names":false,"suffix":""},{"dropping-particle":"","family":"Müller","given":"M M","non-dropping-particle":"","parse-names":false,"suffix":""}],"container-title":"Proceedings of the National Academy of Sciences of the United States of America","id":"ITEM-1","issue":"31","issued":{"date-parts":[["2010"]]},"page":"13878-82","title":"Behavioral performance follows the time course of neural facilitation and suppression during cued shifts of feature-selective attention.","type":"article-journal","volume":"107"},"uris":["http://www.mendeley.com/documents/?uuid=4a5f2140-be6d-49d6-81c4-ac2ed9193f74"]},{"id":"ITEM-2","itemData":{"DOI":"10.1016/j.cub.2008.06.030","ISSN":"09609822","abstract":"Successfully locating a dangerous or desirable object within a cluttered visual scene is a commonplace yet highly adaptive skill. In the laboratory, this ability is modeled by visual search experiments in which subjects try to find a target item surrounded by an array of distracting stimuli [1, 2]. Under certain conditions, targets that are distinguishable from distractors by virtue of having a particular combination of shared sensory features (e.g., a particular color and orientation) can be found rapidly regardless of the number of distractors [3, 4]. To explain this highly efficient localization of feature-conjunction targets, \"guided search\" theories [4-6] propose that attention is directed in parallel to the individual features that define the target, which then stands out from the distractors because of additive facilitation of its feature signals. Here we recorded frequency-tagged potentials evoked in human visual cortex and found that color and orientation features of target stimuli are indeed facilitated by attention in a parallel and additive manner. This additive feature-enhancement mechanism, reported here for the first time, not only enables rapid guided search but also plays a broader role in directing and sustaining attention to multifeature objects and keeping them perceptually distinct from background clutter. © 2008 Elsevier Ltd. All rights reserved.","author":[{"dropping-particle":"","family":"Andersen","given":"Søren K.","non-dropping-particle":"","parse-names":false,"suffix":""},{"dropping-particle":"","family":"Hillyard","given":"Steven A.","non-dropping-particle":"","parse-names":false,"suffix":""},{"dropping-particle":"","family":"Müller","given":"Matthias M.","non-dropping-particle":"","parse-names":false,"suffix":""}],"container-title":"Current Biology","id":"ITEM-2","issue":"13","issued":{"date-parts":[["2008"]]},"page":"1006-1009","title":"Attention Facilitates Multiple Stimulus Features in Parallel in Human Visual Cortex","type":"article-journal","volume":"18"},"uris":["http://www.mendeley.com/documents/?uuid=0f2f1ab8-035a-4e3b-b136-284004c17504"]}],"mendeley":{"formattedCitation":"(S K Andersen &amp; Müller, 2010; Søren K. Andersen, Hillyard, &amp; Müller, 2008)","manualFormatting":"(Andersen &amp; Müller, 2010; Andersen, Hillyard, &amp; Müller, 2008)","plainTextFormattedCitation":"(S K Andersen &amp; Müller, 2010; Søren K. Andersen, Hillyard, &amp; Müller, 2008)","previouslyFormattedCitation":"(S K Andersen &amp; Müller, 2010; Søren K. Andersen, Hillyard, &amp; Müller, 2008)"},"properties":{"noteIndex":0},"schema":"https://github.com/citation-style-language/schema/raw/master/csl-citation.json"}</w:instrText>
      </w:r>
      <w:r w:rsidR="000B7FFA">
        <w:fldChar w:fldCharType="separate"/>
      </w:r>
      <w:r w:rsidR="000B7FFA">
        <w:rPr>
          <w:noProof/>
        </w:rPr>
        <w:t>(</w:t>
      </w:r>
      <w:r w:rsidR="000B7FFA" w:rsidRPr="000B7FFA">
        <w:rPr>
          <w:noProof/>
        </w:rPr>
        <w:t>An</w:t>
      </w:r>
      <w:r w:rsidR="000B7FFA">
        <w:rPr>
          <w:noProof/>
        </w:rPr>
        <w:t xml:space="preserve">dersen &amp; Müller, 2010; </w:t>
      </w:r>
      <w:r w:rsidR="000B7FFA" w:rsidRPr="000B7FFA">
        <w:rPr>
          <w:noProof/>
        </w:rPr>
        <w:t>Andersen, Hillyard, &amp; Müller, 2008)</w:t>
      </w:r>
      <w:r w:rsidR="000B7FFA">
        <w:fldChar w:fldCharType="end"/>
      </w:r>
      <w:r w:rsidR="005E7991">
        <w:t xml:space="preserve">. </w:t>
      </w:r>
      <w:r>
        <w:t xml:space="preserve">It is </w:t>
      </w:r>
      <w:r w:rsidR="006766E6">
        <w:t>likely</w:t>
      </w:r>
      <w:r>
        <w:t xml:space="preserve"> that the enhanced </w:t>
      </w:r>
      <w:r w:rsidR="003E7E0F">
        <w:t xml:space="preserve">anticipatory </w:t>
      </w:r>
      <w:r>
        <w:t xml:space="preserve">frontoparietal activity reported in fMRI studies of reward attention (Krebs &amp; Woldorff, 2017) </w:t>
      </w:r>
      <w:r w:rsidR="003E7E0F">
        <w:t xml:space="preserve">leads to the increase in the processing of reward-related targets in the visual cortex which we observe. Our finding is in line with the </w:t>
      </w:r>
      <w:r w:rsidR="00A80922">
        <w:t xml:space="preserve">previous fMRI studies indicating improved processing of stimuli linked to high rewards </w:t>
      </w:r>
      <w:r w:rsidR="00A80922">
        <w:fldChar w:fldCharType="begin" w:fldLock="1"/>
      </w:r>
      <w:r w:rsidR="00ED76F0">
        <w:instrText>ADDIN CSL_CITATION {"citationItems":[{"id":"ITEM-1","itemData":{"DOI":"10.1016/j.neuron.2008.10.051","ISSN":"08966273","abstract":"Economists and cognitive psychologists have long known that prior rewards bias decision making in favor of options with high expected value. Accordingly, value modulates the activity of sensorimotor neurons involved in initiating movements toward one of two competing decision alternatives. However, little is known about how value influences the acquisition and representation of incoming sensory information or about the neural mechanisms that track the relative value of each available stimulus to guide behavior. Here, fMRI revealed value-related modulations throughout spatially selective areas of the human visual system in the absence of overt saccadic responses (including in V1). These modulations were primarily associated with the reward history of each stimulus and not to self-reported estimates of stimulus value. Finally, subregions of frontal and parietal cortex represent the differential value of competing alternatives and may provide signals to bias spatially selective visual areas in favor of more valuable stimuli. © 2008 Elsevier Inc. All rights reserved.","author":[{"dropping-particle":"","family":"Serences","given":"John T.","non-dropping-particle":"","parse-names":false,"suffix":""}],"container-title":"Neuron","id":"ITEM-1","issue":"6","issued":{"date-parts":[["2008"]]},"page":"1169-1181","publisher":"Elsevier Ltd","title":"Value-Based Modulations in Human Visual Cortex","type":"article-journal","volume":"60"},"uris":["http://www.mendeley.com/documents/?uuid=92f91b32-8757-4213-aaf0-9f9f4af1b7e4"]},{"id":"ITEM-2","itemData":{"DOI":"10.1016/j.neuron.2014.12.049","ISBN":"1097-4199 (Electronic)\\r0896-6273 (Linking)","ISSN":"0896-6273","PMID":"25654257","abstract":"What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-2","issue":"3","issued":{"date-parts":[["2015"]]},"page":"512-518","publisher":"Elsevier Inc.","title":"Neural Mechanisms of Incentive Salience in Naturalistic Human Vision Report Neural Mechanisms of Incentive Salience in Naturalistic Human Vision","type":"article-journal","volume":"85"},"uris":["http://www.mendeley.com/documents/?uuid=9f8deae0-909d-46c0-81c5-1b9ad7d34530"]}],"mendeley":{"formattedCitation":"(Hickey &amp; Peelen, 2015b; Serences, 2008)","manualFormatting":"(Hickey &amp; Peelen, 2015; Serences, 2008)","plainTextFormattedCitation":"(Hickey &amp; Peelen, 2015b; Serences, 2008)","previouslyFormattedCitation":"(Hickey &amp; Peelen, 2015b; Serences, 2008)"},"properties":{"noteIndex":0},"schema":"https://github.com/citation-style-language/schema/raw/master/csl-citation.json"}</w:instrText>
      </w:r>
      <w:r w:rsidR="00A80922">
        <w:fldChar w:fldCharType="separate"/>
      </w:r>
      <w:r w:rsidR="0061755A">
        <w:rPr>
          <w:noProof/>
        </w:rPr>
        <w:t>(Hickey &amp; Peelen, 2015</w:t>
      </w:r>
      <w:r w:rsidR="00A80922" w:rsidRPr="00A80922">
        <w:rPr>
          <w:noProof/>
        </w:rPr>
        <w:t>; Serences, 2008)</w:t>
      </w:r>
      <w:r w:rsidR="00A80922">
        <w:fldChar w:fldCharType="end"/>
      </w:r>
      <w:r w:rsidR="00A80922">
        <w:t xml:space="preserve">. </w:t>
      </w:r>
      <w:r w:rsidR="003E7E0F">
        <w:t xml:space="preserve">Importantly, the facilitated processing of the </w:t>
      </w:r>
      <w:r w:rsidR="00A80922">
        <w:t xml:space="preserve">high value </w:t>
      </w:r>
      <w:r w:rsidR="003E7E0F">
        <w:t xml:space="preserve">feature linked </w:t>
      </w:r>
      <w:r w:rsidR="00A80922">
        <w:t>was</w:t>
      </w:r>
      <w:r w:rsidR="003E7E0F">
        <w:t xml:space="preserve"> present both when that feature is a target and a distractor. When the high reward feature </w:t>
      </w:r>
      <w:r w:rsidR="00A80922">
        <w:t>was</w:t>
      </w:r>
      <w:r w:rsidR="003E7E0F">
        <w:t xml:space="preserve"> a distractor, the facilitated processing of the feature </w:t>
      </w:r>
      <w:r w:rsidR="00A80922">
        <w:t>was</w:t>
      </w:r>
      <w:r w:rsidR="003E7E0F">
        <w:t xml:space="preserve"> in collision with the goal to attend to the other feature. </w:t>
      </w:r>
      <w:r w:rsidR="002C06AF">
        <w:t>This finding is in line with the theories proposing that reward associations can counteract top-down attentional control (Chelazzi et al., 2013; Anderson, 2016; Failing &amp; Theeuwes, 2018).</w:t>
      </w:r>
      <w:r w:rsidR="003E7E0F">
        <w:t xml:space="preserve"> </w:t>
      </w:r>
      <w:r w:rsidR="00C76847">
        <w:t>Notably, facilitated</w:t>
      </w:r>
      <w:r w:rsidR="003E7E0F">
        <w:t xml:space="preserve"> processing of the distractor in this case did not lead to worse or slower detection </w:t>
      </w:r>
      <w:r w:rsidR="002E6D56">
        <w:t xml:space="preserve">of the targets compared to baseline. However, participants were slower in detecting the movement of the targets on these trials compared to the trials on which the targets were the high rewarded feature. </w:t>
      </w:r>
    </w:p>
    <w:p w14:paraId="6160E81F" w14:textId="19872505" w:rsidR="00453ED3" w:rsidRDefault="002C06AF" w:rsidP="00453ED3">
      <w:pPr>
        <w:spacing w:line="480" w:lineRule="auto"/>
        <w:jc w:val="both"/>
      </w:pPr>
      <w:r>
        <w:tab/>
      </w:r>
      <w:r w:rsidR="00794D95">
        <w:t xml:space="preserve">Our paradigm allowed us to simultaneously measure the processing of stimuli linked to both high and low </w:t>
      </w:r>
      <w:r w:rsidR="00C76847">
        <w:t>value</w:t>
      </w:r>
      <w:r w:rsidR="00794D95">
        <w:t xml:space="preserve">. </w:t>
      </w:r>
      <w:r w:rsidR="003B2DF8">
        <w:t>Some initial e</w:t>
      </w:r>
      <w:r w:rsidR="00460BC9">
        <w:t xml:space="preserve">vidence for the suppression of the stimuli linked to low compared to high rewards has been found at the behavioral and neural level </w:t>
      </w:r>
      <w:r w:rsidR="00460BC9">
        <w:fldChar w:fldCharType="begin" w:fldLock="1"/>
      </w:r>
      <w:r w:rsidR="00453ED3">
        <w:instrText>ADDIN CSL_CITATION {"citationItems":[{"id":"ITEM-1","itemData":{"DOI":"10.1016/j.neuron.2014.12.049","ISBN":"1097-4199 (Electronic)\\r0896-6273 (Linking)","ISSN":"10974199","PMID":"25654257","abstract":"What role does reward play in real-world human vision? Reward coding in the midbrain is thought to cause the rapid prioritization of reward-associated visual stimuli. However, existing evidence for this incentive salience hypothesis in vision is equivocal, particularly in naturalistic circumstances, and little is known about underlying neural systems. Here weuse human fMRI to test whether reward primes perceptual encoding of naturalistic visual stimuli and to identify the neural mechanisms underlying this function. Participants detected a cued object category in briefly presented images of city- and landscapes. Using multivoxel pattern analysis in visual cortex, we found that the encoding of reward-associated targets was enhanced, whereas encoding of reward-associated distractors was suppressed, with the strength of this effect predicted byactivity in the dopaminergic midbrain and a connected cortical network. These results identify a novel interaction between neural systems responsible for reward processing and visual perception in the human brain.","author":[{"dropping-particle":"","family":"Hickey","given":"C","non-dropping-particle":"","parse-names":false,"suffix":""},{"dropping-particle":"V","family":"Peelen","given":"M","non-dropping-particle":"","parse-names":false,"suffix":""}],"container-title":"Neuron","id":"ITEM-1","issue":"3","issued":{"date-parts":[["2015"]]},"page":"512-518","publisher":"Elsevier Inc.","title":"Neural mechanisms of incentive salience in naturalistic human vision","type":"article-journal","volume":"85"},"uris":["http://www.mendeley.com/documents/?uuid=8023251a-3e10-4ac6-ab72-1cd54c2c81ef"]},{"id":"ITEM-2","itemData":{"DOI":"10.1162/jocn_a_00011","ISBN":"1530-8898 (Electronic)\\n0898-929X (Linking)","ISSN":"0898929X","PMID":"21452938","abstract":"How does motivation interact with cognitive control during challenging behavioral conditions? Here, we investigated the interactions between motivation and cognition during a response conflict task and tested a specific model of the effect of reward on cognitive processing. Behaviorally, participants exhibited reduced conflict during the reward versus no-reward condition. Brain imaging results revealed that a group of subcortical and fronto-parietal regions was robustly influenced by reward at cue processing and, importantly, that cue-related responses in fronto-parietal attentional regions were predictive of reduced conflict-related signals in the medial pFC (MPFC)/ACC during the upcoming target phase. Path analysis revealed that the relationship between cue responses in the right intraparietal sulcus (IPS) and interference-related responses in the MPFC during the subsequent target phase was mediated via signals in the left fusiform gyrus, which we linked to distractor-related processing. Finally, reward increased functional connectivity between the right IPS and both bilateral putamen and bilateral nucleus accumbens during the cue phase, a relationship that covaried with across-individual sensitivity to reward in the case of the right nucleus accumbens. Taken together, our findings are consistent with a model in which motivationally salient cues are employed to upregulate top-down control processes that bias the selection of visual information, thereby leading to more efficient stimulus processing during conflict conditions.","author":[{"dropping-particle":"","family":"Padmala","given":"Srikanth","non-dropping-particle":"","parse-names":false,"suffix":""},{"dropping-particle":"","family":"Pessoa","given":"Luiz","non-dropping-particle":"","parse-names":false,"suffix":""}],"container-title":"Journal of Cognitive Neuroscience","id":"ITEM-2","issue":"11","issued":{"date-parts":[["2011"]]},"page":"3419-3432","title":"Reward reduces conflict by enhancing attentional control and biasing visual cortical processing","type":"article-journal","volume":"23"},"uris":["http://www.mendeley.com/documents/?uuid=25610453-44b6-4a05-922e-fdb67e33956a"]}],"mendeley":{"formattedCitation":"(Hickey &amp; Peelen, 2015a; Padmala &amp; Pessoa, 2011)","manualFormatting":"(Hickey &amp; Peelen, 2015; Padmala &amp; Pessoa, 2011)","plainTextFormattedCitation":"(Hickey &amp; Peelen, 2015a; Padmala &amp; Pessoa, 2011)","previouslyFormattedCitation":"(Hickey &amp; Peelen, 2015a; Padmala &amp; Pessoa, 2011)"},"properties":{"noteIndex":0},"schema":"https://github.com/citation-style-language/schema/raw/master/csl-citation.json"}</w:instrText>
      </w:r>
      <w:r w:rsidR="00460BC9">
        <w:fldChar w:fldCharType="separate"/>
      </w:r>
      <w:r w:rsidR="00A80922">
        <w:rPr>
          <w:noProof/>
        </w:rPr>
        <w:t xml:space="preserve">(Hickey &amp; Peelen, </w:t>
      </w:r>
      <w:r w:rsidR="00A80922">
        <w:rPr>
          <w:noProof/>
        </w:rPr>
        <w:lastRenderedPageBreak/>
        <w:t>2015</w:t>
      </w:r>
      <w:r w:rsidR="00A80922" w:rsidRPr="00A80922">
        <w:rPr>
          <w:noProof/>
        </w:rPr>
        <w:t>; Padmala &amp; Pessoa, 2011)</w:t>
      </w:r>
      <w:r w:rsidR="00460BC9">
        <w:fldChar w:fldCharType="end"/>
      </w:r>
      <w:r w:rsidR="00460BC9">
        <w:t xml:space="preserve">. </w:t>
      </w:r>
      <w:r w:rsidR="003B2DF8">
        <w:t>Suppression of the features linked to low or no rewards has also been proposed as one of the potential mechanisms through which incentives impact attention (Chelazzi et al., 2013; Anderson, 2016; Failing &amp; Theeuwes, 2018). In this study w</w:t>
      </w:r>
      <w:r>
        <w:t>e have not found evidence for th</w:t>
      </w:r>
      <w:r w:rsidR="003B2DF8">
        <w:t xml:space="preserve">is </w:t>
      </w:r>
      <w:r w:rsidR="000B7FFA">
        <w:t>proposal</w:t>
      </w:r>
      <w:r w:rsidR="003B2DF8">
        <w:t xml:space="preserve">. Suppression was not present </w:t>
      </w:r>
      <w:r w:rsidR="00794D95">
        <w:t>neither when</w:t>
      </w:r>
      <w:r w:rsidR="003B2DF8">
        <w:t xml:space="preserve"> the low reward feature w</w:t>
      </w:r>
      <w:r w:rsidR="00794D95">
        <w:t>as presented as a target</w:t>
      </w:r>
      <w:r w:rsidR="000B7FFA">
        <w:t>,</w:t>
      </w:r>
      <w:r w:rsidR="00794D95">
        <w:t xml:space="preserve"> nor when it was presented as a distractor. T</w:t>
      </w:r>
      <w:r>
        <w:t xml:space="preserve">he amount of attention allocated toward this feature remained unchanged throughout the experiment. </w:t>
      </w:r>
      <w:r w:rsidR="00453ED3">
        <w:t xml:space="preserve">There are two features of our experiment which could explain this finding. First, in our experiment both of the stimuli features were related to rewards, but they differed in reward probability. For example, the study which showed evidence for the suppression of the non-rewarded feature did so in the context in which suppression occurred for the representations of objects which were never rewarded (Hickey &amp; Peelen, 2015). In our paradigm it could be adaptive for participants not to suppress the low rewarded feature because correct responses to the movements of this feature would still earn them a reward on 20% of trials. Second, while the attended feature changed trial-by-trial in our experiment, the experiment of Hickey and Peelen consisted out of small blocks of 16 trials in which the attended feature was always the same (e.g., searching for a car in a complex picture). When searching for one object or feature across a number of future trials, it is possible that the optimal solution for the cognitive system is to suppress the processing of the other features or objects (i.e., distractors). However, if the attended feature is likely to change on each trial, as in our experiment, the suppression of the low rewarded feature could be maladaptive as it would carry a cost of reconfiguring the control signals on every trial </w:t>
      </w:r>
      <w:r w:rsidR="00453ED3">
        <w:fldChar w:fldCharType="begin" w:fldLock="1"/>
      </w:r>
      <w:r w:rsidR="00436F16">
        <w:instrText>ADDIN CSL_CITATION {"citationItems":[{"id":"ITEM-1","itemData":{"author":[{"dropping-particle":"","family":"Musslick","given":"S.","non-dropping-particle":"","parse-names":false,"suffix":""},{"dropping-particle":"","family":"Shenhav","given":"Amitai","non-dropping-particle":"","parse-names":false,"suffix":""},{"dropping-particle":"","family":"Botvinick","given":"Matthew M","non-dropping-particle":"","parse-names":false,"suffix":""},{"dropping-particle":"","family":"Cohen","given":"Jonathan D","non-dropping-particle":"","parse-names":false,"suffix":""}],"container-title":"Reinforcement Learning and Decision Making Conference","id":"ITEM-1","issue":"1978","issued":{"date-parts":[["2015"]]},"page":"2014","title":"A computational model of control allocation based on the Expected Value of Control","type":"article-journal","volume":"59"},"uris":["http://www.mendeley.com/documents/?uuid=09620346-c6fa-41ac-bf3e-78926db99af3"]}],"mendeley":{"formattedCitation":"(Musslick, Shenhav, Botvinick, &amp; Cohen, 2015)","manualFormatting":"(for a computational implementation of a reconfiguration cost see: Musslick, Shenhav, Botvinick, &amp; Cohen, 2015)","plainTextFormattedCitation":"(Musslick, Shenhav, Botvinick, &amp; Cohen, 2015)","previouslyFormattedCitation":"(Musslick, Shenhav, Botvinick, &amp; Cohen, 2015)"},"properties":{"noteIndex":0},"schema":"https://github.com/citation-style-language/schema/raw/master/csl-citation.json"}</w:instrText>
      </w:r>
      <w:r w:rsidR="00453ED3">
        <w:fldChar w:fldCharType="separate"/>
      </w:r>
      <w:r w:rsidR="00453ED3" w:rsidRPr="00453ED3">
        <w:rPr>
          <w:noProof/>
        </w:rPr>
        <w:t>(</w:t>
      </w:r>
      <w:r w:rsidR="00453ED3">
        <w:rPr>
          <w:noProof/>
        </w:rPr>
        <w:t xml:space="preserve">for a computational implementation of a reconfiguration cost see: </w:t>
      </w:r>
      <w:r w:rsidR="00453ED3" w:rsidRPr="00453ED3">
        <w:rPr>
          <w:noProof/>
        </w:rPr>
        <w:t>Musslick, Shenhav, Botvinick, &amp; Cohen, 2015)</w:t>
      </w:r>
      <w:r w:rsidR="00453ED3">
        <w:fldChar w:fldCharType="end"/>
      </w:r>
      <w:r w:rsidR="00453ED3">
        <w:t xml:space="preserve">. Both of these explanations could be tested within our experimental paradigm. Replacing the low rewarded feature with a no-reward </w:t>
      </w:r>
      <w:r w:rsidR="007C02B8">
        <w:t>feature</w:t>
      </w:r>
      <w:r w:rsidR="00ED76F0">
        <w:t xml:space="preserve">, or introducing small </w:t>
      </w:r>
      <w:r w:rsidR="00453ED3">
        <w:t xml:space="preserve">blocks could lead to a better understanding of the </w:t>
      </w:r>
      <w:r w:rsidR="007C02B8">
        <w:t>boundary</w:t>
      </w:r>
      <w:r w:rsidR="00453ED3">
        <w:t xml:space="preserve"> conditions of </w:t>
      </w:r>
      <w:r w:rsidR="007C02B8">
        <w:t xml:space="preserve">attentional suppression in the context of rewards. </w:t>
      </w:r>
    </w:p>
    <w:p w14:paraId="010784F3" w14:textId="4F04B298" w:rsidR="00436F16" w:rsidRPr="00436F16" w:rsidRDefault="006636DE" w:rsidP="00E4130A">
      <w:pPr>
        <w:spacing w:line="480" w:lineRule="auto"/>
        <w:jc w:val="both"/>
      </w:pPr>
      <w:r>
        <w:lastRenderedPageBreak/>
        <w:tab/>
        <w:t xml:space="preserve">In the test phase the behavior displayed the </w:t>
      </w:r>
      <w:r w:rsidR="00ED76F0">
        <w:t>similar</w:t>
      </w:r>
      <w:r>
        <w:t xml:space="preserve"> patterns as in the training phase. Individuals were faster to detect movements of the dots in color related to high reward probability. </w:t>
      </w:r>
      <w:r w:rsidR="001324C5">
        <w:t xml:space="preserve">This finding follows the reward-history effects reported in several paradigms </w:t>
      </w:r>
      <w:r w:rsidR="00436F16">
        <w:fldChar w:fldCharType="begin" w:fldLock="1"/>
      </w:r>
      <w:r w:rsidR="00436F16">
        <w:instrText>ADDIN CSL_CITATION {"citationItems":[{"id":"ITEM-1","itemData":{"DOI":"10.1111/j.1467-9280.2009.02360.x","ISBN":"0956-7976\\n1467-9280","ISSN":"09567976","PMID":"19422618","abstract":"Efficient goal-directed behavior in a crowded world is crucially mediated by visual selective attention (VSA), which regulates deployment of cognitive resources toward selected, behaviorally relevant visual objects. Acting as a filter on perceptual representations, VSA allows preferential processing of relevant objects and concurrently inhibits traces of irrelevant items, thus preventing harmful distraction. Recent evidence showed that monetary rewards for performance on VSA tasks strongly affect immediately subsequent deployment of attention; a typical aftereffect of VSA (negative priming) was found only following highly rewarded selections. Here we report a much more striking demonstration that the controlled delivery of monetary rewards also affects attentional processing several days later. Thus, the propensity to select or to ignore specific visual objects appears to be strongly biased by the more or less rewarding consequences of past attentional encounters with the same objects.","author":[{"dropping-particle":"","family":"Libera","given":"Chiara","non-dropping-particle":"Della","parse-names":false,"suffix":""},{"dropping-particle":"","family":"Chelazzi","given":"Leonardo","non-dropping-particle":"","parse-names":false,"suffix":""}],"container-title":"Psychological Science","id":"ITEM-1","issue":"6","issued":{"date-parts":[["2009"]]},"page":"778-784","title":"Learning to attend and to ignore is a matter of gains and losses","type":"article-journal","volume":"20"},"uris":["http://www.mendeley.com/documents/?uuid=45e6fa21-0796-4fec-bf7d-e583dc652a17"]},{"id":"ITEM-2","itemData":{"DOI":"10.1073/pnas.1104047108","ISBN":"1091-6490 (Electronic)\\r0027-8424 (Linking)","ISSN":"0027-8424","PMID":"21646524","abstract":"Attention selects which aspects of sensory input are brought to awareness. To promote survival and well-being, attention prioritizes stimuli both voluntarily, according to context-specific goals (e.g., searching for car keys), and involuntarily, through attentional capture driven by physical salience (e.g., looking toward a sudden noise). Valuable stimuli strongly modulate voluntary attention allocation, but there is little evidence that high-value but contextually irrelevant stimuli capture attention as a consequence of reward learning. Here we show that visual search for a salient target is slowed by the presence of an inconspicuous, task-irrelevant item that was previously associated with monetary reward during a brief training session. Thus, arbitrary and otherwise neutral stimuli imbued with value via associative learning capture attention powerfully and persistently during extinction, independently of goals and salience. Vulnerability to such value-driven attentional capture covaries across individuals with working memory capacity and trait impulsivity. This unique form of attentional capture may provide a useful model for investigating failures of cognitive control in clinical syndromes in which value assigned to stimuli conflicts with behavioral goals (e.g., addiction, obesity).","author":[{"dropping-particle":"","family":"Anderson","given":"B a","non-dropping-particle":"","parse-names":false,"suffix":""},{"dropping-particle":"","family":"Laurent","given":"P a","non-dropping-particle":"","parse-names":false,"suffix":""},{"dropping-particle":"","family":"Yantis","given":"S","non-dropping-particle":"","parse-names":false,"suffix":""}],"container-title":"Proceedings of the National Academy of Sciences","id":"ITEM-2","issue":"25","issued":{"date-parts":[["2011","6","21"]]},"page":"10367-10371","title":"Value-driven attentional capture","type":"article-journal","volume":"108"},"uris":["http://www.mendeley.com/documents/?uuid=d494dedf-304d-438c-ad37-25ad56194e7e"]},{"id":"ITEM-3","itemData":{"DOI":"10.1167/14.5.6.doi","ISSN":"1534-7362","PMID":"24819737","abstract":"Classic spatial cueing experiments have demonstrated that salient cues have the ability to summon attention as evidenced by performance benefits when the cue validly indicates the target location and costs when the cue is invalid. Here we show that nonsalient cues that are associated with reward also have the ability to capture attention. We demonstrate performance costs and benefits in attentional orienting towards a nonsalient cue that acquired value through reward learning. The present study provides direct evidence that stimuli associated with reward have the ability to exogenously capture spatial attention independent of task-set, goals and salience.","author":[{"dropping-particle":"","family":"Failing","given":"Michel F","non-dropping-particle":"","parse-names":false,"suffix":""},{"dropping-particle":"","family":"Theeuwes","given":"J","non-dropping-particle":"","parse-names":false,"suffix":""}],"container-title":"Journal of Vision","id":"ITEM-3","issue":"2014","issued":{"date-parts":[["2014"]]},"page":"1-9","title":"Exogenous visual orienting by reward","type":"article-journal","volume":"14"},"uris":["http://www.mendeley.com/documents/?uuid=42255e82-e8b3-4659-a168-287f428c6ebe"]}],"mendeley":{"formattedCitation":"(B. a Anderson et al., 2011; Della Libera &amp; Chelazzi, 2009; M. F. Failing &amp; Theeuwes, 2014)","manualFormatting":"(Anderson, Laurent, &amp; Yantis, 2011; Della Libera &amp; Chelazzi, 2009; Failing &amp; Theeuwes, 2014)","plainTextFormattedCitation":"(B. a Anderson et al., 2011; Della Libera &amp; Chelazzi, 2009; M. F. Failing &amp; Theeuwes, 2014)","previouslyFormattedCitation":"(B. a Anderson et al., 2011; Della Libera &amp; Chelazzi, 2009; M. F. Failing &amp; Theeuwes, 2014)"},"properties":{"noteIndex":0},"schema":"https://github.com/citation-style-language/schema/raw/master/csl-citation.json"}</w:instrText>
      </w:r>
      <w:r w:rsidR="00436F16">
        <w:fldChar w:fldCharType="separate"/>
      </w:r>
      <w:r w:rsidR="00436F16">
        <w:rPr>
          <w:noProof/>
        </w:rPr>
        <w:t>(</w:t>
      </w:r>
      <w:r w:rsidR="00436F16" w:rsidRPr="00F7524A">
        <w:rPr>
          <w:noProof/>
        </w:rPr>
        <w:t>Anderson, Laurent, &amp; Yantis, 2011; Della</w:t>
      </w:r>
      <w:r w:rsidR="00436F16">
        <w:rPr>
          <w:noProof/>
        </w:rPr>
        <w:t xml:space="preserve"> Libera &amp; Chelazzi, 2009; </w:t>
      </w:r>
      <w:r w:rsidR="00436F16" w:rsidRPr="00F7524A">
        <w:rPr>
          <w:noProof/>
        </w:rPr>
        <w:t>Failing &amp; Theeuwes, 2014)</w:t>
      </w:r>
      <w:r w:rsidR="00436F16">
        <w:fldChar w:fldCharType="end"/>
      </w:r>
      <w:r w:rsidR="001324C5">
        <w:t xml:space="preserve">. </w:t>
      </w:r>
      <w:r>
        <w:t xml:space="preserve">However, </w:t>
      </w:r>
      <w:r w:rsidR="009B145F">
        <w:t xml:space="preserve">our results show that </w:t>
      </w:r>
      <w:r>
        <w:t xml:space="preserve">the amount of attention allocated toward the high </w:t>
      </w:r>
      <w:r w:rsidR="00436F16">
        <w:t>value</w:t>
      </w:r>
      <w:r>
        <w:t xml:space="preserve"> feature was the same</w:t>
      </w:r>
      <w:r w:rsidR="00436F16">
        <w:t xml:space="preserve"> in the test phase</w:t>
      </w:r>
      <w:r>
        <w:t xml:space="preserve"> as in the baseline. This result indicates that the longer lasting effect of reward history was not m</w:t>
      </w:r>
      <w:r w:rsidR="00436F16">
        <w:t xml:space="preserve">ediated by attention </w:t>
      </w:r>
      <w:r w:rsidR="00ED76F0">
        <w:t xml:space="preserve">as </w:t>
      </w:r>
      <w:r w:rsidR="00436F16">
        <w:t>measured by the SSVEPs</w:t>
      </w:r>
      <w:r>
        <w:t xml:space="preserve">. </w:t>
      </w:r>
      <w:r w:rsidR="00ED76F0">
        <w:t xml:space="preserve">A possible explanation for this finding </w:t>
      </w:r>
      <w:r w:rsidR="00436F16">
        <w:t xml:space="preserve">is that our measure captures the more sustained aspect of attention, while the effects of reward-history on the visual processing rely on more transient attentional capture </w:t>
      </w:r>
      <w:r w:rsidR="00436F16">
        <w:fldChar w:fldCharType="begin" w:fldLock="1"/>
      </w:r>
      <w:r w:rsidR="00436F16">
        <w:instrText>ADDIN CSL_CITATION {"citationItems":[{"id":"ITEM-1","itemData":{"DOI":"10.1523/JNEUROSCI.1026-10.2010","ISBN":"1529-2401 (Electronic)\\r0270-6474 (Linking)","ISSN":"0270-6474","PMID":"20720117","abstract":"Reward-related mesolimbic dopamine steers animal behavior, creating automatic approach toward reward-associated objects and avoidance of objects unlikely to be beneficial. Theories of dopamine suggest that this reflects underlying biases in perception and attention, with reward enhancing the representation of reward-associated stimuli such that attention is more likely to be deployed to the location of these objects. Using measures of behavior and brain electricity in male and female humans, we demonstrate this to be the case. Sensory and perceptual processing of reward-associated visual features is facilitated such that attention is deployed to objects characterized by these features in subsequent experimental trials. This is the case even when participants know that a strategic decision to attend to reward-associated features will be counterproductive and result in suboptimal performance. Other results show that the magnitude of visual bias created by reward is predicted by the response to reward feedback in anterior cingulate cortex, an area with strong connections to dopaminergic structures in the midbrain. These results demonstrate that reward has an impact on vision that is independent of its role in the strategic establishment of endogenous attention. We suggest that reward acts to change visual salience and thus plays an important and undervalued role in attentional control.","author":[{"dropping-particle":"","family":"Hickey","given":"C.","non-dropping-particle":"","parse-names":false,"suffix":""},{"dropping-particle":"","family":"Chelazzi","given":"L.","non-dropping-particle":"","parse-names":false,"suffix":""},{"dropping-particle":"","family":"Theeuwes","given":"J.","non-dropping-particle":"","parse-names":false,"suffix":""}],"container-title":"Journal of Neuroscience","id":"ITEM-1","issue":"33","issued":{"date-parts":[["2010"]]},"page":"11096-11103","title":"Reward Changes Salience in Human Vision via the Anterior Cingulate","type":"article-journal","volume":"30"},"uris":["http://www.mendeley.com/documents/?uuid=63f54998-73ab-4870-b69a-5a1e479f1bd2"]},{"id":"ITEM-2","itemData":{"DOI":"10.1162/jocn_a_00917","ISBN":"9780192880512","ISSN":"0898-929X","PMID":"1000111929","abstract":"The negotiation of social order is intimately connected to the capacity to infer and track status relationships. Despite the foundational role of status in social cognition, we know little about how the brain constructs status from social interactions that display it. Although emerging cognitive neuroscience reveals that status judgments depend on the intraparietal sulcus, a brain region that supports the comparison of targets along a quantitative continuum, we present evidence that status judgments do not necessarily reduce to ranking targets along a quantitative continuum. The process of judging status also fits a social interdependence analysis. Consistent with third-party perceivers judging status by inferring whose goals are dictating the terms of the interaction and who is subordinating their desires to whom, status judgments were associated with increased recruitment of medial pFC and STS, brain regions implicated in mental state inference","author":[{"dropping-particle":"","family":"Donohue","given":"Sarah E.","non-dropping-particle":"","parse-names":false,"suffix":""},{"dropping-particle":"","family":"Hopf","given":"Jens-Max","non-dropping-particle":"","parse-names":false,"suffix":""},{"dropping-particle":"V.","family":"Bartsch","given":"Mandy","non-dropping-particle":"","parse-names":false,"suffix":""},{"dropping-particle":"","family":"Schoenfeld","given":"Mircea A.","non-dropping-particle":"","parse-names":false,"suffix":""},{"dropping-particle":"","family":"Heinze","given":"Hans-Jochen","non-dropping-particle":"","parse-names":false,"suffix":""},{"dropping-particle":"","family":"Woldorff","given":"Marty G.","non-dropping-particle":"","parse-names":false,"suffix":""}],"container-title":"Journal of Cognitive Neuroscience","id":"ITEM-2","issue":"4","issued":{"date-parts":[["2016","4","12"]]},"page":"529-541","title":"The Rapid Capture of Attention by Rewarded Objects","type":"article-journal","volume":"28"},"uris":["http://www.mendeley.com/documents/?uuid=f0eaac4c-bf00-4bef-a3e0-4a9ac530cb56"]},{"id":"ITEM-3","itemData":{"DOI":"10.1523/jneurosci.3205-16.2017","ISSN":"0270-6474","abstract":"Recent research has shown that perceptual processing of stimuli previously associated with high-value rewards is automatically priori-tized even when rewards are no longer available. It has been hypothesized that such reward-related modulation of stimulus salience is conceptually similar to an \" attentional habit. \" Recording event-related potentials in humans during a reinforcement learning task, we show strong evidence in favor of this hypothesis. Resistance to outcome devaluation (the defining feature of a habit) was shown by the stimulus-locked P1 component, reflecting activity in the extrastriate visual cortex. Analysis at longer latencies revealed a positive com-ponent (corresponding to the P3b, from 550 –700 ms) sensitive to outcome devaluation. Therefore, distinct spatiotemporal patterns of brain activity were observed corresponding to habitual and goal-directed processes. These results demonstrate that reinforcement learning engages both attentional habits and goal-directed processes in parallel. Consequences for brain and computational models of reinforcement learning are discussed.","author":[{"dropping-particle":"","family":"Luque","given":"David","non-dropping-particle":"","parse-names":false,"suffix":""},{"dropping-particle":"","family":"Beesley","given":"Tom","non-dropping-particle":"","parse-names":false,"suffix":""},{"dropping-particle":"","family":"Morris","given":"Richard W.","non-dropping-particle":"","parse-names":false,"suffix":""},{"dropping-particle":"","family":"Jack","given":"Bradley N.","non-dropping-particle":"","parse-names":false,"suffix":""},{"dropping-particle":"","family":"Griffiths","given":"Oren","non-dropping-particle":"","parse-names":false,"suffix":""},{"dropping-particle":"","family":"Whitford","given":"Thomas J.","non-dropping-particle":"","parse-names":false,"suffix":""},{"dropping-particle":"","family":"Pelley","given":"Mike E.","non-dropping-particle":"Le","parse-names":false,"suffix":""}],"container-title":"The Journal of Neuroscience","id":"ITEM-3","issue":"11","issued":{"date-parts":[["2017"]]},"page":"3009-3017","title":"Goal-Directed and Habit-Like Modulations of Stimulus Processing during Reinforcement Learning","type":"article-journal","volume":"37"},"uris":["http://www.mendeley.com/documents/?uuid=9ad1490b-11df-4819-9eff-7e637faca8c0"]},{"id":"ITEM-4","itemData":{"DOI":"10.1016/j.brainres.2015.02.016","ISSN":"00068993","PMID":"25701717","abstract":"Selective attention is often framed as being primarily driven by two factors: task-relevance and physical salience. However, factors like selection and reward history, which are neither currently task-relevant nor physically salient, can reliably and persistently influence visual selective attention. The current study investigated the nature of the persistent effects of irrelevant, physically non-salient, reward-associated features. These features affected one of the earliest reliable neural indicators of visual selective attention in humans, the P1 event-related potential, measured one week after the reward associations we</w:instrText>
      </w:r>
      <w:r w:rsidR="00436F16" w:rsidRPr="00DD6EB2">
        <w:rPr>
          <w:lang w:val="nl-BE"/>
        </w:rPr>
        <w:instrText>re learned. However, the effects of reward history were moderated by current task demands. The modulation of visually evoked activity supports the hypothesis that reward history influences the innate salience of reward associated features, such that even when no longer relevant, nor physically salient, these features have a rapid, persistent, and robust effect on early visual selective attention.","author":[{"dropping-particle":"","family":"MacLean","given":"Mary H.","non-dropping-particle":"","parse-names":false,"suffix":""},{"dropping-particle":"","family":"Giesbrecht","given":"Barry","non-dropping-particle":"","parse-names":false,"suffix":""}],"container-title":"Brain Research","id":"ITEM-4","issued":{"date-parts":[["2015","5"]]},"page":"86-94","publisher":"Elsevier","title":"Neural evidence reveals the rapid effects of reward history on selective attention","type":"article-journal","volume":"1606"},"uris":["http://www.mendeley.com/documents/?uuid=ecde4fc0-3497-4da2-9ced-1c4afcbeebf9"]}],"mendeley":{"formattedCitation":"(Donohue et al., 2016; Hickey et al., 2010; Luque et al., 2017; MacLean &amp; Giesbrecht, 2015)","plainTextFormattedCitation":"(Donohue et al., 2016; Hickey et al., 2010; Luque et al., 2017; MacLean &amp; Giesbrecht, 2015)","previouslyFormattedCitation":"(Donohue et al., 2016; Hickey et al., 2010; Luque et al., 2017; MacLean &amp; Giesbrecht, 2015)"},"properties":{"noteIndex":0},"schema":"https://github.com/citation-style-language/schema/raw/master/csl-citation.json"}</w:instrText>
      </w:r>
      <w:r w:rsidR="00436F16">
        <w:fldChar w:fldCharType="separate"/>
      </w:r>
      <w:r w:rsidR="00436F16" w:rsidRPr="00436F16">
        <w:rPr>
          <w:noProof/>
          <w:lang w:val="nl-BE"/>
        </w:rPr>
        <w:t>(Donohue et al., 2016; Hickey et al., 2010; Luque et al., 2017; MacLean &amp; Giesbrecht, 2015)</w:t>
      </w:r>
      <w:r w:rsidR="00436F16">
        <w:fldChar w:fldCharType="end"/>
      </w:r>
      <w:r w:rsidR="00436F16" w:rsidRPr="00436F16">
        <w:rPr>
          <w:lang w:val="nl-BE"/>
        </w:rPr>
        <w:t xml:space="preserve">. </w:t>
      </w:r>
      <w:r w:rsidR="00436F16" w:rsidRPr="00436F16">
        <w:t xml:space="preserve">However, there are </w:t>
      </w:r>
      <w:r w:rsidR="00436F16">
        <w:t xml:space="preserve">at least two studies which have not found evidence for the effects of reward history on the early visual processing </w:t>
      </w:r>
      <w:r w:rsidR="00436F16">
        <w:fldChar w:fldCharType="begin" w:fldLock="1"/>
      </w:r>
      <w:r w:rsidR="00F1319E">
        <w:instrText>ADDIN CSL_CITATION {"citationItems":[{"id":"ITEM-1","itemData":{"DOI":"10.1016/j.brainres.2013.07.044","ISSN":"00068993","abstract":"Event-related potentials (ERPs) were used to investigate whether a physically non-salient and task-irrelevant stimulus feature previously associated with reward can capture attention. In the training phase, participants implicitly associated a certain color with reward. In the subsequent test phase, participants searched for a uniquely shaped singleton among non-target shapes, with color completely irrelevant to the current task demand. Response time was delayed on trials wherein the target was simultaneously presented with an associated distracter, compared with trials without one. In ERPs, a lateralized reward-associated distracter elicited an N2pc component when a concurrent target was presented on the vertical meridian. The control experiment discounted the possibility that this N2pc was caused by familiarity of the reward-associated distracter. Presenting both the target and reward-associated distracter on the opposite side elicited N2pc, with the reward-associated distracter-elicited N2pc preceding the target-elicited N2pc, albeit only in trials with slow responses. These results show that the participants shifted their attention to the target only after noticing the task-irrelevant reward-associated distracter in slow trials. Therefore, task-irrelevant reward-driven salience can capture attention. Distracter positivity was observed in fast distracter-present trials presenting both a lateral distracter and a midline target. Thus, the reward-associated distracter should be actively suppressed to efficiently select the task-relevant target. Lastly, the distracter-elicited N2pc was negatively correlated with individual differences in reward drive score. This correlation may provide insight into reward sensitivity problems. © 2013 Elsevier B.V.","author":[{"dropping-particle":"","family":"Qi","given":"Senqing","non-dropping-particle":"","parse-names":false,"suffix":""},{"dropping-particle":"","family":"Zeng","given":"Qinghong","non-dropping-particle":"","parse-names":false,"suffix":""},{"dropping-particle":"","family":"Ding","given":"Cody","non-dropping-particle":"","parse-names":false,"suffix":""},{"dropping-particle":"","family":"Li","given":"Hong","non-dropping-particle":"","parse-names":false,"suffix":""}],"container-title":"Brain Research","id":"ITEM-1","issued":{"date-parts":[["2013"]]},"page":"32-43","publisher":"Elsevier","title":"Neural correlates of reward-driven attentional capture in visual search","type":"article-journal","volume":"1532"},"uris":["http://www.mendeley.com/documents/?uuid=30622355-d8e4-4360-b6d4-db21396eae47"]},{"id":"ITEM-2","itemData":{"DOI":"10.1101/622589","abstract":"Studies of selective attention typically consider the role of task goals or physical salience, but recent work has shown that attention can also be captured by previously reward-associated stimuli, even when these are no longer relevant (i.e., value-driven attentional capture; VDAC). We used magnetoencephalography (MEG) to investigate how previously reward-associated stimuli are processed, the time-course of reward history effects, and how this relates to the behavioural effects of VDAC. Male and female human participants first completed a reward learning task to establish stimulus-reward associations. Next, we measured attentional capture in a separate task by presenting these stimuli in the absence of reward contingency, and probing their effects on the processing of separate target stimuli presented at different time lags. Using time-resolved multivariate pattern analysis, we found that learned value modulated the spatial selection of previously rewarded stimuli in occipital, inferior temporal, and parietal cortex from {\\textasciitilde}260ms after stimulus onset. This value modulation was related to the strength of participants9 behavioural VDAC effect and persisted into subsequent target processing. Furthermore, we found a spatially invariant value signal from {\\textasciitilde}340ms. Importantly, learned value did not influence the neural discriminability of the previously rewarded stimuli in visual cortical areas. Our results suggest that VDAC is underpinned by learned value signals which modulate spatial selection throughout posterior visual and parietal cortex. We further suggest that VDAC can occur in the absence of changes in early visual cortical processing.","author":[{"dropping-particle":"","family":"Tankelevitch","given":"L","non-dropping-particle":"","parse-names":false,"suffix":""},{"dropping-particle":"","family":"Spaak","given":"E","non-dropping-particle":"","parse-names":false,"suffix":""},{"dropping-particle":"","family":"Rushworth","given":"M F S","non-dropping-particle":"","parse-names":false,"suffix":""},{"dropping-particle":"","family":"Stokes","given":"M G","non-dropping-particle":"","parse-names":false,"suffix":""}],"container-title":"bioRxiv","id":"ITEM-2","issued":{"date-parts":[["2019"]]},"page":"622589","title":"Previously reward-associated stimuli capture spatial attention in the absence of changes in the corresponding sensory representations as measured with {MEG}","type":"article-journal"},"uris":["http://www.mendeley.com/documents/?uuid=e4012946-4a8b-429e-83a3-1ac48a9f024b"]}],"mendeley":{"formattedCitation":"(Qi et al., 2013; Tankelevitch et al., 2019)","plainTextFormattedCitation":"(Qi et al., 2013; Tankelevitch et al., 2019)","previouslyFormattedCitation":"(Qi et al., 2013; Tankelevitch et al., 2019)"},"properties":{"noteIndex":0},"schema":"https://github.com/citation-style-language/schema/raw/master/csl-citation.json"}</w:instrText>
      </w:r>
      <w:r w:rsidR="00436F16">
        <w:fldChar w:fldCharType="separate"/>
      </w:r>
      <w:r w:rsidR="00436F16" w:rsidRPr="00436F16">
        <w:rPr>
          <w:noProof/>
        </w:rPr>
        <w:t>(Qi et al., 2013; Tankelevitch et al., 2019)</w:t>
      </w:r>
      <w:r w:rsidR="00436F16">
        <w:fldChar w:fldCharType="end"/>
      </w:r>
      <w:r w:rsidR="00436F16">
        <w:t xml:space="preserve">. This leaves open the possibility that the effects of reward history are not necessarily driven by purely attentional mechanisms. One interesting possibility which should be explored in further studies is that rewards initially improve performance by enhancing attentional mechanisms, but later rely on more direct stimulus-response mappings. Finally, it is important to note that our study was not primarily designed to assess the reward-history effects. Although the number of trials in the training phase is approximately is similar to those in studies demonstrating reward history effects, we used the same task in the training and test phase, which is not common for such studies. </w:t>
      </w:r>
      <w:r w:rsidR="009B5F34">
        <w:t xml:space="preserve">In addition, our paradigm involves a cue on every trial inducing a direct goal which is not the case with most of the studies assessing the influence of reward-history on attention. </w:t>
      </w:r>
      <w:r w:rsidR="00436F16">
        <w:t xml:space="preserve">Further research using SSVEPs in tasks designed to explicitly address the reward-history effects could help disentangle between the possible explanations of our findings.  </w:t>
      </w:r>
    </w:p>
    <w:p w14:paraId="63C3831E" w14:textId="055E7D94" w:rsidR="00136E70" w:rsidRDefault="00E922F9" w:rsidP="00B87274">
      <w:pPr>
        <w:spacing w:line="480" w:lineRule="auto"/>
        <w:ind w:firstLine="720"/>
        <w:jc w:val="both"/>
      </w:pPr>
      <w:r>
        <w:lastRenderedPageBreak/>
        <w:t>In this</w:t>
      </w:r>
      <w:r w:rsidR="00B87274">
        <w:t xml:space="preserve"> electrophysiological study </w:t>
      </w:r>
      <w:r>
        <w:t xml:space="preserve">we </w:t>
      </w:r>
      <w:r w:rsidR="00B87274">
        <w:t>investigate</w:t>
      </w:r>
      <w:r>
        <w:t>d</w:t>
      </w:r>
      <w:r w:rsidR="00B87274">
        <w:t xml:space="preserve"> the simultaneous deployment of attention to stimuli of different values when they act</w:t>
      </w:r>
      <w:r>
        <w:t>ed</w:t>
      </w:r>
      <w:r w:rsidR="00B87274">
        <w:t xml:space="preserve"> as either targets or distractors. </w:t>
      </w:r>
      <w:r>
        <w:t>Our results provide</w:t>
      </w:r>
      <w:r w:rsidR="00B87274">
        <w:t xml:space="preserve"> a novel insight into the flexible dynamics of attentional deployment based on value of different stimuli. </w:t>
      </w:r>
      <w:r>
        <w:t>They</w:t>
      </w:r>
      <w:r w:rsidR="00B87274">
        <w:t xml:space="preserve"> reveal the</w:t>
      </w:r>
      <w:r w:rsidR="00136E70">
        <w:t xml:space="preserve"> mechanism through which reward</w:t>
      </w:r>
      <w:r w:rsidR="00ED76F0">
        <w:t>s</w:t>
      </w:r>
      <w:r w:rsidR="00136E70">
        <w:t xml:space="preserve"> can </w:t>
      </w:r>
      <w:r w:rsidR="00ED76F0">
        <w:t>enhance</w:t>
      </w:r>
      <w:r w:rsidR="00136E70">
        <w:t xml:space="preserve"> goal-directed attention. </w:t>
      </w:r>
      <w:r w:rsidR="00ED76F0">
        <w:t>First, we</w:t>
      </w:r>
      <w:r w:rsidR="00136E70">
        <w:t xml:space="preserve"> show that monetary rewards can </w:t>
      </w:r>
      <w:r w:rsidR="00ED76F0">
        <w:t>enhance</w:t>
      </w:r>
      <w:r w:rsidR="00136E70">
        <w:t xml:space="preserve"> goal-directed attention. Further, we demonstrate that the</w:t>
      </w:r>
      <w:r w:rsidR="00ED76F0">
        <w:t xml:space="preserve">re is a facilitated processing of the feature </w:t>
      </w:r>
      <w:r w:rsidR="00136E70">
        <w:t>linked to high rewards</w:t>
      </w:r>
      <w:r w:rsidR="00ED76F0">
        <w:t>,</w:t>
      </w:r>
      <w:r w:rsidR="00136E70">
        <w:t xml:space="preserve"> both when it acts as a target and a distractor. </w:t>
      </w:r>
      <w:r w:rsidR="00B87274">
        <w:t>Finally</w:t>
      </w:r>
      <w:r w:rsidR="00136E70">
        <w:t xml:space="preserve">, this biased competition </w:t>
      </w:r>
      <w:r w:rsidR="00B87274">
        <w:t>is no longer present</w:t>
      </w:r>
      <w:r w:rsidR="00136E70">
        <w:t xml:space="preserve"> once the rewards are no longer available. </w:t>
      </w:r>
      <w:r w:rsidR="00ED76F0">
        <w:t>These results corroborate</w:t>
      </w:r>
      <w:r w:rsidR="00136E70">
        <w:t xml:space="preserve"> the importance of motivation in guiding attention </w:t>
      </w:r>
      <w:r w:rsidR="00136E70">
        <w:fldChar w:fldCharType="begin" w:fldLock="1"/>
      </w:r>
      <w:r w:rsidR="00834044">
        <w:instrText>ADDIN CSL_CITATION {"citationItems":[{"id":"ITEM-1","itemData":{"DOI":"10.1016/j.visres.2012.12.005","ISBN":"0042-6989","ISSN":"00426989","PMID":"23262054","abstract":"Visual selective attention is the brain function that modulates ongoing processing of retinal input in order for selected representations to gain privileged access to perceptual awareness and guide behavior. Enhanced analysis of currently relevant or otherwise salient information is often accompanied by suppressed processing of the less relevant or salient input. Recent findings indicate that rewards exert a powerful influence on the deployment of visual selective attention. Such influence takes different forms depending on the specific protocol adopted in the given study. In some cases, the prospect of earning a larger reward in relation to a specific stimulus or location biases attention accordingly in order to maximize overall gain. This is mediated by an effect of reward acting as a type of incentive motivation for the strategic control of attention. In contrast, reward delivery can directly alter the processing of specific stimuli by increasing their attentional priority, and this can be measured even when rewards are no longer involved, reflecting a form of reward-mediated attentional learning. As a further development, recent work demonstrates that rewards can affect attentional learning in dissociable ways depending on whether rewards are perceived as feedback on performance or instead are registered as random-like events occurring during task performance. Specifically, it appears that visual selective attention is shaped by two distinct reward-related learning mechanisms: one requiring active monitoring of performance and outcome, and a second one detecting the sheer association between objects in the environment (whether attended or ignored) and the more-or-less rewarding events that accompany them. Overall this emerging literature demonstrates unequivocally that rewards \"teach\" visual selective attention so that processing resources will be allocated to objects, features and locations which are likely to optimize the organism's interaction with the surrounding environment and maximize positive outcome. ?? 2012 Elsevier Ltd.","author":[{"dropping-particle":"","family":"Chelazzi","given":"Leonardo","non-dropping-particle":"","parse-names":false,"suffix":""},{"dropping-particle":"","family":"Perlato","given":"Andrea","non-dropping-particle":"","parse-names":false,"suffix":""},{"dropping-particle":"","family":"Santandrea","given":"Elisa","non-dropping-particle":"","parse-names":false,"suffix":""},{"dropping-particle":"","family":"Libera","given":"Chiara","non-dropping-particle":"Della","parse-names":false,"suffix":""}],"container-title":"Vision Research","id":"ITEM-1","issued":{"date-parts":[["2013"]]},"page":"58-62","publisher":"Elsevier Ltd","title":"Rewards teach visual selective attention","type":"article-journal","volume":"85"},"uris":["http://www.mendeley.com/documents/?uuid=32b99263-1c78-4ea2-a826-fea9bd9f805a"]},{"id":"ITEM-2","itemData":{"DOI":"10.3758/s13423-017-1380-y","ISSN":"15315320","abstract":"Visual attention enables us to selectively prioritize or suppress information in the environment. Prominent models concerned with the control of visual attention differ-entiate between goal-directed, top-down and stimulus-driven, bottom-up control, with the former determined by current se-lection goals and the latter determined by physical salience. In the current review, we discuss recent studies that demonstrate that attentional selection does not need to be the result of top-down or bottom-up processing but, instead, is often driven by lingering biases due to the Bhistory^ of former attention de-ployments. This review mainly focuses on reward-based his-tory effects; yet other types of history effects such as (intertrial) priming, statistical learning and affective condition-ing are also discussed. We argue that evidence from behavior-al, eye-movement and neuroimaging studies supports the idea that selection history modulates the topographical landscape of spatial Bpriority^ maps, such that attention is biased toward locations having the highest activation on this map. In everyday life, visual input is used to guide our behavior. We intentionally search for our bag on the luggage carousel at the airport while keeping in mind its shape and color to facilitate search. This template makes it easier to find our bag among the many distracting similarly looking bags. When searching with a goal for particular objects, we may sometimes experience that we attend to things in our environment for which we had no intention to look for. We may inadvertently attend to the waving hand of our friend who already found his bag or the flashing light next to yet another luggage carousel that is about to start moving. The question for how we search the environment, and more generally how we parse information from the environment, is studied in the context of attentional control. All models of selective attention have described attentional control as the result of the above described interplay between voluntary, top-down, or goal-driven control and automatic, bottom-up, or stimulus driven control (e.g., Corbetta &amp; Shulman, 2002; Itti &amp; Koch, 2001; Theeuwes, 2010). In a recent paper, Awh, Belopolsky, and Theeuwes (2012) pointed out that this classic theoretical dichotomy may no longer hold as there is a signif-icant explanatory gap: Several selection biases can neither be explained by current selection goals nor by the physical sa-lience of potential targets. Awh et al. sug…","author":[{"dropping-particle":"","family":"Failing","given":"M","non-dropping-particle":"","parse-names":false,"suffix":""},{"dropping-particle":"","family":"Theeuwes","given":"J","non-dropping-particle":"","parse-names":false,"suffix":""}],"container-title":"Psychonomic Bulletin and Review","id":"ITEM-2","issued":{"date-parts":[["2017"]]},"page":"1-25","publisher":"Psychonomic Bulletin &amp; Review","title":"Selection history: How reward modulates selectivity of visual attention","type":"article-journal"},"uris":["http://www.mendeley.com/documents/?uuid=83f24a00-4327-40fe-99b4-3137e0d2c26a"]},{"id":"ITEM-3","itemData":{"DOI":"10.1146/annurev-psych-010814-015044","author":[{"dropping-particle":"","family":"Botvinick","given":"M M","non-dropping-particle":"","parse-names":false,"suffix":""},{"dropping-particle":"","family":"Braver","given":"T S","non-dropping-particle":"","parse-names":false,"suffix":""}],"container-title":"Annual review of psychology","id":"ITEM-3","issue":"September 2014","issued":{"date-parts":[["2015"]]},"page":"1-31","title":"Motivation and Cognitive Control : From Behavior to Neural Mechanism","type":"article-journal"},"uris":["http://www.mendeley.com/documents/?uuid=17dbfb36-66c0-4176-a38c-3843f7ae5648"]},{"id":"ITEM-4","itemData":{"DOI":"10.1080/13506285.2014.974729","ISBN":"0000000000000","ISSN":"0036-8075","PMID":"25792328","author":[{"dropping-particle":"","family":"Pessoa","given":"Luiz","non-dropping-particle":"","parse-names":false,"suffix":""}],"container-title":"Visual Cognition","id":"ITEM-4","issue":"1-2","issued":{"date-parts":[["2015"]]},"page":"272-290","title":"Multiple influences of reward on perception and attention","type":"article-journal","volume":"23"},"uris":["http://www.mendeley.com/documents/?uuid=f187d3d7-7d05-43c5-b97c-c7222b06f027"]}],"mendeley":{"formattedCitation":"(Botvinick &amp; Braver, 2015; Chelazzi et al., 2013; M. Failing &amp; Theeuwes, 2017; Pessoa, 2015)","manualFormatting":"(Botvinick &amp; Braver, 2015; Chelazzi et al., 2013; Failing &amp; Theeuwes, 2017; Pessoa, 2015)","plainTextFormattedCitation":"(Botvinick &amp; Braver, 2015; Chelazzi et al., 2013; M. Failing &amp; Theeuwes, 2017; Pessoa, 2015)","previouslyFormattedCitation":"(Botvinick &amp; Braver, 2015; Chelazzi et al., 2013; M. Failing &amp; Theeuwes, 2017; Pessoa, 2015)"},"properties":{"noteIndex":0},"schema":"https://github.com/citation-style-language/schema/raw/master/csl-citation.json"}</w:instrText>
      </w:r>
      <w:r w:rsidR="00136E70">
        <w:fldChar w:fldCharType="separate"/>
      </w:r>
      <w:r w:rsidR="00136E70" w:rsidRPr="00136E70">
        <w:rPr>
          <w:noProof/>
        </w:rPr>
        <w:t xml:space="preserve">(Botvinick &amp; Braver, </w:t>
      </w:r>
      <w:r w:rsidR="00CB7E8A">
        <w:rPr>
          <w:noProof/>
        </w:rPr>
        <w:t xml:space="preserve">2015; Chelazzi et al., 2013; </w:t>
      </w:r>
      <w:r w:rsidR="00136E70" w:rsidRPr="00136E70">
        <w:rPr>
          <w:noProof/>
        </w:rPr>
        <w:t>Failing &amp; Theeuwes, 2017; Pessoa, 2015)</w:t>
      </w:r>
      <w:r w:rsidR="00136E70">
        <w:fldChar w:fldCharType="end"/>
      </w:r>
      <w:r w:rsidR="00ED76F0">
        <w:t xml:space="preserve">, and </w:t>
      </w:r>
      <w:r w:rsidR="00CB7E8A">
        <w:t>provide</w:t>
      </w:r>
      <w:r w:rsidR="00136E70">
        <w:t xml:space="preserve"> a clear mechanisms through which motivation can influence attention in the visual cortex</w:t>
      </w:r>
      <w:r w:rsidR="00ED76F0">
        <w:t>,</w:t>
      </w:r>
      <w:r w:rsidR="00CB7E8A">
        <w:t xml:space="preserve"> which is in line with the existing models </w:t>
      </w:r>
      <w:r w:rsidR="00CB7E8A">
        <w:fldChar w:fldCharType="begin" w:fldLock="1"/>
      </w:r>
      <w:r w:rsidR="00416E61">
        <w:instrText>ADDIN CSL_CITATION {"citationItems":[{"id":"ITEM-1","itemData":{"DOI":"10.1016/j.tics.2009.11.005","ISBN":"13646613","ISSN":"13646613","PMID":"20060771","abstract":"How does the brain learn those visual features that are relevant for behavior? In this article, we focus on two factors that guide plasticity of visual representations. First, reinforcers cause the global release of diffusive neuromodulatory signals that gate plasticity. Second, attentional feedback signals highlight the chain of neurons between sensory and motor cortex responsible for the selected action. We here propose that the attentional feedback signals guide learning by suppressing plasticity of irrelevant features while permitting the learning of relevant ones. By hypothesizing that sensory signals that are too weak to be perceived can escape from this inhibitory feedback, we bring attentional learning theories and theories that emphasized the importance of neuromodulatory signals into a single, unified framework. © 2009 Elsevier Ltd. All rights reserved.","author":[{"dropping-particle":"","family":"Roelfsema","given":"Pieter R.","non-dropping-particle":"","parse-names":false,"suffix":""},{"dropping-particle":"","family":"Ooyen","given":"Arjen","non-dropping-particle":"van","parse-names":false,"suffix":""},{"dropping-particle":"","family":"Watanabe","given":"Takeo","non-dropping-particle":"","parse-names":false,"suffix":""}],"container-title":"Trends in Cognitive Sciences","id":"ITEM-1","issue":"2","issued":{"date-parts":[["2010"]]},"page":"64-71","title":"Perceptual learning rules based on reinforcers and attention","type":"article-journal","volume":"14"},"uris":["http://www.mendeley.com/documents/?uuid=44209895-d2c3-4380-a87e-7e20d12b9145"]}],"mendeley":{"formattedCitation":"(Roelfsema et al., 2010)","plainTextFormattedCitation":"(Roelfsema et al., 2010)","previouslyFormattedCitation":"(Roelfsema et al., 2010)"},"properties":{"noteIndex":0},"schema":"https://github.com/citation-style-language/schema/raw/master/csl-citation.json"}</w:instrText>
      </w:r>
      <w:r w:rsidR="00CB7E8A">
        <w:fldChar w:fldCharType="separate"/>
      </w:r>
      <w:r w:rsidR="00CB7E8A" w:rsidRPr="00CB7E8A">
        <w:rPr>
          <w:noProof/>
        </w:rPr>
        <w:t>(Roelfsema et al., 2010)</w:t>
      </w:r>
      <w:r w:rsidR="00CB7E8A">
        <w:fldChar w:fldCharType="end"/>
      </w:r>
      <w:r w:rsidR="00136E70">
        <w:t xml:space="preserve">. </w:t>
      </w:r>
      <w:r w:rsidR="00CB7E8A">
        <w:t xml:space="preserve">Finally, this study demonstrates the value of using the SSVEPs to investigate the simultaneous competition for attentional resources of stimuli of different values. This technique can be used to further test the existing theoretical models which relate attention and motivation. </w:t>
      </w:r>
      <w:r w:rsidR="00672825">
        <w:t xml:space="preserve">Crucially, this technique allows for measuring the processing of both targets and distractors, while dissociating between the effects of goal-driven attention and reward. </w:t>
      </w:r>
    </w:p>
    <w:p w14:paraId="5F60CC6B" w14:textId="5EAF604C" w:rsidR="008B3849" w:rsidRDefault="004A49F2" w:rsidP="004B04C5">
      <w:pPr>
        <w:pStyle w:val="Heading1"/>
        <w:spacing w:before="0" w:after="240"/>
      </w:pPr>
      <w:r>
        <w:t>Supplementary materials</w:t>
      </w:r>
    </w:p>
    <w:p w14:paraId="090E2578" w14:textId="77777777" w:rsidR="004A49F2" w:rsidRPr="004A49F2" w:rsidRDefault="004A49F2" w:rsidP="004A49F2"/>
    <w:p w14:paraId="23DA7237" w14:textId="7806D233" w:rsidR="008D04CE" w:rsidRDefault="008D04CE" w:rsidP="008D04CE">
      <w:pPr>
        <w:spacing w:line="480" w:lineRule="auto"/>
        <w:jc w:val="both"/>
        <w:rPr>
          <w:b/>
        </w:rPr>
      </w:pPr>
      <w:r>
        <w:rPr>
          <w:b/>
        </w:rPr>
        <w:t>Means of the raw behavioral and SSVEP data</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028"/>
        <w:gridCol w:w="2162"/>
        <w:gridCol w:w="2634"/>
        <w:gridCol w:w="2815"/>
      </w:tblGrid>
      <w:tr w:rsidR="008D04CE" w14:paraId="37E6D32F" w14:textId="77777777" w:rsidTr="00EC3983">
        <w:trPr>
          <w:trHeight w:val="588"/>
        </w:trPr>
        <w:tc>
          <w:tcPr>
            <w:tcW w:w="9378" w:type="dxa"/>
            <w:gridSpan w:val="4"/>
            <w:tcBorders>
              <w:bottom w:val="single" w:sz="4" w:space="0" w:color="auto"/>
            </w:tcBorders>
          </w:tcPr>
          <w:p w14:paraId="47DD219F" w14:textId="27EC0040" w:rsidR="008D04CE" w:rsidRDefault="008D04CE" w:rsidP="00032483">
            <w:pPr>
              <w:spacing w:line="360" w:lineRule="auto"/>
            </w:pPr>
            <w:r>
              <w:t>Supplementary Table 1</w:t>
            </w:r>
          </w:p>
          <w:p w14:paraId="095FB671" w14:textId="4A5B9190" w:rsidR="008D04CE" w:rsidRDefault="008D04CE" w:rsidP="00032483">
            <w:pPr>
              <w:spacing w:line="360" w:lineRule="auto"/>
              <w:rPr>
                <w:i/>
              </w:rPr>
            </w:pPr>
            <w:r>
              <w:rPr>
                <w:i/>
              </w:rPr>
              <w:t>Means and 95% HDIs (in square brackets) of</w:t>
            </w:r>
            <w:r w:rsidR="009447C0">
              <w:rPr>
                <w:i/>
              </w:rPr>
              <w:t xml:space="preserve"> the raw data for</w:t>
            </w:r>
            <w:r w:rsidR="003838F1">
              <w:rPr>
                <w:i/>
              </w:rPr>
              <w:t xml:space="preserve"> sensitivity and reaction times</w:t>
            </w:r>
          </w:p>
        </w:tc>
      </w:tr>
      <w:tr w:rsidR="008D04CE" w14:paraId="219869B1" w14:textId="77777777" w:rsidTr="00EC3983">
        <w:trPr>
          <w:trHeight w:val="588"/>
        </w:trPr>
        <w:tc>
          <w:tcPr>
            <w:tcW w:w="1973" w:type="dxa"/>
            <w:tcBorders>
              <w:top w:val="single" w:sz="4" w:space="0" w:color="auto"/>
            </w:tcBorders>
            <w:vAlign w:val="center"/>
          </w:tcPr>
          <w:p w14:paraId="2D408C84" w14:textId="77777777" w:rsidR="008D04CE" w:rsidRDefault="008D04CE" w:rsidP="00032483">
            <w:r>
              <w:t>Reward phase</w:t>
            </w:r>
          </w:p>
        </w:tc>
        <w:tc>
          <w:tcPr>
            <w:tcW w:w="2103" w:type="dxa"/>
            <w:tcBorders>
              <w:top w:val="single" w:sz="4" w:space="0" w:color="auto"/>
            </w:tcBorders>
            <w:vAlign w:val="center"/>
          </w:tcPr>
          <w:p w14:paraId="205B60A6" w14:textId="77777777" w:rsidR="008D04CE" w:rsidRDefault="008D04CE" w:rsidP="00032483">
            <w:r>
              <w:t>Reward probability</w:t>
            </w:r>
          </w:p>
        </w:tc>
        <w:tc>
          <w:tcPr>
            <w:tcW w:w="2563" w:type="dxa"/>
            <w:tcBorders>
              <w:top w:val="single" w:sz="4" w:space="0" w:color="auto"/>
            </w:tcBorders>
            <w:vAlign w:val="center"/>
          </w:tcPr>
          <w:p w14:paraId="6C9778B9" w14:textId="77777777" w:rsidR="008D04CE" w:rsidRPr="007F6AA7" w:rsidRDefault="008D04CE" w:rsidP="00032483">
            <w:r>
              <w:t>Sensitivity (d`)</w:t>
            </w:r>
          </w:p>
        </w:tc>
        <w:tc>
          <w:tcPr>
            <w:tcW w:w="2739" w:type="dxa"/>
            <w:tcBorders>
              <w:top w:val="single" w:sz="4" w:space="0" w:color="auto"/>
            </w:tcBorders>
            <w:vAlign w:val="center"/>
          </w:tcPr>
          <w:p w14:paraId="09FF48CC" w14:textId="77777777" w:rsidR="008D04CE" w:rsidRPr="00297068" w:rsidRDefault="008D04CE" w:rsidP="00032483">
            <w:r>
              <w:t>Reaction times (milliseconds)</w:t>
            </w:r>
          </w:p>
        </w:tc>
      </w:tr>
      <w:tr w:rsidR="008D04CE" w14:paraId="336863A1" w14:textId="77777777" w:rsidTr="00EC3983">
        <w:trPr>
          <w:trHeight w:val="387"/>
        </w:trPr>
        <w:tc>
          <w:tcPr>
            <w:tcW w:w="1973" w:type="dxa"/>
            <w:vAlign w:val="center"/>
          </w:tcPr>
          <w:p w14:paraId="6F1B6BE3" w14:textId="77777777" w:rsidR="008D04CE" w:rsidRDefault="008D04CE" w:rsidP="00032483">
            <w:r>
              <w:t>Baseline</w:t>
            </w:r>
          </w:p>
        </w:tc>
        <w:tc>
          <w:tcPr>
            <w:tcW w:w="2103" w:type="dxa"/>
            <w:vAlign w:val="center"/>
          </w:tcPr>
          <w:p w14:paraId="0A06D356" w14:textId="77777777" w:rsidR="008D04CE" w:rsidRPr="008E021D" w:rsidRDefault="008D04CE" w:rsidP="00032483">
            <w:r>
              <w:t>High</w:t>
            </w:r>
          </w:p>
        </w:tc>
        <w:tc>
          <w:tcPr>
            <w:tcW w:w="2563" w:type="dxa"/>
            <w:vAlign w:val="center"/>
          </w:tcPr>
          <w:p w14:paraId="42E64510" w14:textId="77777777" w:rsidR="008D04CE" w:rsidRPr="00FF1479" w:rsidRDefault="008D04CE" w:rsidP="00032483">
            <w:r>
              <w:t>1.65 [</w:t>
            </w:r>
            <w:r w:rsidRPr="00B0719B">
              <w:t>-0.04</w:t>
            </w:r>
            <w:r>
              <w:t>,</w:t>
            </w:r>
            <w:r w:rsidRPr="00B0719B">
              <w:t xml:space="preserve"> 2.68]</w:t>
            </w:r>
          </w:p>
        </w:tc>
        <w:tc>
          <w:tcPr>
            <w:tcW w:w="2739" w:type="dxa"/>
            <w:vAlign w:val="center"/>
          </w:tcPr>
          <w:p w14:paraId="16F440D8" w14:textId="77777777" w:rsidR="008D04CE" w:rsidRDefault="008D04CE" w:rsidP="00032483">
            <w:r w:rsidRPr="004D485E">
              <w:t>547.07 [485.64</w:t>
            </w:r>
            <w:r>
              <w:t>,</w:t>
            </w:r>
            <w:r w:rsidRPr="004D485E">
              <w:t xml:space="preserve"> 619.34]</w:t>
            </w:r>
          </w:p>
        </w:tc>
      </w:tr>
      <w:tr w:rsidR="008D04CE" w14:paraId="73DF37F6" w14:textId="77777777" w:rsidTr="00EC3983">
        <w:trPr>
          <w:trHeight w:val="387"/>
        </w:trPr>
        <w:tc>
          <w:tcPr>
            <w:tcW w:w="1973" w:type="dxa"/>
            <w:vAlign w:val="center"/>
          </w:tcPr>
          <w:p w14:paraId="46C2E411" w14:textId="77777777" w:rsidR="008D04CE" w:rsidRDefault="008D04CE" w:rsidP="00032483">
            <w:r>
              <w:t>Baseline</w:t>
            </w:r>
          </w:p>
        </w:tc>
        <w:tc>
          <w:tcPr>
            <w:tcW w:w="2103" w:type="dxa"/>
            <w:vAlign w:val="center"/>
          </w:tcPr>
          <w:p w14:paraId="3DB42C14" w14:textId="77777777" w:rsidR="008D04CE" w:rsidRPr="008E021D" w:rsidRDefault="008D04CE" w:rsidP="00032483">
            <w:r>
              <w:t>Low</w:t>
            </w:r>
          </w:p>
        </w:tc>
        <w:tc>
          <w:tcPr>
            <w:tcW w:w="2563" w:type="dxa"/>
            <w:vAlign w:val="center"/>
          </w:tcPr>
          <w:p w14:paraId="440BD52E" w14:textId="77777777" w:rsidR="008D04CE" w:rsidRPr="00FF1479" w:rsidRDefault="008D04CE" w:rsidP="00032483">
            <w:r w:rsidRPr="00B0719B">
              <w:t>1.45 [</w:t>
            </w:r>
            <w:r>
              <w:t xml:space="preserve"> </w:t>
            </w:r>
            <w:r w:rsidRPr="00B0719B">
              <w:t>0.04</w:t>
            </w:r>
            <w:r>
              <w:t>,</w:t>
            </w:r>
            <w:r w:rsidRPr="00B0719B">
              <w:t xml:space="preserve"> 2.3</w:t>
            </w:r>
            <w:r>
              <w:t>0</w:t>
            </w:r>
            <w:r w:rsidRPr="00B0719B">
              <w:t>]</w:t>
            </w:r>
          </w:p>
        </w:tc>
        <w:tc>
          <w:tcPr>
            <w:tcW w:w="2739" w:type="dxa"/>
            <w:vAlign w:val="center"/>
          </w:tcPr>
          <w:p w14:paraId="14FE1E5B" w14:textId="77777777" w:rsidR="008D04CE" w:rsidRDefault="008D04CE" w:rsidP="00032483">
            <w:r w:rsidRPr="004D485E">
              <w:t>553.88 [480.45</w:t>
            </w:r>
            <w:r>
              <w:t>,</w:t>
            </w:r>
            <w:r w:rsidRPr="004D485E">
              <w:t xml:space="preserve"> 631.36]</w:t>
            </w:r>
          </w:p>
        </w:tc>
      </w:tr>
      <w:tr w:rsidR="008D04CE" w14:paraId="4487FABF" w14:textId="77777777" w:rsidTr="00EC3983">
        <w:trPr>
          <w:trHeight w:val="387"/>
        </w:trPr>
        <w:tc>
          <w:tcPr>
            <w:tcW w:w="1973" w:type="dxa"/>
            <w:vAlign w:val="center"/>
          </w:tcPr>
          <w:p w14:paraId="5572CD54" w14:textId="77777777" w:rsidR="008D04CE" w:rsidRDefault="008D04CE" w:rsidP="00032483">
            <w:r>
              <w:lastRenderedPageBreak/>
              <w:t>Training</w:t>
            </w:r>
          </w:p>
        </w:tc>
        <w:tc>
          <w:tcPr>
            <w:tcW w:w="2103" w:type="dxa"/>
            <w:vAlign w:val="center"/>
          </w:tcPr>
          <w:p w14:paraId="303BFE30" w14:textId="77777777" w:rsidR="008D04CE" w:rsidRPr="008E021D" w:rsidRDefault="008D04CE" w:rsidP="00032483">
            <w:r>
              <w:t>High</w:t>
            </w:r>
          </w:p>
        </w:tc>
        <w:tc>
          <w:tcPr>
            <w:tcW w:w="2563" w:type="dxa"/>
            <w:vAlign w:val="center"/>
          </w:tcPr>
          <w:p w14:paraId="089335C8" w14:textId="77777777" w:rsidR="008D04CE" w:rsidRPr="00FF1479" w:rsidRDefault="008D04CE" w:rsidP="00032483">
            <w:r w:rsidRPr="00B0719B">
              <w:t>1.69 [-0.29</w:t>
            </w:r>
            <w:r>
              <w:t>,</w:t>
            </w:r>
            <w:r w:rsidRPr="00B0719B">
              <w:t xml:space="preserve"> 2.73]</w:t>
            </w:r>
          </w:p>
        </w:tc>
        <w:tc>
          <w:tcPr>
            <w:tcW w:w="2739" w:type="dxa"/>
            <w:vAlign w:val="center"/>
          </w:tcPr>
          <w:p w14:paraId="1282F1EE" w14:textId="77777777" w:rsidR="008D04CE" w:rsidRDefault="008D04CE" w:rsidP="00032483">
            <w:r w:rsidRPr="004D485E">
              <w:t>525.11 [467.12</w:t>
            </w:r>
            <w:r>
              <w:t>,</w:t>
            </w:r>
            <w:r w:rsidRPr="004D485E">
              <w:t xml:space="preserve"> 599.49]</w:t>
            </w:r>
          </w:p>
        </w:tc>
      </w:tr>
      <w:tr w:rsidR="008D04CE" w14:paraId="6B21DA99" w14:textId="77777777" w:rsidTr="00EC3983">
        <w:trPr>
          <w:trHeight w:val="387"/>
        </w:trPr>
        <w:tc>
          <w:tcPr>
            <w:tcW w:w="1973" w:type="dxa"/>
            <w:vAlign w:val="center"/>
          </w:tcPr>
          <w:p w14:paraId="2FAB4F93" w14:textId="77777777" w:rsidR="008D04CE" w:rsidRDefault="008D04CE" w:rsidP="00032483">
            <w:r>
              <w:t>Training</w:t>
            </w:r>
          </w:p>
        </w:tc>
        <w:tc>
          <w:tcPr>
            <w:tcW w:w="2103" w:type="dxa"/>
            <w:vAlign w:val="center"/>
          </w:tcPr>
          <w:p w14:paraId="5A187A3D" w14:textId="77777777" w:rsidR="008D04CE" w:rsidRPr="00534F07" w:rsidRDefault="008D04CE" w:rsidP="00032483">
            <w:r>
              <w:t>Low</w:t>
            </w:r>
          </w:p>
        </w:tc>
        <w:tc>
          <w:tcPr>
            <w:tcW w:w="2563" w:type="dxa"/>
            <w:vAlign w:val="center"/>
          </w:tcPr>
          <w:p w14:paraId="78166D11" w14:textId="77777777" w:rsidR="008D04CE" w:rsidRPr="00FF1479" w:rsidRDefault="008D04CE" w:rsidP="00032483">
            <w:r w:rsidRPr="00B0719B">
              <w:t>1.61 [</w:t>
            </w:r>
            <w:r>
              <w:t xml:space="preserve"> </w:t>
            </w:r>
            <w:r w:rsidRPr="00B0719B">
              <w:t>0.46</w:t>
            </w:r>
            <w:r>
              <w:t>,</w:t>
            </w:r>
            <w:r w:rsidRPr="00B0719B">
              <w:t xml:space="preserve"> 2.68]</w:t>
            </w:r>
          </w:p>
        </w:tc>
        <w:tc>
          <w:tcPr>
            <w:tcW w:w="2739" w:type="dxa"/>
            <w:vAlign w:val="center"/>
          </w:tcPr>
          <w:p w14:paraId="0F632F7F" w14:textId="77777777" w:rsidR="008D04CE" w:rsidRDefault="008D04CE" w:rsidP="00032483">
            <w:r w:rsidRPr="004D485E">
              <w:t>538.55 [465.32</w:t>
            </w:r>
            <w:r>
              <w:t>,</w:t>
            </w:r>
            <w:r w:rsidRPr="004D485E">
              <w:t xml:space="preserve"> 584.63]</w:t>
            </w:r>
          </w:p>
        </w:tc>
      </w:tr>
      <w:tr w:rsidR="008D04CE" w14:paraId="719BF9C9" w14:textId="77777777" w:rsidTr="00EC3983">
        <w:trPr>
          <w:trHeight w:val="387"/>
        </w:trPr>
        <w:tc>
          <w:tcPr>
            <w:tcW w:w="1973" w:type="dxa"/>
            <w:vAlign w:val="center"/>
          </w:tcPr>
          <w:p w14:paraId="0CCC1A05" w14:textId="77777777" w:rsidR="008D04CE" w:rsidRDefault="008D04CE" w:rsidP="00032483">
            <w:r>
              <w:t>Test</w:t>
            </w:r>
          </w:p>
        </w:tc>
        <w:tc>
          <w:tcPr>
            <w:tcW w:w="2103" w:type="dxa"/>
            <w:vAlign w:val="center"/>
          </w:tcPr>
          <w:p w14:paraId="0D0EDDCE" w14:textId="77777777" w:rsidR="008D04CE" w:rsidRPr="00C21D51" w:rsidRDefault="008D04CE" w:rsidP="00032483">
            <w:r>
              <w:t>High</w:t>
            </w:r>
          </w:p>
        </w:tc>
        <w:tc>
          <w:tcPr>
            <w:tcW w:w="2563" w:type="dxa"/>
            <w:vAlign w:val="center"/>
          </w:tcPr>
          <w:p w14:paraId="0E5FCCDB" w14:textId="77777777" w:rsidR="008D04CE" w:rsidRPr="00FF1479" w:rsidRDefault="008D04CE" w:rsidP="00032483">
            <w:r w:rsidRPr="00B0719B">
              <w:t>1.62 [-0.2</w:t>
            </w:r>
            <w:r>
              <w:t>0,</w:t>
            </w:r>
            <w:r w:rsidRPr="00B0719B">
              <w:t xml:space="preserve"> 2.73]</w:t>
            </w:r>
          </w:p>
        </w:tc>
        <w:tc>
          <w:tcPr>
            <w:tcW w:w="2739" w:type="dxa"/>
            <w:vAlign w:val="center"/>
          </w:tcPr>
          <w:p w14:paraId="0C4296B3" w14:textId="77777777" w:rsidR="008D04CE" w:rsidRDefault="008D04CE" w:rsidP="00032483">
            <w:r w:rsidRPr="004D485E">
              <w:t>528.66 [457.08</w:t>
            </w:r>
            <w:r>
              <w:t>,</w:t>
            </w:r>
            <w:r w:rsidRPr="004D485E">
              <w:t xml:space="preserve"> 599.83]</w:t>
            </w:r>
          </w:p>
        </w:tc>
      </w:tr>
      <w:tr w:rsidR="008D04CE" w14:paraId="00F5D87B" w14:textId="77777777" w:rsidTr="00EC3983">
        <w:trPr>
          <w:trHeight w:val="387"/>
        </w:trPr>
        <w:tc>
          <w:tcPr>
            <w:tcW w:w="1973" w:type="dxa"/>
            <w:tcBorders>
              <w:bottom w:val="single" w:sz="4" w:space="0" w:color="auto"/>
            </w:tcBorders>
            <w:vAlign w:val="center"/>
          </w:tcPr>
          <w:p w14:paraId="07CA8D08" w14:textId="77777777" w:rsidR="008D04CE" w:rsidRDefault="008D04CE" w:rsidP="00032483">
            <w:r>
              <w:t>Test</w:t>
            </w:r>
          </w:p>
        </w:tc>
        <w:tc>
          <w:tcPr>
            <w:tcW w:w="2103" w:type="dxa"/>
            <w:tcBorders>
              <w:bottom w:val="single" w:sz="4" w:space="0" w:color="auto"/>
            </w:tcBorders>
            <w:vAlign w:val="center"/>
          </w:tcPr>
          <w:p w14:paraId="00912CE0" w14:textId="77777777" w:rsidR="008D04CE" w:rsidRPr="00C21D51" w:rsidRDefault="008D04CE" w:rsidP="00032483">
            <w:r>
              <w:t>Low</w:t>
            </w:r>
          </w:p>
        </w:tc>
        <w:tc>
          <w:tcPr>
            <w:tcW w:w="2563" w:type="dxa"/>
            <w:tcBorders>
              <w:bottom w:val="single" w:sz="4" w:space="0" w:color="auto"/>
            </w:tcBorders>
            <w:vAlign w:val="center"/>
          </w:tcPr>
          <w:p w14:paraId="5C732CFE" w14:textId="77777777" w:rsidR="008D04CE" w:rsidRPr="00FF1479" w:rsidRDefault="008D04CE" w:rsidP="00032483">
            <w:r w:rsidRPr="00B0719B">
              <w:t>1.61 [</w:t>
            </w:r>
            <w:r>
              <w:t xml:space="preserve"> </w:t>
            </w:r>
            <w:r w:rsidRPr="00B0719B">
              <w:t>0.74</w:t>
            </w:r>
            <w:r>
              <w:t>,</w:t>
            </w:r>
            <w:r w:rsidRPr="00B0719B">
              <w:t xml:space="preserve"> 2.88]</w:t>
            </w:r>
          </w:p>
        </w:tc>
        <w:tc>
          <w:tcPr>
            <w:tcW w:w="2739" w:type="dxa"/>
            <w:tcBorders>
              <w:bottom w:val="single" w:sz="4" w:space="0" w:color="auto"/>
            </w:tcBorders>
            <w:vAlign w:val="center"/>
          </w:tcPr>
          <w:p w14:paraId="4991FF24" w14:textId="77777777" w:rsidR="008D04CE" w:rsidRDefault="008D04CE" w:rsidP="00032483">
            <w:r w:rsidRPr="004D485E">
              <w:t>539.76 [455.8</w:t>
            </w:r>
            <w:r>
              <w:t>0,</w:t>
            </w:r>
            <w:r w:rsidRPr="004D485E">
              <w:t xml:space="preserve"> 623.21]</w:t>
            </w:r>
          </w:p>
        </w:tc>
      </w:tr>
    </w:tbl>
    <w:p w14:paraId="38BAEB82" w14:textId="77777777" w:rsidR="008D04CE" w:rsidRPr="008D04CE" w:rsidRDefault="008D04CE" w:rsidP="008D04CE">
      <w:pPr>
        <w:spacing w:line="480" w:lineRule="auto"/>
        <w:jc w:val="both"/>
        <w:rPr>
          <w:b/>
        </w:rPr>
      </w:pPr>
    </w:p>
    <w:tbl>
      <w:tblPr>
        <w:tblStyle w:val="APA6"/>
        <w:tblpPr w:leftFromText="181" w:rightFromText="181" w:vertAnchor="text" w:tblpXSpec="center" w:tblpY="1"/>
        <w:tblOverlap w:val="never"/>
        <w:tblW w:w="9639" w:type="dxa"/>
        <w:tblLook w:val="04A0" w:firstRow="1" w:lastRow="0" w:firstColumn="1" w:lastColumn="0" w:noHBand="0" w:noVBand="1"/>
      </w:tblPr>
      <w:tblGrid>
        <w:gridCol w:w="2164"/>
        <w:gridCol w:w="2278"/>
        <w:gridCol w:w="2301"/>
        <w:gridCol w:w="2896"/>
      </w:tblGrid>
      <w:tr w:rsidR="00EC3983" w14:paraId="5860259C" w14:textId="77777777" w:rsidTr="00B65C73">
        <w:trPr>
          <w:trHeight w:val="634"/>
        </w:trPr>
        <w:tc>
          <w:tcPr>
            <w:tcW w:w="9639" w:type="dxa"/>
            <w:gridSpan w:val="4"/>
            <w:tcBorders>
              <w:bottom w:val="single" w:sz="4" w:space="0" w:color="auto"/>
            </w:tcBorders>
          </w:tcPr>
          <w:p w14:paraId="256E4937" w14:textId="6E6A2403" w:rsidR="00EC3983" w:rsidRDefault="00EC3983" w:rsidP="00032483">
            <w:pPr>
              <w:spacing w:line="360" w:lineRule="auto"/>
            </w:pPr>
            <w:r>
              <w:t>Supplementary Table 2</w:t>
            </w:r>
          </w:p>
          <w:p w14:paraId="12FB93C2" w14:textId="6A74224B" w:rsidR="00EC3983" w:rsidRDefault="00EC3983" w:rsidP="009447C0">
            <w:pPr>
              <w:spacing w:line="360" w:lineRule="auto"/>
              <w:rPr>
                <w:i/>
              </w:rPr>
            </w:pPr>
            <w:r>
              <w:rPr>
                <w:i/>
              </w:rPr>
              <w:t xml:space="preserve">Means and 95% HDIs of </w:t>
            </w:r>
            <w:r w:rsidR="009447C0">
              <w:rPr>
                <w:i/>
              </w:rPr>
              <w:t xml:space="preserve">the raw data for the </w:t>
            </w:r>
            <w:r>
              <w:rPr>
                <w:i/>
              </w:rPr>
              <w:t>recorded SSV</w:t>
            </w:r>
            <w:r w:rsidR="003838F1">
              <w:rPr>
                <w:i/>
              </w:rPr>
              <w:t>EP amplitudes in each condition</w:t>
            </w:r>
          </w:p>
        </w:tc>
      </w:tr>
      <w:tr w:rsidR="00EC3983" w14:paraId="0861901C" w14:textId="77777777" w:rsidTr="00B65C73">
        <w:trPr>
          <w:trHeight w:val="634"/>
        </w:trPr>
        <w:tc>
          <w:tcPr>
            <w:tcW w:w="2164" w:type="dxa"/>
            <w:tcBorders>
              <w:top w:val="single" w:sz="4" w:space="0" w:color="auto"/>
              <w:bottom w:val="single" w:sz="4" w:space="0" w:color="auto"/>
            </w:tcBorders>
            <w:vAlign w:val="center"/>
          </w:tcPr>
          <w:p w14:paraId="7B8FAAFC" w14:textId="77777777" w:rsidR="00EC3983" w:rsidRDefault="00EC3983" w:rsidP="00032483">
            <w:r>
              <w:t>Attention</w:t>
            </w:r>
          </w:p>
        </w:tc>
        <w:tc>
          <w:tcPr>
            <w:tcW w:w="2278" w:type="dxa"/>
            <w:tcBorders>
              <w:top w:val="single" w:sz="4" w:space="0" w:color="auto"/>
              <w:bottom w:val="single" w:sz="4" w:space="0" w:color="auto"/>
            </w:tcBorders>
            <w:vAlign w:val="center"/>
          </w:tcPr>
          <w:p w14:paraId="519F732B" w14:textId="77777777" w:rsidR="00EC3983" w:rsidRDefault="00EC3983" w:rsidP="00032483">
            <w:r>
              <w:t>Reward phase</w:t>
            </w:r>
          </w:p>
        </w:tc>
        <w:tc>
          <w:tcPr>
            <w:tcW w:w="2301" w:type="dxa"/>
            <w:tcBorders>
              <w:top w:val="single" w:sz="4" w:space="0" w:color="auto"/>
              <w:bottom w:val="single" w:sz="4" w:space="0" w:color="auto"/>
            </w:tcBorders>
            <w:vAlign w:val="center"/>
          </w:tcPr>
          <w:p w14:paraId="6D120891" w14:textId="77777777" w:rsidR="00EC3983" w:rsidRPr="007F6AA7" w:rsidRDefault="00EC3983" w:rsidP="00032483">
            <w:r>
              <w:t>Reward probability</w:t>
            </w:r>
          </w:p>
        </w:tc>
        <w:tc>
          <w:tcPr>
            <w:tcW w:w="2896" w:type="dxa"/>
            <w:tcBorders>
              <w:top w:val="single" w:sz="4" w:space="0" w:color="auto"/>
              <w:bottom w:val="single" w:sz="4" w:space="0" w:color="auto"/>
            </w:tcBorders>
            <w:vAlign w:val="center"/>
          </w:tcPr>
          <w:p w14:paraId="67DF9B9C" w14:textId="77777777" w:rsidR="00EC3983" w:rsidRPr="00297068" w:rsidRDefault="00EC3983" w:rsidP="00032483">
            <w:r>
              <w:t>Amplitudes (a.u.)</w:t>
            </w:r>
          </w:p>
        </w:tc>
      </w:tr>
      <w:tr w:rsidR="00EC3983" w14:paraId="5DD5770C" w14:textId="77777777" w:rsidTr="00B65C73">
        <w:trPr>
          <w:trHeight w:val="417"/>
        </w:trPr>
        <w:tc>
          <w:tcPr>
            <w:tcW w:w="2164" w:type="dxa"/>
            <w:tcBorders>
              <w:top w:val="single" w:sz="4" w:space="0" w:color="auto"/>
            </w:tcBorders>
            <w:vAlign w:val="center"/>
          </w:tcPr>
          <w:p w14:paraId="21E22CE2" w14:textId="76FAEB0D" w:rsidR="00EC3983" w:rsidRDefault="00B65C73" w:rsidP="00032483">
            <w:r>
              <w:t>Target</w:t>
            </w:r>
          </w:p>
        </w:tc>
        <w:tc>
          <w:tcPr>
            <w:tcW w:w="2278" w:type="dxa"/>
            <w:tcBorders>
              <w:top w:val="single" w:sz="4" w:space="0" w:color="auto"/>
            </w:tcBorders>
            <w:vAlign w:val="center"/>
          </w:tcPr>
          <w:p w14:paraId="7CE0A21B" w14:textId="77777777" w:rsidR="00EC3983" w:rsidRPr="008E021D" w:rsidRDefault="00EC3983" w:rsidP="00032483">
            <w:r>
              <w:t>Baseline</w:t>
            </w:r>
          </w:p>
        </w:tc>
        <w:tc>
          <w:tcPr>
            <w:tcW w:w="2301" w:type="dxa"/>
            <w:tcBorders>
              <w:top w:val="single" w:sz="4" w:space="0" w:color="auto"/>
            </w:tcBorders>
            <w:vAlign w:val="center"/>
          </w:tcPr>
          <w:p w14:paraId="50B7D500" w14:textId="77777777" w:rsidR="00EC3983" w:rsidRDefault="00EC3983" w:rsidP="00032483">
            <w:r>
              <w:t>High</w:t>
            </w:r>
          </w:p>
        </w:tc>
        <w:tc>
          <w:tcPr>
            <w:tcW w:w="2896" w:type="dxa"/>
            <w:tcBorders>
              <w:top w:val="single" w:sz="4" w:space="0" w:color="auto"/>
            </w:tcBorders>
            <w:vAlign w:val="center"/>
          </w:tcPr>
          <w:p w14:paraId="3773501F" w14:textId="77777777" w:rsidR="00EC3983" w:rsidRDefault="00EC3983" w:rsidP="00032483">
            <w:r w:rsidRPr="000B4908">
              <w:t>1.13 [0.92</w:t>
            </w:r>
            <w:r>
              <w:t>,</w:t>
            </w:r>
            <w:r w:rsidRPr="000B4908">
              <w:t xml:space="preserve"> 1.52]</w:t>
            </w:r>
          </w:p>
        </w:tc>
      </w:tr>
      <w:tr w:rsidR="00B65C73" w14:paraId="269AA31C" w14:textId="77777777" w:rsidTr="00B65C73">
        <w:trPr>
          <w:trHeight w:val="417"/>
        </w:trPr>
        <w:tc>
          <w:tcPr>
            <w:tcW w:w="2164" w:type="dxa"/>
          </w:tcPr>
          <w:p w14:paraId="6144F3A1" w14:textId="69C2F2B0" w:rsidR="00B65C73" w:rsidRDefault="00B65C73" w:rsidP="00B65C73">
            <w:r w:rsidRPr="00CD441D">
              <w:t>Target</w:t>
            </w:r>
          </w:p>
        </w:tc>
        <w:tc>
          <w:tcPr>
            <w:tcW w:w="2278" w:type="dxa"/>
            <w:vAlign w:val="center"/>
          </w:tcPr>
          <w:p w14:paraId="2D435363" w14:textId="77777777" w:rsidR="00B65C73" w:rsidRPr="008E021D" w:rsidRDefault="00B65C73" w:rsidP="00B65C73">
            <w:r>
              <w:t>Baseline</w:t>
            </w:r>
          </w:p>
        </w:tc>
        <w:tc>
          <w:tcPr>
            <w:tcW w:w="2301" w:type="dxa"/>
            <w:vAlign w:val="center"/>
          </w:tcPr>
          <w:p w14:paraId="0AE2C606" w14:textId="77777777" w:rsidR="00B65C73" w:rsidRDefault="00B65C73" w:rsidP="00B65C73">
            <w:r>
              <w:t>Low</w:t>
            </w:r>
          </w:p>
        </w:tc>
        <w:tc>
          <w:tcPr>
            <w:tcW w:w="2896" w:type="dxa"/>
            <w:vAlign w:val="center"/>
          </w:tcPr>
          <w:p w14:paraId="38D38B7A" w14:textId="77777777" w:rsidR="00B65C73" w:rsidRDefault="00B65C73" w:rsidP="00B65C73">
            <w:r w:rsidRPr="000B4908">
              <w:t>1.13 [0.86</w:t>
            </w:r>
            <w:r>
              <w:t>,</w:t>
            </w:r>
            <w:r w:rsidRPr="000B4908">
              <w:t xml:space="preserve"> 1.52]</w:t>
            </w:r>
          </w:p>
        </w:tc>
      </w:tr>
      <w:tr w:rsidR="00B65C73" w14:paraId="761E0F9A" w14:textId="77777777" w:rsidTr="00B65C73">
        <w:trPr>
          <w:trHeight w:val="417"/>
        </w:trPr>
        <w:tc>
          <w:tcPr>
            <w:tcW w:w="2164" w:type="dxa"/>
          </w:tcPr>
          <w:p w14:paraId="15703035" w14:textId="50BF8DC6" w:rsidR="00B65C73" w:rsidRDefault="00B65C73" w:rsidP="00B65C73">
            <w:r w:rsidRPr="00CD441D">
              <w:t>Target</w:t>
            </w:r>
          </w:p>
        </w:tc>
        <w:tc>
          <w:tcPr>
            <w:tcW w:w="2278" w:type="dxa"/>
            <w:vAlign w:val="center"/>
          </w:tcPr>
          <w:p w14:paraId="0BF61C3A" w14:textId="77777777" w:rsidR="00B65C73" w:rsidRPr="008E021D" w:rsidRDefault="00B65C73" w:rsidP="00B65C73">
            <w:r>
              <w:t>Training</w:t>
            </w:r>
          </w:p>
        </w:tc>
        <w:tc>
          <w:tcPr>
            <w:tcW w:w="2301" w:type="dxa"/>
            <w:vAlign w:val="center"/>
          </w:tcPr>
          <w:p w14:paraId="7BA58EAB" w14:textId="77777777" w:rsidR="00B65C73" w:rsidRDefault="00B65C73" w:rsidP="00B65C73">
            <w:r>
              <w:t>High</w:t>
            </w:r>
          </w:p>
        </w:tc>
        <w:tc>
          <w:tcPr>
            <w:tcW w:w="2896" w:type="dxa"/>
            <w:vAlign w:val="center"/>
          </w:tcPr>
          <w:p w14:paraId="195F3FC4" w14:textId="77777777" w:rsidR="00B65C73" w:rsidRDefault="00B65C73" w:rsidP="00B65C73">
            <w:r w:rsidRPr="000B4908">
              <w:t>1.16 [0.8</w:t>
            </w:r>
            <w:r>
              <w:t>0,</w:t>
            </w:r>
            <w:r w:rsidRPr="000B4908">
              <w:t xml:space="preserve"> 1.6</w:t>
            </w:r>
            <w:r>
              <w:t>0</w:t>
            </w:r>
            <w:r w:rsidRPr="000B4908">
              <w:t>]</w:t>
            </w:r>
          </w:p>
        </w:tc>
      </w:tr>
      <w:tr w:rsidR="00B65C73" w14:paraId="2A47E67B" w14:textId="77777777" w:rsidTr="00B65C73">
        <w:trPr>
          <w:trHeight w:val="417"/>
        </w:trPr>
        <w:tc>
          <w:tcPr>
            <w:tcW w:w="2164" w:type="dxa"/>
          </w:tcPr>
          <w:p w14:paraId="7A497922" w14:textId="4E075B2B" w:rsidR="00B65C73" w:rsidRDefault="00B65C73" w:rsidP="00B65C73">
            <w:r w:rsidRPr="00CD441D">
              <w:t>Target</w:t>
            </w:r>
          </w:p>
        </w:tc>
        <w:tc>
          <w:tcPr>
            <w:tcW w:w="2278" w:type="dxa"/>
            <w:vAlign w:val="center"/>
          </w:tcPr>
          <w:p w14:paraId="6FB906A8" w14:textId="77777777" w:rsidR="00B65C73" w:rsidRPr="00534F07" w:rsidRDefault="00B65C73" w:rsidP="00B65C73">
            <w:r>
              <w:t>Training</w:t>
            </w:r>
          </w:p>
        </w:tc>
        <w:tc>
          <w:tcPr>
            <w:tcW w:w="2301" w:type="dxa"/>
            <w:vAlign w:val="center"/>
          </w:tcPr>
          <w:p w14:paraId="28415E3C" w14:textId="77777777" w:rsidR="00B65C73" w:rsidRDefault="00B65C73" w:rsidP="00B65C73">
            <w:r>
              <w:t>Low</w:t>
            </w:r>
          </w:p>
        </w:tc>
        <w:tc>
          <w:tcPr>
            <w:tcW w:w="2896" w:type="dxa"/>
            <w:vAlign w:val="center"/>
          </w:tcPr>
          <w:p w14:paraId="6EC8D95E" w14:textId="77777777" w:rsidR="00B65C73" w:rsidRDefault="00B65C73" w:rsidP="00B65C73">
            <w:r w:rsidRPr="000B4908">
              <w:t>1.13 [0.76</w:t>
            </w:r>
            <w:r>
              <w:t>,</w:t>
            </w:r>
            <w:r w:rsidRPr="000B4908">
              <w:t xml:space="preserve"> 1.71]</w:t>
            </w:r>
          </w:p>
        </w:tc>
      </w:tr>
      <w:tr w:rsidR="00B65C73" w14:paraId="4F408104" w14:textId="77777777" w:rsidTr="00B65C73">
        <w:trPr>
          <w:trHeight w:val="417"/>
        </w:trPr>
        <w:tc>
          <w:tcPr>
            <w:tcW w:w="2164" w:type="dxa"/>
          </w:tcPr>
          <w:p w14:paraId="2361D5ED" w14:textId="66C4E0B1" w:rsidR="00B65C73" w:rsidRDefault="00B65C73" w:rsidP="00B65C73">
            <w:r w:rsidRPr="00CD441D">
              <w:t>Target</w:t>
            </w:r>
          </w:p>
        </w:tc>
        <w:tc>
          <w:tcPr>
            <w:tcW w:w="2278" w:type="dxa"/>
            <w:vAlign w:val="center"/>
          </w:tcPr>
          <w:p w14:paraId="7B58A562" w14:textId="77777777" w:rsidR="00B65C73" w:rsidRPr="00C21D51" w:rsidRDefault="00B65C73" w:rsidP="00B65C73">
            <w:r>
              <w:t>Test</w:t>
            </w:r>
          </w:p>
        </w:tc>
        <w:tc>
          <w:tcPr>
            <w:tcW w:w="2301" w:type="dxa"/>
            <w:vAlign w:val="center"/>
          </w:tcPr>
          <w:p w14:paraId="12CD9AF6" w14:textId="77777777" w:rsidR="00B65C73" w:rsidRDefault="00B65C73" w:rsidP="00B65C73">
            <w:r>
              <w:t>High</w:t>
            </w:r>
          </w:p>
        </w:tc>
        <w:tc>
          <w:tcPr>
            <w:tcW w:w="2896" w:type="dxa"/>
            <w:vAlign w:val="center"/>
          </w:tcPr>
          <w:p w14:paraId="74BE9AAB" w14:textId="77777777" w:rsidR="00B65C73" w:rsidRDefault="00B65C73" w:rsidP="00B65C73">
            <w:r w:rsidRPr="000B4908">
              <w:t>1.13 [0.61</w:t>
            </w:r>
            <w:r>
              <w:t>,</w:t>
            </w:r>
            <w:r w:rsidRPr="000B4908">
              <w:t xml:space="preserve"> 1.61]</w:t>
            </w:r>
          </w:p>
        </w:tc>
      </w:tr>
      <w:tr w:rsidR="00B65C73" w14:paraId="3748D43D" w14:textId="77777777" w:rsidTr="00B65C73">
        <w:trPr>
          <w:trHeight w:val="417"/>
        </w:trPr>
        <w:tc>
          <w:tcPr>
            <w:tcW w:w="2164" w:type="dxa"/>
          </w:tcPr>
          <w:p w14:paraId="78A249B2" w14:textId="7B856BE2" w:rsidR="00B65C73" w:rsidRDefault="00B65C73" w:rsidP="00B65C73">
            <w:r w:rsidRPr="00CD441D">
              <w:t>Target</w:t>
            </w:r>
          </w:p>
        </w:tc>
        <w:tc>
          <w:tcPr>
            <w:tcW w:w="2278" w:type="dxa"/>
            <w:vAlign w:val="center"/>
          </w:tcPr>
          <w:p w14:paraId="04F22A4D" w14:textId="77777777" w:rsidR="00B65C73" w:rsidRPr="00C21D51" w:rsidRDefault="00B65C73" w:rsidP="00B65C73">
            <w:r>
              <w:t>Test</w:t>
            </w:r>
          </w:p>
        </w:tc>
        <w:tc>
          <w:tcPr>
            <w:tcW w:w="2301" w:type="dxa"/>
            <w:vAlign w:val="center"/>
          </w:tcPr>
          <w:p w14:paraId="594D9088" w14:textId="77777777" w:rsidR="00B65C73" w:rsidRDefault="00B65C73" w:rsidP="00B65C73">
            <w:r>
              <w:t>Low</w:t>
            </w:r>
          </w:p>
        </w:tc>
        <w:tc>
          <w:tcPr>
            <w:tcW w:w="2896" w:type="dxa"/>
            <w:vAlign w:val="center"/>
          </w:tcPr>
          <w:p w14:paraId="0FAE92F7" w14:textId="77777777" w:rsidR="00B65C73" w:rsidRDefault="00B65C73" w:rsidP="00B65C73">
            <w:r w:rsidRPr="000B4908">
              <w:t>1.13 [0.59</w:t>
            </w:r>
            <w:r>
              <w:t>,</w:t>
            </w:r>
            <w:r w:rsidRPr="000B4908">
              <w:t xml:space="preserve"> 1.84]</w:t>
            </w:r>
          </w:p>
        </w:tc>
      </w:tr>
      <w:tr w:rsidR="00EC3983" w14:paraId="18287969" w14:textId="77777777" w:rsidTr="00B65C73">
        <w:trPr>
          <w:trHeight w:val="417"/>
        </w:trPr>
        <w:tc>
          <w:tcPr>
            <w:tcW w:w="2164" w:type="dxa"/>
            <w:vAlign w:val="center"/>
          </w:tcPr>
          <w:p w14:paraId="0002FF15" w14:textId="1EB2A1F8" w:rsidR="00EC3983" w:rsidRDefault="00B65C73" w:rsidP="00032483">
            <w:r>
              <w:t>Distractor</w:t>
            </w:r>
          </w:p>
        </w:tc>
        <w:tc>
          <w:tcPr>
            <w:tcW w:w="2278" w:type="dxa"/>
            <w:vAlign w:val="center"/>
          </w:tcPr>
          <w:p w14:paraId="0E0070B8" w14:textId="77777777" w:rsidR="00EC3983" w:rsidRDefault="00EC3983" w:rsidP="00032483">
            <w:r>
              <w:t>Baseline</w:t>
            </w:r>
          </w:p>
        </w:tc>
        <w:tc>
          <w:tcPr>
            <w:tcW w:w="2301" w:type="dxa"/>
            <w:vAlign w:val="center"/>
          </w:tcPr>
          <w:p w14:paraId="41F0FD24" w14:textId="77777777" w:rsidR="00EC3983" w:rsidRDefault="00EC3983" w:rsidP="00032483">
            <w:r>
              <w:t>High</w:t>
            </w:r>
          </w:p>
        </w:tc>
        <w:tc>
          <w:tcPr>
            <w:tcW w:w="2896" w:type="dxa"/>
            <w:vAlign w:val="center"/>
          </w:tcPr>
          <w:p w14:paraId="552C1B84" w14:textId="77777777" w:rsidR="00EC3983" w:rsidRPr="00C57028" w:rsidRDefault="00EC3983" w:rsidP="00032483">
            <w:r w:rsidRPr="000B4908">
              <w:t>0.87 [0.47</w:t>
            </w:r>
            <w:r>
              <w:t>,</w:t>
            </w:r>
            <w:r w:rsidRPr="000B4908">
              <w:t xml:space="preserve"> 1.17]</w:t>
            </w:r>
          </w:p>
        </w:tc>
      </w:tr>
      <w:tr w:rsidR="00B65C73" w14:paraId="288B832E" w14:textId="77777777" w:rsidTr="00032483">
        <w:trPr>
          <w:trHeight w:val="417"/>
        </w:trPr>
        <w:tc>
          <w:tcPr>
            <w:tcW w:w="2164" w:type="dxa"/>
          </w:tcPr>
          <w:p w14:paraId="63C67E8B" w14:textId="00F72AE0" w:rsidR="00B65C73" w:rsidRDefault="00B65C73" w:rsidP="00B65C73">
            <w:r w:rsidRPr="00612C71">
              <w:t>Distractor</w:t>
            </w:r>
          </w:p>
        </w:tc>
        <w:tc>
          <w:tcPr>
            <w:tcW w:w="2278" w:type="dxa"/>
            <w:vAlign w:val="center"/>
          </w:tcPr>
          <w:p w14:paraId="50F18CB0" w14:textId="77777777" w:rsidR="00B65C73" w:rsidRDefault="00B65C73" w:rsidP="00B65C73">
            <w:r>
              <w:t>Baseline</w:t>
            </w:r>
          </w:p>
        </w:tc>
        <w:tc>
          <w:tcPr>
            <w:tcW w:w="2301" w:type="dxa"/>
            <w:vAlign w:val="center"/>
          </w:tcPr>
          <w:p w14:paraId="5DAF0EE2" w14:textId="77777777" w:rsidR="00B65C73" w:rsidRDefault="00B65C73" w:rsidP="00B65C73">
            <w:r>
              <w:t>Low</w:t>
            </w:r>
          </w:p>
        </w:tc>
        <w:tc>
          <w:tcPr>
            <w:tcW w:w="2896" w:type="dxa"/>
            <w:vAlign w:val="center"/>
          </w:tcPr>
          <w:p w14:paraId="1FDAD0DD" w14:textId="77777777" w:rsidR="00B65C73" w:rsidRPr="00C57028" w:rsidRDefault="00B65C73" w:rsidP="00B65C73">
            <w:r w:rsidRPr="000B4908">
              <w:t>0.87 [0.49</w:t>
            </w:r>
            <w:r>
              <w:t>,</w:t>
            </w:r>
            <w:r w:rsidRPr="000B4908">
              <w:t xml:space="preserve"> 1.11]</w:t>
            </w:r>
          </w:p>
        </w:tc>
      </w:tr>
      <w:tr w:rsidR="00B65C73" w14:paraId="59E8FA9F" w14:textId="77777777" w:rsidTr="00032483">
        <w:trPr>
          <w:trHeight w:val="417"/>
        </w:trPr>
        <w:tc>
          <w:tcPr>
            <w:tcW w:w="2164" w:type="dxa"/>
          </w:tcPr>
          <w:p w14:paraId="0B344DD6" w14:textId="6B87E678" w:rsidR="00B65C73" w:rsidRDefault="00B65C73" w:rsidP="00B65C73">
            <w:r w:rsidRPr="00612C71">
              <w:t>Distractor</w:t>
            </w:r>
          </w:p>
        </w:tc>
        <w:tc>
          <w:tcPr>
            <w:tcW w:w="2278" w:type="dxa"/>
            <w:vAlign w:val="center"/>
          </w:tcPr>
          <w:p w14:paraId="709AC136" w14:textId="77777777" w:rsidR="00B65C73" w:rsidRDefault="00B65C73" w:rsidP="00B65C73">
            <w:r>
              <w:t>Training</w:t>
            </w:r>
          </w:p>
        </w:tc>
        <w:tc>
          <w:tcPr>
            <w:tcW w:w="2301" w:type="dxa"/>
            <w:vAlign w:val="center"/>
          </w:tcPr>
          <w:p w14:paraId="7BF336D7" w14:textId="77777777" w:rsidR="00B65C73" w:rsidRDefault="00B65C73" w:rsidP="00B65C73">
            <w:r>
              <w:t>High</w:t>
            </w:r>
          </w:p>
        </w:tc>
        <w:tc>
          <w:tcPr>
            <w:tcW w:w="2896" w:type="dxa"/>
            <w:vAlign w:val="center"/>
          </w:tcPr>
          <w:p w14:paraId="3C8BCA9F" w14:textId="77777777" w:rsidR="00B65C73" w:rsidRPr="00C57028" w:rsidRDefault="00B65C73" w:rsidP="00B65C73">
            <w:r w:rsidRPr="000B4908">
              <w:t>0.91 [0.54</w:t>
            </w:r>
            <w:r>
              <w:t>,</w:t>
            </w:r>
            <w:r w:rsidRPr="000B4908">
              <w:t xml:space="preserve"> 1.38]</w:t>
            </w:r>
          </w:p>
        </w:tc>
      </w:tr>
      <w:tr w:rsidR="00B65C73" w14:paraId="466750C5" w14:textId="77777777" w:rsidTr="00032483">
        <w:trPr>
          <w:trHeight w:val="417"/>
        </w:trPr>
        <w:tc>
          <w:tcPr>
            <w:tcW w:w="2164" w:type="dxa"/>
          </w:tcPr>
          <w:p w14:paraId="59E37CD4" w14:textId="69181103" w:rsidR="00B65C73" w:rsidRDefault="00B65C73" w:rsidP="00B65C73">
            <w:r w:rsidRPr="00612C71">
              <w:t>Distractor</w:t>
            </w:r>
          </w:p>
        </w:tc>
        <w:tc>
          <w:tcPr>
            <w:tcW w:w="2278" w:type="dxa"/>
            <w:vAlign w:val="center"/>
          </w:tcPr>
          <w:p w14:paraId="0738AD68" w14:textId="77777777" w:rsidR="00B65C73" w:rsidRDefault="00B65C73" w:rsidP="00B65C73">
            <w:r>
              <w:t>Training</w:t>
            </w:r>
          </w:p>
        </w:tc>
        <w:tc>
          <w:tcPr>
            <w:tcW w:w="2301" w:type="dxa"/>
            <w:vAlign w:val="center"/>
          </w:tcPr>
          <w:p w14:paraId="246120D6" w14:textId="77777777" w:rsidR="00B65C73" w:rsidRDefault="00B65C73" w:rsidP="00B65C73">
            <w:r>
              <w:t>Low</w:t>
            </w:r>
          </w:p>
        </w:tc>
        <w:tc>
          <w:tcPr>
            <w:tcW w:w="2896" w:type="dxa"/>
            <w:vAlign w:val="center"/>
          </w:tcPr>
          <w:p w14:paraId="3D35721B" w14:textId="77777777" w:rsidR="00B65C73" w:rsidRPr="00C57028" w:rsidRDefault="00B65C73" w:rsidP="00B65C73">
            <w:r w:rsidRPr="000B4908">
              <w:t>0.89 [0.5</w:t>
            </w:r>
            <w:r>
              <w:t>0,</w:t>
            </w:r>
            <w:r w:rsidRPr="000B4908">
              <w:t xml:space="preserve"> 1.28]</w:t>
            </w:r>
          </w:p>
        </w:tc>
      </w:tr>
      <w:tr w:rsidR="00B65C73" w14:paraId="70508547" w14:textId="77777777" w:rsidTr="00032483">
        <w:trPr>
          <w:trHeight w:val="417"/>
        </w:trPr>
        <w:tc>
          <w:tcPr>
            <w:tcW w:w="2164" w:type="dxa"/>
          </w:tcPr>
          <w:p w14:paraId="0492830A" w14:textId="61717D9A" w:rsidR="00B65C73" w:rsidRDefault="00B65C73" w:rsidP="00B65C73">
            <w:r w:rsidRPr="00612C71">
              <w:t>Distractor</w:t>
            </w:r>
          </w:p>
        </w:tc>
        <w:tc>
          <w:tcPr>
            <w:tcW w:w="2278" w:type="dxa"/>
            <w:vAlign w:val="center"/>
          </w:tcPr>
          <w:p w14:paraId="03B9D893" w14:textId="77777777" w:rsidR="00B65C73" w:rsidRDefault="00B65C73" w:rsidP="00B65C73">
            <w:r>
              <w:t>Test</w:t>
            </w:r>
          </w:p>
        </w:tc>
        <w:tc>
          <w:tcPr>
            <w:tcW w:w="2301" w:type="dxa"/>
            <w:vAlign w:val="center"/>
          </w:tcPr>
          <w:p w14:paraId="0BB62CE3" w14:textId="77777777" w:rsidR="00B65C73" w:rsidRDefault="00B65C73" w:rsidP="00B65C73">
            <w:r>
              <w:t>High</w:t>
            </w:r>
          </w:p>
        </w:tc>
        <w:tc>
          <w:tcPr>
            <w:tcW w:w="2896" w:type="dxa"/>
            <w:vAlign w:val="center"/>
          </w:tcPr>
          <w:p w14:paraId="66E4BDC1" w14:textId="77777777" w:rsidR="00B65C73" w:rsidRPr="00C57028" w:rsidRDefault="00B65C73" w:rsidP="00B65C73">
            <w:r w:rsidRPr="000B4908">
              <w:t>0.88 [0.48</w:t>
            </w:r>
            <w:r>
              <w:t>,</w:t>
            </w:r>
            <w:r w:rsidRPr="000B4908">
              <w:t xml:space="preserve"> 1.23]</w:t>
            </w:r>
          </w:p>
        </w:tc>
      </w:tr>
      <w:tr w:rsidR="00B65C73" w14:paraId="0E2FBF05" w14:textId="77777777" w:rsidTr="00032483">
        <w:trPr>
          <w:trHeight w:val="417"/>
        </w:trPr>
        <w:tc>
          <w:tcPr>
            <w:tcW w:w="2164" w:type="dxa"/>
            <w:tcBorders>
              <w:bottom w:val="single" w:sz="4" w:space="0" w:color="auto"/>
            </w:tcBorders>
          </w:tcPr>
          <w:p w14:paraId="5C15F1C6" w14:textId="5F33DBDD" w:rsidR="00B65C73" w:rsidRDefault="00B65C73" w:rsidP="00B65C73">
            <w:r w:rsidRPr="00612C71">
              <w:t>Distractor</w:t>
            </w:r>
          </w:p>
        </w:tc>
        <w:tc>
          <w:tcPr>
            <w:tcW w:w="2278" w:type="dxa"/>
            <w:tcBorders>
              <w:bottom w:val="single" w:sz="4" w:space="0" w:color="auto"/>
            </w:tcBorders>
            <w:vAlign w:val="center"/>
          </w:tcPr>
          <w:p w14:paraId="50E911DE" w14:textId="77777777" w:rsidR="00B65C73" w:rsidRDefault="00B65C73" w:rsidP="00B65C73">
            <w:r>
              <w:t>Test</w:t>
            </w:r>
          </w:p>
        </w:tc>
        <w:tc>
          <w:tcPr>
            <w:tcW w:w="2301" w:type="dxa"/>
            <w:tcBorders>
              <w:bottom w:val="single" w:sz="4" w:space="0" w:color="auto"/>
            </w:tcBorders>
            <w:vAlign w:val="center"/>
          </w:tcPr>
          <w:p w14:paraId="185F62CB" w14:textId="77777777" w:rsidR="00B65C73" w:rsidRDefault="00B65C73" w:rsidP="00B65C73">
            <w:r>
              <w:t>Low</w:t>
            </w:r>
          </w:p>
        </w:tc>
        <w:tc>
          <w:tcPr>
            <w:tcW w:w="2896" w:type="dxa"/>
            <w:tcBorders>
              <w:bottom w:val="single" w:sz="4" w:space="0" w:color="auto"/>
            </w:tcBorders>
            <w:vAlign w:val="center"/>
          </w:tcPr>
          <w:p w14:paraId="1E5DC3DD" w14:textId="77777777" w:rsidR="00B65C73" w:rsidRPr="00C57028" w:rsidRDefault="00B65C73" w:rsidP="00B65C73">
            <w:r w:rsidRPr="000B4908">
              <w:t>0.91 [0.44</w:t>
            </w:r>
            <w:r>
              <w:t>,</w:t>
            </w:r>
            <w:r w:rsidRPr="000B4908">
              <w:t xml:space="preserve"> 1.42]</w:t>
            </w:r>
          </w:p>
        </w:tc>
      </w:tr>
    </w:tbl>
    <w:p w14:paraId="05D6DCCF" w14:textId="77777777" w:rsidR="008D04CE" w:rsidRDefault="008D04CE" w:rsidP="008B3849">
      <w:pPr>
        <w:spacing w:line="480" w:lineRule="auto"/>
        <w:ind w:firstLine="284"/>
        <w:jc w:val="both"/>
      </w:pPr>
    </w:p>
    <w:p w14:paraId="50C2B388" w14:textId="06CAF0EB" w:rsidR="008D04CE" w:rsidRPr="006F2A37" w:rsidRDefault="006F2A37" w:rsidP="006F2A37">
      <w:pPr>
        <w:spacing w:line="480" w:lineRule="auto"/>
        <w:jc w:val="both"/>
        <w:rPr>
          <w:b/>
        </w:rPr>
      </w:pPr>
      <w:r>
        <w:rPr>
          <w:b/>
        </w:rPr>
        <w:t>Additional analyses to assess the possible training effects</w:t>
      </w:r>
    </w:p>
    <w:p w14:paraId="66A9CBAD" w14:textId="6E44C23C" w:rsidR="006158A2" w:rsidRDefault="00F26D00" w:rsidP="008B3849">
      <w:pPr>
        <w:spacing w:line="480" w:lineRule="auto"/>
        <w:ind w:firstLine="284"/>
        <w:jc w:val="both"/>
      </w:pPr>
      <w:r>
        <w:t xml:space="preserve">In order to </w:t>
      </w:r>
      <w:r w:rsidR="00FA2A75">
        <w:t xml:space="preserve">assess </w:t>
      </w:r>
      <w:r>
        <w:t>potential training effects on behavioral performance</w:t>
      </w:r>
      <w:r w:rsidR="00FA2A75">
        <w:t>,</w:t>
      </w:r>
      <w:r>
        <w:t xml:space="preserve"> we split each reward phase into two</w:t>
      </w:r>
      <w:r w:rsidR="006158A2">
        <w:t xml:space="preserve"> </w:t>
      </w:r>
      <w:r w:rsidR="00166D71">
        <w:t xml:space="preserve">halves </w:t>
      </w:r>
      <w:r w:rsidR="006158A2">
        <w:t>(</w:t>
      </w:r>
      <w:r w:rsidR="00FA2A75" w:rsidRPr="00B57645">
        <w:rPr>
          <w:i/>
        </w:rPr>
        <w:t xml:space="preserve">Supplementary </w:t>
      </w:r>
      <w:r w:rsidR="006158A2" w:rsidRPr="00B57645">
        <w:rPr>
          <w:i/>
        </w:rPr>
        <w:t>Figure 1</w:t>
      </w:r>
      <w:r w:rsidR="006158A2">
        <w:t xml:space="preserve"> and </w:t>
      </w:r>
      <w:r w:rsidR="00FA2A75" w:rsidRPr="00B57645">
        <w:rPr>
          <w:i/>
        </w:rPr>
        <w:t xml:space="preserve">Supplementary </w:t>
      </w:r>
      <w:r w:rsidR="006F2A37">
        <w:rPr>
          <w:i/>
        </w:rPr>
        <w:t>Table 3</w:t>
      </w:r>
      <w:r w:rsidR="006158A2">
        <w:t>)</w:t>
      </w:r>
      <w:r>
        <w:t>.</w:t>
      </w:r>
      <w:r w:rsidR="006158A2">
        <w:t xml:space="preserve"> If training effects were influencing </w:t>
      </w:r>
      <w:r w:rsidR="00166D71">
        <w:t xml:space="preserve">the </w:t>
      </w:r>
      <w:r w:rsidR="006158A2">
        <w:t xml:space="preserve">behavioral </w:t>
      </w:r>
      <w:r w:rsidR="00166D71">
        <w:t>outcome</w:t>
      </w:r>
      <w:r w:rsidR="006158A2">
        <w:t xml:space="preserve">, </w:t>
      </w:r>
      <w:r w:rsidR="00FA2A75">
        <w:t>we could expect</w:t>
      </w:r>
      <w:r w:rsidR="006158A2">
        <w:t xml:space="preserve"> performance improv</w:t>
      </w:r>
      <w:r w:rsidR="00FA2A75">
        <w:t>ement</w:t>
      </w:r>
      <w:r w:rsidR="006158A2">
        <w:t xml:space="preserve"> through baseline and </w:t>
      </w:r>
      <w:r w:rsidR="00C153CF">
        <w:t>training</w:t>
      </w:r>
      <w:r w:rsidR="006158A2">
        <w:t xml:space="preserve">. </w:t>
      </w:r>
      <w:r w:rsidR="00FA2A75">
        <w:t>To</w:t>
      </w:r>
      <w:r w:rsidR="006158A2">
        <w:t xml:space="preserve"> investigate this possibility, we fitted the </w:t>
      </w:r>
      <w:r w:rsidR="000C2FCF" w:rsidRPr="000C2FCF">
        <w:rPr>
          <w:i/>
        </w:rPr>
        <w:t>Reward phase * Reward probability</w:t>
      </w:r>
      <w:r w:rsidR="000C2FCF">
        <w:t xml:space="preserve"> </w:t>
      </w:r>
      <w:r w:rsidR="006158A2" w:rsidRPr="000C2FCF">
        <w:t>model</w:t>
      </w:r>
      <w:r>
        <w:t xml:space="preserve"> </w:t>
      </w:r>
      <w:r w:rsidR="006158A2">
        <w:t xml:space="preserve">that was identical </w:t>
      </w:r>
      <w:r w:rsidR="000C2FCF">
        <w:t>to</w:t>
      </w:r>
      <w:r w:rsidR="006158A2">
        <w:t xml:space="preserve"> the one described in the results section. We then compared </w:t>
      </w:r>
      <w:r w:rsidR="006158A2">
        <w:lastRenderedPageBreak/>
        <w:t xml:space="preserve">behavioral performance between the first and the second part of the baseline phase, and between the second part of baseline and the first part of </w:t>
      </w:r>
      <w:r w:rsidR="00C153CF">
        <w:t>training</w:t>
      </w:r>
      <w:r w:rsidR="006158A2">
        <w:t xml:space="preserve"> phase.</w:t>
      </w:r>
    </w:p>
    <w:tbl>
      <w:tblPr>
        <w:tblStyle w:val="APA6"/>
        <w:tblpPr w:leftFromText="181" w:rightFromText="181" w:vertAnchor="text" w:tblpXSpec="center" w:tblpY="1"/>
        <w:tblOverlap w:val="never"/>
        <w:tblW w:w="9639" w:type="dxa"/>
        <w:tblLook w:val="04A0" w:firstRow="1" w:lastRow="0" w:firstColumn="1" w:lastColumn="0" w:noHBand="0" w:noVBand="1"/>
      </w:tblPr>
      <w:tblGrid>
        <w:gridCol w:w="2112"/>
        <w:gridCol w:w="2254"/>
        <w:gridCol w:w="2257"/>
        <w:gridCol w:w="3016"/>
      </w:tblGrid>
      <w:tr w:rsidR="00900F7E" w14:paraId="7751ED6D" w14:textId="77777777" w:rsidTr="00EC3983">
        <w:trPr>
          <w:trHeight w:val="634"/>
        </w:trPr>
        <w:tc>
          <w:tcPr>
            <w:tcW w:w="10206" w:type="dxa"/>
            <w:gridSpan w:val="4"/>
            <w:tcBorders>
              <w:bottom w:val="single" w:sz="4" w:space="0" w:color="auto"/>
            </w:tcBorders>
          </w:tcPr>
          <w:p w14:paraId="785D8030" w14:textId="06380920" w:rsidR="00900F7E" w:rsidRDefault="000C1A99" w:rsidP="00C11E13">
            <w:pPr>
              <w:spacing w:line="360" w:lineRule="auto"/>
            </w:pPr>
            <w:r w:rsidRPr="000C1A99">
              <w:t xml:space="preserve">Supplementary </w:t>
            </w:r>
            <w:r w:rsidR="00900F7E">
              <w:t>Table</w:t>
            </w:r>
            <w:r w:rsidR="008D04CE">
              <w:t xml:space="preserve"> 3</w:t>
            </w:r>
          </w:p>
          <w:p w14:paraId="360BA1FB" w14:textId="1AC2F46E" w:rsidR="00900F7E" w:rsidRDefault="00566A39" w:rsidP="00C11E13">
            <w:pPr>
              <w:spacing w:line="360" w:lineRule="auto"/>
              <w:rPr>
                <w:i/>
              </w:rPr>
            </w:pPr>
            <w:r>
              <w:rPr>
                <w:i/>
              </w:rPr>
              <w:t xml:space="preserve">Means and 95% HDIs of </w:t>
            </w:r>
            <w:r w:rsidR="009447C0">
              <w:rPr>
                <w:i/>
              </w:rPr>
              <w:t xml:space="preserve">the war data for </w:t>
            </w:r>
            <w:r>
              <w:rPr>
                <w:i/>
              </w:rPr>
              <w:t>sensitivity</w:t>
            </w:r>
            <w:r w:rsidR="00900F7E">
              <w:rPr>
                <w:i/>
              </w:rPr>
              <w:t xml:space="preserve"> and reaction times across six phases of the experiment</w:t>
            </w:r>
          </w:p>
        </w:tc>
      </w:tr>
      <w:tr w:rsidR="00900F7E" w14:paraId="08F4E747" w14:textId="77777777" w:rsidTr="00EC3983">
        <w:trPr>
          <w:trHeight w:val="634"/>
        </w:trPr>
        <w:tc>
          <w:tcPr>
            <w:tcW w:w="2235" w:type="dxa"/>
            <w:tcBorders>
              <w:top w:val="single" w:sz="4" w:space="0" w:color="auto"/>
              <w:bottom w:val="single" w:sz="4" w:space="0" w:color="auto"/>
            </w:tcBorders>
            <w:vAlign w:val="center"/>
          </w:tcPr>
          <w:p w14:paraId="1D0E673C" w14:textId="77777777" w:rsidR="00900F7E" w:rsidRDefault="00900F7E" w:rsidP="00C11E13">
            <w:r>
              <w:t>Reward phase</w:t>
            </w:r>
          </w:p>
        </w:tc>
        <w:tc>
          <w:tcPr>
            <w:tcW w:w="2382" w:type="dxa"/>
            <w:tcBorders>
              <w:top w:val="single" w:sz="4" w:space="0" w:color="auto"/>
              <w:bottom w:val="single" w:sz="4" w:space="0" w:color="auto"/>
            </w:tcBorders>
            <w:vAlign w:val="center"/>
          </w:tcPr>
          <w:p w14:paraId="4C9B2D5B" w14:textId="0CF0EEA8" w:rsidR="00900F7E" w:rsidRDefault="00900F7E" w:rsidP="00C11E13">
            <w:r>
              <w:t xml:space="preserve">Reward </w:t>
            </w:r>
            <w:r w:rsidR="00884EE2">
              <w:t>probability</w:t>
            </w:r>
          </w:p>
        </w:tc>
        <w:tc>
          <w:tcPr>
            <w:tcW w:w="2388" w:type="dxa"/>
            <w:tcBorders>
              <w:top w:val="single" w:sz="4" w:space="0" w:color="auto"/>
              <w:bottom w:val="single" w:sz="4" w:space="0" w:color="auto"/>
            </w:tcBorders>
            <w:vAlign w:val="center"/>
          </w:tcPr>
          <w:p w14:paraId="7827DD9D" w14:textId="322053D9" w:rsidR="00900F7E" w:rsidRPr="007F6AA7" w:rsidRDefault="00566A39" w:rsidP="00566A39">
            <w:r>
              <w:t>Sensitivity</w:t>
            </w:r>
            <w:r w:rsidR="00900F7E">
              <w:t xml:space="preserve"> (</w:t>
            </w:r>
            <w:r>
              <w:t>d`</w:t>
            </w:r>
            <w:r w:rsidR="00900F7E">
              <w:t>)</w:t>
            </w:r>
          </w:p>
        </w:tc>
        <w:tc>
          <w:tcPr>
            <w:tcW w:w="3201" w:type="dxa"/>
            <w:tcBorders>
              <w:top w:val="single" w:sz="4" w:space="0" w:color="auto"/>
              <w:bottom w:val="single" w:sz="4" w:space="0" w:color="auto"/>
            </w:tcBorders>
            <w:vAlign w:val="center"/>
          </w:tcPr>
          <w:p w14:paraId="2C6DBCE8" w14:textId="77777777" w:rsidR="00900F7E" w:rsidRPr="00297068" w:rsidRDefault="00900F7E" w:rsidP="00C11E13">
            <w:r>
              <w:t>Reaction times (milliseconds)</w:t>
            </w:r>
          </w:p>
        </w:tc>
      </w:tr>
      <w:tr w:rsidR="00BE7158" w14:paraId="44EB8942" w14:textId="77777777" w:rsidTr="00EC3983">
        <w:trPr>
          <w:trHeight w:val="417"/>
        </w:trPr>
        <w:tc>
          <w:tcPr>
            <w:tcW w:w="2235" w:type="dxa"/>
            <w:tcBorders>
              <w:top w:val="single" w:sz="4" w:space="0" w:color="auto"/>
            </w:tcBorders>
            <w:vAlign w:val="center"/>
          </w:tcPr>
          <w:p w14:paraId="36593DD9" w14:textId="77777777" w:rsidR="00BE7158" w:rsidRDefault="00BE7158" w:rsidP="00BE7158">
            <w:r w:rsidRPr="00DC56DA">
              <w:t>Baseline1</w:t>
            </w:r>
          </w:p>
        </w:tc>
        <w:tc>
          <w:tcPr>
            <w:tcW w:w="2382" w:type="dxa"/>
            <w:tcBorders>
              <w:top w:val="single" w:sz="4" w:space="0" w:color="auto"/>
            </w:tcBorders>
            <w:vAlign w:val="center"/>
          </w:tcPr>
          <w:p w14:paraId="18A68A5F" w14:textId="77777777" w:rsidR="00BE7158" w:rsidRPr="008E021D" w:rsidRDefault="00BE7158" w:rsidP="00BE7158">
            <w:r>
              <w:t>High</w:t>
            </w:r>
          </w:p>
        </w:tc>
        <w:tc>
          <w:tcPr>
            <w:tcW w:w="2388" w:type="dxa"/>
            <w:tcBorders>
              <w:top w:val="single" w:sz="4" w:space="0" w:color="auto"/>
            </w:tcBorders>
            <w:vAlign w:val="center"/>
          </w:tcPr>
          <w:p w14:paraId="48171E80" w14:textId="18FF7A82" w:rsidR="00BE7158" w:rsidRDefault="00BE7158" w:rsidP="00BE7158">
            <w:r>
              <w:t>1.49 [</w:t>
            </w:r>
            <w:r w:rsidRPr="006105B7">
              <w:t>-0.36</w:t>
            </w:r>
            <w:r>
              <w:t>,</w:t>
            </w:r>
            <w:r w:rsidRPr="006105B7">
              <w:t xml:space="preserve"> 2.62]</w:t>
            </w:r>
          </w:p>
        </w:tc>
        <w:tc>
          <w:tcPr>
            <w:tcW w:w="3201" w:type="dxa"/>
            <w:tcBorders>
              <w:top w:val="single" w:sz="4" w:space="0" w:color="auto"/>
            </w:tcBorders>
            <w:vAlign w:val="center"/>
          </w:tcPr>
          <w:p w14:paraId="39F9F2FC" w14:textId="08F67C1D" w:rsidR="00BE7158" w:rsidRDefault="00BE7158" w:rsidP="00BE7158">
            <w:r>
              <w:t>548.73 [</w:t>
            </w:r>
            <w:r w:rsidRPr="006B0220">
              <w:t>479.43</w:t>
            </w:r>
            <w:r>
              <w:t>,</w:t>
            </w:r>
            <w:r w:rsidRPr="006B0220">
              <w:t xml:space="preserve"> 613.76]</w:t>
            </w:r>
          </w:p>
        </w:tc>
      </w:tr>
      <w:tr w:rsidR="00BE7158" w14:paraId="5D1B8851" w14:textId="77777777" w:rsidTr="00EC3983">
        <w:trPr>
          <w:trHeight w:val="417"/>
        </w:trPr>
        <w:tc>
          <w:tcPr>
            <w:tcW w:w="2235" w:type="dxa"/>
            <w:vAlign w:val="center"/>
          </w:tcPr>
          <w:p w14:paraId="1AFD8F68" w14:textId="77777777" w:rsidR="00BE7158" w:rsidRDefault="00BE7158" w:rsidP="00BE7158">
            <w:r w:rsidRPr="00DC56DA">
              <w:t>Baseline1</w:t>
            </w:r>
          </w:p>
        </w:tc>
        <w:tc>
          <w:tcPr>
            <w:tcW w:w="2382" w:type="dxa"/>
            <w:vAlign w:val="center"/>
          </w:tcPr>
          <w:p w14:paraId="0C7347E0" w14:textId="77777777" w:rsidR="00BE7158" w:rsidRPr="008E021D" w:rsidRDefault="00BE7158" w:rsidP="00BE7158">
            <w:r>
              <w:t>Low</w:t>
            </w:r>
          </w:p>
        </w:tc>
        <w:tc>
          <w:tcPr>
            <w:tcW w:w="2388" w:type="dxa"/>
            <w:vAlign w:val="center"/>
          </w:tcPr>
          <w:p w14:paraId="3D990D9A" w14:textId="3F00549A" w:rsidR="00BE7158" w:rsidRDefault="00BE7158" w:rsidP="00BE7158">
            <w:r w:rsidRPr="006105B7">
              <w:t>1.3</w:t>
            </w:r>
            <w:r>
              <w:t>0</w:t>
            </w:r>
            <w:r w:rsidRPr="006105B7">
              <w:t xml:space="preserve"> [ 0.09</w:t>
            </w:r>
            <w:r>
              <w:t>,</w:t>
            </w:r>
            <w:r w:rsidRPr="006105B7">
              <w:t xml:space="preserve"> 2.35]</w:t>
            </w:r>
          </w:p>
        </w:tc>
        <w:tc>
          <w:tcPr>
            <w:tcW w:w="3201" w:type="dxa"/>
            <w:vAlign w:val="center"/>
          </w:tcPr>
          <w:p w14:paraId="33ABB3BF" w14:textId="5D0E9AB4" w:rsidR="00BE7158" w:rsidRDefault="00BE7158" w:rsidP="00BE7158">
            <w:r w:rsidRPr="006B0220">
              <w:t>551.97 [458.26</w:t>
            </w:r>
            <w:r>
              <w:t>,</w:t>
            </w:r>
            <w:r w:rsidRPr="006B0220">
              <w:t xml:space="preserve"> 621.44]</w:t>
            </w:r>
          </w:p>
        </w:tc>
      </w:tr>
      <w:tr w:rsidR="00BE7158" w14:paraId="2E8C7CAC" w14:textId="77777777" w:rsidTr="00EC3983">
        <w:trPr>
          <w:trHeight w:val="417"/>
        </w:trPr>
        <w:tc>
          <w:tcPr>
            <w:tcW w:w="2235" w:type="dxa"/>
            <w:vAlign w:val="center"/>
          </w:tcPr>
          <w:p w14:paraId="044974C7" w14:textId="77777777" w:rsidR="00BE7158" w:rsidRDefault="00BE7158" w:rsidP="00BE7158">
            <w:r w:rsidRPr="00DC56DA">
              <w:t>Baseline2</w:t>
            </w:r>
          </w:p>
        </w:tc>
        <w:tc>
          <w:tcPr>
            <w:tcW w:w="2382" w:type="dxa"/>
            <w:vAlign w:val="center"/>
          </w:tcPr>
          <w:p w14:paraId="1111B89C" w14:textId="77777777" w:rsidR="00BE7158" w:rsidRPr="008E021D" w:rsidRDefault="00BE7158" w:rsidP="00BE7158">
            <w:r>
              <w:t>High</w:t>
            </w:r>
          </w:p>
        </w:tc>
        <w:tc>
          <w:tcPr>
            <w:tcW w:w="2388" w:type="dxa"/>
            <w:vAlign w:val="center"/>
          </w:tcPr>
          <w:p w14:paraId="6FE3E2A1" w14:textId="217B1E7D" w:rsidR="00BE7158" w:rsidRDefault="00BE7158" w:rsidP="00BE7158">
            <w:r w:rsidRPr="006105B7">
              <w:t>1.6</w:t>
            </w:r>
            <w:r>
              <w:t>0 [</w:t>
            </w:r>
            <w:r w:rsidRPr="006105B7">
              <w:t>-0.27</w:t>
            </w:r>
            <w:r>
              <w:t>,</w:t>
            </w:r>
            <w:r w:rsidRPr="006105B7">
              <w:t xml:space="preserve"> 2.56]</w:t>
            </w:r>
          </w:p>
        </w:tc>
        <w:tc>
          <w:tcPr>
            <w:tcW w:w="3201" w:type="dxa"/>
            <w:vAlign w:val="center"/>
          </w:tcPr>
          <w:p w14:paraId="147A2FE7" w14:textId="31926BE8" w:rsidR="00BE7158" w:rsidRDefault="00BE7158" w:rsidP="00BE7158">
            <w:r w:rsidRPr="006B0220">
              <w:t>545.6</w:t>
            </w:r>
            <w:r>
              <w:t>0</w:t>
            </w:r>
            <w:r w:rsidRPr="006B0220">
              <w:t xml:space="preserve"> [454.56</w:t>
            </w:r>
            <w:r>
              <w:t>,</w:t>
            </w:r>
            <w:r w:rsidRPr="006B0220">
              <w:t xml:space="preserve"> 620.36]</w:t>
            </w:r>
          </w:p>
        </w:tc>
      </w:tr>
      <w:tr w:rsidR="00BE7158" w14:paraId="1221C033" w14:textId="77777777" w:rsidTr="00EC3983">
        <w:trPr>
          <w:trHeight w:val="417"/>
        </w:trPr>
        <w:tc>
          <w:tcPr>
            <w:tcW w:w="2235" w:type="dxa"/>
            <w:vAlign w:val="center"/>
          </w:tcPr>
          <w:p w14:paraId="5E979E76" w14:textId="77777777" w:rsidR="00BE7158" w:rsidRDefault="00BE7158" w:rsidP="00BE7158">
            <w:r w:rsidRPr="00DC56DA">
              <w:t>Baseline2</w:t>
            </w:r>
          </w:p>
        </w:tc>
        <w:tc>
          <w:tcPr>
            <w:tcW w:w="2382" w:type="dxa"/>
            <w:vAlign w:val="center"/>
          </w:tcPr>
          <w:p w14:paraId="79A6F5BF" w14:textId="77777777" w:rsidR="00BE7158" w:rsidRPr="00534F07" w:rsidRDefault="00BE7158" w:rsidP="00BE7158">
            <w:r>
              <w:t>Low</w:t>
            </w:r>
          </w:p>
        </w:tc>
        <w:tc>
          <w:tcPr>
            <w:tcW w:w="2388" w:type="dxa"/>
            <w:vAlign w:val="center"/>
          </w:tcPr>
          <w:p w14:paraId="152E9B46" w14:textId="37AAA97A" w:rsidR="00BE7158" w:rsidRDefault="00BE7158" w:rsidP="00BE7158">
            <w:r w:rsidRPr="006105B7">
              <w:t>1.45 [ 0.08</w:t>
            </w:r>
            <w:r>
              <w:t>,</w:t>
            </w:r>
            <w:r w:rsidRPr="006105B7">
              <w:t xml:space="preserve"> 2.33]</w:t>
            </w:r>
          </w:p>
        </w:tc>
        <w:tc>
          <w:tcPr>
            <w:tcW w:w="3201" w:type="dxa"/>
            <w:vAlign w:val="center"/>
          </w:tcPr>
          <w:p w14:paraId="38077BB6" w14:textId="672A98BC" w:rsidR="00BE7158" w:rsidRDefault="00BE7158" w:rsidP="00BE7158">
            <w:r w:rsidRPr="006B0220">
              <w:t>556.21 [486.84</w:t>
            </w:r>
            <w:r>
              <w:t>,</w:t>
            </w:r>
            <w:r w:rsidRPr="006B0220">
              <w:t xml:space="preserve"> 650.73]</w:t>
            </w:r>
          </w:p>
        </w:tc>
      </w:tr>
      <w:tr w:rsidR="00BE7158" w14:paraId="2378FD41" w14:textId="77777777" w:rsidTr="00EC3983">
        <w:trPr>
          <w:trHeight w:val="417"/>
        </w:trPr>
        <w:tc>
          <w:tcPr>
            <w:tcW w:w="2235" w:type="dxa"/>
            <w:vAlign w:val="center"/>
          </w:tcPr>
          <w:p w14:paraId="33D71827" w14:textId="5A2F3D60" w:rsidR="00BE7158" w:rsidRDefault="00BE7158" w:rsidP="00BE7158">
            <w:r>
              <w:t>Training</w:t>
            </w:r>
            <w:r w:rsidRPr="00DC56DA">
              <w:t>1</w:t>
            </w:r>
          </w:p>
        </w:tc>
        <w:tc>
          <w:tcPr>
            <w:tcW w:w="2382" w:type="dxa"/>
            <w:vAlign w:val="center"/>
          </w:tcPr>
          <w:p w14:paraId="5DC66FC6" w14:textId="77777777" w:rsidR="00BE7158" w:rsidRPr="00C21D51" w:rsidRDefault="00BE7158" w:rsidP="00BE7158">
            <w:r>
              <w:t>High</w:t>
            </w:r>
          </w:p>
        </w:tc>
        <w:tc>
          <w:tcPr>
            <w:tcW w:w="2388" w:type="dxa"/>
            <w:vAlign w:val="center"/>
          </w:tcPr>
          <w:p w14:paraId="20BAF671" w14:textId="17244A63" w:rsidR="00BE7158" w:rsidRDefault="00BE7158" w:rsidP="00BE7158">
            <w:r>
              <w:t>1.56 [</w:t>
            </w:r>
            <w:r w:rsidRPr="006105B7">
              <w:t>-0.08</w:t>
            </w:r>
            <w:r>
              <w:t>,</w:t>
            </w:r>
            <w:r w:rsidRPr="006105B7">
              <w:t xml:space="preserve"> 2.65]</w:t>
            </w:r>
          </w:p>
        </w:tc>
        <w:tc>
          <w:tcPr>
            <w:tcW w:w="3201" w:type="dxa"/>
            <w:vAlign w:val="center"/>
          </w:tcPr>
          <w:p w14:paraId="3F8D1C07" w14:textId="7D1611C8" w:rsidR="00BE7158" w:rsidRDefault="00BE7158" w:rsidP="00BE7158">
            <w:r w:rsidRPr="006B0220">
              <w:t>521.47 [437.9</w:t>
            </w:r>
            <w:r>
              <w:t>0,</w:t>
            </w:r>
            <w:r w:rsidRPr="006B0220">
              <w:t xml:space="preserve"> 587.57]</w:t>
            </w:r>
          </w:p>
        </w:tc>
      </w:tr>
      <w:tr w:rsidR="00BE7158" w14:paraId="2C2EA802" w14:textId="77777777" w:rsidTr="00EC3983">
        <w:trPr>
          <w:trHeight w:val="417"/>
        </w:trPr>
        <w:tc>
          <w:tcPr>
            <w:tcW w:w="2235" w:type="dxa"/>
            <w:vAlign w:val="center"/>
          </w:tcPr>
          <w:p w14:paraId="73986FBE" w14:textId="301DBA47" w:rsidR="00BE7158" w:rsidRDefault="00BE7158" w:rsidP="00BE7158">
            <w:r>
              <w:t>Training</w:t>
            </w:r>
            <w:r w:rsidRPr="00DC56DA">
              <w:t>1</w:t>
            </w:r>
          </w:p>
        </w:tc>
        <w:tc>
          <w:tcPr>
            <w:tcW w:w="2382" w:type="dxa"/>
            <w:vAlign w:val="center"/>
          </w:tcPr>
          <w:p w14:paraId="3A03B0A7" w14:textId="77777777" w:rsidR="00BE7158" w:rsidRPr="00C21D51" w:rsidRDefault="00BE7158" w:rsidP="00BE7158">
            <w:r>
              <w:t>Low</w:t>
            </w:r>
          </w:p>
        </w:tc>
        <w:tc>
          <w:tcPr>
            <w:tcW w:w="2388" w:type="dxa"/>
            <w:vAlign w:val="center"/>
          </w:tcPr>
          <w:p w14:paraId="3A9CCE69" w14:textId="6FC711E7" w:rsidR="00BE7158" w:rsidRDefault="00BE7158" w:rsidP="00BE7158">
            <w:r w:rsidRPr="006105B7">
              <w:t>1.58 [ 0.47</w:t>
            </w:r>
            <w:r>
              <w:t>,</w:t>
            </w:r>
            <w:r w:rsidRPr="006105B7">
              <w:t xml:space="preserve"> 2.45]</w:t>
            </w:r>
          </w:p>
        </w:tc>
        <w:tc>
          <w:tcPr>
            <w:tcW w:w="3201" w:type="dxa"/>
            <w:vAlign w:val="center"/>
          </w:tcPr>
          <w:p w14:paraId="2CA76085" w14:textId="79F81BAE" w:rsidR="00BE7158" w:rsidRDefault="00BE7158" w:rsidP="00BE7158">
            <w:r w:rsidRPr="006B0220">
              <w:t>542.8</w:t>
            </w:r>
            <w:r>
              <w:t>0</w:t>
            </w:r>
            <w:r w:rsidRPr="006B0220">
              <w:t xml:space="preserve"> [463.65</w:t>
            </w:r>
            <w:r>
              <w:t>,</w:t>
            </w:r>
            <w:r w:rsidRPr="006B0220">
              <w:t xml:space="preserve"> 593.47]</w:t>
            </w:r>
          </w:p>
        </w:tc>
      </w:tr>
      <w:tr w:rsidR="00BE7158" w14:paraId="6A6E7C39" w14:textId="77777777" w:rsidTr="00EC3983">
        <w:trPr>
          <w:trHeight w:val="417"/>
        </w:trPr>
        <w:tc>
          <w:tcPr>
            <w:tcW w:w="2235" w:type="dxa"/>
            <w:vAlign w:val="center"/>
          </w:tcPr>
          <w:p w14:paraId="14F01877" w14:textId="6A723EBC" w:rsidR="00BE7158" w:rsidRDefault="00BE7158" w:rsidP="00BE7158">
            <w:r>
              <w:t>Training</w:t>
            </w:r>
            <w:r w:rsidRPr="00DC56DA">
              <w:t>2</w:t>
            </w:r>
          </w:p>
        </w:tc>
        <w:tc>
          <w:tcPr>
            <w:tcW w:w="2382" w:type="dxa"/>
            <w:vAlign w:val="center"/>
          </w:tcPr>
          <w:p w14:paraId="59E7487F" w14:textId="77777777" w:rsidR="00BE7158" w:rsidRDefault="00BE7158" w:rsidP="00BE7158">
            <w:r>
              <w:t>High</w:t>
            </w:r>
          </w:p>
        </w:tc>
        <w:tc>
          <w:tcPr>
            <w:tcW w:w="2388" w:type="dxa"/>
            <w:vAlign w:val="center"/>
          </w:tcPr>
          <w:p w14:paraId="18D523FB" w14:textId="74153EC5" w:rsidR="00BE7158" w:rsidRDefault="00BE7158" w:rsidP="00BE7158">
            <w:r w:rsidRPr="006105B7">
              <w:t>1.59 [ 0.08</w:t>
            </w:r>
            <w:r>
              <w:t>,</w:t>
            </w:r>
            <w:r w:rsidRPr="006105B7">
              <w:t xml:space="preserve"> 2.56]</w:t>
            </w:r>
          </w:p>
        </w:tc>
        <w:tc>
          <w:tcPr>
            <w:tcW w:w="3201" w:type="dxa"/>
            <w:vAlign w:val="center"/>
          </w:tcPr>
          <w:p w14:paraId="43D2009E" w14:textId="5A3F8464" w:rsidR="00BE7158" w:rsidRPr="00C57028" w:rsidRDefault="00BE7158" w:rsidP="00BE7158">
            <w:r w:rsidRPr="006B0220">
              <w:t>528.96 [462</w:t>
            </w:r>
            <w:r>
              <w:t>.00,</w:t>
            </w:r>
            <w:r w:rsidRPr="006B0220">
              <w:t xml:space="preserve"> 598.58]</w:t>
            </w:r>
          </w:p>
        </w:tc>
      </w:tr>
      <w:tr w:rsidR="00BE7158" w14:paraId="66BD893A" w14:textId="77777777" w:rsidTr="00EC3983">
        <w:trPr>
          <w:trHeight w:val="417"/>
        </w:trPr>
        <w:tc>
          <w:tcPr>
            <w:tcW w:w="2235" w:type="dxa"/>
            <w:vAlign w:val="center"/>
          </w:tcPr>
          <w:p w14:paraId="2BA073D8" w14:textId="4063C936" w:rsidR="00BE7158" w:rsidRDefault="00BE7158" w:rsidP="00BE7158">
            <w:r>
              <w:t>Training</w:t>
            </w:r>
            <w:r w:rsidRPr="00DC56DA">
              <w:t>2</w:t>
            </w:r>
          </w:p>
        </w:tc>
        <w:tc>
          <w:tcPr>
            <w:tcW w:w="2382" w:type="dxa"/>
            <w:vAlign w:val="center"/>
          </w:tcPr>
          <w:p w14:paraId="4588F6D7" w14:textId="77777777" w:rsidR="00BE7158" w:rsidRDefault="00BE7158" w:rsidP="00BE7158">
            <w:r>
              <w:t>Low</w:t>
            </w:r>
          </w:p>
        </w:tc>
        <w:tc>
          <w:tcPr>
            <w:tcW w:w="2388" w:type="dxa"/>
            <w:vAlign w:val="center"/>
          </w:tcPr>
          <w:p w14:paraId="327279FC" w14:textId="5FB1D8FD" w:rsidR="00BE7158" w:rsidRDefault="00BE7158" w:rsidP="00BE7158">
            <w:r w:rsidRPr="006105B7">
              <w:t>1.47 [ 0</w:t>
            </w:r>
            <w:r>
              <w:t>.00,</w:t>
            </w:r>
            <w:r w:rsidRPr="006105B7">
              <w:t xml:space="preserve"> 2.62]</w:t>
            </w:r>
          </w:p>
        </w:tc>
        <w:tc>
          <w:tcPr>
            <w:tcW w:w="3201" w:type="dxa"/>
            <w:vAlign w:val="center"/>
          </w:tcPr>
          <w:p w14:paraId="6CBE9741" w14:textId="795238FA" w:rsidR="00BE7158" w:rsidRPr="00C57028" w:rsidRDefault="00BE7158" w:rsidP="00BE7158">
            <w:r w:rsidRPr="006B0220">
              <w:t>534.72 [479.38</w:t>
            </w:r>
            <w:r>
              <w:t>,</w:t>
            </w:r>
            <w:r w:rsidRPr="006B0220">
              <w:t xml:space="preserve"> 618.25]</w:t>
            </w:r>
          </w:p>
        </w:tc>
      </w:tr>
      <w:tr w:rsidR="00BE7158" w14:paraId="59B74544" w14:textId="77777777" w:rsidTr="00EC3983">
        <w:trPr>
          <w:trHeight w:val="417"/>
        </w:trPr>
        <w:tc>
          <w:tcPr>
            <w:tcW w:w="2235" w:type="dxa"/>
            <w:vAlign w:val="center"/>
          </w:tcPr>
          <w:p w14:paraId="10467693" w14:textId="3305FF5B" w:rsidR="00BE7158" w:rsidRDefault="00BE7158" w:rsidP="00BE7158">
            <w:r>
              <w:t>Test</w:t>
            </w:r>
            <w:r w:rsidRPr="00DC56DA">
              <w:t>1</w:t>
            </w:r>
          </w:p>
        </w:tc>
        <w:tc>
          <w:tcPr>
            <w:tcW w:w="2382" w:type="dxa"/>
            <w:vAlign w:val="center"/>
          </w:tcPr>
          <w:p w14:paraId="7A3FAC95" w14:textId="77777777" w:rsidR="00BE7158" w:rsidRDefault="00BE7158" w:rsidP="00BE7158">
            <w:r>
              <w:t>High</w:t>
            </w:r>
          </w:p>
        </w:tc>
        <w:tc>
          <w:tcPr>
            <w:tcW w:w="2388" w:type="dxa"/>
            <w:vAlign w:val="center"/>
          </w:tcPr>
          <w:p w14:paraId="77CCBF65" w14:textId="03383B97" w:rsidR="00BE7158" w:rsidRDefault="00BE7158" w:rsidP="00BE7158">
            <w:r>
              <w:t>1.51 [</w:t>
            </w:r>
            <w:r w:rsidRPr="006105B7">
              <w:t>-0.07</w:t>
            </w:r>
            <w:r>
              <w:t>,</w:t>
            </w:r>
            <w:r w:rsidRPr="006105B7">
              <w:t xml:space="preserve"> 2.57]</w:t>
            </w:r>
          </w:p>
        </w:tc>
        <w:tc>
          <w:tcPr>
            <w:tcW w:w="3201" w:type="dxa"/>
            <w:vAlign w:val="center"/>
          </w:tcPr>
          <w:p w14:paraId="04D77BDB" w14:textId="43A3B599" w:rsidR="00BE7158" w:rsidRPr="00C57028" w:rsidRDefault="00BE7158" w:rsidP="00BE7158">
            <w:r w:rsidRPr="006B0220">
              <w:t>528.3</w:t>
            </w:r>
            <w:r>
              <w:t>0</w:t>
            </w:r>
            <w:r w:rsidRPr="006B0220">
              <w:t xml:space="preserve"> [457.88</w:t>
            </w:r>
            <w:r>
              <w:t>,</w:t>
            </w:r>
            <w:r w:rsidRPr="006B0220">
              <w:t xml:space="preserve"> 596.17]</w:t>
            </w:r>
          </w:p>
        </w:tc>
      </w:tr>
      <w:tr w:rsidR="00BE7158" w14:paraId="292BD9E5" w14:textId="77777777" w:rsidTr="00EC3983">
        <w:trPr>
          <w:trHeight w:val="417"/>
        </w:trPr>
        <w:tc>
          <w:tcPr>
            <w:tcW w:w="2235" w:type="dxa"/>
            <w:vAlign w:val="center"/>
          </w:tcPr>
          <w:p w14:paraId="66E93132" w14:textId="1FC43104" w:rsidR="00BE7158" w:rsidRDefault="00BE7158" w:rsidP="00BE7158">
            <w:r>
              <w:t>Test</w:t>
            </w:r>
            <w:r w:rsidRPr="00DC56DA">
              <w:t>1</w:t>
            </w:r>
          </w:p>
        </w:tc>
        <w:tc>
          <w:tcPr>
            <w:tcW w:w="2382" w:type="dxa"/>
            <w:vAlign w:val="center"/>
          </w:tcPr>
          <w:p w14:paraId="1B112FCC" w14:textId="77777777" w:rsidR="00BE7158" w:rsidRDefault="00BE7158" w:rsidP="00BE7158">
            <w:r>
              <w:t>Low</w:t>
            </w:r>
          </w:p>
        </w:tc>
        <w:tc>
          <w:tcPr>
            <w:tcW w:w="2388" w:type="dxa"/>
            <w:vAlign w:val="center"/>
          </w:tcPr>
          <w:p w14:paraId="7D635669" w14:textId="6DFCBFDE" w:rsidR="00BE7158" w:rsidRDefault="00BE7158" w:rsidP="00BE7158">
            <w:r w:rsidRPr="006105B7">
              <w:t>1.49 [ 0.36</w:t>
            </w:r>
            <w:r>
              <w:t>,</w:t>
            </w:r>
            <w:r w:rsidRPr="006105B7">
              <w:t xml:space="preserve"> 2.5</w:t>
            </w:r>
            <w:r>
              <w:t>0</w:t>
            </w:r>
            <w:r w:rsidRPr="006105B7">
              <w:t>]</w:t>
            </w:r>
          </w:p>
        </w:tc>
        <w:tc>
          <w:tcPr>
            <w:tcW w:w="3201" w:type="dxa"/>
            <w:vAlign w:val="center"/>
          </w:tcPr>
          <w:p w14:paraId="66F6E7EA" w14:textId="55208672" w:rsidR="00BE7158" w:rsidRPr="00C57028" w:rsidRDefault="00BE7158" w:rsidP="00BE7158">
            <w:r w:rsidRPr="006B0220">
              <w:t>536.86 [444.89</w:t>
            </w:r>
            <w:r>
              <w:t>,</w:t>
            </w:r>
            <w:r w:rsidRPr="006B0220">
              <w:t xml:space="preserve"> 621</w:t>
            </w:r>
            <w:r>
              <w:t>.00</w:t>
            </w:r>
            <w:r w:rsidRPr="006B0220">
              <w:t>]</w:t>
            </w:r>
          </w:p>
        </w:tc>
      </w:tr>
      <w:tr w:rsidR="00BE7158" w14:paraId="640C67D9" w14:textId="77777777" w:rsidTr="00EC3983">
        <w:trPr>
          <w:trHeight w:val="417"/>
        </w:trPr>
        <w:tc>
          <w:tcPr>
            <w:tcW w:w="2235" w:type="dxa"/>
            <w:vAlign w:val="center"/>
          </w:tcPr>
          <w:p w14:paraId="1252F086" w14:textId="404DF397" w:rsidR="00BE7158" w:rsidRDefault="00BE7158" w:rsidP="00BE7158">
            <w:r>
              <w:t>Test</w:t>
            </w:r>
            <w:r w:rsidRPr="00DC56DA">
              <w:t>2</w:t>
            </w:r>
          </w:p>
        </w:tc>
        <w:tc>
          <w:tcPr>
            <w:tcW w:w="2382" w:type="dxa"/>
            <w:vAlign w:val="center"/>
          </w:tcPr>
          <w:p w14:paraId="12E1FF5A" w14:textId="77777777" w:rsidR="00BE7158" w:rsidRDefault="00BE7158" w:rsidP="00BE7158">
            <w:r>
              <w:t>High</w:t>
            </w:r>
          </w:p>
        </w:tc>
        <w:tc>
          <w:tcPr>
            <w:tcW w:w="2388" w:type="dxa"/>
            <w:vAlign w:val="center"/>
          </w:tcPr>
          <w:p w14:paraId="030DDBCB" w14:textId="101B3098" w:rsidR="00BE7158" w:rsidRDefault="00BE7158" w:rsidP="00BE7158">
            <w:r w:rsidRPr="006105B7">
              <w:t>1.5</w:t>
            </w:r>
            <w:r>
              <w:t>0 [</w:t>
            </w:r>
            <w:r w:rsidRPr="006105B7">
              <w:t>-0.38</w:t>
            </w:r>
            <w:r>
              <w:t>,</w:t>
            </w:r>
            <w:r w:rsidRPr="006105B7">
              <w:t xml:space="preserve"> 2.49]</w:t>
            </w:r>
          </w:p>
        </w:tc>
        <w:tc>
          <w:tcPr>
            <w:tcW w:w="3201" w:type="dxa"/>
            <w:vAlign w:val="center"/>
          </w:tcPr>
          <w:p w14:paraId="45B5A1C9" w14:textId="30916041" w:rsidR="00BE7158" w:rsidRPr="00C57028" w:rsidRDefault="00BE7158" w:rsidP="00BE7158">
            <w:r w:rsidRPr="006B0220">
              <w:t>528.92 [448.24</w:t>
            </w:r>
            <w:r>
              <w:t>,</w:t>
            </w:r>
            <w:r w:rsidRPr="006B0220">
              <w:t xml:space="preserve"> 606</w:t>
            </w:r>
            <w:r>
              <w:t>.00</w:t>
            </w:r>
            <w:r w:rsidRPr="006B0220">
              <w:t>]</w:t>
            </w:r>
          </w:p>
        </w:tc>
      </w:tr>
      <w:tr w:rsidR="00BE7158" w14:paraId="2B2A0875" w14:textId="77777777" w:rsidTr="00EC3983">
        <w:trPr>
          <w:trHeight w:val="417"/>
        </w:trPr>
        <w:tc>
          <w:tcPr>
            <w:tcW w:w="2235" w:type="dxa"/>
            <w:tcBorders>
              <w:bottom w:val="single" w:sz="4" w:space="0" w:color="auto"/>
            </w:tcBorders>
            <w:vAlign w:val="center"/>
          </w:tcPr>
          <w:p w14:paraId="4AF8D9C8" w14:textId="11ECB966" w:rsidR="00BE7158" w:rsidRDefault="00BE7158" w:rsidP="00BE7158">
            <w:r>
              <w:t>Test</w:t>
            </w:r>
            <w:r w:rsidRPr="00DC56DA">
              <w:t>2</w:t>
            </w:r>
          </w:p>
        </w:tc>
        <w:tc>
          <w:tcPr>
            <w:tcW w:w="2382" w:type="dxa"/>
            <w:tcBorders>
              <w:bottom w:val="single" w:sz="4" w:space="0" w:color="auto"/>
            </w:tcBorders>
            <w:vAlign w:val="center"/>
          </w:tcPr>
          <w:p w14:paraId="47C7A15A" w14:textId="77777777" w:rsidR="00BE7158" w:rsidRDefault="00BE7158" w:rsidP="00BE7158">
            <w:r>
              <w:t>Low</w:t>
            </w:r>
          </w:p>
        </w:tc>
        <w:tc>
          <w:tcPr>
            <w:tcW w:w="2388" w:type="dxa"/>
            <w:tcBorders>
              <w:bottom w:val="single" w:sz="4" w:space="0" w:color="auto"/>
            </w:tcBorders>
            <w:vAlign w:val="center"/>
          </w:tcPr>
          <w:p w14:paraId="5085CF6A" w14:textId="18C87195" w:rsidR="00BE7158" w:rsidRDefault="00BE7158" w:rsidP="00BE7158">
            <w:r w:rsidRPr="006105B7">
              <w:t>1.53 [ 0.65</w:t>
            </w:r>
            <w:r>
              <w:t>,</w:t>
            </w:r>
            <w:r w:rsidRPr="006105B7">
              <w:t xml:space="preserve"> 2.55]</w:t>
            </w:r>
          </w:p>
        </w:tc>
        <w:tc>
          <w:tcPr>
            <w:tcW w:w="3201" w:type="dxa"/>
            <w:tcBorders>
              <w:bottom w:val="single" w:sz="4" w:space="0" w:color="auto"/>
            </w:tcBorders>
            <w:vAlign w:val="center"/>
          </w:tcPr>
          <w:p w14:paraId="3872E78E" w14:textId="681751CB" w:rsidR="00BE7158" w:rsidRPr="00C57028" w:rsidRDefault="00BE7158" w:rsidP="00BE7158">
            <w:r w:rsidRPr="006B0220">
              <w:t>542.76 [450.11</w:t>
            </w:r>
            <w:r>
              <w:t>,</w:t>
            </w:r>
            <w:r w:rsidRPr="006B0220">
              <w:t xml:space="preserve"> 617.44]</w:t>
            </w:r>
          </w:p>
        </w:tc>
      </w:tr>
    </w:tbl>
    <w:p w14:paraId="50F8ABF3" w14:textId="2235D84B" w:rsidR="00FA0C17" w:rsidRDefault="00FA0C17" w:rsidP="008B3849">
      <w:pPr>
        <w:spacing w:line="480" w:lineRule="auto"/>
        <w:ind w:firstLine="284"/>
        <w:jc w:val="both"/>
      </w:pPr>
    </w:p>
    <w:p w14:paraId="7452B809" w14:textId="5AA2149D" w:rsidR="006158A2" w:rsidRDefault="006158A2" w:rsidP="00C94B53">
      <w:pPr>
        <w:spacing w:line="480" w:lineRule="auto"/>
        <w:ind w:firstLine="284"/>
        <w:jc w:val="both"/>
      </w:pPr>
      <w:r w:rsidRPr="006158A2">
        <w:t xml:space="preserve">The posterior </w:t>
      </w:r>
      <w:r>
        <w:t>distribution</w:t>
      </w:r>
      <w:r w:rsidR="000C1A99">
        <w:t>s</w:t>
      </w:r>
      <w:r>
        <w:t xml:space="preserve"> for </w:t>
      </w:r>
      <w:r w:rsidR="00566A39">
        <w:t>sensitivity</w:t>
      </w:r>
      <w:r>
        <w:t xml:space="preserve"> </w:t>
      </w:r>
      <w:r w:rsidR="00C94B53">
        <w:t>(</w:t>
      </w:r>
      <w:r w:rsidR="000C1A99" w:rsidRPr="00B57645">
        <w:rPr>
          <w:i/>
        </w:rPr>
        <w:t xml:space="preserve">Supplementary </w:t>
      </w:r>
      <w:r w:rsidR="006F2A37">
        <w:rPr>
          <w:i/>
        </w:rPr>
        <w:t>Figure 1</w:t>
      </w:r>
      <w:r w:rsidR="00C94B53">
        <w:t xml:space="preserve"> and </w:t>
      </w:r>
      <w:r w:rsidR="000C1A99" w:rsidRPr="00B57645">
        <w:rPr>
          <w:i/>
        </w:rPr>
        <w:t xml:space="preserve">Supplementary </w:t>
      </w:r>
      <w:r w:rsidR="006F2A37">
        <w:rPr>
          <w:i/>
        </w:rPr>
        <w:t>Table 4</w:t>
      </w:r>
      <w:r w:rsidR="00C94B53">
        <w:t xml:space="preserve">) </w:t>
      </w:r>
      <w:r>
        <w:t xml:space="preserve">revealed </w:t>
      </w:r>
      <w:r w:rsidR="000C1A99">
        <w:t xml:space="preserve">performance </w:t>
      </w:r>
      <w:r>
        <w:t>improvement from the first to the second part of</w:t>
      </w:r>
      <w:r w:rsidR="000C1A99">
        <w:t xml:space="preserve"> the</w:t>
      </w:r>
      <w:r>
        <w:t xml:space="preserve"> baseline for both high </w:t>
      </w:r>
      <w:r w:rsidR="00C94B53">
        <w:t>(</w:t>
      </w:r>
      <w:r w:rsidR="00C94B53">
        <w:rPr>
          <w:i/>
        </w:rPr>
        <w:t xml:space="preserve">M = </w:t>
      </w:r>
      <w:r w:rsidR="000C2FCF">
        <w:t>0.11; 95% HDI [-0.04, 0.27</w:t>
      </w:r>
      <w:r w:rsidR="00C94B53">
        <w:t xml:space="preserve">]; ER = </w:t>
      </w:r>
      <w:r w:rsidR="000C2FCF">
        <w:t>11.19</w:t>
      </w:r>
      <w:r w:rsidR="00C94B53">
        <w:t xml:space="preserve">) </w:t>
      </w:r>
      <w:r>
        <w:t xml:space="preserve">and low </w:t>
      </w:r>
      <w:r w:rsidR="00C94B53">
        <w:t>(</w:t>
      </w:r>
      <w:r w:rsidR="00C94B53">
        <w:rPr>
          <w:i/>
        </w:rPr>
        <w:t xml:space="preserve">M = </w:t>
      </w:r>
      <w:r w:rsidR="000C2FCF">
        <w:t>0.15; 95% HDI [0.01, 0.31]; ER = 30.25</w:t>
      </w:r>
      <w:r w:rsidR="00C94B53">
        <w:t xml:space="preserve">) </w:t>
      </w:r>
      <w:r>
        <w:t xml:space="preserve">reward probability conditions. </w:t>
      </w:r>
      <w:r w:rsidR="00C94B53">
        <w:t xml:space="preserve">When comparing the second part of baseline to the first part of </w:t>
      </w:r>
      <w:r w:rsidR="00C153CF">
        <w:t>training</w:t>
      </w:r>
      <w:r w:rsidR="000C1A99">
        <w:t>,</w:t>
      </w:r>
      <w:r w:rsidR="00C94B53">
        <w:t xml:space="preserve"> there was no difference in the high reward probability condition (</w:t>
      </w:r>
      <w:r w:rsidR="00C94B53">
        <w:rPr>
          <w:i/>
        </w:rPr>
        <w:t xml:space="preserve">M = </w:t>
      </w:r>
      <w:r w:rsidR="000C2FCF">
        <w:t>0.04; 95% HDI [-0.12, 0.21</w:t>
      </w:r>
      <w:r w:rsidR="00C94B53">
        <w:t>]; ER</w:t>
      </w:r>
      <w:r w:rsidR="000C2FCF">
        <w:t xml:space="preserve"> = 2.27</w:t>
      </w:r>
      <w:r w:rsidR="00C94B53">
        <w:t xml:space="preserve">). However, in the low probability condition, </w:t>
      </w:r>
      <w:r w:rsidR="00566A39">
        <w:t xml:space="preserve">sensitivity </w:t>
      </w:r>
      <w:r w:rsidR="00205DA6">
        <w:t>increased</w:t>
      </w:r>
      <w:r w:rsidR="00C94B53">
        <w:t xml:space="preserve"> in the first part of </w:t>
      </w:r>
      <w:r w:rsidR="00205DA6">
        <w:t xml:space="preserve">the </w:t>
      </w:r>
      <w:r w:rsidR="00C153CF">
        <w:t>training</w:t>
      </w:r>
      <w:r w:rsidR="00205DA6">
        <w:t xml:space="preserve"> phase</w:t>
      </w:r>
      <w:r w:rsidR="00C94B53">
        <w:t xml:space="preserve"> (</w:t>
      </w:r>
      <w:r w:rsidR="00C94B53">
        <w:rPr>
          <w:i/>
        </w:rPr>
        <w:t xml:space="preserve">M = </w:t>
      </w:r>
      <w:r w:rsidR="00205DA6">
        <w:t>0.14; 95% HDI [-0.03, 0.29</w:t>
      </w:r>
      <w:r w:rsidR="00C94B53">
        <w:t xml:space="preserve">]; ER = </w:t>
      </w:r>
      <w:r w:rsidR="00205DA6">
        <w:t>18.23</w:t>
      </w:r>
      <w:r w:rsidR="00C94B53">
        <w:t xml:space="preserve">). These results </w:t>
      </w:r>
      <w:r w:rsidR="00C94B53">
        <w:lastRenderedPageBreak/>
        <w:t>indicate that participants improved</w:t>
      </w:r>
      <w:r w:rsidR="006D2608">
        <w:t xml:space="preserve"> not only</w:t>
      </w:r>
      <w:r w:rsidR="00C94B53">
        <w:t xml:space="preserve"> throughout the baseline phase, </w:t>
      </w:r>
      <w:r w:rsidR="006D2608">
        <w:t>but also</w:t>
      </w:r>
      <w:r w:rsidR="00C94B53">
        <w:t xml:space="preserve"> </w:t>
      </w:r>
      <w:r w:rsidR="008C49F8">
        <w:t xml:space="preserve">from the end of baseline to the first part of the </w:t>
      </w:r>
      <w:r w:rsidR="00C153CF">
        <w:t>training</w:t>
      </w:r>
      <w:r w:rsidR="008C49F8">
        <w:t xml:space="preserve"> </w:t>
      </w:r>
      <w:r w:rsidR="00056144">
        <w:t xml:space="preserve">(albeit </w:t>
      </w:r>
      <w:r w:rsidR="008C49F8">
        <w:t>for low rewarded color</w:t>
      </w:r>
      <w:r w:rsidR="006D2608">
        <w:t xml:space="preserve"> only</w:t>
      </w:r>
      <w:r w:rsidR="00056144">
        <w:t>)</w:t>
      </w:r>
      <w:r w:rsidR="008C49F8">
        <w:t xml:space="preserve">. This </w:t>
      </w:r>
      <w:r w:rsidR="009940B0">
        <w:t>might</w:t>
      </w:r>
      <w:r w:rsidR="008C49F8">
        <w:t xml:space="preserve"> indicate some presence of traini</w:t>
      </w:r>
      <w:r w:rsidR="00566A39">
        <w:t>ng effects in</w:t>
      </w:r>
      <w:r w:rsidR="008C49F8">
        <w:t xml:space="preserve"> the </w:t>
      </w:r>
      <w:r w:rsidR="00566A39">
        <w:t>sensitivity</w:t>
      </w:r>
      <w:r w:rsidR="008C49F8">
        <w:t xml:space="preserve"> data.</w:t>
      </w:r>
    </w:p>
    <w:p w14:paraId="3D90DF22" w14:textId="5F4DBBA8" w:rsidR="008C49F8" w:rsidRDefault="008C49F8" w:rsidP="00C94B53">
      <w:pPr>
        <w:spacing w:line="480" w:lineRule="auto"/>
        <w:ind w:firstLine="284"/>
        <w:jc w:val="both"/>
      </w:pPr>
      <w:r>
        <w:t>The posterior distribution</w:t>
      </w:r>
      <w:r w:rsidR="00DE7446">
        <w:t>s</w:t>
      </w:r>
      <w:r>
        <w:t xml:space="preserve"> of reaction times (</w:t>
      </w:r>
      <w:r w:rsidR="00DE7446" w:rsidRPr="00DE7446">
        <w:rPr>
          <w:i/>
        </w:rPr>
        <w:t xml:space="preserve">Supplementary </w:t>
      </w:r>
      <w:r w:rsidRPr="00B57645">
        <w:rPr>
          <w:i/>
        </w:rPr>
        <w:t>Figure 2</w:t>
      </w:r>
      <w:r>
        <w:t xml:space="preserve"> and </w:t>
      </w:r>
      <w:r w:rsidR="00DE7446" w:rsidRPr="00DE7446">
        <w:rPr>
          <w:i/>
        </w:rPr>
        <w:t xml:space="preserve">Supplementary </w:t>
      </w:r>
      <w:r w:rsidRPr="00B57645">
        <w:rPr>
          <w:i/>
        </w:rPr>
        <w:t>Table 2</w:t>
      </w:r>
      <w:r>
        <w:t>)</w:t>
      </w:r>
      <w:r w:rsidR="00FA0C17">
        <w:t xml:space="preserve"> revealed n</w:t>
      </w:r>
      <w:r>
        <w:t>o differences between the first and the second part of baseline for neither high (</w:t>
      </w:r>
      <w:r>
        <w:rPr>
          <w:i/>
        </w:rPr>
        <w:t xml:space="preserve">M = </w:t>
      </w:r>
      <w:r w:rsidR="008679C1">
        <w:t>-3.13; 95% HDI [-13.3, 7.28]; ER = 2.</w:t>
      </w:r>
      <w:r w:rsidR="009940B0">
        <w:t>7</w:t>
      </w:r>
      <w:r w:rsidR="008679C1">
        <w:t>0</w:t>
      </w:r>
      <w:r w:rsidR="009940B0">
        <w:t>)</w:t>
      </w:r>
      <w:r>
        <w:t xml:space="preserve"> nor low</w:t>
      </w:r>
      <w:r w:rsidR="008679C1">
        <w:t xml:space="preserve"> reward probability condition, which was even somewhat slower in the second part of the baseline</w:t>
      </w:r>
      <w:r>
        <w:t xml:space="preserve"> (</w:t>
      </w:r>
      <w:r>
        <w:rPr>
          <w:i/>
        </w:rPr>
        <w:t xml:space="preserve">M = </w:t>
      </w:r>
      <w:r w:rsidR="008679C1">
        <w:t>4.23; 95% HDI [-6.11</w:t>
      </w:r>
      <w:r>
        <w:t>, 14.</w:t>
      </w:r>
      <w:r w:rsidR="008679C1">
        <w:t>90</w:t>
      </w:r>
      <w:r>
        <w:t>]; ER =</w:t>
      </w:r>
      <w:r w:rsidR="00AA68C9">
        <w:t xml:space="preserve"> </w:t>
      </w:r>
      <w:r w:rsidR="008679C1">
        <w:t>3.67</w:t>
      </w:r>
      <w:r>
        <w:t xml:space="preserve">). The comparison between the second part of baseline and the first part of </w:t>
      </w:r>
      <w:r w:rsidR="00C153CF">
        <w:t>training</w:t>
      </w:r>
      <w:r>
        <w:t xml:space="preserve"> revealed a </w:t>
      </w:r>
      <w:r w:rsidR="00FA0C17">
        <w:t xml:space="preserve">very </w:t>
      </w:r>
      <w:r>
        <w:t xml:space="preserve">reliable </w:t>
      </w:r>
      <w:r w:rsidR="008679C1">
        <w:t>speeding</w:t>
      </w:r>
      <w:r>
        <w:t xml:space="preserve"> in both high </w:t>
      </w:r>
      <w:r w:rsidR="008E2D11">
        <w:t>(</w:t>
      </w:r>
      <w:r w:rsidR="008E2D11">
        <w:rPr>
          <w:i/>
        </w:rPr>
        <w:t xml:space="preserve">M = </w:t>
      </w:r>
      <w:r w:rsidR="008679C1">
        <w:t>24.00</w:t>
      </w:r>
      <w:r w:rsidR="008E2D11">
        <w:t>; 95% HDI [</w:t>
      </w:r>
      <w:r w:rsidR="008679C1">
        <w:t>13.40</w:t>
      </w:r>
      <w:r w:rsidR="008E2D11">
        <w:t xml:space="preserve">, </w:t>
      </w:r>
      <w:r w:rsidR="008679C1">
        <w:t>34.80</w:t>
      </w:r>
      <w:r w:rsidR="008E2D11">
        <w:t>]; ER =</w:t>
      </w:r>
      <w:r w:rsidR="00AA68C9">
        <w:t xml:space="preserve"> </w:t>
      </w:r>
      <w:r w:rsidR="00AA68C9" w:rsidRPr="00B57645">
        <w:rPr>
          <w:i/>
        </w:rPr>
        <w:t>Inf.</w:t>
      </w:r>
      <w:r w:rsidR="008E2D11">
        <w:t xml:space="preserve">) </w:t>
      </w:r>
      <w:r>
        <w:t xml:space="preserve">and low </w:t>
      </w:r>
      <w:r w:rsidR="008E2D11">
        <w:t>(</w:t>
      </w:r>
      <w:r w:rsidR="008E2D11">
        <w:rPr>
          <w:i/>
        </w:rPr>
        <w:t xml:space="preserve">M = </w:t>
      </w:r>
      <w:r w:rsidR="00AA68C9">
        <w:t>12.86</w:t>
      </w:r>
      <w:r w:rsidR="008E2D11">
        <w:t>; 95% HDI [</w:t>
      </w:r>
      <w:r w:rsidR="008679C1">
        <w:t>2.22</w:t>
      </w:r>
      <w:r w:rsidR="008E2D11">
        <w:t xml:space="preserve">, </w:t>
      </w:r>
      <w:r w:rsidR="008679C1">
        <w:t>24.10</w:t>
      </w:r>
      <w:r w:rsidR="008E2D11">
        <w:t>]; ER =</w:t>
      </w:r>
      <w:r w:rsidR="00AA68C9">
        <w:t xml:space="preserve"> </w:t>
      </w:r>
      <w:r w:rsidR="008679C1">
        <w:t>110.11</w:t>
      </w:r>
      <w:r w:rsidR="008E2D11">
        <w:t xml:space="preserve">) </w:t>
      </w:r>
      <w:r>
        <w:t xml:space="preserve">reward probability conditions. </w:t>
      </w:r>
      <w:r w:rsidR="008E2D11">
        <w:t>These results clearly point to the absence of training effects in reaction time data.</w:t>
      </w:r>
    </w:p>
    <w:p w14:paraId="018AA296" w14:textId="53C136FD" w:rsidR="000518C5" w:rsidRDefault="009940B0" w:rsidP="006F2A37">
      <w:pPr>
        <w:spacing w:line="480" w:lineRule="auto"/>
        <w:ind w:firstLine="284"/>
        <w:jc w:val="both"/>
        <w:rPr>
          <w:b/>
          <w:sz w:val="20"/>
        </w:rPr>
      </w:pPr>
      <w:r>
        <w:t xml:space="preserve">Taken together, these results indicate that our effects were not driven by the improved performance over the course of the task. Although there is some evidence that </w:t>
      </w:r>
      <w:r w:rsidR="00566A39">
        <w:t>sensitivity was</w:t>
      </w:r>
      <w:r>
        <w:t xml:space="preserve"> improving during the baseline phase, reaction times clearly indicate that the main shift in performance happens in the beginning of </w:t>
      </w:r>
      <w:r w:rsidR="00C153CF">
        <w:t>training</w:t>
      </w:r>
      <w:r>
        <w:t xml:space="preserve">, when rewards are introduced. Importantly, the strongest behavioral effects in our study were found on reaction time data, as indicated in the results section. </w:t>
      </w:r>
    </w:p>
    <w:p w14:paraId="06465635" w14:textId="733959D4" w:rsidR="009940B0" w:rsidRDefault="00ED76F0" w:rsidP="009940B0">
      <w:pPr>
        <w:spacing w:line="480" w:lineRule="auto"/>
        <w:ind w:firstLine="284"/>
        <w:jc w:val="both"/>
      </w:pPr>
      <w:r>
        <w:rPr>
          <w:noProof/>
        </w:rPr>
        <w:lastRenderedPageBreak/>
        <mc:AlternateContent>
          <mc:Choice Requires="wpg">
            <w:drawing>
              <wp:anchor distT="0" distB="0" distL="114300" distR="114300" simplePos="0" relativeHeight="251691008" behindDoc="0" locked="0" layoutInCell="1" allowOverlap="1" wp14:anchorId="7400E817" wp14:editId="2914ED29">
                <wp:simplePos x="0" y="0"/>
                <wp:positionH relativeFrom="column">
                  <wp:posOffset>211989</wp:posOffset>
                </wp:positionH>
                <wp:positionV relativeFrom="paragraph">
                  <wp:posOffset>2290724</wp:posOffset>
                </wp:positionV>
                <wp:extent cx="5943600" cy="5149215"/>
                <wp:effectExtent l="0" t="0" r="19050" b="13335"/>
                <wp:wrapTopAndBottom/>
                <wp:docPr id="4" name="Group 4"/>
                <wp:cNvGraphicFramePr/>
                <a:graphic xmlns:a="http://schemas.openxmlformats.org/drawingml/2006/main">
                  <a:graphicData uri="http://schemas.microsoft.com/office/word/2010/wordprocessingGroup">
                    <wpg:wgp>
                      <wpg:cNvGrpSpPr/>
                      <wpg:grpSpPr>
                        <a:xfrm>
                          <a:off x="0" y="0"/>
                          <a:ext cx="5943600" cy="5149215"/>
                          <a:chOff x="-1269" y="0"/>
                          <a:chExt cx="5944234" cy="5149826"/>
                        </a:xfrm>
                      </wpg:grpSpPr>
                      <pic:pic xmlns:pic="http://schemas.openxmlformats.org/drawingml/2006/picture">
                        <pic:nvPicPr>
                          <pic:cNvPr id="1" name="Picture 1" descr="C:\Users\igrahek\Documents\Studies\SSVEP Reward - Soren &amp; Antonio\Experiment 1\SSVEP_reward\figures\SupFigure1.png"/>
                          <pic:cNvPicPr>
                            <a:picLocks noChangeAspect="1"/>
                          </pic:cNvPicPr>
                        </pic:nvPicPr>
                        <pic:blipFill rotWithShape="1">
                          <a:blip r:embed="rId16" cstate="print">
                            <a:extLst>
                              <a:ext uri="{28A0092B-C50C-407E-A947-70E740481C1C}">
                                <a14:useLocalDpi xmlns:a14="http://schemas.microsoft.com/office/drawing/2010/main" val="0"/>
                              </a:ext>
                            </a:extLst>
                          </a:blip>
                          <a:srcRect l="8654" t="3785" r="13587"/>
                          <a:stretch/>
                        </pic:blipFill>
                        <pic:spPr bwMode="auto">
                          <a:xfrm>
                            <a:off x="0" y="0"/>
                            <a:ext cx="5942965" cy="4139565"/>
                          </a:xfrm>
                          <a:prstGeom prst="rect">
                            <a:avLst/>
                          </a:prstGeom>
                          <a:noFill/>
                          <a:ln>
                            <a:noFill/>
                          </a:ln>
                          <a:extLst>
                            <a:ext uri="{53640926-AAD7-44D8-BBD7-CCE9431645EC}">
                              <a14:shadowObscured xmlns:a14="http://schemas.microsoft.com/office/drawing/2010/main"/>
                            </a:ext>
                          </a:extLst>
                        </pic:spPr>
                      </pic:pic>
                      <wps:wsp>
                        <wps:cNvPr id="3" name="Text Box 2"/>
                        <wps:cNvSpPr txBox="1">
                          <a:spLocks noChangeArrowheads="1"/>
                        </wps:cNvSpPr>
                        <wps:spPr bwMode="auto">
                          <a:xfrm>
                            <a:off x="-1269" y="4139557"/>
                            <a:ext cx="5944234" cy="1010269"/>
                          </a:xfrm>
                          <a:prstGeom prst="rect">
                            <a:avLst/>
                          </a:prstGeom>
                          <a:solidFill>
                            <a:srgbClr val="FFFFFF"/>
                          </a:solidFill>
                          <a:ln w="9525">
                            <a:solidFill>
                              <a:schemeClr val="bg1"/>
                            </a:solidFill>
                            <a:miter lim="800000"/>
                            <a:headEnd/>
                            <a:tailEnd/>
                          </a:ln>
                        </wps:spPr>
                        <wps:txbx>
                          <w:txbxContent>
                            <w:p w14:paraId="5A1C2FF6" w14:textId="7968DC6A" w:rsidR="004160AD" w:rsidRPr="0013660A" w:rsidRDefault="004160AD"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 xml:space="preserve">Reaction times (ms) in the six phases when the target is related to high or low reward probability.  </w:t>
                              </w:r>
                            </w:p>
                            <w:p w14:paraId="0668E3D6" w14:textId="77777777" w:rsidR="004160AD" w:rsidRDefault="004160AD" w:rsidP="006F2A37">
                              <w:pPr>
                                <w:spacing w:line="480" w:lineRule="auto"/>
                                <w:jc w:val="both"/>
                              </w:pPr>
                            </w:p>
                          </w:txbxContent>
                        </wps:txbx>
                        <wps:bodyPr rot="0" vert="horz" wrap="square" lIns="91440" tIns="45720" rIns="91440" bIns="45720" anchor="t" anchorCtr="0">
                          <a:noAutofit/>
                        </wps:bodyPr>
                      </wps:wsp>
                    </wpg:wgp>
                  </a:graphicData>
                </a:graphic>
                <wp14:sizeRelV relativeFrom="margin">
                  <wp14:pctHeight>0</wp14:pctHeight>
                </wp14:sizeRelV>
              </wp:anchor>
            </w:drawing>
          </mc:Choice>
          <mc:Fallback>
            <w:pict>
              <v:group w14:anchorId="7400E817" id="Group 4" o:spid="_x0000_s1035" style="position:absolute;left:0;text-align:left;margin-left:16.7pt;margin-top:180.35pt;width:468pt;height:405.45pt;z-index:251691008;mso-height-relative:margin" coordorigin="-12" coordsize="59442,5149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">
                <v:shape id="Picture 1" o:spid="_x0000_s1036" type="#_x0000_t75" style="position:absolute;width:59429;height:4139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">
                  <v:imagedata r:id="rId17" o:title="SupFigure1" croptop="2481f" cropleft="5671f" cropright="8904f"/>
                  <v:path arrowok="t"/>
                </v:shape>
                <v:shape id="Text Box 2" o:spid="_x0000_s1037" type="#_x0000_t202" style="position:absolute;left:-12;top:41395;width:59441;height:10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" strokecolor="white [3212]">
                  <v:textbox>
                    <w:txbxContent>
                      <w:p w14:paraId="5A1C2FF6" w14:textId="7968DC6A" w:rsidR="004160AD" w:rsidRPr="0013660A" w:rsidRDefault="004160AD" w:rsidP="006F2A37">
                        <w:pPr>
                          <w:jc w:val="both"/>
                          <w:rPr>
                            <w:sz w:val="20"/>
                          </w:rPr>
                        </w:pPr>
                        <w:r w:rsidRPr="000C1A99">
                          <w:rPr>
                            <w:b/>
                            <w:sz w:val="20"/>
                          </w:rPr>
                          <w:t xml:space="preserve">Supplementary </w:t>
                        </w:r>
                        <w:r>
                          <w:rPr>
                            <w:b/>
                            <w:sz w:val="20"/>
                          </w:rPr>
                          <w:t>Figure 1</w:t>
                        </w:r>
                        <w:r w:rsidRPr="00FF793F">
                          <w:rPr>
                            <w:b/>
                            <w:sz w:val="20"/>
                          </w:rPr>
                          <w:t xml:space="preserve">. </w:t>
                        </w:r>
                        <w:r>
                          <w:rPr>
                            <w:b/>
                            <w:sz w:val="20"/>
                          </w:rPr>
                          <w:t xml:space="preserve">Raw and modelled behavioral data in each half of each phase of the experiment. </w:t>
                        </w:r>
                        <w:r>
                          <w:rPr>
                            <w:sz w:val="20"/>
                          </w:rPr>
                          <w:t xml:space="preserve">On both plots raw participant data is represented with grey dots and their distribution. The winning model is presented in blue (dark blue – 50% HDIs and light blue – 95% HDIs). </w:t>
                        </w:r>
                        <w:r>
                          <w:rPr>
                            <w:b/>
                            <w:sz w:val="20"/>
                          </w:rPr>
                          <w:t xml:space="preserve">A) </w:t>
                        </w:r>
                        <w:r>
                          <w:rPr>
                            <w:sz w:val="20"/>
                          </w:rPr>
                          <w:t xml:space="preserve">Sensitivity (d`) across the phases of the experiment for the conditions in which the target color is linked to either high or low reward probability. </w:t>
                        </w:r>
                        <w:r>
                          <w:rPr>
                            <w:b/>
                            <w:sz w:val="20"/>
                          </w:rPr>
                          <w:t xml:space="preserve">B) </w:t>
                        </w:r>
                        <w:r>
                          <w:rPr>
                            <w:sz w:val="20"/>
                          </w:rPr>
                          <w:t>Reaction times (</w:t>
                        </w:r>
                        <w:proofErr w:type="spellStart"/>
                        <w:r>
                          <w:rPr>
                            <w:sz w:val="20"/>
                          </w:rPr>
                          <w:t>ms</w:t>
                        </w:r>
                        <w:proofErr w:type="spellEnd"/>
                        <w:r>
                          <w:rPr>
                            <w:sz w:val="20"/>
                          </w:rPr>
                          <w:t xml:space="preserve">) in the six phases when the target is related to high or low reward probability.  </w:t>
                        </w:r>
                      </w:p>
                      <w:p w14:paraId="0668E3D6" w14:textId="77777777" w:rsidR="004160AD" w:rsidRDefault="004160AD" w:rsidP="006F2A37">
                        <w:pPr>
                          <w:spacing w:line="480" w:lineRule="auto"/>
                          <w:jc w:val="both"/>
                        </w:pPr>
                      </w:p>
                    </w:txbxContent>
                  </v:textbox>
                </v:shape>
                <w10:wrap type="topAndBottom"/>
              </v:group>
            </w:pict>
          </mc:Fallback>
        </mc:AlternateContent>
      </w:r>
      <w:r w:rsidR="009940B0">
        <w:t>Similar analyses could not be performed for the EEG data, because splitting the number of trials in each phase would significantly affect the signal-to-noise ratio. However, our EEG results point to changes in SSVEP amplitudes in only one of the reward probability conditions. If amplitude changes were mainly driven by training effects, the differences across reward phases would be expected for both reward probability conditions. This observation, combined with the lack of strong training effects in behavior, suggests that our EEG results are not driven by training effects.</w:t>
      </w:r>
    </w:p>
    <w:p w14:paraId="2196191C" w14:textId="37850B11" w:rsidR="006F2A37" w:rsidRDefault="006F2A37" w:rsidP="009940B0">
      <w:pPr>
        <w:spacing w:line="480" w:lineRule="auto"/>
        <w:ind w:firstLine="284"/>
        <w:jc w:val="both"/>
      </w:pPr>
    </w:p>
    <w:tbl>
      <w:tblPr>
        <w:tblStyle w:val="APA6"/>
        <w:tblpPr w:leftFromText="181" w:rightFromText="181" w:vertAnchor="text" w:horzAnchor="margin" w:tblpY="603"/>
        <w:tblOverlap w:val="never"/>
        <w:tblW w:w="9639" w:type="dxa"/>
        <w:tblLook w:val="04A0" w:firstRow="1" w:lastRow="0" w:firstColumn="1" w:lastColumn="0" w:noHBand="0" w:noVBand="1"/>
      </w:tblPr>
      <w:tblGrid>
        <w:gridCol w:w="2102"/>
        <w:gridCol w:w="2257"/>
        <w:gridCol w:w="2260"/>
        <w:gridCol w:w="3020"/>
      </w:tblGrid>
      <w:tr w:rsidR="00ED76F0" w14:paraId="5903AC7D" w14:textId="77777777" w:rsidTr="00ED76F0">
        <w:trPr>
          <w:trHeight w:val="634"/>
        </w:trPr>
        <w:tc>
          <w:tcPr>
            <w:tcW w:w="9639" w:type="dxa"/>
            <w:gridSpan w:val="4"/>
            <w:tcBorders>
              <w:bottom w:val="single" w:sz="4" w:space="0" w:color="auto"/>
            </w:tcBorders>
          </w:tcPr>
          <w:p w14:paraId="283FD405" w14:textId="77777777" w:rsidR="00ED76F0" w:rsidRDefault="00ED76F0" w:rsidP="00ED76F0">
            <w:pPr>
              <w:spacing w:line="360" w:lineRule="auto"/>
            </w:pPr>
            <w:r w:rsidRPr="000C1A99">
              <w:lastRenderedPageBreak/>
              <w:t xml:space="preserve">Supplementary </w:t>
            </w:r>
            <w:r>
              <w:t>Table 4</w:t>
            </w:r>
          </w:p>
          <w:p w14:paraId="33B59AE2" w14:textId="77777777" w:rsidR="00ED76F0" w:rsidRDefault="00ED76F0" w:rsidP="00ED76F0">
            <w:pPr>
              <w:spacing w:line="360" w:lineRule="auto"/>
              <w:rPr>
                <w:i/>
              </w:rPr>
            </w:pPr>
            <w:r>
              <w:rPr>
                <w:i/>
              </w:rPr>
              <w:t>Means and 95% HDIs of sensitivity and reaction times across six phases of the experiment</w:t>
            </w:r>
          </w:p>
        </w:tc>
      </w:tr>
      <w:tr w:rsidR="00ED76F0" w14:paraId="353691D4" w14:textId="77777777" w:rsidTr="00ED76F0">
        <w:trPr>
          <w:trHeight w:val="634"/>
        </w:trPr>
        <w:tc>
          <w:tcPr>
            <w:tcW w:w="2102" w:type="dxa"/>
            <w:tcBorders>
              <w:top w:val="single" w:sz="4" w:space="0" w:color="auto"/>
              <w:bottom w:val="single" w:sz="4" w:space="0" w:color="auto"/>
            </w:tcBorders>
            <w:vAlign w:val="center"/>
          </w:tcPr>
          <w:p w14:paraId="7CFD0FD2" w14:textId="77777777" w:rsidR="00ED76F0" w:rsidRDefault="00ED76F0" w:rsidP="00ED76F0">
            <w:r>
              <w:t>Reward phase</w:t>
            </w:r>
          </w:p>
        </w:tc>
        <w:tc>
          <w:tcPr>
            <w:tcW w:w="2257" w:type="dxa"/>
            <w:tcBorders>
              <w:top w:val="single" w:sz="4" w:space="0" w:color="auto"/>
              <w:bottom w:val="single" w:sz="4" w:space="0" w:color="auto"/>
            </w:tcBorders>
            <w:vAlign w:val="center"/>
          </w:tcPr>
          <w:p w14:paraId="1354F862" w14:textId="77777777" w:rsidR="00ED76F0" w:rsidRDefault="00ED76F0" w:rsidP="00ED76F0">
            <w:r>
              <w:t>Reward probability</w:t>
            </w:r>
          </w:p>
        </w:tc>
        <w:tc>
          <w:tcPr>
            <w:tcW w:w="2260" w:type="dxa"/>
            <w:tcBorders>
              <w:top w:val="single" w:sz="4" w:space="0" w:color="auto"/>
              <w:bottom w:val="single" w:sz="4" w:space="0" w:color="auto"/>
            </w:tcBorders>
            <w:vAlign w:val="center"/>
          </w:tcPr>
          <w:p w14:paraId="3DC97C47" w14:textId="77777777" w:rsidR="00ED76F0" w:rsidRPr="007F6AA7" w:rsidRDefault="00ED76F0" w:rsidP="00ED76F0">
            <w:r>
              <w:t>Sensitivity (d`)</w:t>
            </w:r>
          </w:p>
        </w:tc>
        <w:tc>
          <w:tcPr>
            <w:tcW w:w="3020" w:type="dxa"/>
            <w:tcBorders>
              <w:top w:val="single" w:sz="4" w:space="0" w:color="auto"/>
              <w:bottom w:val="single" w:sz="4" w:space="0" w:color="auto"/>
            </w:tcBorders>
            <w:vAlign w:val="center"/>
          </w:tcPr>
          <w:p w14:paraId="75B17DDE" w14:textId="77777777" w:rsidR="00ED76F0" w:rsidRPr="00297068" w:rsidRDefault="00ED76F0" w:rsidP="00ED76F0">
            <w:r>
              <w:t>Reaction times (milliseconds)</w:t>
            </w:r>
          </w:p>
        </w:tc>
      </w:tr>
      <w:tr w:rsidR="00ED76F0" w14:paraId="0E0E1830" w14:textId="77777777" w:rsidTr="00ED76F0">
        <w:trPr>
          <w:trHeight w:val="417"/>
        </w:trPr>
        <w:tc>
          <w:tcPr>
            <w:tcW w:w="2102" w:type="dxa"/>
            <w:tcBorders>
              <w:top w:val="single" w:sz="4" w:space="0" w:color="auto"/>
            </w:tcBorders>
            <w:vAlign w:val="center"/>
          </w:tcPr>
          <w:p w14:paraId="09854650" w14:textId="77777777" w:rsidR="00ED76F0" w:rsidRDefault="00ED76F0" w:rsidP="00ED76F0">
            <w:r w:rsidRPr="00DC56DA">
              <w:t>Baseline</w:t>
            </w:r>
            <w:r>
              <w:t xml:space="preserve"> </w:t>
            </w:r>
            <w:r w:rsidRPr="00DC56DA">
              <w:t>1</w:t>
            </w:r>
          </w:p>
        </w:tc>
        <w:tc>
          <w:tcPr>
            <w:tcW w:w="2257" w:type="dxa"/>
            <w:tcBorders>
              <w:top w:val="single" w:sz="4" w:space="0" w:color="auto"/>
            </w:tcBorders>
            <w:vAlign w:val="center"/>
          </w:tcPr>
          <w:p w14:paraId="58E72BCD" w14:textId="77777777" w:rsidR="00ED76F0" w:rsidRPr="008E021D" w:rsidRDefault="00ED76F0" w:rsidP="00ED76F0">
            <w:r>
              <w:t>High</w:t>
            </w:r>
          </w:p>
        </w:tc>
        <w:tc>
          <w:tcPr>
            <w:tcW w:w="2260" w:type="dxa"/>
            <w:tcBorders>
              <w:top w:val="single" w:sz="4" w:space="0" w:color="auto"/>
            </w:tcBorders>
            <w:vAlign w:val="center"/>
          </w:tcPr>
          <w:p w14:paraId="37882EEA" w14:textId="77777777" w:rsidR="00ED76F0" w:rsidRDefault="00ED76F0" w:rsidP="00ED76F0">
            <w:r w:rsidRPr="00223195">
              <w:t>1.49 [1.26</w:t>
            </w:r>
            <w:r>
              <w:t>,</w:t>
            </w:r>
            <w:r w:rsidRPr="00223195">
              <w:t xml:space="preserve"> 1.71]</w:t>
            </w:r>
          </w:p>
        </w:tc>
        <w:tc>
          <w:tcPr>
            <w:tcW w:w="3020" w:type="dxa"/>
            <w:tcBorders>
              <w:top w:val="single" w:sz="4" w:space="0" w:color="auto"/>
            </w:tcBorders>
            <w:vAlign w:val="center"/>
          </w:tcPr>
          <w:p w14:paraId="7E7C9FDF" w14:textId="77777777" w:rsidR="00ED76F0" w:rsidRDefault="00ED76F0" w:rsidP="00ED76F0">
            <w:r w:rsidRPr="00BA6E4C">
              <w:t>548.63 [535.91</w:t>
            </w:r>
            <w:r>
              <w:t>,</w:t>
            </w:r>
            <w:r w:rsidRPr="00BA6E4C">
              <w:t xml:space="preserve"> 560.72]</w:t>
            </w:r>
          </w:p>
        </w:tc>
      </w:tr>
      <w:tr w:rsidR="00ED76F0" w14:paraId="0BFF22CD" w14:textId="77777777" w:rsidTr="00ED76F0">
        <w:trPr>
          <w:trHeight w:val="417"/>
        </w:trPr>
        <w:tc>
          <w:tcPr>
            <w:tcW w:w="2102" w:type="dxa"/>
            <w:vAlign w:val="center"/>
          </w:tcPr>
          <w:p w14:paraId="4DC2ABC0" w14:textId="77777777" w:rsidR="00ED76F0" w:rsidRDefault="00ED76F0" w:rsidP="00ED76F0">
            <w:r w:rsidRPr="00DC56DA">
              <w:t>Baseline</w:t>
            </w:r>
            <w:r>
              <w:t xml:space="preserve"> </w:t>
            </w:r>
            <w:r w:rsidRPr="00DC56DA">
              <w:t>1</w:t>
            </w:r>
          </w:p>
        </w:tc>
        <w:tc>
          <w:tcPr>
            <w:tcW w:w="2257" w:type="dxa"/>
            <w:vAlign w:val="center"/>
          </w:tcPr>
          <w:p w14:paraId="4043B513" w14:textId="77777777" w:rsidR="00ED76F0" w:rsidRPr="008E021D" w:rsidRDefault="00ED76F0" w:rsidP="00ED76F0">
            <w:r>
              <w:t>Low</w:t>
            </w:r>
          </w:p>
        </w:tc>
        <w:tc>
          <w:tcPr>
            <w:tcW w:w="2260" w:type="dxa"/>
            <w:vAlign w:val="center"/>
          </w:tcPr>
          <w:p w14:paraId="008668F5" w14:textId="77777777" w:rsidR="00ED76F0" w:rsidRDefault="00ED76F0" w:rsidP="00ED76F0">
            <w:r w:rsidRPr="00223195">
              <w:t>1.3</w:t>
            </w:r>
            <w:r>
              <w:t>0</w:t>
            </w:r>
            <w:r w:rsidRPr="00223195">
              <w:t xml:space="preserve"> [1.08</w:t>
            </w:r>
            <w:r>
              <w:t>,</w:t>
            </w:r>
            <w:r w:rsidRPr="00223195">
              <w:t xml:space="preserve"> 1.51]</w:t>
            </w:r>
          </w:p>
        </w:tc>
        <w:tc>
          <w:tcPr>
            <w:tcW w:w="3020" w:type="dxa"/>
            <w:vAlign w:val="center"/>
          </w:tcPr>
          <w:p w14:paraId="3F752452" w14:textId="77777777" w:rsidR="00ED76F0" w:rsidRDefault="00ED76F0" w:rsidP="00ED76F0">
            <w:r w:rsidRPr="00BA6E4C">
              <w:t>551.89 [538.38</w:t>
            </w:r>
            <w:r>
              <w:t>,</w:t>
            </w:r>
            <w:r w:rsidRPr="00BA6E4C">
              <w:t xml:space="preserve"> 564.15]</w:t>
            </w:r>
          </w:p>
        </w:tc>
      </w:tr>
      <w:tr w:rsidR="00ED76F0" w14:paraId="6CFEC085" w14:textId="77777777" w:rsidTr="00ED76F0">
        <w:trPr>
          <w:trHeight w:val="417"/>
        </w:trPr>
        <w:tc>
          <w:tcPr>
            <w:tcW w:w="2102" w:type="dxa"/>
            <w:vAlign w:val="center"/>
          </w:tcPr>
          <w:p w14:paraId="55E6DC93" w14:textId="77777777" w:rsidR="00ED76F0" w:rsidRDefault="00ED76F0" w:rsidP="00ED76F0">
            <w:r w:rsidRPr="00DC56DA">
              <w:t>Baseline</w:t>
            </w:r>
            <w:r>
              <w:t xml:space="preserve"> </w:t>
            </w:r>
            <w:r w:rsidRPr="00DC56DA">
              <w:t>2</w:t>
            </w:r>
          </w:p>
        </w:tc>
        <w:tc>
          <w:tcPr>
            <w:tcW w:w="2257" w:type="dxa"/>
            <w:vAlign w:val="center"/>
          </w:tcPr>
          <w:p w14:paraId="14A8E5E5" w14:textId="77777777" w:rsidR="00ED76F0" w:rsidRPr="008E021D" w:rsidRDefault="00ED76F0" w:rsidP="00ED76F0">
            <w:r>
              <w:t>High</w:t>
            </w:r>
          </w:p>
        </w:tc>
        <w:tc>
          <w:tcPr>
            <w:tcW w:w="2260" w:type="dxa"/>
            <w:vAlign w:val="center"/>
          </w:tcPr>
          <w:p w14:paraId="2E884AA6" w14:textId="77777777" w:rsidR="00ED76F0" w:rsidRDefault="00ED76F0" w:rsidP="00ED76F0">
            <w:r w:rsidRPr="00223195">
              <w:t>1.6</w:t>
            </w:r>
            <w:r>
              <w:t>0</w:t>
            </w:r>
            <w:r w:rsidRPr="00223195">
              <w:t xml:space="preserve"> [1.38</w:t>
            </w:r>
            <w:r>
              <w:t>,</w:t>
            </w:r>
            <w:r w:rsidRPr="00223195">
              <w:t xml:space="preserve"> 1.83]</w:t>
            </w:r>
          </w:p>
        </w:tc>
        <w:tc>
          <w:tcPr>
            <w:tcW w:w="3020" w:type="dxa"/>
            <w:vAlign w:val="center"/>
          </w:tcPr>
          <w:p w14:paraId="3DA48E95" w14:textId="77777777" w:rsidR="00ED76F0" w:rsidRDefault="00ED76F0" w:rsidP="00ED76F0">
            <w:r w:rsidRPr="00BA6E4C">
              <w:t>545.5</w:t>
            </w:r>
            <w:r>
              <w:t>0</w:t>
            </w:r>
            <w:r w:rsidRPr="00BA6E4C">
              <w:t xml:space="preserve"> [532.36</w:t>
            </w:r>
            <w:r>
              <w:t>,</w:t>
            </w:r>
            <w:r w:rsidRPr="00BA6E4C">
              <w:t xml:space="preserve"> 559.34]</w:t>
            </w:r>
          </w:p>
        </w:tc>
      </w:tr>
      <w:tr w:rsidR="00ED76F0" w14:paraId="05517BE8" w14:textId="77777777" w:rsidTr="00ED76F0">
        <w:trPr>
          <w:trHeight w:val="417"/>
        </w:trPr>
        <w:tc>
          <w:tcPr>
            <w:tcW w:w="2102" w:type="dxa"/>
            <w:vAlign w:val="center"/>
          </w:tcPr>
          <w:p w14:paraId="042C98B8" w14:textId="77777777" w:rsidR="00ED76F0" w:rsidRDefault="00ED76F0" w:rsidP="00ED76F0">
            <w:r w:rsidRPr="00DC56DA">
              <w:t>Baseline</w:t>
            </w:r>
            <w:r>
              <w:t xml:space="preserve"> </w:t>
            </w:r>
            <w:r w:rsidRPr="00DC56DA">
              <w:t>2</w:t>
            </w:r>
          </w:p>
        </w:tc>
        <w:tc>
          <w:tcPr>
            <w:tcW w:w="2257" w:type="dxa"/>
            <w:vAlign w:val="center"/>
          </w:tcPr>
          <w:p w14:paraId="3DEB7B9F" w14:textId="77777777" w:rsidR="00ED76F0" w:rsidRPr="00534F07" w:rsidRDefault="00ED76F0" w:rsidP="00ED76F0">
            <w:r>
              <w:t>Low</w:t>
            </w:r>
          </w:p>
        </w:tc>
        <w:tc>
          <w:tcPr>
            <w:tcW w:w="2260" w:type="dxa"/>
            <w:vAlign w:val="center"/>
          </w:tcPr>
          <w:p w14:paraId="0DF2661F" w14:textId="77777777" w:rsidR="00ED76F0" w:rsidRDefault="00ED76F0" w:rsidP="00ED76F0">
            <w:r w:rsidRPr="00223195">
              <w:t>1.45 [1.23</w:t>
            </w:r>
            <w:r>
              <w:t>,</w:t>
            </w:r>
            <w:r w:rsidRPr="00223195">
              <w:t xml:space="preserve"> 1.66]</w:t>
            </w:r>
          </w:p>
        </w:tc>
        <w:tc>
          <w:tcPr>
            <w:tcW w:w="3020" w:type="dxa"/>
            <w:vAlign w:val="center"/>
          </w:tcPr>
          <w:p w14:paraId="27446132" w14:textId="77777777" w:rsidR="00ED76F0" w:rsidRDefault="00ED76F0" w:rsidP="00ED76F0">
            <w:r w:rsidRPr="00BA6E4C">
              <w:t>556.12 [542.01</w:t>
            </w:r>
            <w:r>
              <w:t>,</w:t>
            </w:r>
            <w:r w:rsidRPr="00BA6E4C">
              <w:t xml:space="preserve"> 569.51]</w:t>
            </w:r>
          </w:p>
        </w:tc>
      </w:tr>
      <w:tr w:rsidR="00ED76F0" w14:paraId="7D2C1545" w14:textId="77777777" w:rsidTr="00ED76F0">
        <w:trPr>
          <w:trHeight w:val="417"/>
        </w:trPr>
        <w:tc>
          <w:tcPr>
            <w:tcW w:w="2102" w:type="dxa"/>
            <w:vAlign w:val="center"/>
          </w:tcPr>
          <w:p w14:paraId="220B245D" w14:textId="77777777" w:rsidR="00ED76F0" w:rsidRDefault="00ED76F0" w:rsidP="00ED76F0">
            <w:r>
              <w:t xml:space="preserve">Training </w:t>
            </w:r>
            <w:r w:rsidRPr="00DC56DA">
              <w:t>1</w:t>
            </w:r>
          </w:p>
        </w:tc>
        <w:tc>
          <w:tcPr>
            <w:tcW w:w="2257" w:type="dxa"/>
            <w:vAlign w:val="center"/>
          </w:tcPr>
          <w:p w14:paraId="207EB64A" w14:textId="77777777" w:rsidR="00ED76F0" w:rsidRPr="00C21D51" w:rsidRDefault="00ED76F0" w:rsidP="00ED76F0">
            <w:r>
              <w:t>High</w:t>
            </w:r>
          </w:p>
        </w:tc>
        <w:tc>
          <w:tcPr>
            <w:tcW w:w="2260" w:type="dxa"/>
            <w:vAlign w:val="center"/>
          </w:tcPr>
          <w:p w14:paraId="3823F8B2" w14:textId="77777777" w:rsidR="00ED76F0" w:rsidRDefault="00ED76F0" w:rsidP="00ED76F0">
            <w:r w:rsidRPr="00223195">
              <w:t>1.56 [1.32</w:t>
            </w:r>
            <w:r>
              <w:t>,</w:t>
            </w:r>
            <w:r w:rsidRPr="00223195">
              <w:t xml:space="preserve"> 1.79]</w:t>
            </w:r>
          </w:p>
        </w:tc>
        <w:tc>
          <w:tcPr>
            <w:tcW w:w="3020" w:type="dxa"/>
            <w:vAlign w:val="center"/>
          </w:tcPr>
          <w:p w14:paraId="570886E6" w14:textId="77777777" w:rsidR="00ED76F0" w:rsidRDefault="00ED76F0" w:rsidP="00ED76F0">
            <w:r w:rsidRPr="00BA6E4C">
              <w:t>521.46 [509.29</w:t>
            </w:r>
            <w:r>
              <w:t>,</w:t>
            </w:r>
            <w:r w:rsidRPr="00BA6E4C">
              <w:t xml:space="preserve"> 534.18]</w:t>
            </w:r>
          </w:p>
        </w:tc>
      </w:tr>
      <w:tr w:rsidR="00ED76F0" w14:paraId="65888298" w14:textId="77777777" w:rsidTr="00ED76F0">
        <w:trPr>
          <w:trHeight w:val="417"/>
        </w:trPr>
        <w:tc>
          <w:tcPr>
            <w:tcW w:w="2102" w:type="dxa"/>
            <w:vAlign w:val="center"/>
          </w:tcPr>
          <w:p w14:paraId="1F38F19A" w14:textId="77777777" w:rsidR="00ED76F0" w:rsidRDefault="00ED76F0" w:rsidP="00ED76F0">
            <w:r>
              <w:t xml:space="preserve">Training </w:t>
            </w:r>
            <w:r w:rsidRPr="00DC56DA">
              <w:t>1</w:t>
            </w:r>
          </w:p>
        </w:tc>
        <w:tc>
          <w:tcPr>
            <w:tcW w:w="2257" w:type="dxa"/>
            <w:vAlign w:val="center"/>
          </w:tcPr>
          <w:p w14:paraId="66996C65" w14:textId="77777777" w:rsidR="00ED76F0" w:rsidRPr="00C21D51" w:rsidRDefault="00ED76F0" w:rsidP="00ED76F0">
            <w:r>
              <w:t>Low</w:t>
            </w:r>
          </w:p>
        </w:tc>
        <w:tc>
          <w:tcPr>
            <w:tcW w:w="2260" w:type="dxa"/>
            <w:vAlign w:val="center"/>
          </w:tcPr>
          <w:p w14:paraId="26E05B86" w14:textId="77777777" w:rsidR="00ED76F0" w:rsidRDefault="00ED76F0" w:rsidP="00ED76F0">
            <w:r w:rsidRPr="00223195">
              <w:t>1.58 [1.38</w:t>
            </w:r>
            <w:r>
              <w:t>,</w:t>
            </w:r>
            <w:r w:rsidRPr="00223195">
              <w:t xml:space="preserve"> 1.8</w:t>
            </w:r>
            <w:r>
              <w:t>0</w:t>
            </w:r>
            <w:r w:rsidRPr="00223195">
              <w:t>]</w:t>
            </w:r>
          </w:p>
        </w:tc>
        <w:tc>
          <w:tcPr>
            <w:tcW w:w="3020" w:type="dxa"/>
            <w:vAlign w:val="center"/>
          </w:tcPr>
          <w:p w14:paraId="0823EEB0" w14:textId="77777777" w:rsidR="00ED76F0" w:rsidRDefault="00ED76F0" w:rsidP="00ED76F0">
            <w:r w:rsidRPr="00BA6E4C">
              <w:t>542.74 [529.9</w:t>
            </w:r>
            <w:r>
              <w:t>0,</w:t>
            </w:r>
            <w:r w:rsidRPr="00BA6E4C">
              <w:t xml:space="preserve"> 555.54]</w:t>
            </w:r>
          </w:p>
        </w:tc>
      </w:tr>
      <w:tr w:rsidR="00ED76F0" w14:paraId="355F3BA7" w14:textId="77777777" w:rsidTr="00ED76F0">
        <w:trPr>
          <w:trHeight w:val="417"/>
        </w:trPr>
        <w:tc>
          <w:tcPr>
            <w:tcW w:w="2102" w:type="dxa"/>
            <w:vAlign w:val="center"/>
          </w:tcPr>
          <w:p w14:paraId="4106E4F3" w14:textId="77777777" w:rsidR="00ED76F0" w:rsidRDefault="00ED76F0" w:rsidP="00ED76F0">
            <w:r>
              <w:t xml:space="preserve">Training </w:t>
            </w:r>
            <w:r w:rsidRPr="00DC56DA">
              <w:t>2</w:t>
            </w:r>
          </w:p>
        </w:tc>
        <w:tc>
          <w:tcPr>
            <w:tcW w:w="2257" w:type="dxa"/>
            <w:vAlign w:val="center"/>
          </w:tcPr>
          <w:p w14:paraId="408A0F0D" w14:textId="77777777" w:rsidR="00ED76F0" w:rsidRDefault="00ED76F0" w:rsidP="00ED76F0">
            <w:r>
              <w:t>High</w:t>
            </w:r>
          </w:p>
        </w:tc>
        <w:tc>
          <w:tcPr>
            <w:tcW w:w="2260" w:type="dxa"/>
            <w:vAlign w:val="center"/>
          </w:tcPr>
          <w:p w14:paraId="0B703839" w14:textId="77777777" w:rsidR="00ED76F0" w:rsidRDefault="00ED76F0" w:rsidP="00ED76F0">
            <w:r w:rsidRPr="00223195">
              <w:t>1.59 [1.34</w:t>
            </w:r>
            <w:r>
              <w:t>,</w:t>
            </w:r>
            <w:r w:rsidRPr="00223195">
              <w:t xml:space="preserve"> 1.81]</w:t>
            </w:r>
          </w:p>
        </w:tc>
        <w:tc>
          <w:tcPr>
            <w:tcW w:w="3020" w:type="dxa"/>
            <w:vAlign w:val="center"/>
          </w:tcPr>
          <w:p w14:paraId="6B2995A8" w14:textId="77777777" w:rsidR="00ED76F0" w:rsidRPr="00C57028" w:rsidRDefault="00ED76F0" w:rsidP="00ED76F0">
            <w:r w:rsidRPr="00BA6E4C">
              <w:t>528.94 [516.56</w:t>
            </w:r>
            <w:r>
              <w:t>,</w:t>
            </w:r>
            <w:r w:rsidRPr="00BA6E4C">
              <w:t xml:space="preserve"> 541.59]</w:t>
            </w:r>
          </w:p>
        </w:tc>
      </w:tr>
      <w:tr w:rsidR="00ED76F0" w14:paraId="10637920" w14:textId="77777777" w:rsidTr="00ED76F0">
        <w:trPr>
          <w:trHeight w:val="417"/>
        </w:trPr>
        <w:tc>
          <w:tcPr>
            <w:tcW w:w="2102" w:type="dxa"/>
            <w:vAlign w:val="center"/>
          </w:tcPr>
          <w:p w14:paraId="2180459E" w14:textId="77777777" w:rsidR="00ED76F0" w:rsidRDefault="00ED76F0" w:rsidP="00ED76F0">
            <w:r>
              <w:t xml:space="preserve">Training </w:t>
            </w:r>
            <w:r w:rsidRPr="00DC56DA">
              <w:t>2</w:t>
            </w:r>
          </w:p>
        </w:tc>
        <w:tc>
          <w:tcPr>
            <w:tcW w:w="2257" w:type="dxa"/>
            <w:vAlign w:val="center"/>
          </w:tcPr>
          <w:p w14:paraId="50FB90F8" w14:textId="77777777" w:rsidR="00ED76F0" w:rsidRDefault="00ED76F0" w:rsidP="00ED76F0">
            <w:r>
              <w:t>Low</w:t>
            </w:r>
          </w:p>
        </w:tc>
        <w:tc>
          <w:tcPr>
            <w:tcW w:w="2260" w:type="dxa"/>
            <w:vAlign w:val="center"/>
          </w:tcPr>
          <w:p w14:paraId="5DF55A60" w14:textId="77777777" w:rsidR="00ED76F0" w:rsidRDefault="00ED76F0" w:rsidP="00ED76F0">
            <w:r w:rsidRPr="00223195">
              <w:t>1.47 [1.24</w:t>
            </w:r>
            <w:r>
              <w:t>,</w:t>
            </w:r>
            <w:r w:rsidRPr="00223195">
              <w:t xml:space="preserve"> 1.68]</w:t>
            </w:r>
          </w:p>
        </w:tc>
        <w:tc>
          <w:tcPr>
            <w:tcW w:w="3020" w:type="dxa"/>
            <w:vAlign w:val="center"/>
          </w:tcPr>
          <w:p w14:paraId="2898FE60" w14:textId="77777777" w:rsidR="00ED76F0" w:rsidRPr="00C57028" w:rsidRDefault="00ED76F0" w:rsidP="00ED76F0">
            <w:r w:rsidRPr="00BA6E4C">
              <w:t>534.7</w:t>
            </w:r>
            <w:r>
              <w:t>0</w:t>
            </w:r>
            <w:r w:rsidRPr="00BA6E4C">
              <w:t xml:space="preserve"> [521.78</w:t>
            </w:r>
            <w:r>
              <w:t>,</w:t>
            </w:r>
            <w:r w:rsidRPr="00BA6E4C">
              <w:t xml:space="preserve"> 547.53]</w:t>
            </w:r>
          </w:p>
        </w:tc>
      </w:tr>
      <w:tr w:rsidR="00ED76F0" w14:paraId="39BAE866" w14:textId="77777777" w:rsidTr="00ED76F0">
        <w:trPr>
          <w:trHeight w:val="417"/>
        </w:trPr>
        <w:tc>
          <w:tcPr>
            <w:tcW w:w="2102" w:type="dxa"/>
            <w:vAlign w:val="center"/>
          </w:tcPr>
          <w:p w14:paraId="532A88B5" w14:textId="77777777" w:rsidR="00ED76F0" w:rsidRDefault="00ED76F0" w:rsidP="00ED76F0">
            <w:r>
              <w:t xml:space="preserve">Test </w:t>
            </w:r>
            <w:r w:rsidRPr="00DC56DA">
              <w:t>1</w:t>
            </w:r>
          </w:p>
        </w:tc>
        <w:tc>
          <w:tcPr>
            <w:tcW w:w="2257" w:type="dxa"/>
            <w:vAlign w:val="center"/>
          </w:tcPr>
          <w:p w14:paraId="21CB578E" w14:textId="77777777" w:rsidR="00ED76F0" w:rsidRDefault="00ED76F0" w:rsidP="00ED76F0">
            <w:r>
              <w:t>High</w:t>
            </w:r>
          </w:p>
        </w:tc>
        <w:tc>
          <w:tcPr>
            <w:tcW w:w="2260" w:type="dxa"/>
            <w:vAlign w:val="center"/>
          </w:tcPr>
          <w:p w14:paraId="10EAA739" w14:textId="77777777" w:rsidR="00ED76F0" w:rsidRDefault="00ED76F0" w:rsidP="00ED76F0">
            <w:r w:rsidRPr="00223195">
              <w:t>1.51 [1.28</w:t>
            </w:r>
            <w:r>
              <w:t>,</w:t>
            </w:r>
            <w:r w:rsidRPr="00223195">
              <w:t xml:space="preserve"> 1.74]</w:t>
            </w:r>
          </w:p>
        </w:tc>
        <w:tc>
          <w:tcPr>
            <w:tcW w:w="3020" w:type="dxa"/>
            <w:vAlign w:val="center"/>
          </w:tcPr>
          <w:p w14:paraId="151DF7DF" w14:textId="77777777" w:rsidR="00ED76F0" w:rsidRPr="00C57028" w:rsidRDefault="00ED76F0" w:rsidP="00ED76F0">
            <w:r w:rsidRPr="00BA6E4C">
              <w:t>528.27 [514.43</w:t>
            </w:r>
            <w:r>
              <w:t>,</w:t>
            </w:r>
            <w:r w:rsidRPr="00BA6E4C">
              <w:t xml:space="preserve"> 542.01]</w:t>
            </w:r>
          </w:p>
        </w:tc>
      </w:tr>
      <w:tr w:rsidR="00ED76F0" w14:paraId="5E831C1C" w14:textId="77777777" w:rsidTr="00ED76F0">
        <w:trPr>
          <w:trHeight w:val="417"/>
        </w:trPr>
        <w:tc>
          <w:tcPr>
            <w:tcW w:w="2102" w:type="dxa"/>
            <w:vAlign w:val="center"/>
          </w:tcPr>
          <w:p w14:paraId="52726858" w14:textId="77777777" w:rsidR="00ED76F0" w:rsidRDefault="00ED76F0" w:rsidP="00ED76F0">
            <w:r>
              <w:t xml:space="preserve">Test </w:t>
            </w:r>
            <w:r w:rsidRPr="00DC56DA">
              <w:t>1</w:t>
            </w:r>
          </w:p>
        </w:tc>
        <w:tc>
          <w:tcPr>
            <w:tcW w:w="2257" w:type="dxa"/>
            <w:vAlign w:val="center"/>
          </w:tcPr>
          <w:p w14:paraId="0A19E944" w14:textId="77777777" w:rsidR="00ED76F0" w:rsidRDefault="00ED76F0" w:rsidP="00ED76F0">
            <w:r>
              <w:t>Low</w:t>
            </w:r>
          </w:p>
        </w:tc>
        <w:tc>
          <w:tcPr>
            <w:tcW w:w="2260" w:type="dxa"/>
            <w:vAlign w:val="center"/>
          </w:tcPr>
          <w:p w14:paraId="1F167B65" w14:textId="77777777" w:rsidR="00ED76F0" w:rsidRDefault="00ED76F0" w:rsidP="00ED76F0">
            <w:r w:rsidRPr="00223195">
              <w:t>1.49 [1.28</w:t>
            </w:r>
            <w:r>
              <w:t>,</w:t>
            </w:r>
            <w:r w:rsidRPr="00223195">
              <w:t xml:space="preserve"> 1.71]</w:t>
            </w:r>
          </w:p>
        </w:tc>
        <w:tc>
          <w:tcPr>
            <w:tcW w:w="3020" w:type="dxa"/>
            <w:vAlign w:val="center"/>
          </w:tcPr>
          <w:p w14:paraId="3C88932E" w14:textId="77777777" w:rsidR="00ED76F0" w:rsidRPr="00C57028" w:rsidRDefault="00ED76F0" w:rsidP="00ED76F0">
            <w:r w:rsidRPr="00BA6E4C">
              <w:t>536.87 [522</w:t>
            </w:r>
            <w:r>
              <w:t>.00,</w:t>
            </w:r>
            <w:r w:rsidRPr="00BA6E4C">
              <w:t xml:space="preserve"> 552.32]</w:t>
            </w:r>
          </w:p>
        </w:tc>
      </w:tr>
      <w:tr w:rsidR="00ED76F0" w14:paraId="5CDA5654" w14:textId="77777777" w:rsidTr="00ED76F0">
        <w:trPr>
          <w:trHeight w:val="417"/>
        </w:trPr>
        <w:tc>
          <w:tcPr>
            <w:tcW w:w="2102" w:type="dxa"/>
            <w:vAlign w:val="center"/>
          </w:tcPr>
          <w:p w14:paraId="66DA3430" w14:textId="77777777" w:rsidR="00ED76F0" w:rsidRDefault="00ED76F0" w:rsidP="00ED76F0">
            <w:r>
              <w:t xml:space="preserve">Test </w:t>
            </w:r>
            <w:r w:rsidRPr="00DC56DA">
              <w:t>2</w:t>
            </w:r>
          </w:p>
        </w:tc>
        <w:tc>
          <w:tcPr>
            <w:tcW w:w="2257" w:type="dxa"/>
            <w:vAlign w:val="center"/>
          </w:tcPr>
          <w:p w14:paraId="5C11035B" w14:textId="77777777" w:rsidR="00ED76F0" w:rsidRDefault="00ED76F0" w:rsidP="00ED76F0">
            <w:r>
              <w:t>High</w:t>
            </w:r>
          </w:p>
        </w:tc>
        <w:tc>
          <w:tcPr>
            <w:tcW w:w="2260" w:type="dxa"/>
            <w:vAlign w:val="center"/>
          </w:tcPr>
          <w:p w14:paraId="13BAA5CF" w14:textId="77777777" w:rsidR="00ED76F0" w:rsidRDefault="00ED76F0" w:rsidP="00ED76F0">
            <w:r w:rsidRPr="00223195">
              <w:t>1.5</w:t>
            </w:r>
            <w:r>
              <w:t>0</w:t>
            </w:r>
            <w:r w:rsidRPr="00223195">
              <w:t xml:space="preserve"> [1.25</w:t>
            </w:r>
            <w:r>
              <w:t>,</w:t>
            </w:r>
            <w:r w:rsidRPr="00223195">
              <w:t xml:space="preserve"> 1.72]</w:t>
            </w:r>
          </w:p>
        </w:tc>
        <w:tc>
          <w:tcPr>
            <w:tcW w:w="3020" w:type="dxa"/>
            <w:vAlign w:val="center"/>
          </w:tcPr>
          <w:p w14:paraId="7A77B150" w14:textId="77777777" w:rsidR="00ED76F0" w:rsidRPr="00C57028" w:rsidRDefault="00ED76F0" w:rsidP="00ED76F0">
            <w:r w:rsidRPr="00BA6E4C">
              <w:t>528.92 [515.37</w:t>
            </w:r>
            <w:r>
              <w:t>,</w:t>
            </w:r>
            <w:r w:rsidRPr="00BA6E4C">
              <w:t xml:space="preserve"> 542.04]</w:t>
            </w:r>
          </w:p>
        </w:tc>
      </w:tr>
      <w:tr w:rsidR="00ED76F0" w14:paraId="688799C3" w14:textId="77777777" w:rsidTr="00ED76F0">
        <w:trPr>
          <w:trHeight w:val="417"/>
        </w:trPr>
        <w:tc>
          <w:tcPr>
            <w:tcW w:w="2102" w:type="dxa"/>
            <w:tcBorders>
              <w:bottom w:val="single" w:sz="4" w:space="0" w:color="auto"/>
            </w:tcBorders>
            <w:vAlign w:val="center"/>
          </w:tcPr>
          <w:p w14:paraId="3F2EAF8E" w14:textId="77777777" w:rsidR="00ED76F0" w:rsidRDefault="00ED76F0" w:rsidP="00ED76F0">
            <w:r>
              <w:t xml:space="preserve">Test </w:t>
            </w:r>
            <w:r w:rsidRPr="00DC56DA">
              <w:t>2</w:t>
            </w:r>
          </w:p>
        </w:tc>
        <w:tc>
          <w:tcPr>
            <w:tcW w:w="2257" w:type="dxa"/>
            <w:tcBorders>
              <w:bottom w:val="single" w:sz="4" w:space="0" w:color="auto"/>
            </w:tcBorders>
            <w:vAlign w:val="center"/>
          </w:tcPr>
          <w:p w14:paraId="7D11A8A8" w14:textId="77777777" w:rsidR="00ED76F0" w:rsidRDefault="00ED76F0" w:rsidP="00ED76F0">
            <w:r>
              <w:t>Low</w:t>
            </w:r>
          </w:p>
        </w:tc>
        <w:tc>
          <w:tcPr>
            <w:tcW w:w="2260" w:type="dxa"/>
            <w:tcBorders>
              <w:bottom w:val="single" w:sz="4" w:space="0" w:color="auto"/>
            </w:tcBorders>
            <w:vAlign w:val="center"/>
          </w:tcPr>
          <w:p w14:paraId="29803F93" w14:textId="77777777" w:rsidR="00ED76F0" w:rsidRDefault="00ED76F0" w:rsidP="00ED76F0">
            <w:r w:rsidRPr="00223195">
              <w:t>1.54 [1.32</w:t>
            </w:r>
            <w:r>
              <w:t>,</w:t>
            </w:r>
            <w:r w:rsidRPr="00223195">
              <w:t xml:space="preserve"> 1.75]</w:t>
            </w:r>
          </w:p>
        </w:tc>
        <w:tc>
          <w:tcPr>
            <w:tcW w:w="3020" w:type="dxa"/>
            <w:tcBorders>
              <w:bottom w:val="single" w:sz="4" w:space="0" w:color="auto"/>
            </w:tcBorders>
            <w:vAlign w:val="center"/>
          </w:tcPr>
          <w:p w14:paraId="3813BEB3" w14:textId="77777777" w:rsidR="00ED76F0" w:rsidRPr="00C57028" w:rsidRDefault="00ED76F0" w:rsidP="00ED76F0">
            <w:r w:rsidRPr="00BA6E4C">
              <w:t>542.76 [528.68</w:t>
            </w:r>
            <w:r>
              <w:t>,</w:t>
            </w:r>
            <w:r w:rsidRPr="00BA6E4C">
              <w:t xml:space="preserve"> 557.15]</w:t>
            </w:r>
          </w:p>
        </w:tc>
      </w:tr>
    </w:tbl>
    <w:p w14:paraId="727A2ADA" w14:textId="5DD298B6" w:rsidR="006F2A37" w:rsidRDefault="006F2A37" w:rsidP="009940B0">
      <w:pPr>
        <w:spacing w:line="480" w:lineRule="auto"/>
        <w:ind w:firstLine="284"/>
        <w:jc w:val="both"/>
      </w:pPr>
    </w:p>
    <w:p w14:paraId="0E9D4B72" w14:textId="32453A84" w:rsidR="006F2A37" w:rsidRDefault="006F2A37" w:rsidP="009940B0">
      <w:pPr>
        <w:spacing w:line="480" w:lineRule="auto"/>
        <w:ind w:firstLine="284"/>
        <w:jc w:val="both"/>
      </w:pPr>
    </w:p>
    <w:p w14:paraId="2B908657" w14:textId="0AF9D97B" w:rsidR="006F2A37" w:rsidRDefault="006F2A37" w:rsidP="009940B0">
      <w:pPr>
        <w:spacing w:line="480" w:lineRule="auto"/>
        <w:ind w:firstLine="284"/>
        <w:jc w:val="both"/>
      </w:pPr>
    </w:p>
    <w:p w14:paraId="46351A97" w14:textId="050C4C22" w:rsidR="006F2A37" w:rsidRDefault="006F2A37" w:rsidP="009940B0">
      <w:pPr>
        <w:spacing w:line="480" w:lineRule="auto"/>
        <w:ind w:firstLine="284"/>
        <w:jc w:val="both"/>
      </w:pPr>
    </w:p>
    <w:p w14:paraId="5962CB8B" w14:textId="0B70C8D4" w:rsidR="006F2A37" w:rsidRDefault="006F2A37" w:rsidP="009940B0">
      <w:pPr>
        <w:spacing w:line="480" w:lineRule="auto"/>
        <w:ind w:firstLine="284"/>
        <w:jc w:val="both"/>
      </w:pPr>
    </w:p>
    <w:p w14:paraId="7EA2A595" w14:textId="52021C75" w:rsidR="006F2A37" w:rsidRDefault="006F2A37" w:rsidP="009940B0">
      <w:pPr>
        <w:spacing w:line="480" w:lineRule="auto"/>
        <w:ind w:firstLine="284"/>
        <w:jc w:val="both"/>
      </w:pPr>
    </w:p>
    <w:p w14:paraId="5A18B077" w14:textId="4EC225E4" w:rsidR="006F2A37" w:rsidRDefault="006F2A37" w:rsidP="006F2A37">
      <w:pPr>
        <w:spacing w:line="480" w:lineRule="auto"/>
        <w:jc w:val="both"/>
      </w:pPr>
    </w:p>
    <w:p w14:paraId="34396A17" w14:textId="5C1F353E" w:rsidR="006F2A37" w:rsidRDefault="006F2A37" w:rsidP="009940B0">
      <w:pPr>
        <w:spacing w:line="480" w:lineRule="auto"/>
        <w:ind w:firstLine="284"/>
        <w:jc w:val="both"/>
      </w:pPr>
    </w:p>
    <w:p w14:paraId="344A73C0" w14:textId="5BFF2676" w:rsidR="006F2A37" w:rsidRDefault="006F2A37" w:rsidP="009940B0">
      <w:pPr>
        <w:spacing w:line="480" w:lineRule="auto"/>
        <w:ind w:firstLine="284"/>
        <w:jc w:val="both"/>
      </w:pPr>
    </w:p>
    <w:p w14:paraId="7B48E151" w14:textId="77777777" w:rsidR="004D7EBB" w:rsidRDefault="004D7EBB" w:rsidP="004D7EBB">
      <w:pPr>
        <w:pStyle w:val="Heading2"/>
        <w:spacing w:before="0" w:after="240"/>
        <w:jc w:val="center"/>
      </w:pPr>
      <w:r>
        <w:lastRenderedPageBreak/>
        <w:t>Software for data visualization and analysis</w:t>
      </w:r>
    </w:p>
    <w:p w14:paraId="35F8D05F" w14:textId="599916BA" w:rsidR="004D7EBB" w:rsidRDefault="004D7EBB" w:rsidP="004D7EBB">
      <w:pPr>
        <w:spacing w:line="480" w:lineRule="auto"/>
        <w:ind w:firstLine="284"/>
        <w:jc w:val="both"/>
      </w:pPr>
      <w:r>
        <w:t>Visualization and statistical analyses were performed using R v3.4.4</w:t>
      </w:r>
      <w:r w:rsidR="006C644D">
        <w:t xml:space="preserve"> </w:t>
      </w:r>
      <w:r w:rsidR="006C644D">
        <w:fldChar w:fldCharType="begin" w:fldLock="1"/>
      </w:r>
      <w:r w:rsidR="00A44306">
        <w:instrText>ADDIN CSL_CITATION {"citationItems":[{"id":"ITEM-1","itemData":{"author":[{"dropping-particle":"","family":"R Core Team","given":"","non-dropping-particle":"","parse-names":false,"suffix":""}],"id":"ITEM-1","issued":{"date-parts":[["2017"]]},"publisher":"R Foundation for Statistical Computing","title":"R: A Language and Environment for Statistical Computing.","type":"article"},"uris":["http://www.mendeley.com/documents/?uuid=ebb92c06-93ce-4b64-a72c-00b6d1b6bdf4"]}],"mendeley":{"formattedCitation":"(R Core Team, 2017)","plainTextFormattedCitation":"(R Core Team, 2017)","previouslyFormattedCitation":"(R Core Team, 2017)"},"properties":{"noteIndex":0},"schema":"https://github.com/citation-style-language/schema/raw/master/csl-citation.json"}</w:instrText>
      </w:r>
      <w:r w:rsidR="006C644D">
        <w:fldChar w:fldCharType="separate"/>
      </w:r>
      <w:r w:rsidR="006C644D" w:rsidRPr="006C644D">
        <w:rPr>
          <w:noProof/>
        </w:rPr>
        <w:t>(R Core Team, 2017)</w:t>
      </w:r>
      <w:r w:rsidR="006C644D">
        <w:fldChar w:fldCharType="end"/>
      </w:r>
      <w:r>
        <w:t xml:space="preserve"> via RStudio v1.1.453</w:t>
      </w:r>
      <w:r w:rsidR="006C644D">
        <w:t xml:space="preserve"> </w:t>
      </w:r>
      <w:r w:rsidR="006C644D">
        <w:fldChar w:fldCharType="begin" w:fldLock="1"/>
      </w:r>
      <w:r w:rsidR="00A44306">
        <w:instrText>ADDIN CSL_CITATION {"citationItems":[{"id":"ITEM-1","itemData":{"author":[{"dropping-particle":"","family":"RStudio Team","given":"","non-dropping-particle":"","parse-names":false,"suffix":""}],"id":"ITEM-1","issued":{"date-parts":[["2015"]]},"publisher":"RStudio, Inc.","title":"Integrated Development for R","type":"article"},"uris":["http://www.mendeley.com/documents/?uuid=cf5bf170-1feb-4f01-b006-688fe8549281"]}],"mendeley":{"formattedCitation":"(RStudio Team, 2015)","plainTextFormattedCitation":"(RStudio Team, 2015)","previouslyFormattedCitation":"(RStudio Team, 2015)"},"properties":{"noteIndex":0},"schema":"https://github.com/citation-style-language/schema/raw/master/csl-citation.json"}</w:instrText>
      </w:r>
      <w:r w:rsidR="006C644D">
        <w:fldChar w:fldCharType="separate"/>
      </w:r>
      <w:r w:rsidR="006C644D" w:rsidRPr="006C644D">
        <w:rPr>
          <w:noProof/>
        </w:rPr>
        <w:t>(RStudio Team, 2015)</w:t>
      </w:r>
      <w:r w:rsidR="006C644D">
        <w:fldChar w:fldCharType="end"/>
      </w:r>
      <w:r>
        <w:t>. We used the following packages (and their respective dependencies):</w:t>
      </w:r>
    </w:p>
    <w:p w14:paraId="255E8E60" w14:textId="6045F2C4" w:rsidR="004D7EBB" w:rsidRDefault="004D7EBB" w:rsidP="004D7EBB">
      <w:pPr>
        <w:spacing w:line="480" w:lineRule="auto"/>
        <w:ind w:firstLine="284"/>
        <w:jc w:val="both"/>
      </w:pPr>
      <w:r>
        <w:t>•</w:t>
      </w:r>
      <w:r>
        <w:tab/>
        <w:t>data manipulation: tidyverse v1.2.1</w:t>
      </w:r>
      <w:r w:rsidR="00A44306">
        <w:t xml:space="preserve"> </w:t>
      </w:r>
      <w:r w:rsidR="00A44306">
        <w:fldChar w:fldCharType="begin" w:fldLock="1"/>
      </w:r>
      <w:r w:rsidR="00A44306">
        <w:instrText>ADDIN CSL_CITATION {"citationItems":[{"id":"ITEM-1","itemData":{"author":[{"dropping-particle":"","family":"Wickham","given":"Hadley","non-dropping-particle":"","parse-names":false,"suffix":""}],"id":"ITEM-1","issued":{"date-parts":[["2017"]]},"publisher":"R package version, 1(1)","title":"Tidyverse: Easily install and load ’tidyverse’ packages","type":"article"},"uris":["http://www.mendeley.com/documents/?uuid=9fc2a440-af73-454e-a372-db40751cac66"]}],"mendeley":{"formattedCitation":"(Wickham, 2017)","plainTextFormattedCitation":"(Wickham, 2017)","previouslyFormattedCitation":"(Wickham, 2017)"},"properties":{"noteIndex":0},"schema":"https://github.com/citation-style-language/schema/raw/master/csl-citation.json"}</w:instrText>
      </w:r>
      <w:r w:rsidR="00A44306">
        <w:fldChar w:fldCharType="separate"/>
      </w:r>
      <w:r w:rsidR="00A44306" w:rsidRPr="00A44306">
        <w:rPr>
          <w:noProof/>
        </w:rPr>
        <w:t>(Wickham, 2017)</w:t>
      </w:r>
      <w:r w:rsidR="00A44306">
        <w:fldChar w:fldCharType="end"/>
      </w:r>
      <w:r>
        <w:t>;</w:t>
      </w:r>
    </w:p>
    <w:p w14:paraId="3788C5C1" w14:textId="5DF848FA" w:rsidR="004D7EBB" w:rsidRDefault="004D7EBB" w:rsidP="004D7EBB">
      <w:pPr>
        <w:spacing w:line="480" w:lineRule="auto"/>
        <w:ind w:firstLine="284"/>
        <w:jc w:val="both"/>
      </w:pPr>
      <w:r>
        <w:t>•</w:t>
      </w:r>
      <w:r>
        <w:tab/>
        <w:t>statistical analyses: Rmisc v1.5</w:t>
      </w:r>
      <w:r w:rsidR="00A44306">
        <w:t xml:space="preserve"> </w:t>
      </w:r>
      <w:r w:rsidR="00A44306">
        <w:fldChar w:fldCharType="begin" w:fldLock="1"/>
      </w:r>
      <w:r w:rsidR="00A44306">
        <w:instrText>ADDIN CSL_CITATION {"citationItems":[{"id":"ITEM-1","itemData":{"author":[{"dropping-particle":"","family":"Hope","given":"R. M.","non-dropping-particle":"","parse-names":false,"suffix":""}],"id":"ITEM-1","issued":{"date-parts":[["2013"]]},"publisher":"R package version, 1(5)","title":"Rmisc: Ryan miscellaneous","type":"article"},"uris":["http://www.mendeley.com/documents/?uuid=c97d18e8-3861-4445-afcc-430642c9e678"]}],"mendeley":{"formattedCitation":"(Hope, 2013)","plainTextFormattedCitation":"(Hope, 2013)","previouslyFormattedCitation":"(Hope, 2013)"},"properties":{"noteIndex":0},"schema":"https://github.com/citation-style-language/schema/raw/master/csl-citation.json"}</w:instrText>
      </w:r>
      <w:r w:rsidR="00A44306">
        <w:fldChar w:fldCharType="separate"/>
      </w:r>
      <w:r w:rsidR="00A44306" w:rsidRPr="00A44306">
        <w:rPr>
          <w:noProof/>
        </w:rPr>
        <w:t>(Hope, 2013)</w:t>
      </w:r>
      <w:r w:rsidR="00A44306">
        <w:fldChar w:fldCharType="end"/>
      </w:r>
      <w:r>
        <w:t>, brms v2.3.1</w:t>
      </w:r>
      <w:r w:rsidR="00A44306">
        <w:t xml:space="preserve"> </w:t>
      </w:r>
      <w:r w:rsidR="00A44306">
        <w:fldChar w:fldCharType="begin" w:fldLock="1"/>
      </w:r>
      <w:r w:rsidR="00A44306">
        <w:instrText>ADDIN CSL_CITATION {"citationItems":[{"id":"ITEM-1","itemData":{"author":[{"dropping-particle":"","family":"Bürkner","given":"Paul-Christian","non-dropping-particle":"","parse-names":false,"suffix":""}],"container-title":"Journal of Statistical Software","id":"ITEM-1","issue":"1","issued":{"date-parts":[["2016"]]},"page":"1-28","title":"brms: An R package for Bayesian multilevel models using Stan","type":"article-journal","volume":"80"},"uris":["http://www.mendeley.com/documents/?uuid=c92b48b6-a5c5-478d-b476-0d2c84adb21a"]}],"mendeley":{"formattedCitation":"(Bürkner, 2016)","plainTextFormattedCitation":"(Bürkner, 2016)","previouslyFormattedCitation":"(Bürkner, 2016)"},"properties":{"noteIndex":0},"schema":"https://github.com/citation-style-language/schema/raw/master/csl-citation.json"}</w:instrText>
      </w:r>
      <w:r w:rsidR="00A44306">
        <w:fldChar w:fldCharType="separate"/>
      </w:r>
      <w:r w:rsidR="00A44306" w:rsidRPr="00A44306">
        <w:rPr>
          <w:noProof/>
        </w:rPr>
        <w:t>(Bürkner, 2016)</w:t>
      </w:r>
      <w:r w:rsidR="00A44306">
        <w:fldChar w:fldCharType="end"/>
      </w:r>
      <w:r>
        <w:t>;</w:t>
      </w:r>
      <w:r w:rsidR="007E09BA">
        <w:t xml:space="preserve"> </w:t>
      </w:r>
      <w:commentRangeStart w:id="274"/>
      <w:r w:rsidR="007E09BA">
        <w:t>psych</w:t>
      </w:r>
      <w:commentRangeEnd w:id="274"/>
      <w:r w:rsidR="007E09BA">
        <w:rPr>
          <w:rStyle w:val="CommentReference"/>
        </w:rPr>
        <w:commentReference w:id="274"/>
      </w:r>
    </w:p>
    <w:p w14:paraId="15173E87" w14:textId="554F5465" w:rsidR="004D7EBB" w:rsidRDefault="004D7EBB" w:rsidP="004D7EBB">
      <w:pPr>
        <w:spacing w:line="480" w:lineRule="auto"/>
        <w:ind w:firstLine="284"/>
        <w:jc w:val="both"/>
      </w:pPr>
      <w:r>
        <w:t>•</w:t>
      </w:r>
      <w:r>
        <w:tab/>
        <w:t>visualization: cowplot v0.9.2</w:t>
      </w:r>
      <w:r w:rsidR="00A44306">
        <w:t xml:space="preserve"> </w:t>
      </w:r>
      <w:r w:rsidR="00A44306">
        <w:fldChar w:fldCharType="begin" w:fldLock="1"/>
      </w:r>
      <w:r w:rsidR="00A44306">
        <w:instrText>ADDIN CSL_CITATION {"citationItems":[{"id":"ITEM-1","itemData":{"author":[{"dropping-particle":"","family":"Wilke","given":"C. O.","non-dropping-particle":"","parse-names":false,"suffix":""}],"id":"ITEM-1","issued":{"date-parts":[["2016"]]},"publisher":"CRAN Repos","title":"cowplot: streamlined plot theme and plot annotations for ‘ggplot2’","type":"article"},"uris":["http://www.mendeley.com/documents/?uuid=bd60a6a2-9eb2-4073-9116-5308d0be842b"]}],"mendeley":{"formattedCitation":"(Wilke, 2016)","plainTextFormattedCitation":"(Wilke, 2016)","previouslyFormattedCitation":"(Wilke, 2016)"},"properties":{"noteIndex":0},"schema":"https://github.com/citation-style-language/schema/raw/master/csl-citation.json"}</w:instrText>
      </w:r>
      <w:r w:rsidR="00A44306">
        <w:fldChar w:fldCharType="separate"/>
      </w:r>
      <w:r w:rsidR="00A44306" w:rsidRPr="00A44306">
        <w:rPr>
          <w:noProof/>
        </w:rPr>
        <w:t>(Wilke, 2016)</w:t>
      </w:r>
      <w:r w:rsidR="00A44306">
        <w:fldChar w:fldCharType="end"/>
      </w:r>
      <w:r>
        <w:t>, yarrr v0.1.5</w:t>
      </w:r>
      <w:r w:rsidR="00A44306">
        <w:t xml:space="preserve"> </w:t>
      </w:r>
      <w:r w:rsidR="00A44306">
        <w:fldChar w:fldCharType="begin" w:fldLock="1"/>
      </w:r>
      <w:r w:rsidR="00A44306">
        <w:instrText>ADDIN CSL_CITATION {"citationItems":[{"id":"ITEM-1","itemData":{"author":[{"dropping-particle":"","family":"Phillips","given":"N.","non-dropping-particle":"","parse-names":false,"suffix":""}],"id":"ITEM-1","issued":{"date-parts":[["2016"]]},"publisher":"R package version 0.1","title":"Yarrr: A companion to the e-book YaRrr!: The Pirate's Guide to R","type":"article"},"uris":["http://www.mendeley.com/documents/?uuid=faa8b0f8-00ad-43e7-90d0-daa4c93d5d04"]}],"mendeley":{"formattedCitation":"(Phillips, 2016)","plainTextFormattedCitation":"(Phillips, 2016)","previouslyFormattedCitation":"(Phillips, 2016)"},"properties":{"noteIndex":0},"schema":"https://github.com/citation-style-language/schema/raw/master/csl-citation.json"}</w:instrText>
      </w:r>
      <w:r w:rsidR="00A44306">
        <w:fldChar w:fldCharType="separate"/>
      </w:r>
      <w:r w:rsidR="00A44306" w:rsidRPr="00A44306">
        <w:rPr>
          <w:noProof/>
        </w:rPr>
        <w:t>(Phillips, 2016)</w:t>
      </w:r>
      <w:r w:rsidR="00A44306">
        <w:fldChar w:fldCharType="end"/>
      </w:r>
      <w:r>
        <w:t>, viridis v0.5.1</w:t>
      </w:r>
      <w:r w:rsidR="00A44306">
        <w:t xml:space="preserve"> </w:t>
      </w:r>
      <w:r w:rsidR="00A44306">
        <w:fldChar w:fldCharType="begin" w:fldLock="1"/>
      </w:r>
      <w:r w:rsidR="00A44306">
        <w:instrText>ADDIN CSL_CITATION {"citationItems":[{"id":"ITEM-1","itemData":{"author":[{"dropping-particle":"","family":"Garnier","given":"S.","non-dropping-particle":"","parse-names":false,"suffix":""}],"id":"ITEM-1","issued":{"date-parts":[["2018"]]},"publisher":"R package version 0.3","title":"viridis: Default Color Maps from ‘matplotlib’","type":"article"},"uris":["http://www.mendeley.com/documents/?uuid=c8d50911-16f2-4d4a-b3b3-987419e32d0b"]}],"mendeley":{"formattedCitation":"(Garnier, 2018)","plainTextFormattedCitation":"(Garnier, 2018)","previouslyFormattedCitation":"(Garnier, 2018)"},"properties":{"noteIndex":0},"schema":"https://github.com/citation-style-language/schema/raw/master/csl-citation.json"}</w:instrText>
      </w:r>
      <w:r w:rsidR="00A44306">
        <w:fldChar w:fldCharType="separate"/>
      </w:r>
      <w:r w:rsidR="00A44306" w:rsidRPr="00A44306">
        <w:rPr>
          <w:noProof/>
        </w:rPr>
        <w:t>(Garnier, 2018)</w:t>
      </w:r>
      <w:r w:rsidR="00A44306">
        <w:fldChar w:fldCharType="end"/>
      </w:r>
      <w:r>
        <w:t>, eegUtils v0.2.0</w:t>
      </w:r>
      <w:r w:rsidR="00A44306">
        <w:t xml:space="preserve"> </w:t>
      </w:r>
      <w:r w:rsidR="00A44306">
        <w:fldChar w:fldCharType="begin" w:fldLock="1"/>
      </w:r>
      <w:r w:rsidR="00571A0C">
        <w:instrText>ADDIN CSL_CITATION {"citationItems":[{"id":"ITEM-1","itemData":{"author":[{"dropping-particle":"","family":"Craddock","given":"M.","non-dropping-particle":"","parse-names":false,"suffix":""}],"id":"ITEM-1","issued":{"date-parts":[["2018"]]},"publisher":"Zenodo","title":"craddm/eegUtils: eegUtils (Version v0.2.0)","type":"article"},"uris":["http://www.mendeley.com/documents/?uuid=8b654a93-5a92-4a53-a8d8-ea81587eddb6"]}],"mendeley":{"formattedCitation":"(Craddock, 2018)","plainTextFormattedCitation":"(Craddock, 2018)","previouslyFormattedCitation":"(Craddock, 2018)"},"properties":{"noteIndex":0},"schema":"https://github.com/citation-style-language/schema/raw/master/csl-citation.json"}</w:instrText>
      </w:r>
      <w:r w:rsidR="00A44306">
        <w:fldChar w:fldCharType="separate"/>
      </w:r>
      <w:r w:rsidR="00A44306" w:rsidRPr="00A44306">
        <w:rPr>
          <w:noProof/>
        </w:rPr>
        <w:t>(Craddock, 2018)</w:t>
      </w:r>
      <w:r w:rsidR="00A44306">
        <w:fldChar w:fldCharType="end"/>
      </w:r>
      <w:r>
        <w:t>,</w:t>
      </w:r>
      <w:r w:rsidRPr="0044078F">
        <w:t xml:space="preserve"> BEST</w:t>
      </w:r>
      <w:r w:rsidR="00571A0C">
        <w:t xml:space="preserve"> </w:t>
      </w:r>
      <w:r w:rsidR="00571A0C">
        <w:fldChar w:fldCharType="begin" w:fldLock="1"/>
      </w:r>
      <w:r w:rsidR="00571A0C">
        <w:instrText>ADDIN CSL_CITATION {"citationItems":[{"id":"ITEM-1","itemData":{"author":[{"dropping-particle":"","family":"Kruschke","given":"J. K.","non-dropping-particle":"","parse-names":false,"suffix":""},{"dropping-particle":"","family":"Meredith","given":"M.","non-dropping-particle":"","parse-names":false,"suffix":""}],"id":"ITEM-1","issued":{"date-parts":[["2017"]]},"number":"R package version 0.2","title":"BEST: Bayesian Estimation Supersedes the t-Test","type":"article"},"uris":["http://www.mendeley.com/documents/?uuid=d4c89270-166a-4ebe-914a-16026bf42023"]}],"mendeley":{"formattedCitation":"(J. K. Kruschke &amp; Meredith, 2017)","plainTextFormattedCitation":"(J. K. Kruschke &amp; Meredith, 2017)","previouslyFormattedCitation":"(J. K. Kruschke &amp; Meredith, 2017)"},"properties":{"noteIndex":0},"schema":"https://github.com/citation-style-language/schema/raw/master/csl-citation.json"}</w:instrText>
      </w:r>
      <w:r w:rsidR="00571A0C">
        <w:fldChar w:fldCharType="separate"/>
      </w:r>
      <w:r w:rsidR="00571A0C" w:rsidRPr="00571A0C">
        <w:rPr>
          <w:noProof/>
        </w:rPr>
        <w:t>(J. K. Kruschke &amp; Meredith, 2017)</w:t>
      </w:r>
      <w:r w:rsidR="00571A0C">
        <w:fldChar w:fldCharType="end"/>
      </w:r>
      <w:r>
        <w:t>;</w:t>
      </w:r>
    </w:p>
    <w:p w14:paraId="37C68A79" w14:textId="0DC8E1C7" w:rsidR="004D7EBB" w:rsidRDefault="004D7EBB" w:rsidP="004D7EBB">
      <w:pPr>
        <w:spacing w:line="480" w:lineRule="auto"/>
        <w:ind w:firstLine="284"/>
        <w:jc w:val="both"/>
      </w:pPr>
      <w:r>
        <w:t>•</w:t>
      </w:r>
      <w:r>
        <w:tab/>
        <w:t>report generation: pacman v0.4.6</w:t>
      </w:r>
      <w:r w:rsidR="00571A0C">
        <w:t xml:space="preserve"> </w:t>
      </w:r>
      <w:r w:rsidR="00571A0C">
        <w:fldChar w:fldCharType="begin" w:fldLock="1"/>
      </w:r>
      <w:r w:rsidR="00571A0C">
        <w:instrText>ADDIN CSL_CITATION {"citationItems":[{"id":"ITEM-1","itemData":{"author":[{"dropping-particle":"","family":"Rinker","given":"T.","non-dropping-particle":"","parse-names":false,"suffix":""},{"dropping-particle":"","family":"Kurkiewicz","given":"D.","non-dropping-particle":"","parse-names":false,"suffix":""}],"id":"ITEM-1","issued":{"date-parts":[["0"]]},"title":"pacman: Package Management for R","type":"article"},"uris":["http://www.mendeley.com/documents/?uuid=1cc90b18-1035-4bd5-bdb7-4ff9037bc63c"]}],"mendeley":{"formattedCitation":"(Rinker &amp; Kurkiewicz, n.d.)","plainTextFormattedCitation":"(Rinker &amp; Kurkiewicz, n.d.)","previouslyFormattedCitation":"(Rinker &amp; Kurkiewicz, n.d.)"},"properties":{"noteIndex":0},"schema":"https://github.com/citation-style-language/schema/raw/master/csl-citation.json"}</w:instrText>
      </w:r>
      <w:r w:rsidR="00571A0C">
        <w:fldChar w:fldCharType="separate"/>
      </w:r>
      <w:r w:rsidR="00571A0C" w:rsidRPr="00571A0C">
        <w:rPr>
          <w:noProof/>
        </w:rPr>
        <w:t>(Rinker &amp; Kurkiewicz, n.d.)</w:t>
      </w:r>
      <w:r w:rsidR="00571A0C">
        <w:fldChar w:fldCharType="end"/>
      </w:r>
      <w:r>
        <w:t>, knitr v1.20</w:t>
      </w:r>
      <w:r w:rsidR="00571A0C">
        <w:t xml:space="preserve"> </w:t>
      </w:r>
      <w:r w:rsidR="00571A0C">
        <w:fldChar w:fldCharType="begin" w:fldLock="1"/>
      </w:r>
      <w:r w:rsidR="00F4458A">
        <w:instrText>ADDIN CSL_CITATION {"citationItems":[{"id":"ITEM-1","itemData":{"author":[{"dropping-particle":"","family":"Xie","given":"Y.","non-dropping-particle":"","parse-names":false,"suffix":""}],"id":"ITEM-1","issued":{"date-parts":[["2018"]]},"title":"knitr: A General-Purpose Package for Dynamic Report Generation in R","type":"article"},"uris":["http://www.mendeley.com/documents/?uuid=1d82db12-08e9-4695-9ab8-9db6493e72ac"]}],"mendeley":{"formattedCitation":"(Xie, 2018)","plainTextFormattedCitation":"(Xie, 2018)","previouslyFormattedCitation":"(Xie, 2018)"},"properties":{"noteIndex":0},"schema":"https://github.com/citation-style-language/schema/raw/master/csl-citation.json"}</w:instrText>
      </w:r>
      <w:r w:rsidR="00571A0C">
        <w:fldChar w:fldCharType="separate"/>
      </w:r>
      <w:r w:rsidR="00571A0C" w:rsidRPr="00571A0C">
        <w:rPr>
          <w:noProof/>
        </w:rPr>
        <w:t>(Xie, 2018)</w:t>
      </w:r>
      <w:r w:rsidR="00571A0C">
        <w:fldChar w:fldCharType="end"/>
      </w:r>
      <w:r w:rsidR="007E09BA">
        <w:t xml:space="preserve">; </w:t>
      </w:r>
      <w:commentRangeStart w:id="275"/>
      <w:r w:rsidR="007E09BA">
        <w:t>here</w:t>
      </w:r>
      <w:commentRangeEnd w:id="275"/>
      <w:r w:rsidR="007E09BA">
        <w:rPr>
          <w:rStyle w:val="CommentReference"/>
        </w:rPr>
        <w:commentReference w:id="275"/>
      </w:r>
      <w:r>
        <w:t>.</w:t>
      </w:r>
    </w:p>
    <w:p w14:paraId="56BB1E18" w14:textId="0E3EE83C" w:rsidR="004D7EBB" w:rsidRDefault="004D7EBB" w:rsidP="004D7EBB"/>
    <w:p w14:paraId="310F606E" w14:textId="4B56847A" w:rsidR="00FB0502" w:rsidRDefault="00FB0502" w:rsidP="00BC3FB6">
      <w:pPr>
        <w:pStyle w:val="Heading1"/>
        <w:spacing w:before="0" w:after="240"/>
      </w:pPr>
      <w:r>
        <w:t>Acknowledgements</w:t>
      </w:r>
    </w:p>
    <w:p w14:paraId="7F452854" w14:textId="704EBBE2" w:rsidR="00ED1620" w:rsidRDefault="001B37E8" w:rsidP="00ED1620">
      <w:pPr>
        <w:spacing w:after="0" w:line="480" w:lineRule="auto"/>
        <w:jc w:val="both"/>
      </w:pPr>
      <w:r>
        <w:t xml:space="preserve">This </w:t>
      </w:r>
      <w:r w:rsidR="0013661A">
        <w:t>work</w:t>
      </w:r>
      <w:r>
        <w:t xml:space="preserve"> was supported by the Special Research Fund (BOF) of Ghent University </w:t>
      </w:r>
      <w:r w:rsidR="0013661A">
        <w:t xml:space="preserve">[grant </w:t>
      </w:r>
      <w:r w:rsidR="0021140C">
        <w:t>#</w:t>
      </w:r>
      <w:r w:rsidR="0013661A">
        <w:t>01D02415 awarded to IG</w:t>
      </w:r>
      <w:r w:rsidR="00F35FBF">
        <w:t>; grant #</w:t>
      </w:r>
      <w:r w:rsidR="00F35FBF" w:rsidRPr="00F35FBF">
        <w:t xml:space="preserve"> BOF14/PDO/123</w:t>
      </w:r>
      <w:r w:rsidR="0021140C" w:rsidRPr="0021140C">
        <w:t xml:space="preserve"> </w:t>
      </w:r>
      <w:r w:rsidR="0021140C">
        <w:t>awarded to AS</w:t>
      </w:r>
      <w:r w:rsidR="0013661A">
        <w:t>]</w:t>
      </w:r>
      <w:r w:rsidR="009508C9">
        <w:t xml:space="preserve"> </w:t>
      </w:r>
      <w:r w:rsidR="00FB62B3">
        <w:t>and</w:t>
      </w:r>
      <w:r>
        <w:t xml:space="preserve"> the </w:t>
      </w:r>
      <w:r w:rsidRPr="001B37E8">
        <w:t>Concerted Research Action Grant</w:t>
      </w:r>
      <w:r>
        <w:t xml:space="preserve"> of</w:t>
      </w:r>
      <w:r w:rsidR="0013661A">
        <w:t xml:space="preserve"> Ghent University [</w:t>
      </w:r>
      <w:r w:rsidR="0013661A" w:rsidRPr="00AB4F3E">
        <w:t>grant number</w:t>
      </w:r>
      <w:r w:rsidRPr="00AB4F3E">
        <w:t xml:space="preserve"> </w:t>
      </w:r>
      <w:r w:rsidR="00AB4F3E" w:rsidRPr="00AB4F3E">
        <w:t xml:space="preserve">BOF16/GOA/017 </w:t>
      </w:r>
      <w:r w:rsidRPr="00AB4F3E">
        <w:t>awarded to EHWK</w:t>
      </w:r>
      <w:r w:rsidR="00FB62B3">
        <w:t>].</w:t>
      </w:r>
      <w:r w:rsidR="00F35FBF" w:rsidRPr="00F35FBF">
        <w:t xml:space="preserve"> </w:t>
      </w:r>
      <w:r w:rsidR="000B4D3A" w:rsidRPr="000B4D3A">
        <w:rPr>
          <w:highlight w:val="yellow"/>
        </w:rPr>
        <w:t>Add funding for</w:t>
      </w:r>
      <w:r w:rsidR="009508C9">
        <w:rPr>
          <w:highlight w:val="yellow"/>
        </w:rPr>
        <w:t xml:space="preserve"> </w:t>
      </w:r>
      <w:commentRangeStart w:id="276"/>
      <w:r w:rsidR="009508C9">
        <w:rPr>
          <w:highlight w:val="yellow"/>
        </w:rPr>
        <w:t xml:space="preserve">Gilles </w:t>
      </w:r>
      <w:commentRangeEnd w:id="276"/>
      <w:r w:rsidR="0047115E">
        <w:rPr>
          <w:rStyle w:val="CommentReference"/>
        </w:rPr>
        <w:commentReference w:id="276"/>
      </w:r>
      <w:r w:rsidR="009508C9" w:rsidRPr="009508C9">
        <w:rPr>
          <w:highlight w:val="yellow"/>
        </w:rPr>
        <w:t>and Søren</w:t>
      </w:r>
      <w:r w:rsidR="000B4D3A" w:rsidRPr="000B4D3A">
        <w:rPr>
          <w:highlight w:val="yellow"/>
        </w:rPr>
        <w:t>.</w:t>
      </w:r>
      <w:r w:rsidR="000B4D3A">
        <w:t xml:space="preserve"> </w:t>
      </w:r>
      <w:r w:rsidR="00ED1620">
        <w:t>The funding sources had no involvement in the study design; collection, analysis, and interpretation of data; writing of the report; and decision to submit the article for publication.</w:t>
      </w:r>
    </w:p>
    <w:p w14:paraId="19CED138" w14:textId="4F7C3EF1" w:rsidR="00ED1620" w:rsidRDefault="00ED1620" w:rsidP="00ED1620">
      <w:pPr>
        <w:spacing w:after="0" w:line="480" w:lineRule="auto"/>
        <w:jc w:val="both"/>
      </w:pPr>
      <w:r>
        <w:t>We would like to thank</w:t>
      </w:r>
      <w:r w:rsidR="006C644D">
        <w:t xml:space="preserve"> Ladislas </w:t>
      </w:r>
      <w:r w:rsidR="006C644D" w:rsidRPr="006C644D">
        <w:rPr>
          <w:rFonts w:ascii="LMRoman12-Regular" w:hAnsi="LMRoman12-Regular"/>
          <w:color w:val="000000"/>
          <w:szCs w:val="24"/>
        </w:rPr>
        <w:t>Nalborczyk</w:t>
      </w:r>
      <w:r w:rsidR="006C644D">
        <w:rPr>
          <w:rFonts w:ascii="LMRoman8-Regular" w:hAnsi="LMRoman8-Regular"/>
          <w:color w:val="000000"/>
          <w:sz w:val="16"/>
          <w:szCs w:val="16"/>
        </w:rPr>
        <w:t xml:space="preserve"> </w:t>
      </w:r>
      <w:r w:rsidR="006C644D">
        <w:rPr>
          <w:color w:val="000000"/>
          <w:szCs w:val="16"/>
        </w:rPr>
        <w:t>for discussions about statistical analyses of the data and</w:t>
      </w:r>
      <w:r w:rsidR="006C644D" w:rsidRPr="006C644D">
        <w:t xml:space="preserve"> </w:t>
      </w:r>
      <w:r>
        <w:t xml:space="preserve">Dr. Inez Greven </w:t>
      </w:r>
      <w:r w:rsidR="006C644D">
        <w:t>for help with data collection.</w:t>
      </w:r>
    </w:p>
    <w:p w14:paraId="5DFBB28F" w14:textId="4F99B98D" w:rsidR="00CC0973" w:rsidRDefault="00CC0973" w:rsidP="00BC3FB6">
      <w:pPr>
        <w:pStyle w:val="Heading1"/>
        <w:spacing w:before="0" w:after="240"/>
      </w:pPr>
      <w:r w:rsidRPr="00D92BFE">
        <w:t>Author contributions</w:t>
      </w:r>
    </w:p>
    <w:p w14:paraId="40E0C681" w14:textId="2652FC80" w:rsidR="001D78FC" w:rsidRDefault="001D78FC" w:rsidP="001D78FC">
      <w:pPr>
        <w:widowControl w:val="0"/>
        <w:spacing w:line="480" w:lineRule="auto"/>
        <w:jc w:val="both"/>
        <w:rPr>
          <w:rFonts w:eastAsia="Times New Roman"/>
          <w:szCs w:val="24"/>
        </w:rPr>
      </w:pPr>
      <w:r>
        <w:rPr>
          <w:rFonts w:eastAsia="Times New Roman"/>
          <w:szCs w:val="24"/>
        </w:rPr>
        <w:t xml:space="preserve">Author contributions are coded according to the CRediT taxonomy </w:t>
      </w:r>
      <w:r>
        <w:rPr>
          <w:rFonts w:eastAsia="Times New Roman"/>
          <w:szCs w:val="24"/>
        </w:rPr>
        <w:fldChar w:fldCharType="begin"/>
      </w:r>
      <w:r>
        <w:rPr>
          <w:rFonts w:eastAsia="Times New Roman"/>
          <w:szCs w:val="24"/>
        </w:rPr>
        <w:instrText>ADDIN CSL_CITATION {"citationItems":[{"id":"ITEM-1","itemData":{"DOI":"10.1038/508312a","ISSN":"0028-0836","abstract":"Liz Allen, Amy Brand, Jo Scott, Micah Altman and Marjorie Hlava are trialling digital taxonomies to help researchers to identify their contributions to collaborative projects.","author":[{"dropping-particle":"","family":"Allen","given":"Liz","non-dropping-particle":"","parse-names":false,"suffix":""},{"dropping-particle":"","family":"Scott","given":"Jo","non-dropping-particle":"","parse-names":false,"suffix":""},{"dropping-particle":"","family":"Brand","given":"Amy","non-dropping-particle":"","parse-names":false,"suffix":""},{"dropping-particle":"","family":"Hlava","given":"Marjorie","non-dropping-particle":"","parse-names":false,"suffix":""},{"dropping-particle":"","family":"Altman","given":"Micah","non-dropping-particle":"","parse-names":false,"suffix":""}],"container-title":"Nature","id":"ITEM-1","issue":"7496","issued":{"date-parts":[["2014"]]},"page":"312-313","title":"Publishing: Credit where credit is due","type":"article-journal","volume":"508"},"uris":["http://www.mendeley.com/documents/?uuid=c2da882f-7eb4-44bd-8306-73c9bb9668e2"]}],"properties":{"noteIndex":0},"schema":"https://github.com/citation-style-language/schema/raw/master/csl-citation.json"}</w:instrText>
      </w:r>
      <w:r>
        <w:rPr>
          <w:rFonts w:eastAsia="Times New Roman"/>
          <w:szCs w:val="24"/>
        </w:rPr>
        <w:fldChar w:fldCharType="separate"/>
      </w:r>
      <w:r>
        <w:rPr>
          <w:rFonts w:eastAsia="Times New Roman"/>
          <w:szCs w:val="24"/>
        </w:rPr>
        <w:t>{FormattingCitation}</w:t>
      </w:r>
      <w:r>
        <w:rPr>
          <w:rFonts w:eastAsia="Times New Roman"/>
          <w:szCs w:val="24"/>
        </w:rPr>
        <w:fldChar w:fldCharType="end"/>
      </w:r>
      <w:r>
        <w:rPr>
          <w:rFonts w:eastAsia="Times New Roman"/>
          <w:szCs w:val="24"/>
        </w:rPr>
        <w:t xml:space="preserve">. For </w:t>
      </w:r>
      <w:r>
        <w:rPr>
          <w:rFonts w:eastAsia="Times New Roman"/>
          <w:szCs w:val="24"/>
        </w:rPr>
        <w:lastRenderedPageBreak/>
        <w:t xml:space="preserve">details, see </w:t>
      </w:r>
      <w:hyperlink r:id="rId18" w:history="1">
        <w:r>
          <w:rPr>
            <w:rFonts w:eastAsia="Times New Roman"/>
            <w:szCs w:val="24"/>
          </w:rPr>
          <w:t>https://www.casrai.org/credit.html</w:t>
        </w:r>
      </w:hyperlink>
      <w:r>
        <w:rPr>
          <w:rFonts w:eastAsia="Times New Roman"/>
          <w:szCs w:val="24"/>
        </w:rPr>
        <w:t>.</w:t>
      </w:r>
    </w:p>
    <w:p w14:paraId="57703D8C" w14:textId="77777777" w:rsidR="001D78FC" w:rsidRPr="001D78FC" w:rsidRDefault="001D78FC" w:rsidP="001D78FC"/>
    <w:p w14:paraId="6849DEE1" w14:textId="0122FCAF" w:rsidR="000A774E" w:rsidRDefault="000A774E" w:rsidP="000A774E">
      <w:pPr>
        <w:widowControl w:val="0"/>
        <w:spacing w:line="480" w:lineRule="auto"/>
        <w:jc w:val="both"/>
        <w:rPr>
          <w:rFonts w:eastAsia="Times New Roman"/>
          <w:szCs w:val="24"/>
        </w:rPr>
      </w:pPr>
      <w:r>
        <w:rPr>
          <w:rFonts w:eastAsia="Times New Roman"/>
          <w:szCs w:val="24"/>
        </w:rPr>
        <w:t>IG, AS, and SKA</w:t>
      </w:r>
      <w:r w:rsidRPr="000A774E">
        <w:rPr>
          <w:rFonts w:eastAsia="Times New Roman"/>
          <w:szCs w:val="24"/>
        </w:rPr>
        <w:t xml:space="preserve"> </w:t>
      </w:r>
      <w:r w:rsidRPr="00D92BFE">
        <w:rPr>
          <w:rFonts w:eastAsia="Times New Roman"/>
          <w:szCs w:val="24"/>
        </w:rPr>
        <w:t xml:space="preserve">conceived the </w:t>
      </w:r>
      <w:r>
        <w:rPr>
          <w:rFonts w:eastAsia="Times New Roman"/>
          <w:szCs w:val="24"/>
        </w:rPr>
        <w:t>study. SKA and IG</w:t>
      </w:r>
      <w:r w:rsidRPr="000A774E">
        <w:rPr>
          <w:rFonts w:eastAsia="Times New Roman"/>
          <w:szCs w:val="24"/>
        </w:rPr>
        <w:t xml:space="preserve"> </w:t>
      </w:r>
      <w:r w:rsidRPr="008F5A26">
        <w:rPr>
          <w:rFonts w:eastAsia="Times New Roman"/>
          <w:szCs w:val="24"/>
        </w:rPr>
        <w:t>programmed the</w:t>
      </w:r>
      <w:r>
        <w:rPr>
          <w:rFonts w:eastAsia="Times New Roman"/>
          <w:szCs w:val="24"/>
        </w:rPr>
        <w:t xml:space="preserve"> experimental paradigm.</w:t>
      </w:r>
      <w:r w:rsidRPr="000A774E">
        <w:rPr>
          <w:rFonts w:eastAsia="Times New Roman"/>
          <w:szCs w:val="24"/>
        </w:rPr>
        <w:t xml:space="preserve"> </w:t>
      </w:r>
      <w:r w:rsidR="004E327F">
        <w:rPr>
          <w:rFonts w:eastAsia="Times New Roman"/>
          <w:szCs w:val="24"/>
        </w:rPr>
        <w:t xml:space="preserve">SKA, </w:t>
      </w:r>
      <w:r w:rsidRPr="000A774E">
        <w:rPr>
          <w:rFonts w:eastAsia="Times New Roman"/>
          <w:szCs w:val="24"/>
        </w:rPr>
        <w:t>GP</w:t>
      </w:r>
      <w:r w:rsidR="004E327F">
        <w:rPr>
          <w:rFonts w:eastAsia="Times New Roman"/>
          <w:szCs w:val="24"/>
        </w:rPr>
        <w:t>,</w:t>
      </w:r>
      <w:r>
        <w:rPr>
          <w:rFonts w:eastAsia="Times New Roman"/>
          <w:szCs w:val="24"/>
        </w:rPr>
        <w:t xml:space="preserve"> and </w:t>
      </w:r>
      <w:r w:rsidRPr="000A774E">
        <w:rPr>
          <w:rFonts w:eastAsia="Times New Roman"/>
          <w:szCs w:val="24"/>
        </w:rPr>
        <w:t>EHWK</w:t>
      </w:r>
      <w:r>
        <w:rPr>
          <w:rFonts w:eastAsia="Times New Roman"/>
          <w:szCs w:val="24"/>
        </w:rPr>
        <w:t xml:space="preserve"> </w:t>
      </w:r>
      <w:r w:rsidRPr="008F5A26">
        <w:rPr>
          <w:rFonts w:eastAsia="Times New Roman"/>
          <w:szCs w:val="24"/>
        </w:rPr>
        <w:t>contributed reagents/materials/tools</w:t>
      </w:r>
      <w:r>
        <w:rPr>
          <w:rFonts w:eastAsia="Times New Roman"/>
          <w:szCs w:val="24"/>
        </w:rPr>
        <w:t>. IG collected the data, supervised by AS. IG and AS</w:t>
      </w:r>
      <w:r w:rsidRPr="000A774E">
        <w:rPr>
          <w:rFonts w:eastAsia="Times New Roman"/>
          <w:szCs w:val="24"/>
        </w:rPr>
        <w:t xml:space="preserve"> </w:t>
      </w:r>
      <w:r w:rsidRPr="00D92BFE">
        <w:rPr>
          <w:rFonts w:eastAsia="Times New Roman"/>
          <w:szCs w:val="24"/>
        </w:rPr>
        <w:t>analyzed the data</w:t>
      </w:r>
      <w:r>
        <w:rPr>
          <w:rFonts w:eastAsia="Times New Roman"/>
          <w:szCs w:val="24"/>
        </w:rPr>
        <w:t>. IG and AS</w:t>
      </w:r>
      <w:r w:rsidRPr="000A774E">
        <w:rPr>
          <w:rFonts w:eastAsia="Times New Roman"/>
          <w:szCs w:val="24"/>
        </w:rPr>
        <w:t xml:space="preserve"> </w:t>
      </w:r>
      <w:r w:rsidRPr="008F5A26">
        <w:rPr>
          <w:rFonts w:eastAsia="Times New Roman"/>
          <w:szCs w:val="24"/>
        </w:rPr>
        <w:t>wrote the main</w:t>
      </w:r>
      <w:r>
        <w:rPr>
          <w:rFonts w:eastAsia="Times New Roman"/>
          <w:szCs w:val="24"/>
        </w:rPr>
        <w:t xml:space="preserve"> </w:t>
      </w:r>
      <w:r w:rsidRPr="008F5A26">
        <w:rPr>
          <w:rFonts w:eastAsia="Times New Roman"/>
          <w:szCs w:val="24"/>
        </w:rPr>
        <w:t>manuscript text</w:t>
      </w:r>
      <w:r>
        <w:rPr>
          <w:rFonts w:eastAsia="Times New Roman"/>
          <w:szCs w:val="24"/>
        </w:rPr>
        <w:t xml:space="preserve">. IG, AS, </w:t>
      </w:r>
      <w:r w:rsidRPr="000A774E">
        <w:rPr>
          <w:rFonts w:eastAsia="Times New Roman"/>
          <w:szCs w:val="24"/>
        </w:rPr>
        <w:t>GP</w:t>
      </w:r>
      <w:r>
        <w:rPr>
          <w:rFonts w:eastAsia="Times New Roman"/>
          <w:szCs w:val="24"/>
        </w:rPr>
        <w:t xml:space="preserve">, </w:t>
      </w:r>
      <w:r w:rsidRPr="000A774E">
        <w:rPr>
          <w:rFonts w:eastAsia="Times New Roman"/>
          <w:szCs w:val="24"/>
        </w:rPr>
        <w:t>EHWK</w:t>
      </w:r>
      <w:r>
        <w:rPr>
          <w:rFonts w:eastAsia="Times New Roman"/>
          <w:szCs w:val="24"/>
        </w:rPr>
        <w:t>,</w:t>
      </w:r>
      <w:r w:rsidRPr="000A774E">
        <w:rPr>
          <w:rFonts w:eastAsia="Times New Roman"/>
          <w:szCs w:val="24"/>
        </w:rPr>
        <w:t xml:space="preserve"> </w:t>
      </w:r>
      <w:r>
        <w:rPr>
          <w:rFonts w:eastAsia="Times New Roman"/>
          <w:szCs w:val="24"/>
        </w:rPr>
        <w:t>and SKA</w:t>
      </w:r>
      <w:r w:rsidRPr="000A774E">
        <w:rPr>
          <w:rFonts w:eastAsia="Times New Roman"/>
          <w:szCs w:val="24"/>
        </w:rPr>
        <w:t xml:space="preserve"> </w:t>
      </w:r>
      <w:r w:rsidRPr="008F5A26">
        <w:rPr>
          <w:rFonts w:eastAsia="Times New Roman"/>
          <w:szCs w:val="24"/>
        </w:rPr>
        <w:t xml:space="preserve">reviewed and critically revised the </w:t>
      </w:r>
      <w:commentRangeStart w:id="277"/>
      <w:r w:rsidRPr="008F5A26">
        <w:rPr>
          <w:rFonts w:eastAsia="Times New Roman"/>
          <w:szCs w:val="24"/>
        </w:rPr>
        <w:t>manuscript</w:t>
      </w:r>
      <w:commentRangeEnd w:id="277"/>
      <w:r w:rsidR="001D78FC">
        <w:rPr>
          <w:rStyle w:val="CommentReference"/>
        </w:rPr>
        <w:commentReference w:id="277"/>
      </w:r>
      <w:r w:rsidRPr="008F5A26">
        <w:rPr>
          <w:rFonts w:eastAsia="Times New Roman"/>
          <w:szCs w:val="24"/>
        </w:rPr>
        <w:t>.</w:t>
      </w:r>
    </w:p>
    <w:p w14:paraId="0E5A37C1" w14:textId="57B8EE77" w:rsidR="00CC0973" w:rsidRPr="00D92BFE" w:rsidRDefault="000A774E" w:rsidP="00BC3FB6">
      <w:pPr>
        <w:pStyle w:val="Heading1"/>
        <w:spacing w:before="0" w:after="240"/>
      </w:pPr>
      <w:r>
        <w:t>Data availability</w:t>
      </w:r>
    </w:p>
    <w:p w14:paraId="10B0D47E" w14:textId="0CF03BBF" w:rsidR="00CC0973" w:rsidRPr="00C875DC" w:rsidRDefault="00CC0973" w:rsidP="00CC0973">
      <w:pPr>
        <w:spacing w:line="480" w:lineRule="auto"/>
        <w:jc w:val="both"/>
        <w:rPr>
          <w:rFonts w:eastAsia="Times New Roman"/>
          <w:color w:val="000000" w:themeColor="text1"/>
          <w:szCs w:val="24"/>
        </w:rPr>
      </w:pPr>
      <w:r w:rsidRPr="0002004A">
        <w:rPr>
          <w:rFonts w:eastAsia="Times New Roman"/>
          <w:szCs w:val="24"/>
        </w:rPr>
        <w:t>Raw and pre-processed data, m</w:t>
      </w:r>
      <w:r w:rsidR="000A774E">
        <w:rPr>
          <w:rFonts w:eastAsia="Times New Roman"/>
          <w:szCs w:val="24"/>
        </w:rPr>
        <w:t>at</w:t>
      </w:r>
      <w:r w:rsidRPr="0002004A">
        <w:rPr>
          <w:rFonts w:eastAsia="Times New Roman"/>
          <w:szCs w:val="24"/>
        </w:rPr>
        <w:t xml:space="preserve">erials, and analysis scripts are available </w:t>
      </w:r>
      <w:r w:rsidR="00054E36" w:rsidRPr="009940B0">
        <w:rPr>
          <w:rFonts w:eastAsia="Times New Roman"/>
          <w:szCs w:val="24"/>
        </w:rPr>
        <w:t>at</w:t>
      </w:r>
      <w:r w:rsidR="004E0CAB">
        <w:rPr>
          <w:rFonts w:eastAsia="Times New Roman"/>
          <w:szCs w:val="24"/>
        </w:rPr>
        <w:t>:</w:t>
      </w:r>
      <w:r w:rsidRPr="009940B0">
        <w:rPr>
          <w:rFonts w:eastAsia="Times New Roman"/>
          <w:szCs w:val="24"/>
        </w:rPr>
        <w:t xml:space="preserve"> </w:t>
      </w:r>
      <w:r w:rsidR="009940B0" w:rsidRPr="00C875DC">
        <w:rPr>
          <w:rStyle w:val="Hyperlink"/>
          <w:rFonts w:eastAsia="Times New Roman"/>
          <w:color w:val="000000" w:themeColor="text1"/>
          <w:szCs w:val="24"/>
        </w:rPr>
        <w:t>https://osf.io/kjds3/</w:t>
      </w:r>
      <w:r w:rsidR="004E0CAB" w:rsidRPr="00C875DC">
        <w:rPr>
          <w:rStyle w:val="Hyperlink"/>
          <w:rFonts w:eastAsia="Times New Roman"/>
          <w:color w:val="000000" w:themeColor="text1"/>
          <w:szCs w:val="24"/>
        </w:rPr>
        <w:t>.</w:t>
      </w:r>
    </w:p>
    <w:p w14:paraId="58DECC77" w14:textId="77777777" w:rsidR="00CC0973" w:rsidRDefault="00CC0973" w:rsidP="00ED1620">
      <w:pPr>
        <w:spacing w:after="0" w:line="480" w:lineRule="auto"/>
        <w:jc w:val="both"/>
      </w:pPr>
    </w:p>
    <w:p w14:paraId="48A863ED" w14:textId="62F68758" w:rsidR="0021140C" w:rsidRDefault="0021140C">
      <w:r>
        <w:br w:type="page"/>
      </w:r>
    </w:p>
    <w:p w14:paraId="4C1F2545" w14:textId="731323C0" w:rsidR="00D32A67" w:rsidRPr="00A57C80" w:rsidRDefault="007F7776" w:rsidP="00BC3FB6">
      <w:pPr>
        <w:pStyle w:val="Heading1"/>
        <w:spacing w:before="0" w:after="240"/>
        <w:rPr>
          <w:lang w:val="de-DE"/>
        </w:rPr>
      </w:pPr>
      <w:r w:rsidRPr="00A57C80">
        <w:rPr>
          <w:lang w:val="de-DE"/>
        </w:rPr>
        <w:lastRenderedPageBreak/>
        <w:t>References</w:t>
      </w:r>
    </w:p>
    <w:p w14:paraId="7F6E10D5" w14:textId="384AC246" w:rsidR="005F653D" w:rsidRPr="005F653D" w:rsidRDefault="009214B6" w:rsidP="005F653D">
      <w:pPr>
        <w:widowControl w:val="0"/>
        <w:autoSpaceDE w:val="0"/>
        <w:autoSpaceDN w:val="0"/>
        <w:adjustRightInd w:val="0"/>
        <w:spacing w:after="0" w:line="480" w:lineRule="auto"/>
        <w:ind w:left="480" w:hanging="480"/>
        <w:rPr>
          <w:noProof/>
          <w:szCs w:val="24"/>
        </w:rPr>
      </w:pPr>
      <w:r>
        <w:rPr>
          <w:b/>
        </w:rPr>
        <w:fldChar w:fldCharType="begin" w:fldLock="1"/>
      </w:r>
      <w:r w:rsidRPr="00D0341A">
        <w:rPr>
          <w:b/>
        </w:rPr>
        <w:instrText xml:space="preserve">ADDIN Mendeley Bibliography CSL_BIBLIOGRAPHY </w:instrText>
      </w:r>
      <w:r>
        <w:rPr>
          <w:b/>
        </w:rPr>
        <w:fldChar w:fldCharType="separate"/>
      </w:r>
      <w:r w:rsidR="005F653D" w:rsidRPr="005F653D">
        <w:rPr>
          <w:noProof/>
          <w:szCs w:val="24"/>
        </w:rPr>
        <w:t xml:space="preserve">Andersen, S. K., Müller, M. M., &amp; Hillyard, S. A. (2012). Tracking the allocation of attention in visual scenes with steady-state evoked potentials. In </w:t>
      </w:r>
      <w:r w:rsidR="005F653D" w:rsidRPr="005F653D">
        <w:rPr>
          <w:i/>
          <w:iCs/>
          <w:noProof/>
          <w:szCs w:val="24"/>
        </w:rPr>
        <w:t>Cognitive neuroscience of attention</w:t>
      </w:r>
      <w:r w:rsidR="005F653D" w:rsidRPr="005F653D">
        <w:rPr>
          <w:noProof/>
          <w:szCs w:val="24"/>
        </w:rPr>
        <w:t xml:space="preserve"> (pp. 197–216).</w:t>
      </w:r>
    </w:p>
    <w:p w14:paraId="3C88A567"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Andersen, S K, &amp; Müller, M. M. (2010). Behavioral performance follows the time course of neural facilitation and suppression during cued shifts of feature-selective attention. </w:t>
      </w:r>
      <w:r w:rsidRPr="005F653D">
        <w:rPr>
          <w:i/>
          <w:iCs/>
          <w:noProof/>
          <w:szCs w:val="24"/>
        </w:rPr>
        <w:t>Proceedings of the National Academy of Sciences of the United States of America</w:t>
      </w:r>
      <w:r w:rsidRPr="005F653D">
        <w:rPr>
          <w:noProof/>
          <w:szCs w:val="24"/>
        </w:rPr>
        <w:t xml:space="preserve">, </w:t>
      </w:r>
      <w:r w:rsidRPr="005F653D">
        <w:rPr>
          <w:i/>
          <w:iCs/>
          <w:noProof/>
          <w:szCs w:val="24"/>
        </w:rPr>
        <w:t>107</w:t>
      </w:r>
      <w:r w:rsidRPr="005F653D">
        <w:rPr>
          <w:noProof/>
          <w:szCs w:val="24"/>
        </w:rPr>
        <w:t>(31), 13878–13882. https://doi.org/10.1073/pnas.1002436107</w:t>
      </w:r>
    </w:p>
    <w:p w14:paraId="613E3B28"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4143A7">
        <w:rPr>
          <w:lang w:val="nl-BE"/>
        </w:rPr>
        <w:t xml:space="preserve">Andersen, Søren K., Hillyard, S. A., &amp; Müller, M. M. (2008). </w:t>
      </w:r>
      <w:r w:rsidRPr="005F653D">
        <w:rPr>
          <w:noProof/>
          <w:szCs w:val="24"/>
        </w:rPr>
        <w:t xml:space="preserve">Attention Facilitates Multiple Stimulus Features in Parallel in Human Visual Cortex. </w:t>
      </w:r>
      <w:r w:rsidRPr="005F653D">
        <w:rPr>
          <w:i/>
          <w:iCs/>
          <w:noProof/>
          <w:szCs w:val="24"/>
        </w:rPr>
        <w:t>Current Biology</w:t>
      </w:r>
      <w:r w:rsidRPr="005F653D">
        <w:rPr>
          <w:noProof/>
          <w:szCs w:val="24"/>
        </w:rPr>
        <w:t xml:space="preserve">, </w:t>
      </w:r>
      <w:r w:rsidRPr="005F653D">
        <w:rPr>
          <w:i/>
          <w:iCs/>
          <w:noProof/>
          <w:szCs w:val="24"/>
        </w:rPr>
        <w:t>18</w:t>
      </w:r>
      <w:r w:rsidRPr="005F653D">
        <w:rPr>
          <w:noProof/>
          <w:szCs w:val="24"/>
        </w:rPr>
        <w:t>(13), 1006–1009. https://doi.org/10.1016/j.cub.2008.06.030</w:t>
      </w:r>
    </w:p>
    <w:p w14:paraId="2B704619"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Anderson, B. A. (2016). The attention habit: How reward learning shapes attentional selection. </w:t>
      </w:r>
      <w:r w:rsidRPr="005F653D">
        <w:rPr>
          <w:i/>
          <w:iCs/>
          <w:noProof/>
          <w:szCs w:val="24"/>
        </w:rPr>
        <w:t>Annals of the New York Academy of Sciences</w:t>
      </w:r>
      <w:r w:rsidRPr="005F653D">
        <w:rPr>
          <w:noProof/>
          <w:szCs w:val="24"/>
        </w:rPr>
        <w:t xml:space="preserve">, </w:t>
      </w:r>
      <w:r w:rsidRPr="005F653D">
        <w:rPr>
          <w:i/>
          <w:iCs/>
          <w:noProof/>
          <w:szCs w:val="24"/>
        </w:rPr>
        <w:t>1369</w:t>
      </w:r>
      <w:r w:rsidRPr="005F653D">
        <w:rPr>
          <w:noProof/>
          <w:szCs w:val="24"/>
        </w:rPr>
        <w:t>(1), 24–39. https://doi.org/10.1111/nyas.12957</w:t>
      </w:r>
    </w:p>
    <w:p w14:paraId="0D3DFB6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Anderson, B. a, Laurent, P. a, &amp; Yantis, S. (2011). Value-driven attentional capture. </w:t>
      </w:r>
      <w:r w:rsidRPr="005F653D">
        <w:rPr>
          <w:i/>
          <w:iCs/>
          <w:noProof/>
          <w:szCs w:val="24"/>
        </w:rPr>
        <w:t>Proceedings of the National Academy of Sciences</w:t>
      </w:r>
      <w:r w:rsidRPr="005F653D">
        <w:rPr>
          <w:noProof/>
          <w:szCs w:val="24"/>
        </w:rPr>
        <w:t xml:space="preserve">, </w:t>
      </w:r>
      <w:r w:rsidRPr="005F653D">
        <w:rPr>
          <w:i/>
          <w:iCs/>
          <w:noProof/>
          <w:szCs w:val="24"/>
        </w:rPr>
        <w:t>108</w:t>
      </w:r>
      <w:r w:rsidRPr="005F653D">
        <w:rPr>
          <w:noProof/>
          <w:szCs w:val="24"/>
        </w:rPr>
        <w:t>(25), 10367–10371. https://doi.org/10.1073/pnas.1104047108</w:t>
      </w:r>
    </w:p>
    <w:p w14:paraId="1DE1B15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Awh, E., Belopolsky, A. V., &amp; Theeuwes, J. (2012). Top-down versus bottom-up attentional control: A failed theoretical dichotomy. </w:t>
      </w:r>
      <w:r w:rsidRPr="005F653D">
        <w:rPr>
          <w:i/>
          <w:iCs/>
          <w:noProof/>
          <w:szCs w:val="24"/>
        </w:rPr>
        <w:t>Trends in Cognitive Sciences</w:t>
      </w:r>
      <w:r w:rsidRPr="005F653D">
        <w:rPr>
          <w:noProof/>
          <w:szCs w:val="24"/>
        </w:rPr>
        <w:t xml:space="preserve">, </w:t>
      </w:r>
      <w:r w:rsidRPr="005F653D">
        <w:rPr>
          <w:i/>
          <w:iCs/>
          <w:noProof/>
          <w:szCs w:val="24"/>
        </w:rPr>
        <w:t>16</w:t>
      </w:r>
      <w:r w:rsidRPr="005F653D">
        <w:rPr>
          <w:noProof/>
          <w:szCs w:val="24"/>
        </w:rPr>
        <w:t>(8), 437–443. https://doi.org/10.1016/j.tics.2012.06.010</w:t>
      </w:r>
    </w:p>
    <w:p w14:paraId="765C850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Botvinick, M. M., &amp; Braver, T. S. (2015). Motivation and Cognitive Control : From Behavior to Neural Mechanism. </w:t>
      </w:r>
      <w:r w:rsidRPr="005F653D">
        <w:rPr>
          <w:i/>
          <w:iCs/>
          <w:noProof/>
          <w:szCs w:val="24"/>
        </w:rPr>
        <w:t>Annual Review of Psychology</w:t>
      </w:r>
      <w:r w:rsidRPr="005F653D">
        <w:rPr>
          <w:noProof/>
          <w:szCs w:val="24"/>
        </w:rPr>
        <w:t>, (September 2014), 1–31. https://doi.org/10.1146/annurev-psych-010814-015044</w:t>
      </w:r>
    </w:p>
    <w:p w14:paraId="56677EFC"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Brown, J. W., &amp; Alexander, W. H. (2017). Foraging Value, Risk Avoidance, and Multiple </w:t>
      </w:r>
      <w:r w:rsidRPr="005F653D">
        <w:rPr>
          <w:noProof/>
          <w:szCs w:val="24"/>
        </w:rPr>
        <w:lastRenderedPageBreak/>
        <w:t xml:space="preserve">Control Signals: How the Anterior Cingulate Cortex Controls Value-based Decision-making. </w:t>
      </w:r>
      <w:r w:rsidRPr="005F653D">
        <w:rPr>
          <w:i/>
          <w:iCs/>
          <w:noProof/>
          <w:szCs w:val="24"/>
        </w:rPr>
        <w:t>Journal of Cognitive Neuroscience</w:t>
      </w:r>
      <w:r w:rsidRPr="005F653D">
        <w:rPr>
          <w:noProof/>
          <w:szCs w:val="24"/>
        </w:rPr>
        <w:t xml:space="preserve">, </w:t>
      </w:r>
      <w:r w:rsidRPr="005F653D">
        <w:rPr>
          <w:i/>
          <w:iCs/>
          <w:noProof/>
          <w:szCs w:val="24"/>
        </w:rPr>
        <w:t>29</w:t>
      </w:r>
      <w:r w:rsidRPr="005F653D">
        <w:rPr>
          <w:noProof/>
          <w:szCs w:val="24"/>
        </w:rPr>
        <w:t>(10), 1656–1673. https://doi.org/10.1162/jocn_a_01140</w:t>
      </w:r>
    </w:p>
    <w:p w14:paraId="5B7F5AB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Bürkner, P.-C. (2016). brms: An R package for Bayesian multilevel models using Stan. </w:t>
      </w:r>
      <w:r w:rsidRPr="005F653D">
        <w:rPr>
          <w:i/>
          <w:iCs/>
          <w:noProof/>
          <w:szCs w:val="24"/>
        </w:rPr>
        <w:t>Journal of Statistical Software</w:t>
      </w:r>
      <w:r w:rsidRPr="005F653D">
        <w:rPr>
          <w:noProof/>
          <w:szCs w:val="24"/>
        </w:rPr>
        <w:t xml:space="preserve">, </w:t>
      </w:r>
      <w:r w:rsidRPr="005F653D">
        <w:rPr>
          <w:i/>
          <w:iCs/>
          <w:noProof/>
          <w:szCs w:val="24"/>
        </w:rPr>
        <w:t>80</w:t>
      </w:r>
      <w:r w:rsidRPr="005F653D">
        <w:rPr>
          <w:noProof/>
          <w:szCs w:val="24"/>
        </w:rPr>
        <w:t>(1), 1–28.</w:t>
      </w:r>
    </w:p>
    <w:p w14:paraId="3FC72DA4"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Bürkner, P.-C. (2017). Advanced Bayesian Multilevel Modeling with the R Package brms. </w:t>
      </w:r>
      <w:r w:rsidRPr="005F653D">
        <w:rPr>
          <w:i/>
          <w:iCs/>
          <w:noProof/>
          <w:szCs w:val="24"/>
        </w:rPr>
        <w:t>ArXiv:1705.11123</w:t>
      </w:r>
      <w:r w:rsidRPr="005F653D">
        <w:rPr>
          <w:noProof/>
          <w:szCs w:val="24"/>
        </w:rPr>
        <w:t>.</w:t>
      </w:r>
    </w:p>
    <w:p w14:paraId="572EB149"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Carpenter, B., Gelman, A., Hoffman, M., Lee, D., Goodrich, B., Betancourt, M., … Riddell, A. (2016). Stan: A probabilistic programming language. </w:t>
      </w:r>
      <w:r w:rsidRPr="005F653D">
        <w:rPr>
          <w:i/>
          <w:iCs/>
          <w:noProof/>
          <w:szCs w:val="24"/>
        </w:rPr>
        <w:t>Journal of Statistical Software</w:t>
      </w:r>
      <w:r w:rsidRPr="005F653D">
        <w:rPr>
          <w:noProof/>
          <w:szCs w:val="24"/>
        </w:rPr>
        <w:t xml:space="preserve">, </w:t>
      </w:r>
      <w:r w:rsidRPr="005F653D">
        <w:rPr>
          <w:i/>
          <w:iCs/>
          <w:noProof/>
          <w:szCs w:val="24"/>
        </w:rPr>
        <w:t>2</w:t>
      </w:r>
      <w:r w:rsidRPr="005F653D">
        <w:rPr>
          <w:noProof/>
          <w:szCs w:val="24"/>
        </w:rPr>
        <w:t>(20), 1–37.</w:t>
      </w:r>
    </w:p>
    <w:p w14:paraId="35542D04"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Chatrian, G. E., Lettich, E., &amp; Nelson, P. L. (1985). Ten percent electrode system for topographic studies of spontaneous and evoked EEG activities. </w:t>
      </w:r>
      <w:r w:rsidRPr="005F653D">
        <w:rPr>
          <w:i/>
          <w:iCs/>
          <w:noProof/>
          <w:szCs w:val="24"/>
        </w:rPr>
        <w:t>American Journal of EEG Technology</w:t>
      </w:r>
      <w:r w:rsidRPr="005F653D">
        <w:rPr>
          <w:noProof/>
          <w:szCs w:val="24"/>
        </w:rPr>
        <w:t xml:space="preserve">, </w:t>
      </w:r>
      <w:r w:rsidRPr="005F653D">
        <w:rPr>
          <w:i/>
          <w:iCs/>
          <w:noProof/>
          <w:szCs w:val="24"/>
        </w:rPr>
        <w:t>25</w:t>
      </w:r>
      <w:r w:rsidRPr="005F653D">
        <w:rPr>
          <w:noProof/>
          <w:szCs w:val="24"/>
        </w:rPr>
        <w:t>(2).</w:t>
      </w:r>
    </w:p>
    <w:p w14:paraId="794FB0B7"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Chelazzi, L., Perlato, A., Santandrea, E., &amp; Della Libera, C. (2013). Rewards teach visual selective attention. </w:t>
      </w:r>
      <w:r w:rsidRPr="005F653D">
        <w:rPr>
          <w:i/>
          <w:iCs/>
          <w:noProof/>
          <w:szCs w:val="24"/>
        </w:rPr>
        <w:t>Vision Research</w:t>
      </w:r>
      <w:r w:rsidRPr="005F653D">
        <w:rPr>
          <w:noProof/>
          <w:szCs w:val="24"/>
        </w:rPr>
        <w:t xml:space="preserve">, </w:t>
      </w:r>
      <w:r w:rsidRPr="005F653D">
        <w:rPr>
          <w:i/>
          <w:iCs/>
          <w:noProof/>
          <w:szCs w:val="24"/>
        </w:rPr>
        <w:t>85</w:t>
      </w:r>
      <w:r w:rsidRPr="005F653D">
        <w:rPr>
          <w:noProof/>
          <w:szCs w:val="24"/>
        </w:rPr>
        <w:t>, 58–62. https://doi.org/10.1016/j.visres.2012.12.005</w:t>
      </w:r>
    </w:p>
    <w:p w14:paraId="013B5A84"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Chun, M. M., Golomb, J. D., &amp; Turk-Browne, N. B. (2011). A Taxonomy of External and Internal Attention. </w:t>
      </w:r>
      <w:r w:rsidRPr="005F653D">
        <w:rPr>
          <w:i/>
          <w:iCs/>
          <w:noProof/>
          <w:szCs w:val="24"/>
        </w:rPr>
        <w:t>Annual Review of Psychology</w:t>
      </w:r>
      <w:r w:rsidRPr="005F653D">
        <w:rPr>
          <w:noProof/>
          <w:szCs w:val="24"/>
        </w:rPr>
        <w:t xml:space="preserve">, </w:t>
      </w:r>
      <w:r w:rsidRPr="005F653D">
        <w:rPr>
          <w:i/>
          <w:iCs/>
          <w:noProof/>
          <w:szCs w:val="24"/>
        </w:rPr>
        <w:t>62</w:t>
      </w:r>
      <w:r w:rsidRPr="005F653D">
        <w:rPr>
          <w:noProof/>
          <w:szCs w:val="24"/>
        </w:rPr>
        <w:t>(1), 73–101. https://doi.org/10.1146/annurev.psych.093008.100427</w:t>
      </w:r>
    </w:p>
    <w:p w14:paraId="5D0C1B25"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Corbetta, M., &amp; Shulman, G. L. (2002). Control of Goal-Directed and Stimulus-Driven Attention in the Brain. </w:t>
      </w:r>
      <w:r w:rsidRPr="005F653D">
        <w:rPr>
          <w:i/>
          <w:iCs/>
          <w:noProof/>
          <w:szCs w:val="24"/>
        </w:rPr>
        <w:t>Nature Reviews Neuroscience</w:t>
      </w:r>
      <w:r w:rsidRPr="005F653D">
        <w:rPr>
          <w:noProof/>
          <w:szCs w:val="24"/>
        </w:rPr>
        <w:t xml:space="preserve">, </w:t>
      </w:r>
      <w:r w:rsidRPr="005F653D">
        <w:rPr>
          <w:i/>
          <w:iCs/>
          <w:noProof/>
          <w:szCs w:val="24"/>
        </w:rPr>
        <w:t>3</w:t>
      </w:r>
      <w:r w:rsidRPr="005F653D">
        <w:rPr>
          <w:noProof/>
          <w:szCs w:val="24"/>
        </w:rPr>
        <w:t>(3), 215–229. https://doi.org/10.1038/nrn755</w:t>
      </w:r>
    </w:p>
    <w:p w14:paraId="347A463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Craddock, M. (2018). craddm/eegUtils: eegUtils (Version v0.2.0). Zenodo.</w:t>
      </w:r>
    </w:p>
    <w:p w14:paraId="51E38C62"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Della Libera, C., &amp; Chelazzi, L. (2009). Learning to attend and to ignore is a matter of gains and losses. </w:t>
      </w:r>
      <w:r w:rsidRPr="005F653D">
        <w:rPr>
          <w:i/>
          <w:iCs/>
          <w:noProof/>
          <w:szCs w:val="24"/>
        </w:rPr>
        <w:t>Psychological Science</w:t>
      </w:r>
      <w:r w:rsidRPr="005F653D">
        <w:rPr>
          <w:noProof/>
          <w:szCs w:val="24"/>
        </w:rPr>
        <w:t xml:space="preserve">, </w:t>
      </w:r>
      <w:r w:rsidRPr="005F653D">
        <w:rPr>
          <w:i/>
          <w:iCs/>
          <w:noProof/>
          <w:szCs w:val="24"/>
        </w:rPr>
        <w:t>20</w:t>
      </w:r>
      <w:r w:rsidRPr="005F653D">
        <w:rPr>
          <w:noProof/>
          <w:szCs w:val="24"/>
        </w:rPr>
        <w:t>(6), 778–784. https://doi.org/10.1111/j.1467-9280.2009.02360.x</w:t>
      </w:r>
    </w:p>
    <w:p w14:paraId="218D697D"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lastRenderedPageBreak/>
        <w:t xml:space="preserve">Delorme, A., &amp; Makeig, S. (2004). EEGLAB: an open sorce toolbox for analysis of single-trail EEG dynamics including independent component anlaysis. </w:t>
      </w:r>
      <w:r w:rsidRPr="005F653D">
        <w:rPr>
          <w:i/>
          <w:iCs/>
          <w:noProof/>
          <w:szCs w:val="24"/>
        </w:rPr>
        <w:t>Journal of Neuroscience Methods</w:t>
      </w:r>
      <w:r w:rsidRPr="005F653D">
        <w:rPr>
          <w:noProof/>
          <w:szCs w:val="24"/>
        </w:rPr>
        <w:t xml:space="preserve">, </w:t>
      </w:r>
      <w:r w:rsidRPr="005F653D">
        <w:rPr>
          <w:i/>
          <w:iCs/>
          <w:noProof/>
          <w:szCs w:val="24"/>
        </w:rPr>
        <w:t>134</w:t>
      </w:r>
      <w:r w:rsidRPr="005F653D">
        <w:rPr>
          <w:noProof/>
          <w:szCs w:val="24"/>
        </w:rPr>
        <w:t>, 9–21. https://doi.org/10.1016/j.jneumeth.2003.10.009</w:t>
      </w:r>
    </w:p>
    <w:p w14:paraId="4914AABD"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Desimone, R., &amp; Duncan, J. (1995). Neural Mechanisms of Selective Visual. </w:t>
      </w:r>
      <w:r w:rsidRPr="005F653D">
        <w:rPr>
          <w:i/>
          <w:iCs/>
          <w:noProof/>
          <w:szCs w:val="24"/>
        </w:rPr>
        <w:t>Annual Review of Neuroscience</w:t>
      </w:r>
      <w:r w:rsidRPr="005F653D">
        <w:rPr>
          <w:noProof/>
          <w:szCs w:val="24"/>
        </w:rPr>
        <w:t xml:space="preserve">, </w:t>
      </w:r>
      <w:r w:rsidRPr="005F653D">
        <w:rPr>
          <w:i/>
          <w:iCs/>
          <w:noProof/>
          <w:szCs w:val="24"/>
        </w:rPr>
        <w:t>18</w:t>
      </w:r>
      <w:r w:rsidRPr="005F653D">
        <w:rPr>
          <w:noProof/>
          <w:szCs w:val="24"/>
        </w:rPr>
        <w:t>(1), 193–222. https://doi.org/10.1146/annurev.ne.18.030195.001205</w:t>
      </w:r>
    </w:p>
    <w:p w14:paraId="38E6F5B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Donohue, S. E., Hopf, J.-M., Bartsch, M. V., Schoenfeld, M. A., Heinze, H.-J., &amp; Woldorff, M. G. (2016). The Rapid Capture of Attention by Rewarded Objects. </w:t>
      </w:r>
      <w:r w:rsidRPr="005F653D">
        <w:rPr>
          <w:i/>
          <w:iCs/>
          <w:noProof/>
          <w:szCs w:val="24"/>
        </w:rPr>
        <w:t>Journal of Cognitive Neuroscience</w:t>
      </w:r>
      <w:r w:rsidRPr="005F653D">
        <w:rPr>
          <w:noProof/>
          <w:szCs w:val="24"/>
        </w:rPr>
        <w:t xml:space="preserve">, </w:t>
      </w:r>
      <w:r w:rsidRPr="005F653D">
        <w:rPr>
          <w:i/>
          <w:iCs/>
          <w:noProof/>
          <w:szCs w:val="24"/>
        </w:rPr>
        <w:t>28</w:t>
      </w:r>
      <w:r w:rsidRPr="005F653D">
        <w:rPr>
          <w:noProof/>
          <w:szCs w:val="24"/>
        </w:rPr>
        <w:t>(4), 529–541. https://doi.org/10.1162/jocn_a_00917</w:t>
      </w:r>
    </w:p>
    <w:p w14:paraId="0F6C69C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Etzel, J. A., Cole, M. W., Zacks, J. M., Kay, K. N., &amp; Braver, T. S. (2016). Reward Motivation Enhances Task Coding in Frontoparietal Cortex. </w:t>
      </w:r>
      <w:r w:rsidRPr="005F653D">
        <w:rPr>
          <w:i/>
          <w:iCs/>
          <w:noProof/>
          <w:szCs w:val="24"/>
        </w:rPr>
        <w:t>Cerebral Cortex</w:t>
      </w:r>
      <w:r w:rsidRPr="005F653D">
        <w:rPr>
          <w:noProof/>
          <w:szCs w:val="24"/>
        </w:rPr>
        <w:t xml:space="preserve">, </w:t>
      </w:r>
      <w:r w:rsidRPr="005F653D">
        <w:rPr>
          <w:i/>
          <w:iCs/>
          <w:noProof/>
          <w:szCs w:val="24"/>
        </w:rPr>
        <w:t>26</w:t>
      </w:r>
      <w:r w:rsidRPr="005F653D">
        <w:rPr>
          <w:noProof/>
          <w:szCs w:val="24"/>
        </w:rPr>
        <w:t>(4), 1647–1659. https://doi.org/10.1093/cercor/bhu327</w:t>
      </w:r>
    </w:p>
    <w:p w14:paraId="4D2204E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Failing, M. F., &amp; Theeuwes, J. (2014). Exogenous visual orienting by reward. </w:t>
      </w:r>
      <w:r w:rsidRPr="005F653D">
        <w:rPr>
          <w:i/>
          <w:iCs/>
          <w:noProof/>
          <w:szCs w:val="24"/>
        </w:rPr>
        <w:t>Journal of Vision</w:t>
      </w:r>
      <w:r w:rsidRPr="005F653D">
        <w:rPr>
          <w:noProof/>
          <w:szCs w:val="24"/>
        </w:rPr>
        <w:t xml:space="preserve">, </w:t>
      </w:r>
      <w:r w:rsidRPr="005F653D">
        <w:rPr>
          <w:i/>
          <w:iCs/>
          <w:noProof/>
          <w:szCs w:val="24"/>
        </w:rPr>
        <w:t>14</w:t>
      </w:r>
      <w:r w:rsidRPr="005F653D">
        <w:rPr>
          <w:noProof/>
          <w:szCs w:val="24"/>
        </w:rPr>
        <w:t>(2014), 1–9. https://doi.org/10.1167/14.5.6.doi</w:t>
      </w:r>
    </w:p>
    <w:p w14:paraId="2D21F79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Failing, M., &amp; Theeuwes, J. (2017). Selection history: How reward modulates selectivity of visual attention. </w:t>
      </w:r>
      <w:r w:rsidRPr="005F653D">
        <w:rPr>
          <w:i/>
          <w:iCs/>
          <w:noProof/>
          <w:szCs w:val="24"/>
        </w:rPr>
        <w:t>Psychonomic Bulletin and Review</w:t>
      </w:r>
      <w:r w:rsidRPr="005F653D">
        <w:rPr>
          <w:noProof/>
          <w:szCs w:val="24"/>
        </w:rPr>
        <w:t>, 1–25. https://doi.org/10.3758/s13423-017-1380-y</w:t>
      </w:r>
    </w:p>
    <w:p w14:paraId="0B2348A0"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Franken, I. H. A., Muris, P., &amp; Rassin, E. (2005). Psychometric properties of the Dutch BIS/BAS scales. </w:t>
      </w:r>
      <w:r w:rsidRPr="005F653D">
        <w:rPr>
          <w:i/>
          <w:iCs/>
          <w:noProof/>
          <w:szCs w:val="24"/>
        </w:rPr>
        <w:t>Journal of Psychopathology and Behavioral Assessment</w:t>
      </w:r>
      <w:r w:rsidRPr="005F653D">
        <w:rPr>
          <w:noProof/>
          <w:szCs w:val="24"/>
        </w:rPr>
        <w:t xml:space="preserve">, </w:t>
      </w:r>
      <w:r w:rsidRPr="005F653D">
        <w:rPr>
          <w:i/>
          <w:iCs/>
          <w:noProof/>
          <w:szCs w:val="24"/>
        </w:rPr>
        <w:t>27</w:t>
      </w:r>
      <w:r w:rsidRPr="005F653D">
        <w:rPr>
          <w:noProof/>
          <w:szCs w:val="24"/>
        </w:rPr>
        <w:t>(1), 25–30. https://doi.org/10.1007/s10862-005-3262-2</w:t>
      </w:r>
    </w:p>
    <w:p w14:paraId="63A5D885"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Garnier, S. (2018). viridis: Default Color Maps from ‘matplotlib.’ R package version 0.3.</w:t>
      </w:r>
    </w:p>
    <w:p w14:paraId="6C706192"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Gelman, A., Goodrich, B., Gabry, J., &amp; Ali, I. (2017). R-squared for Bayesian regression models. </w:t>
      </w:r>
      <w:r w:rsidRPr="005F653D">
        <w:rPr>
          <w:i/>
          <w:iCs/>
          <w:noProof/>
          <w:szCs w:val="24"/>
        </w:rPr>
        <w:t>Unpublished via Http://Www. Stat. Columbia. Edu/~ Gelman/Research/Unpublished.</w:t>
      </w:r>
      <w:r w:rsidRPr="005F653D">
        <w:rPr>
          <w:noProof/>
          <w:szCs w:val="24"/>
        </w:rPr>
        <w:t xml:space="preserve"> Retrieved from http://www.stat.columbia.edu/~gelman/research/unpublished/bayes_R2.pdf</w:t>
      </w:r>
    </w:p>
    <w:p w14:paraId="2E5C1686"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4143A7">
        <w:rPr>
          <w:lang w:val="nl-BE"/>
        </w:rPr>
        <w:t xml:space="preserve">Gelman, A., &amp; Rubin, D. B. (1992). </w:t>
      </w:r>
      <w:r w:rsidRPr="005F653D">
        <w:rPr>
          <w:noProof/>
          <w:szCs w:val="24"/>
        </w:rPr>
        <w:t xml:space="preserve">Inference from Iterative Simulation Using Multiple </w:t>
      </w:r>
      <w:r w:rsidRPr="005F653D">
        <w:rPr>
          <w:noProof/>
          <w:szCs w:val="24"/>
        </w:rPr>
        <w:lastRenderedPageBreak/>
        <w:t xml:space="preserve">Sequences. </w:t>
      </w:r>
      <w:r w:rsidRPr="005F653D">
        <w:rPr>
          <w:i/>
          <w:iCs/>
          <w:noProof/>
          <w:szCs w:val="24"/>
        </w:rPr>
        <w:t>Statistical Science</w:t>
      </w:r>
      <w:r w:rsidRPr="005F653D">
        <w:rPr>
          <w:noProof/>
          <w:szCs w:val="24"/>
        </w:rPr>
        <w:t xml:space="preserve">, </w:t>
      </w:r>
      <w:r w:rsidRPr="005F653D">
        <w:rPr>
          <w:i/>
          <w:iCs/>
          <w:noProof/>
          <w:szCs w:val="24"/>
        </w:rPr>
        <w:t>7</w:t>
      </w:r>
      <w:r w:rsidRPr="005F653D">
        <w:rPr>
          <w:noProof/>
          <w:szCs w:val="24"/>
        </w:rPr>
        <w:t>(4), 457–472. https://doi.org/10.1214/ss/1177011136</w:t>
      </w:r>
    </w:p>
    <w:p w14:paraId="1DD8EF85"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Hautus, M. J. (1995). Corrections for extreme proportions and their biasing effects on estimated values of d′. </w:t>
      </w:r>
      <w:r w:rsidRPr="005F653D">
        <w:rPr>
          <w:i/>
          <w:iCs/>
          <w:noProof/>
          <w:szCs w:val="24"/>
        </w:rPr>
        <w:t>Behavior Research Methods, Instruments, &amp; Computers</w:t>
      </w:r>
      <w:r w:rsidRPr="005F653D">
        <w:rPr>
          <w:noProof/>
          <w:szCs w:val="24"/>
        </w:rPr>
        <w:t xml:space="preserve">, </w:t>
      </w:r>
      <w:r w:rsidRPr="005F653D">
        <w:rPr>
          <w:i/>
          <w:iCs/>
          <w:noProof/>
          <w:szCs w:val="24"/>
        </w:rPr>
        <w:t>27</w:t>
      </w:r>
      <w:r w:rsidRPr="005F653D">
        <w:rPr>
          <w:noProof/>
          <w:szCs w:val="24"/>
        </w:rPr>
        <w:t>(1), 46–51. https://doi.org/10.3758/BF03203619</w:t>
      </w:r>
    </w:p>
    <w:p w14:paraId="266976D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Hickey, C., Chelazzi, L., &amp; Theeuwes, J. (2010). Reward Changes Salience in Human Vision via the Anterior Cingulate. </w:t>
      </w:r>
      <w:r w:rsidRPr="005F653D">
        <w:rPr>
          <w:i/>
          <w:iCs/>
          <w:noProof/>
          <w:szCs w:val="24"/>
        </w:rPr>
        <w:t>Journal of Neuroscience</w:t>
      </w:r>
      <w:r w:rsidRPr="005F653D">
        <w:rPr>
          <w:noProof/>
          <w:szCs w:val="24"/>
        </w:rPr>
        <w:t xml:space="preserve">, </w:t>
      </w:r>
      <w:r w:rsidRPr="005F653D">
        <w:rPr>
          <w:i/>
          <w:iCs/>
          <w:noProof/>
          <w:szCs w:val="24"/>
        </w:rPr>
        <w:t>30</w:t>
      </w:r>
      <w:r w:rsidRPr="005F653D">
        <w:rPr>
          <w:noProof/>
          <w:szCs w:val="24"/>
        </w:rPr>
        <w:t>(33), 11096–11103. https://doi.org/10.1523/JNEUROSCI.1026-10.2010</w:t>
      </w:r>
    </w:p>
    <w:p w14:paraId="36FFFDED" w14:textId="77777777" w:rsidR="005F653D" w:rsidRPr="004143A7" w:rsidRDefault="005F653D" w:rsidP="005F653D">
      <w:pPr>
        <w:widowControl w:val="0"/>
        <w:autoSpaceDE w:val="0"/>
        <w:autoSpaceDN w:val="0"/>
        <w:adjustRightInd w:val="0"/>
        <w:spacing w:after="0" w:line="480" w:lineRule="auto"/>
        <w:ind w:left="480" w:hanging="480"/>
        <w:rPr>
          <w:lang w:val="nl-BE"/>
        </w:rPr>
      </w:pPr>
      <w:r w:rsidRPr="005F653D">
        <w:rPr>
          <w:noProof/>
          <w:szCs w:val="24"/>
        </w:rPr>
        <w:t xml:space="preserve">Hickey, C., &amp; Peelen, M. V. (2015a). Neural mechanisms of incentive salience in naturalistic human vision. </w:t>
      </w:r>
      <w:r w:rsidRPr="004143A7">
        <w:rPr>
          <w:i/>
          <w:lang w:val="nl-BE"/>
        </w:rPr>
        <w:t>Neuron</w:t>
      </w:r>
      <w:r w:rsidRPr="004143A7">
        <w:rPr>
          <w:lang w:val="nl-BE"/>
        </w:rPr>
        <w:t xml:space="preserve">, </w:t>
      </w:r>
      <w:r w:rsidRPr="004143A7">
        <w:rPr>
          <w:i/>
          <w:lang w:val="nl-BE"/>
        </w:rPr>
        <w:t>85</w:t>
      </w:r>
      <w:r w:rsidRPr="004143A7">
        <w:rPr>
          <w:lang w:val="nl-BE"/>
        </w:rPr>
        <w:t>(3), 512–518. https://doi.org/10.1016/j.neuron.2014.12.049</w:t>
      </w:r>
    </w:p>
    <w:p w14:paraId="15BD4A50"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4143A7">
        <w:rPr>
          <w:lang w:val="nl-BE"/>
        </w:rPr>
        <w:t xml:space="preserve">Hickey, C., &amp; Peelen, M. V. (2015b). </w:t>
      </w:r>
      <w:r w:rsidRPr="005F653D">
        <w:rPr>
          <w:noProof/>
          <w:szCs w:val="24"/>
        </w:rPr>
        <w:t xml:space="preserve">Neural Mechanisms of Incentive Salience in Naturalistic Human Vision Report Neural Mechanisms of Incentive Salience in Naturalistic Human Vision. </w:t>
      </w:r>
      <w:r w:rsidRPr="005F653D">
        <w:rPr>
          <w:i/>
          <w:iCs/>
          <w:noProof/>
          <w:szCs w:val="24"/>
        </w:rPr>
        <w:t>Neuron</w:t>
      </w:r>
      <w:r w:rsidRPr="005F653D">
        <w:rPr>
          <w:noProof/>
          <w:szCs w:val="24"/>
        </w:rPr>
        <w:t xml:space="preserve">, </w:t>
      </w:r>
      <w:r w:rsidRPr="005F653D">
        <w:rPr>
          <w:i/>
          <w:iCs/>
          <w:noProof/>
          <w:szCs w:val="24"/>
        </w:rPr>
        <w:t>85</w:t>
      </w:r>
      <w:r w:rsidRPr="005F653D">
        <w:rPr>
          <w:noProof/>
          <w:szCs w:val="24"/>
        </w:rPr>
        <w:t>(3), 512–518. https://doi.org/10.1016/j.neuron.2014.12.049</w:t>
      </w:r>
    </w:p>
    <w:p w14:paraId="19D8910B"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Holroyd, C. B., &amp; McClure, S. M. (2015). Hierarchical control over effortful behavior by rodent medial frontal cortex: A computational model. </w:t>
      </w:r>
      <w:r w:rsidRPr="005F653D">
        <w:rPr>
          <w:i/>
          <w:iCs/>
          <w:noProof/>
          <w:szCs w:val="24"/>
        </w:rPr>
        <w:t>Psychological Review</w:t>
      </w:r>
      <w:r w:rsidRPr="005F653D">
        <w:rPr>
          <w:noProof/>
          <w:szCs w:val="24"/>
        </w:rPr>
        <w:t xml:space="preserve">, </w:t>
      </w:r>
      <w:r w:rsidRPr="005F653D">
        <w:rPr>
          <w:i/>
          <w:iCs/>
          <w:noProof/>
          <w:szCs w:val="24"/>
        </w:rPr>
        <w:t>122</w:t>
      </w:r>
      <w:r w:rsidRPr="005F653D">
        <w:rPr>
          <w:noProof/>
          <w:szCs w:val="24"/>
        </w:rPr>
        <w:t>(1), 54–83. https://doi.org/10.1037/a0038339</w:t>
      </w:r>
    </w:p>
    <w:p w14:paraId="24410C65"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Hope, R. M. (2013). Rmisc: Ryan miscellaneous. R package version, 1(5).</w:t>
      </w:r>
    </w:p>
    <w:p w14:paraId="6E853769"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Junghöfer, M., Elbert, T., Tucker, D. O. N. M., &amp; Rockstroh, B. (2000). Statistical control of artifacts in dense array EEG 0 MEG studies. </w:t>
      </w:r>
      <w:r w:rsidRPr="005F653D">
        <w:rPr>
          <w:i/>
          <w:iCs/>
          <w:noProof/>
          <w:szCs w:val="24"/>
        </w:rPr>
        <w:t>Wiley Online Library</w:t>
      </w:r>
      <w:r w:rsidRPr="005F653D">
        <w:rPr>
          <w:noProof/>
          <w:szCs w:val="24"/>
        </w:rPr>
        <w:t>, 523–532. Retrieved from http://onlinelibrary.wiley.com/doi/10.1111/1469-8986.3740523/full</w:t>
      </w:r>
    </w:p>
    <w:p w14:paraId="07ABA43E"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Krebs, R. M., Boehler, C. N., Roberts, K. C., Song, A. W., &amp; Woldorff, M. G. (2012). The involvement of the dopaminergic midbrain and cortico-striatal-thalamic circuits in the integration of reward prospect and attentional task demands. </w:t>
      </w:r>
      <w:r w:rsidRPr="005F653D">
        <w:rPr>
          <w:i/>
          <w:iCs/>
          <w:noProof/>
          <w:szCs w:val="24"/>
        </w:rPr>
        <w:t>Cerebral Cortex</w:t>
      </w:r>
      <w:r w:rsidRPr="005F653D">
        <w:rPr>
          <w:noProof/>
          <w:szCs w:val="24"/>
        </w:rPr>
        <w:t xml:space="preserve">, </w:t>
      </w:r>
      <w:r w:rsidRPr="005F653D">
        <w:rPr>
          <w:i/>
          <w:iCs/>
          <w:noProof/>
          <w:szCs w:val="24"/>
        </w:rPr>
        <w:t>22</w:t>
      </w:r>
      <w:r w:rsidRPr="005F653D">
        <w:rPr>
          <w:noProof/>
          <w:szCs w:val="24"/>
        </w:rPr>
        <w:t>(3), 607–615. https://doi.org/10.1093/cercor/bhr134</w:t>
      </w:r>
    </w:p>
    <w:p w14:paraId="5EC8A3FB"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Krebs, R. M., &amp; Woldorff, M. G. (2017). Cognitive control and reward. </w:t>
      </w:r>
      <w:r w:rsidRPr="005F653D">
        <w:rPr>
          <w:i/>
          <w:iCs/>
          <w:noProof/>
          <w:szCs w:val="24"/>
        </w:rPr>
        <w:t xml:space="preserve">The Wiley Handbook of </w:t>
      </w:r>
      <w:r w:rsidRPr="005F653D">
        <w:rPr>
          <w:i/>
          <w:iCs/>
          <w:noProof/>
          <w:szCs w:val="24"/>
        </w:rPr>
        <w:lastRenderedPageBreak/>
        <w:t>Cognitive Control</w:t>
      </w:r>
      <w:r w:rsidRPr="005F653D">
        <w:rPr>
          <w:noProof/>
          <w:szCs w:val="24"/>
        </w:rPr>
        <w:t>, 422–439. https://doi.org/10.1002/9781118920497.ch24</w:t>
      </w:r>
    </w:p>
    <w:p w14:paraId="5247BCA2"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Kruschke, J. K., &amp; Meredith, M. (2017). BEST: Bayesian Estimation Supersedes the t-Test.</w:t>
      </w:r>
    </w:p>
    <w:p w14:paraId="251C74A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Kruschke, John K. (2014). </w:t>
      </w:r>
      <w:r w:rsidRPr="005F653D">
        <w:rPr>
          <w:i/>
          <w:iCs/>
          <w:noProof/>
          <w:szCs w:val="24"/>
        </w:rPr>
        <w:t>Doing Bayesian data analysis: A tutorial with R, JAGS, and Stan, second edition</w:t>
      </w:r>
      <w:r w:rsidRPr="005F653D">
        <w:rPr>
          <w:noProof/>
          <w:szCs w:val="24"/>
        </w:rPr>
        <w:t xml:space="preserve">. </w:t>
      </w:r>
      <w:r w:rsidRPr="005F653D">
        <w:rPr>
          <w:i/>
          <w:iCs/>
          <w:noProof/>
          <w:szCs w:val="24"/>
        </w:rPr>
        <w:t>Doing Bayesian Data Analysis: A Tutorial with R, JAGS, and Stan, Second Edition</w:t>
      </w:r>
      <w:r w:rsidRPr="005F653D">
        <w:rPr>
          <w:noProof/>
          <w:szCs w:val="24"/>
        </w:rPr>
        <w:t xml:space="preserve"> (2nd ed.). Elsevier Inc. https://doi.org/10.1016/B978-0-12-405888-0.09999-2</w:t>
      </w:r>
    </w:p>
    <w:p w14:paraId="4FB3464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Luque, D., Beesley, T., Morris, R. W., Jack, B. N., Griffiths, O., Whitford, T. J., &amp; Le Pelley, M. E. (2017). Goal-Directed and Habit-Like Modulations of Stimulus Processing during Reinforcement Learning. </w:t>
      </w:r>
      <w:r w:rsidRPr="005F653D">
        <w:rPr>
          <w:i/>
          <w:iCs/>
          <w:noProof/>
          <w:szCs w:val="24"/>
        </w:rPr>
        <w:t>The Journal of Neuroscience</w:t>
      </w:r>
      <w:r w:rsidRPr="005F653D">
        <w:rPr>
          <w:noProof/>
          <w:szCs w:val="24"/>
        </w:rPr>
        <w:t xml:space="preserve">, </w:t>
      </w:r>
      <w:r w:rsidRPr="005F653D">
        <w:rPr>
          <w:i/>
          <w:iCs/>
          <w:noProof/>
          <w:szCs w:val="24"/>
        </w:rPr>
        <w:t>37</w:t>
      </w:r>
      <w:r w:rsidRPr="005F653D">
        <w:rPr>
          <w:noProof/>
          <w:szCs w:val="24"/>
        </w:rPr>
        <w:t>(11), 3009–3017. https://doi.org/10.1523/jneurosci.3205-16.2017</w:t>
      </w:r>
    </w:p>
    <w:p w14:paraId="2B9B6942"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MacLean, M. H., &amp; Giesbrecht, B. (2015). Neural evidence reveals the rapid effects of reward history on selective attention. </w:t>
      </w:r>
      <w:r w:rsidRPr="005F653D">
        <w:rPr>
          <w:i/>
          <w:iCs/>
          <w:noProof/>
          <w:szCs w:val="24"/>
        </w:rPr>
        <w:t>Brain Research</w:t>
      </w:r>
      <w:r w:rsidRPr="005F653D">
        <w:rPr>
          <w:noProof/>
          <w:szCs w:val="24"/>
        </w:rPr>
        <w:t xml:space="preserve">, </w:t>
      </w:r>
      <w:r w:rsidRPr="005F653D">
        <w:rPr>
          <w:i/>
          <w:iCs/>
          <w:noProof/>
          <w:szCs w:val="24"/>
        </w:rPr>
        <w:t>1606</w:t>
      </w:r>
      <w:r w:rsidRPr="005F653D">
        <w:rPr>
          <w:noProof/>
          <w:szCs w:val="24"/>
        </w:rPr>
        <w:t>, 86–94. https://doi.org/10.1016/j.brainres.2015.02.016</w:t>
      </w:r>
    </w:p>
    <w:p w14:paraId="0421D88E"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Macmillan, N. A., &amp; Creelman, C. D. (2004). </w:t>
      </w:r>
      <w:r w:rsidRPr="005F653D">
        <w:rPr>
          <w:i/>
          <w:iCs/>
          <w:noProof/>
          <w:szCs w:val="24"/>
        </w:rPr>
        <w:t>Detection theory: A user’s guide</w:t>
      </w:r>
      <w:r w:rsidRPr="005F653D">
        <w:rPr>
          <w:noProof/>
          <w:szCs w:val="24"/>
        </w:rPr>
        <w:t>. Psychology press.</w:t>
      </w:r>
    </w:p>
    <w:p w14:paraId="217D6F5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McElreath, R. (2016). </w:t>
      </w:r>
      <w:r w:rsidRPr="005F653D">
        <w:rPr>
          <w:i/>
          <w:iCs/>
          <w:noProof/>
          <w:szCs w:val="24"/>
        </w:rPr>
        <w:t>Statistical Rethinking: A Bayesian Course with Examples in R and Stan</w:t>
      </w:r>
      <w:r w:rsidRPr="005F653D">
        <w:rPr>
          <w:noProof/>
          <w:szCs w:val="24"/>
        </w:rPr>
        <w:t>. Chapman Hall - CRC.</w:t>
      </w:r>
    </w:p>
    <w:p w14:paraId="642444F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Musslick, S., Shenhav, A., Botvinick, M. M., &amp; Cohen, J. D. (2015). A computational model of control allocation based on the Expected Value of Control. </w:t>
      </w:r>
      <w:r w:rsidRPr="005F653D">
        <w:rPr>
          <w:i/>
          <w:iCs/>
          <w:noProof/>
          <w:szCs w:val="24"/>
        </w:rPr>
        <w:t>Reinforcement Learning and Decision Making Conference</w:t>
      </w:r>
      <w:r w:rsidRPr="005F653D">
        <w:rPr>
          <w:noProof/>
          <w:szCs w:val="24"/>
        </w:rPr>
        <w:t xml:space="preserve">, </w:t>
      </w:r>
      <w:r w:rsidRPr="005F653D">
        <w:rPr>
          <w:i/>
          <w:iCs/>
          <w:noProof/>
          <w:szCs w:val="24"/>
        </w:rPr>
        <w:t>59</w:t>
      </w:r>
      <w:r w:rsidRPr="005F653D">
        <w:rPr>
          <w:noProof/>
          <w:szCs w:val="24"/>
        </w:rPr>
        <w:t>(1978), 2014.</w:t>
      </w:r>
    </w:p>
    <w:p w14:paraId="5E7605E7"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Nalborczyk, L., &amp; Bürkner, P.-C. (2019). An Introduction to Bayesian Multilevel Models Using brms: A Case Study of Gender Effects on Vowel Variability in Standard Indonesian. </w:t>
      </w:r>
      <w:r w:rsidRPr="005F653D">
        <w:rPr>
          <w:i/>
          <w:iCs/>
          <w:noProof/>
          <w:szCs w:val="24"/>
        </w:rPr>
        <w:t>Journal of Speech, Language, and Hearing Research</w:t>
      </w:r>
      <w:r w:rsidRPr="005F653D">
        <w:rPr>
          <w:noProof/>
          <w:szCs w:val="24"/>
        </w:rPr>
        <w:t>.</w:t>
      </w:r>
    </w:p>
    <w:p w14:paraId="70CD50C6"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Nolan, H., Whelan, R., &amp; Reilly, R. B. (2010). FASTER: Fully Automated Statistical Thresholding for EEG artifact Rejection. </w:t>
      </w:r>
      <w:r w:rsidRPr="005F653D">
        <w:rPr>
          <w:i/>
          <w:iCs/>
          <w:noProof/>
          <w:szCs w:val="24"/>
        </w:rPr>
        <w:t>Journal of Neuroscience Methods</w:t>
      </w:r>
      <w:r w:rsidRPr="005F653D">
        <w:rPr>
          <w:noProof/>
          <w:szCs w:val="24"/>
        </w:rPr>
        <w:t xml:space="preserve">, </w:t>
      </w:r>
      <w:r w:rsidRPr="005F653D">
        <w:rPr>
          <w:i/>
          <w:iCs/>
          <w:noProof/>
          <w:szCs w:val="24"/>
        </w:rPr>
        <w:t>192</w:t>
      </w:r>
      <w:r w:rsidRPr="005F653D">
        <w:rPr>
          <w:noProof/>
          <w:szCs w:val="24"/>
        </w:rPr>
        <w:t>(1), 152–</w:t>
      </w:r>
      <w:r w:rsidRPr="005F653D">
        <w:rPr>
          <w:noProof/>
          <w:szCs w:val="24"/>
        </w:rPr>
        <w:lastRenderedPageBreak/>
        <w:t>162. https://doi.org/10.1016/j.jneumeth.2010.07.015</w:t>
      </w:r>
    </w:p>
    <w:p w14:paraId="0FA09E50"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Norcia, A. M., Appelbaum, L. G., Ales, J. M., Cottereau, B. R., &amp; Rossion, B. (2015). The steady-state visual evoked potential in vision research : A review. </w:t>
      </w:r>
      <w:r w:rsidRPr="005F653D">
        <w:rPr>
          <w:i/>
          <w:iCs/>
          <w:noProof/>
          <w:szCs w:val="24"/>
        </w:rPr>
        <w:t>Journal of Vision</w:t>
      </w:r>
      <w:r w:rsidRPr="005F653D">
        <w:rPr>
          <w:noProof/>
          <w:szCs w:val="24"/>
        </w:rPr>
        <w:t xml:space="preserve">, </w:t>
      </w:r>
      <w:r w:rsidRPr="005F653D">
        <w:rPr>
          <w:i/>
          <w:iCs/>
          <w:noProof/>
          <w:szCs w:val="24"/>
        </w:rPr>
        <w:t>15</w:t>
      </w:r>
      <w:r w:rsidRPr="005F653D">
        <w:rPr>
          <w:noProof/>
          <w:szCs w:val="24"/>
        </w:rPr>
        <w:t>(6), 1–46. https://doi.org/10.1167/15.6.4.doi</w:t>
      </w:r>
    </w:p>
    <w:p w14:paraId="1FE6299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Padmala, S., &amp; Pessoa, L. (2011). Reward reduces conflict by enhancing attentional control and biasing visual cortical processing. </w:t>
      </w:r>
      <w:r w:rsidRPr="005F653D">
        <w:rPr>
          <w:i/>
          <w:iCs/>
          <w:noProof/>
          <w:szCs w:val="24"/>
        </w:rPr>
        <w:t>Journal of Cognitive Neuroscience</w:t>
      </w:r>
      <w:r w:rsidRPr="005F653D">
        <w:rPr>
          <w:noProof/>
          <w:szCs w:val="24"/>
        </w:rPr>
        <w:t xml:space="preserve">, </w:t>
      </w:r>
      <w:r w:rsidRPr="005F653D">
        <w:rPr>
          <w:i/>
          <w:iCs/>
          <w:noProof/>
          <w:szCs w:val="24"/>
        </w:rPr>
        <w:t>23</w:t>
      </w:r>
      <w:r w:rsidRPr="005F653D">
        <w:rPr>
          <w:noProof/>
          <w:szCs w:val="24"/>
        </w:rPr>
        <w:t>(11), 3419–3432. https://doi.org/10.1162/jocn_a_00011</w:t>
      </w:r>
    </w:p>
    <w:p w14:paraId="5BD59CF4"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Pallier, C. (2002). Computing discriminability and bias with the R software. Retrieved July 25, 2019, from http://www.pallier.org/pdfs/aprime.pdf</w:t>
      </w:r>
    </w:p>
    <w:p w14:paraId="2CF33175"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Perrin, F., Pernier, J., Bertrand, O., &amp; Echallier, J. F. (1989). Spherical splines for scalp potential and current density mapping. </w:t>
      </w:r>
      <w:r w:rsidRPr="005F653D">
        <w:rPr>
          <w:i/>
          <w:iCs/>
          <w:noProof/>
          <w:szCs w:val="24"/>
        </w:rPr>
        <w:t>Electroencephalography and Clinical Neurophysiology</w:t>
      </w:r>
      <w:r w:rsidRPr="005F653D">
        <w:rPr>
          <w:noProof/>
          <w:szCs w:val="24"/>
        </w:rPr>
        <w:t xml:space="preserve">, </w:t>
      </w:r>
      <w:r w:rsidRPr="005F653D">
        <w:rPr>
          <w:i/>
          <w:iCs/>
          <w:noProof/>
          <w:szCs w:val="24"/>
        </w:rPr>
        <w:t>72</w:t>
      </w:r>
      <w:r w:rsidRPr="005F653D">
        <w:rPr>
          <w:noProof/>
          <w:szCs w:val="24"/>
        </w:rPr>
        <w:t>(2), 184–187. https://doi.org/10.1016/0013-4694(89)90180-6</w:t>
      </w:r>
    </w:p>
    <w:p w14:paraId="08BD0FCD"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Pessoa, L. (2015). Multiple influences of reward on perception and attention. </w:t>
      </w:r>
      <w:r w:rsidRPr="005F653D">
        <w:rPr>
          <w:i/>
          <w:iCs/>
          <w:noProof/>
          <w:szCs w:val="24"/>
        </w:rPr>
        <w:t>Visual Cognition</w:t>
      </w:r>
      <w:r w:rsidRPr="005F653D">
        <w:rPr>
          <w:noProof/>
          <w:szCs w:val="24"/>
        </w:rPr>
        <w:t xml:space="preserve">, </w:t>
      </w:r>
      <w:r w:rsidRPr="005F653D">
        <w:rPr>
          <w:i/>
          <w:iCs/>
          <w:noProof/>
          <w:szCs w:val="24"/>
        </w:rPr>
        <w:t>23</w:t>
      </w:r>
      <w:r w:rsidRPr="005F653D">
        <w:rPr>
          <w:noProof/>
          <w:szCs w:val="24"/>
        </w:rPr>
        <w:t>(1–2), 272–290. https://doi.org/10.1080/13506285.2014.974729</w:t>
      </w:r>
    </w:p>
    <w:p w14:paraId="5813EB16"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Pessoa, L., &amp; Engelmann, J. B. (2010). Embedding reward signals into perception and cognition. </w:t>
      </w:r>
      <w:r w:rsidRPr="005F653D">
        <w:rPr>
          <w:i/>
          <w:iCs/>
          <w:noProof/>
          <w:szCs w:val="24"/>
        </w:rPr>
        <w:t>Frontiers in Neuroscience</w:t>
      </w:r>
      <w:r w:rsidRPr="005F653D">
        <w:rPr>
          <w:noProof/>
          <w:szCs w:val="24"/>
        </w:rPr>
        <w:t xml:space="preserve">, </w:t>
      </w:r>
      <w:r w:rsidRPr="005F653D">
        <w:rPr>
          <w:i/>
          <w:iCs/>
          <w:noProof/>
          <w:szCs w:val="24"/>
        </w:rPr>
        <w:t>4</w:t>
      </w:r>
      <w:r w:rsidRPr="005F653D">
        <w:rPr>
          <w:noProof/>
          <w:szCs w:val="24"/>
        </w:rPr>
        <w:t>(September), 1–8. https://doi.org/10.3389/fnins.2010.00017</w:t>
      </w:r>
    </w:p>
    <w:p w14:paraId="0F2E8D00"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Phillips, N. (2016). Yarrr: A companion to the e-book YaRrr!: The Pirate’s Guide to R. R package version 0.1.</w:t>
      </w:r>
    </w:p>
    <w:p w14:paraId="07E402F5"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Posner, M. I. (1980). Orienting of attention. </w:t>
      </w:r>
      <w:r w:rsidRPr="005F653D">
        <w:rPr>
          <w:i/>
          <w:iCs/>
          <w:noProof/>
          <w:szCs w:val="24"/>
        </w:rPr>
        <w:t>The Quarterly Journal of Experimental Psychology</w:t>
      </w:r>
      <w:r w:rsidRPr="005F653D">
        <w:rPr>
          <w:noProof/>
          <w:szCs w:val="24"/>
        </w:rPr>
        <w:t xml:space="preserve">, </w:t>
      </w:r>
      <w:r w:rsidRPr="005F653D">
        <w:rPr>
          <w:i/>
          <w:iCs/>
          <w:noProof/>
          <w:szCs w:val="24"/>
        </w:rPr>
        <w:t>32</w:t>
      </w:r>
      <w:r w:rsidRPr="005F653D">
        <w:rPr>
          <w:noProof/>
          <w:szCs w:val="24"/>
        </w:rPr>
        <w:t>(1), 3–25. https://doi.org/10.1080/00335558008248231</w:t>
      </w:r>
    </w:p>
    <w:p w14:paraId="51522F32"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4143A7">
        <w:rPr>
          <w:lang w:val="nl-BE"/>
        </w:rPr>
        <w:t xml:space="preserve">Qi, S., Zeng, Q., Ding, C., &amp; Li, H. (2013). </w:t>
      </w:r>
      <w:r w:rsidRPr="005F653D">
        <w:rPr>
          <w:noProof/>
          <w:szCs w:val="24"/>
        </w:rPr>
        <w:t xml:space="preserve">Neural correlates of reward-driven attentional capture in visual search. </w:t>
      </w:r>
      <w:r w:rsidRPr="005F653D">
        <w:rPr>
          <w:i/>
          <w:iCs/>
          <w:noProof/>
          <w:szCs w:val="24"/>
        </w:rPr>
        <w:t>Brain Research</w:t>
      </w:r>
      <w:r w:rsidRPr="005F653D">
        <w:rPr>
          <w:noProof/>
          <w:szCs w:val="24"/>
        </w:rPr>
        <w:t xml:space="preserve">, </w:t>
      </w:r>
      <w:r w:rsidRPr="005F653D">
        <w:rPr>
          <w:i/>
          <w:iCs/>
          <w:noProof/>
          <w:szCs w:val="24"/>
        </w:rPr>
        <w:t>1532</w:t>
      </w:r>
      <w:r w:rsidRPr="005F653D">
        <w:rPr>
          <w:noProof/>
          <w:szCs w:val="24"/>
        </w:rPr>
        <w:t>, 32–43. https://doi.org/10.1016/j.brainres.2013.07.044</w:t>
      </w:r>
    </w:p>
    <w:p w14:paraId="58E961DC"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R Core Team. (2017). R: A Language and Environment for Statistical Computing. R Foundation </w:t>
      </w:r>
      <w:r w:rsidRPr="005F653D">
        <w:rPr>
          <w:noProof/>
          <w:szCs w:val="24"/>
        </w:rPr>
        <w:lastRenderedPageBreak/>
        <w:t>for Statistical Computing.</w:t>
      </w:r>
    </w:p>
    <w:p w14:paraId="0C5C26D1"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Rinker, T., &amp; Kurkiewicz, D. (n.d.). pacman: Package Management for R.</w:t>
      </w:r>
    </w:p>
    <w:p w14:paraId="4649D6FF"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4143A7">
        <w:rPr>
          <w:lang w:val="nl-BE"/>
        </w:rPr>
        <w:t xml:space="preserve">Roelfsema, P. R., van Ooyen, A., &amp; Watanabe, T. (2010). </w:t>
      </w:r>
      <w:r w:rsidRPr="005F653D">
        <w:rPr>
          <w:noProof/>
          <w:szCs w:val="24"/>
        </w:rPr>
        <w:t xml:space="preserve">Perceptual learning rules based on reinforcers and attention. </w:t>
      </w:r>
      <w:r w:rsidRPr="005F653D">
        <w:rPr>
          <w:i/>
          <w:iCs/>
          <w:noProof/>
          <w:szCs w:val="24"/>
        </w:rPr>
        <w:t>Trends in Cognitive Sciences</w:t>
      </w:r>
      <w:r w:rsidRPr="005F653D">
        <w:rPr>
          <w:noProof/>
          <w:szCs w:val="24"/>
        </w:rPr>
        <w:t xml:space="preserve">, </w:t>
      </w:r>
      <w:r w:rsidRPr="005F653D">
        <w:rPr>
          <w:i/>
          <w:iCs/>
          <w:noProof/>
          <w:szCs w:val="24"/>
        </w:rPr>
        <w:t>14</w:t>
      </w:r>
      <w:r w:rsidRPr="005F653D">
        <w:rPr>
          <w:noProof/>
          <w:szCs w:val="24"/>
        </w:rPr>
        <w:t>(2), 64–71. https://doi.org/10.1016/j.tics.2009.11.005</w:t>
      </w:r>
    </w:p>
    <w:p w14:paraId="19C9E1E3"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RStudio Team. (2015). Integrated Development for R. RStudio, Inc.</w:t>
      </w:r>
    </w:p>
    <w:p w14:paraId="70EB6E7E"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4143A7">
        <w:rPr>
          <w:lang w:val="nl-BE"/>
        </w:rPr>
        <w:t xml:space="preserve">Schevernels, H., Krebs, R. M., Santens, P., Woldorff, M. G., &amp; Boehler, C. N. (2014). </w:t>
      </w:r>
      <w:r w:rsidRPr="005F653D">
        <w:rPr>
          <w:noProof/>
          <w:szCs w:val="24"/>
        </w:rPr>
        <w:t xml:space="preserve">Task preparation processes related to reward prediction precede those related to task-difficulty expectation. </w:t>
      </w:r>
      <w:r w:rsidRPr="005F653D">
        <w:rPr>
          <w:i/>
          <w:iCs/>
          <w:noProof/>
          <w:szCs w:val="24"/>
        </w:rPr>
        <w:t>NeuroImage</w:t>
      </w:r>
      <w:r w:rsidRPr="005F653D">
        <w:rPr>
          <w:noProof/>
          <w:szCs w:val="24"/>
        </w:rPr>
        <w:t xml:space="preserve">, </w:t>
      </w:r>
      <w:r w:rsidRPr="005F653D">
        <w:rPr>
          <w:i/>
          <w:iCs/>
          <w:noProof/>
          <w:szCs w:val="24"/>
        </w:rPr>
        <w:t>84</w:t>
      </w:r>
      <w:r w:rsidRPr="005F653D">
        <w:rPr>
          <w:noProof/>
          <w:szCs w:val="24"/>
        </w:rPr>
        <w:t>, 639–647. https://doi.org/10.1016/j.neuroimage.2013.09.039</w:t>
      </w:r>
    </w:p>
    <w:p w14:paraId="12FADE59"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Serences, J. T. (2008). Value-Based Modulations in Human Visual Cortex. </w:t>
      </w:r>
      <w:r w:rsidRPr="005F653D">
        <w:rPr>
          <w:i/>
          <w:iCs/>
          <w:noProof/>
          <w:szCs w:val="24"/>
        </w:rPr>
        <w:t>Neuron</w:t>
      </w:r>
      <w:r w:rsidRPr="005F653D">
        <w:rPr>
          <w:noProof/>
          <w:szCs w:val="24"/>
        </w:rPr>
        <w:t xml:space="preserve">, </w:t>
      </w:r>
      <w:r w:rsidRPr="005F653D">
        <w:rPr>
          <w:i/>
          <w:iCs/>
          <w:noProof/>
          <w:szCs w:val="24"/>
        </w:rPr>
        <w:t>60</w:t>
      </w:r>
      <w:r w:rsidRPr="005F653D">
        <w:rPr>
          <w:noProof/>
          <w:szCs w:val="24"/>
        </w:rPr>
        <w:t>(6), 1169–1181. https://doi.org/10.1016/j.neuron.2008.10.051</w:t>
      </w:r>
    </w:p>
    <w:p w14:paraId="3D30B880"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Shenhav, A., Botvinick, M., &amp; Cohen, J. (2013). The expected value of control: An integrative theory of anterior cingulate cortex function. </w:t>
      </w:r>
      <w:r w:rsidRPr="005F653D">
        <w:rPr>
          <w:i/>
          <w:iCs/>
          <w:noProof/>
          <w:szCs w:val="24"/>
        </w:rPr>
        <w:t>Neuron</w:t>
      </w:r>
      <w:r w:rsidRPr="005F653D">
        <w:rPr>
          <w:noProof/>
          <w:szCs w:val="24"/>
        </w:rPr>
        <w:t xml:space="preserve">, </w:t>
      </w:r>
      <w:r w:rsidRPr="005F653D">
        <w:rPr>
          <w:i/>
          <w:iCs/>
          <w:noProof/>
          <w:szCs w:val="24"/>
        </w:rPr>
        <w:t>79</w:t>
      </w:r>
      <w:r w:rsidRPr="005F653D">
        <w:rPr>
          <w:noProof/>
          <w:szCs w:val="24"/>
        </w:rPr>
        <w:t>(2), 217–240. https://doi.org/10.1016/j.neuron.2013.07.007</w:t>
      </w:r>
    </w:p>
    <w:p w14:paraId="1122DADF"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Tankelevitch, L., Spaak, E., Rushworth, M. F. S., &amp; Stokes, M. G. (2019). Previously reward-associated stimuli capture spatial attention in the absence of changes in the corresponding sensory representations as measured with {MEG}. </w:t>
      </w:r>
      <w:r w:rsidRPr="005F653D">
        <w:rPr>
          <w:i/>
          <w:iCs/>
          <w:noProof/>
          <w:szCs w:val="24"/>
        </w:rPr>
        <w:t>BioRxiv</w:t>
      </w:r>
      <w:r w:rsidRPr="005F653D">
        <w:rPr>
          <w:noProof/>
          <w:szCs w:val="24"/>
        </w:rPr>
        <w:t>, 622589. https://doi.org/10.1101/622589</w:t>
      </w:r>
    </w:p>
    <w:p w14:paraId="013364B9" w14:textId="77777777" w:rsidR="005F653D" w:rsidRPr="004143A7" w:rsidRDefault="005F653D" w:rsidP="005F653D">
      <w:pPr>
        <w:widowControl w:val="0"/>
        <w:autoSpaceDE w:val="0"/>
        <w:autoSpaceDN w:val="0"/>
        <w:adjustRightInd w:val="0"/>
        <w:spacing w:after="0" w:line="480" w:lineRule="auto"/>
        <w:ind w:left="480" w:hanging="480"/>
        <w:rPr>
          <w:lang w:val="nl-BE"/>
        </w:rPr>
      </w:pPr>
      <w:r w:rsidRPr="005F653D">
        <w:rPr>
          <w:noProof/>
          <w:szCs w:val="24"/>
        </w:rPr>
        <w:t xml:space="preserve">Theeuwes, J. (2010). Top-down and bottom-up control of visual selection. </w:t>
      </w:r>
      <w:r w:rsidRPr="004143A7">
        <w:rPr>
          <w:i/>
          <w:lang w:val="nl-BE"/>
        </w:rPr>
        <w:t>Acta Psychologica</w:t>
      </w:r>
      <w:r w:rsidRPr="004143A7">
        <w:rPr>
          <w:lang w:val="nl-BE"/>
        </w:rPr>
        <w:t xml:space="preserve">, </w:t>
      </w:r>
      <w:r w:rsidRPr="004143A7">
        <w:rPr>
          <w:i/>
          <w:lang w:val="nl-BE"/>
        </w:rPr>
        <w:t>135</w:t>
      </w:r>
      <w:r w:rsidRPr="004143A7">
        <w:rPr>
          <w:lang w:val="nl-BE"/>
        </w:rPr>
        <w:t>(2), 77–99. https://doi.org/10.1016/j.actpsy.2010.02.006</w:t>
      </w:r>
    </w:p>
    <w:p w14:paraId="2BABBA2A"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4143A7">
        <w:rPr>
          <w:lang w:val="nl-BE"/>
        </w:rPr>
        <w:t xml:space="preserve">Van der Does, A. J. W. (2002). </w:t>
      </w:r>
      <w:r w:rsidRPr="004143A7">
        <w:rPr>
          <w:i/>
          <w:lang w:val="nl-BE"/>
        </w:rPr>
        <w:t xml:space="preserve">Handleiding bij de Nederlandse versie van beck depression inventory—second edition (BDI-II-NL). </w:t>
      </w:r>
      <w:r w:rsidRPr="005F653D">
        <w:rPr>
          <w:i/>
          <w:iCs/>
          <w:noProof/>
          <w:szCs w:val="24"/>
        </w:rPr>
        <w:t>[The Dutch version of the Beck depression inventory].</w:t>
      </w:r>
      <w:r w:rsidRPr="005F653D">
        <w:rPr>
          <w:noProof/>
          <w:szCs w:val="24"/>
        </w:rPr>
        <w:t xml:space="preserve"> Amsterdam: Harcourt.</w:t>
      </w:r>
    </w:p>
    <w:p w14:paraId="7611B67F"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Verguts, T., Vassena, E., &amp; Silvetti, M. (2015). Adaptive effort investment in cognitive and </w:t>
      </w:r>
      <w:r w:rsidRPr="005F653D">
        <w:rPr>
          <w:noProof/>
          <w:szCs w:val="24"/>
        </w:rPr>
        <w:lastRenderedPageBreak/>
        <w:t xml:space="preserve">physical tasks: a neurocomputational model. </w:t>
      </w:r>
      <w:r w:rsidRPr="005F653D">
        <w:rPr>
          <w:i/>
          <w:iCs/>
          <w:noProof/>
          <w:szCs w:val="24"/>
        </w:rPr>
        <w:t>Frontiers in Behavioral Neuroscience</w:t>
      </w:r>
      <w:r w:rsidRPr="005F653D">
        <w:rPr>
          <w:noProof/>
          <w:szCs w:val="24"/>
        </w:rPr>
        <w:t xml:space="preserve">, </w:t>
      </w:r>
      <w:r w:rsidRPr="005F653D">
        <w:rPr>
          <w:i/>
          <w:iCs/>
          <w:noProof/>
          <w:szCs w:val="24"/>
        </w:rPr>
        <w:t>9</w:t>
      </w:r>
      <w:r w:rsidRPr="005F653D">
        <w:rPr>
          <w:noProof/>
          <w:szCs w:val="24"/>
        </w:rPr>
        <w:t>(March). https://doi.org/10.3389/fnbeh.2015.00057</w:t>
      </w:r>
    </w:p>
    <w:p w14:paraId="2093184B"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Watanabe, S. (2010). Asymptotic Equivalence of Bayes Cross Validation and Widely Applicable Information Criterion in Singular Learning Theory, </w:t>
      </w:r>
      <w:r w:rsidRPr="005F653D">
        <w:rPr>
          <w:i/>
          <w:iCs/>
          <w:noProof/>
          <w:szCs w:val="24"/>
        </w:rPr>
        <w:t>11</w:t>
      </w:r>
      <w:r w:rsidRPr="005F653D">
        <w:rPr>
          <w:noProof/>
          <w:szCs w:val="24"/>
        </w:rPr>
        <w:t>, 3571–3594. Retrieved from http://arxiv.org/abs/1004.2316</w:t>
      </w:r>
    </w:p>
    <w:p w14:paraId="4617B190"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Wickham, H. (2017). Tidyverse: Easily install and load ’tidyverse’ packages. R package version, 1(1).</w:t>
      </w:r>
    </w:p>
    <w:p w14:paraId="1603C39F"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Wilke, C. O. (2016). cowplot: streamlined plot theme and plot annotations for ‘ggplot2.’ CRAN Repos.</w:t>
      </w:r>
    </w:p>
    <w:p w14:paraId="29746A3A" w14:textId="77777777" w:rsidR="005F653D" w:rsidRPr="005F653D" w:rsidRDefault="005F653D" w:rsidP="005F653D">
      <w:pPr>
        <w:widowControl w:val="0"/>
        <w:autoSpaceDE w:val="0"/>
        <w:autoSpaceDN w:val="0"/>
        <w:adjustRightInd w:val="0"/>
        <w:spacing w:after="0" w:line="480" w:lineRule="auto"/>
        <w:ind w:left="480" w:hanging="480"/>
        <w:rPr>
          <w:noProof/>
          <w:szCs w:val="24"/>
        </w:rPr>
      </w:pPr>
      <w:r w:rsidRPr="005F653D">
        <w:rPr>
          <w:noProof/>
          <w:szCs w:val="24"/>
        </w:rPr>
        <w:t xml:space="preserve">Wisniewski, D., Reverberi, C., Momennejad, I., Kahnt, T., &amp; Haynes, J.-D. (2015). The Role of the Parietal Cortex in the Representation of Task-Reward Associations. </w:t>
      </w:r>
      <w:r w:rsidRPr="005F653D">
        <w:rPr>
          <w:i/>
          <w:iCs/>
          <w:noProof/>
          <w:szCs w:val="24"/>
        </w:rPr>
        <w:t>Journal of Neuroscience</w:t>
      </w:r>
      <w:r w:rsidRPr="005F653D">
        <w:rPr>
          <w:noProof/>
          <w:szCs w:val="24"/>
        </w:rPr>
        <w:t xml:space="preserve">, </w:t>
      </w:r>
      <w:r w:rsidRPr="005F653D">
        <w:rPr>
          <w:i/>
          <w:iCs/>
          <w:noProof/>
          <w:szCs w:val="24"/>
        </w:rPr>
        <w:t>35</w:t>
      </w:r>
      <w:r w:rsidRPr="005F653D">
        <w:rPr>
          <w:noProof/>
          <w:szCs w:val="24"/>
        </w:rPr>
        <w:t>(36), 12355–12365. https://doi.org/10.1523/jneurosci.4882-14.2015</w:t>
      </w:r>
    </w:p>
    <w:p w14:paraId="721C0723" w14:textId="77777777" w:rsidR="005F653D" w:rsidRPr="005F653D" w:rsidRDefault="005F653D" w:rsidP="005F653D">
      <w:pPr>
        <w:widowControl w:val="0"/>
        <w:autoSpaceDE w:val="0"/>
        <w:autoSpaceDN w:val="0"/>
        <w:adjustRightInd w:val="0"/>
        <w:spacing w:after="0" w:line="480" w:lineRule="auto"/>
        <w:ind w:left="480" w:hanging="480"/>
        <w:rPr>
          <w:noProof/>
        </w:rPr>
      </w:pPr>
      <w:r w:rsidRPr="005F653D">
        <w:rPr>
          <w:noProof/>
          <w:szCs w:val="24"/>
        </w:rPr>
        <w:t>Xie, Y. (2018). knitr: A General-Purpose Package for Dynamic Report Generation in R.</w:t>
      </w:r>
    </w:p>
    <w:p w14:paraId="00A70723" w14:textId="3F5BE939" w:rsidR="008876DB" w:rsidRDefault="009214B6" w:rsidP="00240F39">
      <w:pPr>
        <w:spacing w:after="0" w:line="480" w:lineRule="auto"/>
        <w:jc w:val="center"/>
        <w:rPr>
          <w:b/>
        </w:rPr>
      </w:pPr>
      <w:r>
        <w:rPr>
          <w:b/>
        </w:rPr>
        <w:fldChar w:fldCharType="end"/>
      </w:r>
    </w:p>
    <w:sectPr w:rsidR="008876DB" w:rsidSect="000002A3">
      <w:headerReference w:type="default" r:id="rId19"/>
      <w:headerReference w:type="first" r:id="rId20"/>
      <w:footerReference w:type="first" r:id="rId21"/>
      <w:pgSz w:w="12240" w:h="15840"/>
      <w:pgMar w:top="1417" w:right="1417" w:bottom="1417" w:left="1417"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5" w:author="Gilles Pourtois" w:date="2019-07-30T14:01:00Z" w:initials="GP">
    <w:p w14:paraId="3435B200" w14:textId="76BD6773" w:rsidR="004160AD" w:rsidRDefault="004160AD">
      <w:pPr>
        <w:pStyle w:val="CommentText"/>
      </w:pPr>
      <w:r>
        <w:rPr>
          <w:rStyle w:val="CommentReference"/>
        </w:rPr>
        <w:annotationRef/>
      </w:r>
      <w:r>
        <w:t xml:space="preserve">Maybe also add here Corbetta &amp; Shulman? Their landmark 2002 Nat Rev Neurosci paper? </w:t>
      </w:r>
    </w:p>
  </w:comment>
  <w:comment w:id="6" w:author="Ivan Grahek" w:date="2019-07-30T17:19:00Z" w:initials="IG">
    <w:p w14:paraId="26230894" w14:textId="59E0F879" w:rsidR="004160AD" w:rsidRDefault="004160AD">
      <w:pPr>
        <w:pStyle w:val="CommentText"/>
      </w:pPr>
      <w:r>
        <w:rPr>
          <w:rStyle w:val="CommentReference"/>
        </w:rPr>
        <w:annotationRef/>
      </w:r>
      <w:r>
        <w:t>Here I have left it relatively vague because there are a lot of regions. Not necessarily just dorsal because all of these studies also find differences in the ACC. Maybe being explicit, eg: dlPFC, ACC, etc? Here I cite studies which specifically focus on the reward-cue locked preparatory activity, so not sure if the Corbetta &amp; Shulman review would be a good cite. What do you think?</w:t>
      </w:r>
    </w:p>
  </w:comment>
  <w:comment w:id="7" w:author="Gilles Pourtois" w:date="2019-07-30T20:48:00Z" w:initials="GP">
    <w:p w14:paraId="5C0C40EE" w14:textId="0E13D840" w:rsidR="004160AD" w:rsidRDefault="004160AD">
      <w:pPr>
        <w:pStyle w:val="CommentText"/>
      </w:pPr>
      <w:r>
        <w:rPr>
          <w:rStyle w:val="CommentReference"/>
        </w:rPr>
        <w:annotationRef/>
      </w:r>
      <w:r>
        <w:t xml:space="preserve">I don’t think you need to list them all. Good thing about Crobetta’s model is that it is not vague but clear regarding the existence of two non-overlapping frontoparietal networks involved in stimulus driven and goal directed attention. But I guess you can just omit this here. </w:t>
      </w:r>
    </w:p>
  </w:comment>
  <w:comment w:id="18" w:author="Gilles Pourtois" w:date="2019-07-30T20:53:00Z" w:initials="GP">
    <w:p w14:paraId="47F0E03E" w14:textId="3894B747" w:rsidR="004160AD" w:rsidRDefault="004160AD">
      <w:pPr>
        <w:pStyle w:val="CommentText"/>
      </w:pPr>
      <w:r>
        <w:rPr>
          <w:rStyle w:val="CommentReference"/>
        </w:rPr>
        <w:annotationRef/>
      </w:r>
      <w:r>
        <w:t>This sentence can be deleted I think</w:t>
      </w:r>
    </w:p>
  </w:comment>
  <w:comment w:id="56" w:author="Gilles Pourtois" w:date="2019-07-30T21:10:00Z" w:initials="GP">
    <w:p w14:paraId="121AC7B6" w14:textId="49FE5AFE" w:rsidR="00A06093" w:rsidRDefault="00A06093">
      <w:pPr>
        <w:pStyle w:val="CommentText"/>
      </w:pPr>
      <w:r>
        <w:rPr>
          <w:rStyle w:val="CommentReference"/>
        </w:rPr>
        <w:annotationRef/>
      </w:r>
      <w:r>
        <w:t>Would make sense to add the old classic Muller et al., 2006, PNAS here?</w:t>
      </w:r>
    </w:p>
  </w:comment>
  <w:comment w:id="58" w:author="Gilles Pourtois" w:date="2019-07-30T21:18:00Z" w:initials="GP">
    <w:p w14:paraId="000A9186" w14:textId="7F31FB74" w:rsidR="00C56434" w:rsidRDefault="00C56434">
      <w:pPr>
        <w:pStyle w:val="CommentText"/>
      </w:pPr>
      <w:r>
        <w:rPr>
          <w:rStyle w:val="CommentReference"/>
        </w:rPr>
        <w:annotationRef/>
      </w:r>
      <w:r>
        <w:t>Ref to Hillyard?</w:t>
      </w:r>
    </w:p>
  </w:comment>
  <w:comment w:id="74" w:author="Gilles Pourtois" w:date="2019-07-30T21:21:00Z" w:initials="GP">
    <w:p w14:paraId="187C88BC" w14:textId="20068416" w:rsidR="00C56434" w:rsidRDefault="00C56434">
      <w:pPr>
        <w:pStyle w:val="CommentText"/>
      </w:pPr>
      <w:r>
        <w:rPr>
          <w:rStyle w:val="CommentReference"/>
        </w:rPr>
        <w:annotationRef/>
      </w:r>
      <w:r>
        <w:t>This sentence can be deleted because obvious from what precedes and already said above (cf. logic of frequency tagging)</w:t>
      </w:r>
    </w:p>
  </w:comment>
  <w:comment w:id="75" w:author="Ivan Grahek" w:date="2019-07-30T18:20:00Z" w:initials="IG">
    <w:p w14:paraId="2A0DDC25" w14:textId="0CE82D68" w:rsidR="004160AD" w:rsidRDefault="004160AD">
      <w:pPr>
        <w:pStyle w:val="CommentText"/>
      </w:pPr>
      <w:r>
        <w:rPr>
          <w:rStyle w:val="CommentReference"/>
        </w:rPr>
        <w:annotationRef/>
      </w:r>
      <w:r>
        <w:t>@Gilles: Not sure if it’s necessary to keep the citations here. What do you think?</w:t>
      </w:r>
    </w:p>
    <w:p w14:paraId="42229E10" w14:textId="5E9C308F" w:rsidR="004160AD" w:rsidRDefault="004160AD">
      <w:pPr>
        <w:pStyle w:val="CommentText"/>
      </w:pPr>
    </w:p>
    <w:p w14:paraId="28FFB65E" w14:textId="1E66C02E" w:rsidR="004160AD" w:rsidRDefault="004160AD">
      <w:pPr>
        <w:pStyle w:val="CommentText"/>
      </w:pPr>
      <w:r>
        <w:t xml:space="preserve">By the way, I have not changed the discussion to explicitly mention these hypotheses again. However, I address all of them explicitly. If you think that it’s necessary, we can add explicit mentions of them in the discussion. </w:t>
      </w:r>
    </w:p>
  </w:comment>
  <w:comment w:id="76" w:author="Gilles Pourtois" w:date="2019-07-30T21:22:00Z" w:initials="GP">
    <w:p w14:paraId="78A327B0" w14:textId="549CE2EE" w:rsidR="00C56434" w:rsidRDefault="00C56434">
      <w:pPr>
        <w:pStyle w:val="CommentText"/>
      </w:pPr>
      <w:r>
        <w:rPr>
          <w:rStyle w:val="CommentReference"/>
        </w:rPr>
        <w:annotationRef/>
      </w:r>
      <w:r>
        <w:t>No need to repeat the citations here I think</w:t>
      </w:r>
    </w:p>
  </w:comment>
  <w:comment w:id="81" w:author="Gilles Pourtois" w:date="2019-07-30T21:27:00Z" w:initials="GP">
    <w:p w14:paraId="6E969180" w14:textId="7025B27F" w:rsidR="00C56434" w:rsidRDefault="00C56434" w:rsidP="00C56434">
      <w:pPr>
        <w:pStyle w:val="CommentText"/>
      </w:pPr>
      <w:r>
        <w:rPr>
          <w:rStyle w:val="CommentReference"/>
        </w:rPr>
        <w:annotationRef/>
      </w:r>
      <w:r>
        <w:t>I’m lost with your predictions</w:t>
      </w:r>
      <w:r w:rsidR="00E17E5D">
        <w:t xml:space="preserve"> and still think would be </w:t>
      </w:r>
      <w:r w:rsidR="00622A20">
        <w:t xml:space="preserve">much </w:t>
      </w:r>
      <w:r w:rsidR="00E17E5D">
        <w:t xml:space="preserve">better </w:t>
      </w:r>
      <w:r w:rsidR="00622A20">
        <w:t xml:space="preserve">for comprehension </w:t>
      </w:r>
      <w:r w:rsidR="00E17E5D">
        <w:t>to formulate them in terms of SSVEP response</w:t>
      </w:r>
      <w:r w:rsidR="00622A20">
        <w:t xml:space="preserve"> if possible, and bearing in mind the specifics of your design</w:t>
      </w:r>
      <w:r>
        <w:t>. According to me, here is what you can hypothesize based on previous work:</w:t>
      </w:r>
    </w:p>
    <w:p w14:paraId="3E7BB2F2" w14:textId="4649EB98" w:rsidR="00C56434" w:rsidRDefault="00C56434" w:rsidP="00C56434">
      <w:pPr>
        <w:pStyle w:val="CommentText"/>
      </w:pPr>
      <w:r>
        <w:t xml:space="preserve">1. At baseline, </w:t>
      </w:r>
      <w:r w:rsidR="00E17E5D">
        <w:t xml:space="preserve">the attended color (or RDK) will lead to a larger SSVEP response than the unattended one. </w:t>
      </w:r>
    </w:p>
    <w:p w14:paraId="1CDFF2F3" w14:textId="5A21E4B0" w:rsidR="00E17E5D" w:rsidRDefault="00E17E5D" w:rsidP="00C56434">
      <w:pPr>
        <w:pStyle w:val="CommentText"/>
      </w:pPr>
      <w:r>
        <w:t>2. At training, this main effect of attention will be strongly attenuated by value</w:t>
      </w:r>
      <w:r w:rsidR="00622A20">
        <w:t>/motivation</w:t>
      </w:r>
      <w:r>
        <w:t>. More specifically, the high value stimulus will receive more weight (i.e. a larger SSVEP response)</w:t>
      </w:r>
      <w:r w:rsidR="00622A20">
        <w:t xml:space="preserve"> than the low value stimulus, yet </w:t>
      </w:r>
      <w:r>
        <w:t>irrespective of attention</w:t>
      </w:r>
      <w:r w:rsidR="00622A20">
        <w:t>, indicating that value automatically drives attention’s allocation (Anderson, 2016)</w:t>
      </w:r>
      <w:r>
        <w:t>.</w:t>
      </w:r>
    </w:p>
    <w:p w14:paraId="49A0E4F3" w14:textId="7987C64D" w:rsidR="00E17E5D" w:rsidRDefault="00E17E5D" w:rsidP="00C56434">
      <w:pPr>
        <w:pStyle w:val="CommentText"/>
      </w:pPr>
      <w:r>
        <w:t>3. At test, given that value based attention capture can have long term effects that outlast the reinforcement period (Anderson et al., 2</w:t>
      </w:r>
      <w:r w:rsidR="00622A20">
        <w:t>011), we surmise</w:t>
      </w:r>
      <w:r>
        <w:t xml:space="preserve"> that a similar</w:t>
      </w:r>
      <w:r w:rsidR="00622A20">
        <w:t xml:space="preserve"> pattern will be evidenced.</w:t>
      </w:r>
      <w:r>
        <w:t xml:space="preserve">  </w:t>
      </w:r>
    </w:p>
  </w:comment>
  <w:comment w:id="85" w:author="Gilles Pourtois" w:date="2019-07-30T21:46:00Z" w:initials="GP">
    <w:p w14:paraId="2258C7DC" w14:textId="685F3F01" w:rsidR="00B32C31" w:rsidRDefault="00B32C31">
      <w:pPr>
        <w:pStyle w:val="CommentText"/>
      </w:pPr>
      <w:r>
        <w:rPr>
          <w:rStyle w:val="CommentReference"/>
        </w:rPr>
        <w:annotationRef/>
      </w:r>
      <w:r>
        <w:t>See one of my previous comments. Is it standard this? RDK is the stimulus, not the task. The task is coherent motion detection.</w:t>
      </w:r>
    </w:p>
  </w:comment>
  <w:comment w:id="90" w:author="Gilles Pourtois" w:date="2019-07-30T21:53:00Z" w:initials="GP">
    <w:p w14:paraId="3389B6EE" w14:textId="35E2AB8E" w:rsidR="00D46DE5" w:rsidRDefault="00D46DE5">
      <w:pPr>
        <w:pStyle w:val="CommentText"/>
      </w:pPr>
      <w:r>
        <w:rPr>
          <w:rStyle w:val="CommentReference"/>
        </w:rPr>
        <w:annotationRef/>
      </w:r>
      <w:r>
        <w:t>I guess makes sense to add this here because as I understand the procedure (but please specify it better somewhere if possible), participants were not asked to detect coherent motion happening now and then in the unattended RDK, correct?</w:t>
      </w:r>
    </w:p>
  </w:comment>
  <w:comment w:id="109" w:author="Gilles Pourtois" w:date="2019-07-30T22:03:00Z" w:initials="GP">
    <w:p w14:paraId="600A54BB" w14:textId="5DE2C031" w:rsidR="00EC01A6" w:rsidRDefault="00EC01A6">
      <w:pPr>
        <w:pStyle w:val="CommentText"/>
      </w:pPr>
      <w:r>
        <w:rPr>
          <w:rStyle w:val="CommentReference"/>
        </w:rPr>
        <w:annotationRef/>
      </w:r>
      <w:r>
        <w:t>Could be added as a footnote I think</w:t>
      </w:r>
    </w:p>
  </w:comment>
  <w:comment w:id="111" w:author="Gilles Pourtois" w:date="2019-07-30T22:05:00Z" w:initials="GP">
    <w:p w14:paraId="296A4E28" w14:textId="31BA2DB2" w:rsidR="00EC01A6" w:rsidRDefault="00EC01A6">
      <w:pPr>
        <w:pStyle w:val="CommentText"/>
      </w:pPr>
      <w:r>
        <w:rPr>
          <w:rStyle w:val="CommentReference"/>
        </w:rPr>
        <w:annotationRef/>
      </w:r>
      <w:r>
        <w:t>Sometimes you refer to this variable as reward sensitivity, value or reward probability. Why not value throughout?</w:t>
      </w:r>
    </w:p>
  </w:comment>
  <w:comment w:id="110" w:author="Gilles Pourtois" w:date="2019-07-30T22:06:00Z" w:initials="GP">
    <w:p w14:paraId="5C466731" w14:textId="1032B63E" w:rsidR="00EC01A6" w:rsidRDefault="00EC01A6">
      <w:pPr>
        <w:pStyle w:val="CommentText"/>
      </w:pPr>
      <w:r>
        <w:rPr>
          <w:rStyle w:val="CommentReference"/>
        </w:rPr>
        <w:annotationRef/>
      </w:r>
      <w:r>
        <w:t>All this part belongs probably to methods (cf. data analysis and models comparison) more than results I think.</w:t>
      </w:r>
    </w:p>
  </w:comment>
  <w:comment w:id="112" w:author="Gilles Pourtois" w:date="2019-07-30T22:07:00Z" w:initials="GP">
    <w:p w14:paraId="1432696F" w14:textId="2756060F" w:rsidR="00EC01A6" w:rsidRDefault="00EC01A6">
      <w:pPr>
        <w:pStyle w:val="CommentText"/>
      </w:pPr>
      <w:r>
        <w:rPr>
          <w:rStyle w:val="CommentReference"/>
        </w:rPr>
        <w:annotationRef/>
      </w:r>
      <w:r>
        <w:t>This could be deleted, repetition of previous sentence to some degree, right?</w:t>
      </w:r>
    </w:p>
  </w:comment>
  <w:comment w:id="113" w:author="Gilles Pourtois" w:date="2019-07-30T22:08:00Z" w:initials="GP">
    <w:p w14:paraId="3BC5EF4C" w14:textId="6014C4EE" w:rsidR="00EC01A6" w:rsidRDefault="00EC01A6">
      <w:pPr>
        <w:pStyle w:val="CommentText"/>
      </w:pPr>
      <w:r>
        <w:rPr>
          <w:rStyle w:val="CommentReference"/>
        </w:rPr>
        <w:annotationRef/>
      </w:r>
      <w:r>
        <w:t xml:space="preserve">Cf. somewhat lack of consistency for labeling of variables. Here you use “feature” and in the next sentence “probability”. If you stick to “value”, one word, that would ease and allow you to be more systematic I think </w:t>
      </w:r>
    </w:p>
  </w:comment>
  <w:comment w:id="120" w:author="Gilles Pourtois" w:date="2019-07-30T22:14:00Z" w:initials="GP">
    <w:p w14:paraId="294D7A53" w14:textId="1E73853A" w:rsidR="005205F7" w:rsidRDefault="005205F7">
      <w:pPr>
        <w:pStyle w:val="CommentText"/>
      </w:pPr>
      <w:r>
        <w:rPr>
          <w:rStyle w:val="CommentReference"/>
        </w:rPr>
        <w:annotationRef/>
      </w:r>
      <w:r>
        <w:t>This too could be moved to methods (data analysis) to lighten and simplify results</w:t>
      </w:r>
    </w:p>
  </w:comment>
  <w:comment w:id="121" w:author="Gilles Pourtois" w:date="2019-07-30T22:16:00Z" w:initials="GP">
    <w:p w14:paraId="5BDEAD1E" w14:textId="10A67703" w:rsidR="005205F7" w:rsidRDefault="005205F7">
      <w:pPr>
        <w:pStyle w:val="CommentText"/>
      </w:pPr>
      <w:r>
        <w:rPr>
          <w:rStyle w:val="CommentReference"/>
        </w:rPr>
        <w:annotationRef/>
      </w:r>
      <w:r>
        <w:t>Plural?</w:t>
      </w:r>
    </w:p>
  </w:comment>
  <w:comment w:id="252" w:author="Gilles Pourtois" w:date="2019-07-30T23:00:00Z" w:initials="GP">
    <w:p w14:paraId="031D5E2D" w14:textId="3BA2964F" w:rsidR="00F94A0F" w:rsidRDefault="00F94A0F">
      <w:pPr>
        <w:pStyle w:val="CommentText"/>
      </w:pPr>
      <w:r>
        <w:rPr>
          <w:rStyle w:val="CommentReference"/>
        </w:rPr>
        <w:annotationRef/>
      </w:r>
      <w:r>
        <w:t xml:space="preserve">These are all CC models and not really attention models. Serences, 2006 or Awh et al. or Pessoa are real attention models, and they also clearly specify how motivation can influence attention (regardless of CC). </w:t>
      </w:r>
    </w:p>
  </w:comment>
  <w:comment w:id="270" w:author="Gilles Pourtois" w:date="2019-07-30T23:07:00Z" w:initials="GP">
    <w:p w14:paraId="6D19730F" w14:textId="0F4B227C" w:rsidR="007E6138" w:rsidRDefault="007E6138">
      <w:pPr>
        <w:pStyle w:val="CommentText"/>
      </w:pPr>
      <w:r>
        <w:rPr>
          <w:rStyle w:val="CommentReference"/>
        </w:rPr>
        <w:annotationRef/>
      </w:r>
      <w:r>
        <w:t xml:space="preserve">I don’t see how you can conclude this. What your results show instead and as far as I understand, is that if the stimulus is high value, there is a gain (in SSVEP response) regardless of attention (!), hence it is deemed automatic, or perhaps happening independently of attention (see also Awh et al). I think this is the underlying mechanism and what you have to discuss here. So most likely, your SSVEP capture two modulatory effects at the same time; these two effects arising perhaps from different regions (this we don’t know with SSVEP): one which is probably  “dorsal” and attention related (cf. goal) leading to a standard gain control effect (i.e. attended &gt; unattended); and another one, in parallel, which is value based (and perhaps “ventral”) whereby high &gt; low value. I think would make sense to discuss your results this way, if you think it makes sense of course. </w:t>
      </w:r>
    </w:p>
  </w:comment>
  <w:comment w:id="274" w:author="Ivan Grahek" w:date="2019-07-25T14:52:00Z" w:initials="IG">
    <w:p w14:paraId="2AB196EC" w14:textId="51703981" w:rsidR="004160AD" w:rsidRDefault="004160AD">
      <w:pPr>
        <w:pStyle w:val="CommentText"/>
      </w:pPr>
      <w:r>
        <w:rPr>
          <w:rStyle w:val="CommentReference"/>
        </w:rPr>
        <w:annotationRef/>
      </w:r>
      <w:r>
        <w:t>Add REF</w:t>
      </w:r>
    </w:p>
  </w:comment>
  <w:comment w:id="275" w:author="Ivan Grahek" w:date="2019-07-25T14:52:00Z" w:initials="IG">
    <w:p w14:paraId="7CE9021A" w14:textId="17707E1D" w:rsidR="004160AD" w:rsidRDefault="004160AD">
      <w:pPr>
        <w:pStyle w:val="CommentText"/>
      </w:pPr>
      <w:r>
        <w:rPr>
          <w:rStyle w:val="CommentReference"/>
        </w:rPr>
        <w:annotationRef/>
      </w:r>
      <w:r>
        <w:t>Add REF</w:t>
      </w:r>
    </w:p>
  </w:comment>
  <w:comment w:id="276" w:author="Ivan Grahek" w:date="2019-02-09T14:15:00Z" w:initials="IG">
    <w:p w14:paraId="0ECD07BE" w14:textId="00E18607" w:rsidR="004160AD" w:rsidRDefault="004160AD">
      <w:pPr>
        <w:pStyle w:val="CommentText"/>
      </w:pPr>
      <w:r>
        <w:rPr>
          <w:rStyle w:val="CommentReference"/>
        </w:rPr>
        <w:annotationRef/>
      </w:r>
      <w:r>
        <w:t>Gilles, could you add the funding info here?</w:t>
      </w:r>
    </w:p>
  </w:comment>
  <w:comment w:id="277" w:author="Ivan Grahek" w:date="2019-07-30T18:33:00Z" w:initials="IG">
    <w:p w14:paraId="1B9490AD" w14:textId="77777777" w:rsidR="004160AD" w:rsidRDefault="004160AD" w:rsidP="001D78FC">
      <w:pPr>
        <w:spacing w:after="0"/>
      </w:pPr>
      <w:r>
        <w:rPr>
          <w:rStyle w:val="CommentReference"/>
        </w:rPr>
        <w:annotationRef/>
      </w:r>
      <w:r>
        <w:rPr>
          <w:rFonts w:eastAsia="Calibri"/>
        </w:rPr>
        <w:t>Add reference:</w:t>
      </w:r>
    </w:p>
    <w:p w14:paraId="2D7EF63F" w14:textId="77777777" w:rsidR="004160AD" w:rsidRDefault="004160AD" w:rsidP="001D78FC">
      <w:pPr>
        <w:spacing w:after="0"/>
      </w:pPr>
    </w:p>
    <w:p w14:paraId="35968390" w14:textId="7AB9879B" w:rsidR="004160AD" w:rsidRDefault="004160AD" w:rsidP="001D78FC">
      <w:pPr>
        <w:pStyle w:val="CommentText"/>
      </w:pPr>
      <w:r>
        <w:rPr>
          <w:rFonts w:eastAsia="Calibri"/>
        </w:rPr>
        <w:t>Allen, L., Scott, J., Brand, A., Hlava, M., &amp; Altman, M. (2014). Publishing: Credit where credit is due. Nature News, 508(7496), 312. https://doi.org/10.1038/508312a</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435B200" w15:done="0"/>
  <w15:commentEx w15:paraId="26230894" w15:paraIdParent="3435B200" w15:done="0"/>
  <w15:commentEx w15:paraId="5C0C40EE" w15:paraIdParent="3435B200" w15:done="0"/>
  <w15:commentEx w15:paraId="47F0E03E" w15:done="0"/>
  <w15:commentEx w15:paraId="121AC7B6" w15:done="0"/>
  <w15:commentEx w15:paraId="000A9186" w15:done="0"/>
  <w15:commentEx w15:paraId="187C88BC" w15:done="0"/>
  <w15:commentEx w15:paraId="28FFB65E" w15:done="0"/>
  <w15:commentEx w15:paraId="78A327B0" w15:paraIdParent="28FFB65E" w15:done="0"/>
  <w15:commentEx w15:paraId="49A0E4F3" w15:done="0"/>
  <w15:commentEx w15:paraId="2258C7DC" w15:done="0"/>
  <w15:commentEx w15:paraId="3389B6EE" w15:done="0"/>
  <w15:commentEx w15:paraId="600A54BB" w15:done="0"/>
  <w15:commentEx w15:paraId="296A4E28" w15:done="0"/>
  <w15:commentEx w15:paraId="5C466731" w15:done="0"/>
  <w15:commentEx w15:paraId="1432696F" w15:done="0"/>
  <w15:commentEx w15:paraId="3BC5EF4C" w15:done="0"/>
  <w15:commentEx w15:paraId="294D7A53" w15:done="0"/>
  <w15:commentEx w15:paraId="5BDEAD1E" w15:done="0"/>
  <w15:commentEx w15:paraId="031D5E2D" w15:done="0"/>
  <w15:commentEx w15:paraId="6D19730F" w15:done="0"/>
  <w15:commentEx w15:paraId="2AB196EC" w15:done="0"/>
  <w15:commentEx w15:paraId="7CE9021A" w15:done="0"/>
  <w15:commentEx w15:paraId="0ECD07BE" w15:done="0"/>
  <w15:commentEx w15:paraId="35968390" w15:done="0"/>
</w15:commentsEx>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0318B51F" w14:textId="77777777" w:rsidR="00372F22" w:rsidRDefault="00372F22" w:rsidP="00AD5698">
      <w:pPr>
        <w:spacing w:after="0" w:line="240" w:lineRule="auto"/>
      </w:pPr>
      <w:r>
        <w:separator/>
      </w:r>
    </w:p>
  </w:endnote>
  <w:endnote w:type="continuationSeparator" w:id="0">
    <w:p w14:paraId="38D5841E" w14:textId="77777777" w:rsidR="00372F22" w:rsidRDefault="00372F22" w:rsidP="00AD5698">
      <w:pPr>
        <w:spacing w:after="0" w:line="240" w:lineRule="auto"/>
      </w:pPr>
      <w:r>
        <w:continuationSeparator/>
      </w:r>
    </w:p>
  </w:endnote>
  <w:endnote w:type="continuationNotice" w:id="1">
    <w:p w14:paraId="418D811C" w14:textId="77777777" w:rsidR="00372F22" w:rsidRDefault="00372F2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TimesTen-Roman">
    <w:altName w:val="Times New Roman"/>
    <w:panose1 w:val="00000000000000000000"/>
    <w:charset w:val="00"/>
    <w:family w:val="roman"/>
    <w:notTrueType/>
    <w:pitch w:val="default"/>
  </w:font>
  <w:font w:name="LMRoman8-Regular">
    <w:altName w:val="Times New Roman"/>
    <w:panose1 w:val="00000000000000000000"/>
    <w:charset w:val="00"/>
    <w:family w:val="roman"/>
    <w:notTrueType/>
    <w:pitch w:val="default"/>
  </w:font>
  <w:font w:name="Segoe UI Symbol">
    <w:panose1 w:val="020B0502040204020203"/>
    <w:charset w:val="00"/>
    <w:family w:val="swiss"/>
    <w:pitch w:val="variable"/>
    <w:sig w:usb0="800001E3" w:usb1="1200FFEF" w:usb2="00040000" w:usb3="00000000" w:csb0="00000001" w:csb1="00000000"/>
  </w:font>
  <w:font w:name="Arial">
    <w:panose1 w:val="020B0604020202020204"/>
    <w:charset w:val="00"/>
    <w:family w:val="swiss"/>
    <w:pitch w:val="variable"/>
    <w:sig w:usb0="E0002EFF" w:usb1="C0007843" w:usb2="00000009" w:usb3="00000000" w:csb0="000001FF" w:csb1="00000000"/>
  </w:font>
  <w:font w:name="LMRoman12-Regular">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A7FF50B" w14:textId="35D81DFE" w:rsidR="004160AD" w:rsidRDefault="004160AD" w:rsidP="0050297E">
    <w:pPr>
      <w:ind w:left="360"/>
      <w:jc w:val="both"/>
    </w:pPr>
    <w:r w:rsidRPr="00CA0030">
      <w:rPr>
        <w:rFonts w:ascii="Segoe UI Symbol" w:hAnsi="Segoe UI Symbol" w:cs="Segoe UI Symbol"/>
        <w:vertAlign w:val="superscript"/>
      </w:rPr>
      <w:t>☨</w:t>
    </w:r>
    <w:r>
      <w:t xml:space="preserve"> These authors contributed equally to the study.</w:t>
    </w:r>
  </w:p>
  <w:p w14:paraId="4B769C76" w14:textId="298ABCF6" w:rsidR="004160AD" w:rsidRDefault="004160AD" w:rsidP="0050297E">
    <w:pPr>
      <w:ind w:left="360"/>
      <w:jc w:val="both"/>
    </w:pPr>
    <w:r w:rsidRPr="0050297E">
      <w:t>* Corresponding author at: Department of Experimental Clinical and Health Psychology, Ghent University, Henri Dunantlaan 2, B-9000, Ghent, Belgium. Phone: +32 (0)9 264 94 46; Fax: +32 (0)9 264 64 89</w:t>
    </w:r>
    <w:r>
      <w:t xml:space="preserve">. </w:t>
    </w:r>
    <w:r w:rsidRPr="0050297E">
      <w:t xml:space="preserve">E-mail address: </w:t>
    </w:r>
    <w:hyperlink r:id="rId1" w:history="1">
      <w:r w:rsidRPr="0050297E">
        <w:rPr>
          <w:rStyle w:val="Hyperlink"/>
          <w:color w:val="auto"/>
          <w:u w:val="none"/>
        </w:rPr>
        <w:t>ivan.grahek@ugent.be</w:t>
      </w:r>
    </w:hyperlink>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7ADD9854" w14:textId="77777777" w:rsidR="00372F22" w:rsidRDefault="00372F22" w:rsidP="00AD5698">
      <w:pPr>
        <w:spacing w:after="0" w:line="240" w:lineRule="auto"/>
      </w:pPr>
      <w:r>
        <w:separator/>
      </w:r>
    </w:p>
  </w:footnote>
  <w:footnote w:type="continuationSeparator" w:id="0">
    <w:p w14:paraId="3A50AA8E" w14:textId="77777777" w:rsidR="00372F22" w:rsidRDefault="00372F22" w:rsidP="00AD5698">
      <w:pPr>
        <w:spacing w:after="0" w:line="240" w:lineRule="auto"/>
      </w:pPr>
      <w:r>
        <w:continuationSeparator/>
      </w:r>
    </w:p>
  </w:footnote>
  <w:footnote w:type="continuationNotice" w:id="1">
    <w:p w14:paraId="3363483B" w14:textId="77777777" w:rsidR="00372F22" w:rsidRDefault="00372F2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9EFC9D4" w14:textId="2A7D929B" w:rsidR="004160AD" w:rsidRPr="002F7D7E" w:rsidRDefault="004160AD">
    <w:pPr>
      <w:pStyle w:val="Header"/>
    </w:pPr>
    <w:r w:rsidRPr="002F7D7E">
      <w:rPr>
        <w:szCs w:val="24"/>
      </w:rPr>
      <w:t>GOAL-DIRECTED ATTENTION AND REWARD</w:t>
    </w:r>
    <w:sdt>
      <w:sdtPr>
        <w:id w:val="-1319488693"/>
        <w:docPartObj>
          <w:docPartGallery w:val="Page Numbers (Top of Page)"/>
          <w:docPartUnique/>
        </w:docPartObj>
      </w:sdtPr>
      <w:sdtEndPr>
        <w:rPr>
          <w:noProof/>
        </w:rPr>
      </w:sdtEndPr>
      <w:sdtContent>
        <w:r w:rsidRPr="002F7D7E">
          <w:tab/>
        </w:r>
        <w:r w:rsidRPr="002F7D7E">
          <w:rPr>
            <w:szCs w:val="24"/>
          </w:rPr>
          <w:fldChar w:fldCharType="begin"/>
        </w:r>
        <w:r w:rsidRPr="002F7D7E">
          <w:rPr>
            <w:szCs w:val="24"/>
          </w:rPr>
          <w:instrText xml:space="preserve"> PAGE   \* MERGEFORMAT </w:instrText>
        </w:r>
        <w:r w:rsidRPr="002F7D7E">
          <w:rPr>
            <w:szCs w:val="24"/>
          </w:rPr>
          <w:fldChar w:fldCharType="separate"/>
        </w:r>
        <w:r w:rsidR="00454C61">
          <w:rPr>
            <w:noProof/>
            <w:szCs w:val="24"/>
          </w:rPr>
          <w:t>21</w:t>
        </w:r>
        <w:r w:rsidRPr="002F7D7E">
          <w:rPr>
            <w:noProof/>
            <w:szCs w:val="24"/>
          </w:rPr>
          <w:fldChar w:fldCharType="end"/>
        </w:r>
      </w:sdtContent>
    </w:sdt>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F93D967" w14:textId="6E6D172E" w:rsidR="004160AD" w:rsidRDefault="004160AD" w:rsidP="0050297E">
    <w:pPr>
      <w:pStyle w:val="Header"/>
      <w:ind w:left="360"/>
    </w:pPr>
    <w:r>
      <w:rPr>
        <w:szCs w:val="24"/>
      </w:rPr>
      <w:t xml:space="preserve">Running head: </w:t>
    </w:r>
    <w:r w:rsidRPr="002F7D7E">
      <w:rPr>
        <w:szCs w:val="24"/>
      </w:rPr>
      <w:t>GOAL-DIRECTED ATTENTION AND REWARD</w:t>
    </w:r>
    <w:r>
      <w:rPr>
        <w:szCs w:val="24"/>
      </w:rPr>
      <w:tab/>
      <w:t>1</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7C"/>
    <w:multiLevelType w:val="singleLevel"/>
    <w:tmpl w:val="12989DEE"/>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BD3E68DE"/>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83F831A4"/>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452ABD10"/>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E67A8394"/>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8F787032"/>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9DF44B64"/>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DE0871C8"/>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9E22F30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AE185602"/>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30E60DE"/>
    <w:multiLevelType w:val="hybridMultilevel"/>
    <w:tmpl w:val="68A62CD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04067C99"/>
    <w:multiLevelType w:val="hybridMultilevel"/>
    <w:tmpl w:val="FF24BD2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2" w15:restartNumberingAfterBreak="0">
    <w:nsid w:val="068977EB"/>
    <w:multiLevelType w:val="hybridMultilevel"/>
    <w:tmpl w:val="B67C69AA"/>
    <w:lvl w:ilvl="0" w:tplc="AB3A67A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BAE4013"/>
    <w:multiLevelType w:val="hybridMultilevel"/>
    <w:tmpl w:val="155A8352"/>
    <w:lvl w:ilvl="0" w:tplc="12DE525C">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BED22A3"/>
    <w:multiLevelType w:val="hybridMultilevel"/>
    <w:tmpl w:val="5CB63178"/>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0D57751F"/>
    <w:multiLevelType w:val="hybridMultilevel"/>
    <w:tmpl w:val="EA96FC7C"/>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6" w15:restartNumberingAfterBreak="0">
    <w:nsid w:val="1017646B"/>
    <w:multiLevelType w:val="hybridMultilevel"/>
    <w:tmpl w:val="D796229A"/>
    <w:lvl w:ilvl="0" w:tplc="363E3AB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13C81D76"/>
    <w:multiLevelType w:val="hybridMultilevel"/>
    <w:tmpl w:val="C9FEBE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15C27B3C"/>
    <w:multiLevelType w:val="hybridMultilevel"/>
    <w:tmpl w:val="ED8214E4"/>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9" w15:restartNumberingAfterBreak="0">
    <w:nsid w:val="18AB7BBC"/>
    <w:multiLevelType w:val="hybridMultilevel"/>
    <w:tmpl w:val="554EFF5A"/>
    <w:lvl w:ilvl="0" w:tplc="A79C7B94">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1E4E56AD"/>
    <w:multiLevelType w:val="hybridMultilevel"/>
    <w:tmpl w:val="7D163E7A"/>
    <w:lvl w:ilvl="0" w:tplc="D068CF18">
      <w:numFmt w:val="bullet"/>
      <w:lvlText w:val="-"/>
      <w:lvlJc w:val="left"/>
      <w:pPr>
        <w:ind w:left="720" w:hanging="360"/>
      </w:pPr>
      <w:rPr>
        <w:rFonts w:ascii="Times New Roman" w:eastAsiaTheme="minorHAnsi" w:hAnsi="Times New Roman" w:cs="Times New Roman" w:hint="default"/>
      </w:rPr>
    </w:lvl>
    <w:lvl w:ilvl="1" w:tplc="08130003" w:tentative="1">
      <w:start w:val="1"/>
      <w:numFmt w:val="bullet"/>
      <w:lvlText w:val="o"/>
      <w:lvlJc w:val="left"/>
      <w:pPr>
        <w:ind w:left="1440" w:hanging="360"/>
      </w:pPr>
      <w:rPr>
        <w:rFonts w:ascii="Courier New" w:hAnsi="Courier New" w:cs="Courier New" w:hint="default"/>
      </w:rPr>
    </w:lvl>
    <w:lvl w:ilvl="2" w:tplc="08130005" w:tentative="1">
      <w:start w:val="1"/>
      <w:numFmt w:val="bullet"/>
      <w:lvlText w:val=""/>
      <w:lvlJc w:val="left"/>
      <w:pPr>
        <w:ind w:left="2160" w:hanging="360"/>
      </w:pPr>
      <w:rPr>
        <w:rFonts w:ascii="Wingdings" w:hAnsi="Wingdings" w:hint="default"/>
      </w:rPr>
    </w:lvl>
    <w:lvl w:ilvl="3" w:tplc="08130001" w:tentative="1">
      <w:start w:val="1"/>
      <w:numFmt w:val="bullet"/>
      <w:lvlText w:val=""/>
      <w:lvlJc w:val="left"/>
      <w:pPr>
        <w:ind w:left="2880" w:hanging="360"/>
      </w:pPr>
      <w:rPr>
        <w:rFonts w:ascii="Symbol" w:hAnsi="Symbol" w:hint="default"/>
      </w:rPr>
    </w:lvl>
    <w:lvl w:ilvl="4" w:tplc="08130003" w:tentative="1">
      <w:start w:val="1"/>
      <w:numFmt w:val="bullet"/>
      <w:lvlText w:val="o"/>
      <w:lvlJc w:val="left"/>
      <w:pPr>
        <w:ind w:left="3600" w:hanging="360"/>
      </w:pPr>
      <w:rPr>
        <w:rFonts w:ascii="Courier New" w:hAnsi="Courier New" w:cs="Courier New" w:hint="default"/>
      </w:rPr>
    </w:lvl>
    <w:lvl w:ilvl="5" w:tplc="08130005" w:tentative="1">
      <w:start w:val="1"/>
      <w:numFmt w:val="bullet"/>
      <w:lvlText w:val=""/>
      <w:lvlJc w:val="left"/>
      <w:pPr>
        <w:ind w:left="4320" w:hanging="360"/>
      </w:pPr>
      <w:rPr>
        <w:rFonts w:ascii="Wingdings" w:hAnsi="Wingdings" w:hint="default"/>
      </w:rPr>
    </w:lvl>
    <w:lvl w:ilvl="6" w:tplc="08130001" w:tentative="1">
      <w:start w:val="1"/>
      <w:numFmt w:val="bullet"/>
      <w:lvlText w:val=""/>
      <w:lvlJc w:val="left"/>
      <w:pPr>
        <w:ind w:left="5040" w:hanging="360"/>
      </w:pPr>
      <w:rPr>
        <w:rFonts w:ascii="Symbol" w:hAnsi="Symbol" w:hint="default"/>
      </w:rPr>
    </w:lvl>
    <w:lvl w:ilvl="7" w:tplc="08130003" w:tentative="1">
      <w:start w:val="1"/>
      <w:numFmt w:val="bullet"/>
      <w:lvlText w:val="o"/>
      <w:lvlJc w:val="left"/>
      <w:pPr>
        <w:ind w:left="5760" w:hanging="360"/>
      </w:pPr>
      <w:rPr>
        <w:rFonts w:ascii="Courier New" w:hAnsi="Courier New" w:cs="Courier New" w:hint="default"/>
      </w:rPr>
    </w:lvl>
    <w:lvl w:ilvl="8" w:tplc="08130005" w:tentative="1">
      <w:start w:val="1"/>
      <w:numFmt w:val="bullet"/>
      <w:lvlText w:val=""/>
      <w:lvlJc w:val="left"/>
      <w:pPr>
        <w:ind w:left="6480" w:hanging="360"/>
      </w:pPr>
      <w:rPr>
        <w:rFonts w:ascii="Wingdings" w:hAnsi="Wingdings" w:hint="default"/>
      </w:rPr>
    </w:lvl>
  </w:abstractNum>
  <w:abstractNum w:abstractNumId="21" w15:restartNumberingAfterBreak="0">
    <w:nsid w:val="21783FC1"/>
    <w:multiLevelType w:val="hybridMultilevel"/>
    <w:tmpl w:val="AACE4988"/>
    <w:lvl w:ilvl="0" w:tplc="C204AC6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25266218"/>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274A0502"/>
    <w:multiLevelType w:val="hybridMultilevel"/>
    <w:tmpl w:val="86968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29D17274"/>
    <w:multiLevelType w:val="hybridMultilevel"/>
    <w:tmpl w:val="09AA2CF8"/>
    <w:lvl w:ilvl="0" w:tplc="41D86D7E">
      <w:numFmt w:val="bullet"/>
      <w:lvlText w:val="-"/>
      <w:lvlJc w:val="left"/>
      <w:pPr>
        <w:ind w:left="1080" w:hanging="360"/>
      </w:pPr>
      <w:rPr>
        <w:rFonts w:ascii="Times New Roman" w:eastAsiaTheme="minorHAnsi" w:hAnsi="Times New Roman" w:cs="Times New Roman" w:hint="default"/>
        <w:b/>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5" w15:restartNumberingAfterBreak="0">
    <w:nsid w:val="2B3B2042"/>
    <w:multiLevelType w:val="hybridMultilevel"/>
    <w:tmpl w:val="35BCBD54"/>
    <w:lvl w:ilvl="0" w:tplc="EC1CB2F0">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2E1C2C2C"/>
    <w:multiLevelType w:val="hybridMultilevel"/>
    <w:tmpl w:val="1CE022C2"/>
    <w:lvl w:ilvl="0" w:tplc="D6F036DC">
      <w:start w:val="1"/>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38816EDE"/>
    <w:multiLevelType w:val="hybridMultilevel"/>
    <w:tmpl w:val="E15C3876"/>
    <w:lvl w:ilvl="0" w:tplc="491E86F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9A073CB"/>
    <w:multiLevelType w:val="hybridMultilevel"/>
    <w:tmpl w:val="4AC026A0"/>
    <w:lvl w:ilvl="0" w:tplc="0409000F">
      <w:start w:val="1"/>
      <w:numFmt w:val="decimal"/>
      <w:lvlText w:val="%1."/>
      <w:lvlJc w:val="left"/>
      <w:pPr>
        <w:ind w:left="720" w:hanging="360"/>
      </w:pPr>
      <w:rPr>
        <w:rFonts w:hint="default"/>
      </w:rPr>
    </w:lvl>
    <w:lvl w:ilvl="1" w:tplc="A588D52A">
      <w:start w:val="1"/>
      <w:numFmt w:val="lowerLetter"/>
      <w:lvlText w:val="%2."/>
      <w:lvlJc w:val="left"/>
      <w:pPr>
        <w:ind w:left="1440" w:hanging="360"/>
      </w:pPr>
      <w:rPr>
        <w:b w:val="0"/>
      </w:rPr>
    </w:lvl>
    <w:lvl w:ilvl="2" w:tplc="50AC31EE">
      <w:start w:val="1"/>
      <w:numFmt w:val="lowerRoman"/>
      <w:lvlText w:val="%3."/>
      <w:lvlJc w:val="right"/>
      <w:pPr>
        <w:ind w:left="2160" w:hanging="180"/>
      </w:pPr>
      <w:rPr>
        <w:b w:val="0"/>
      </w:r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3A225BB2"/>
    <w:multiLevelType w:val="hybridMultilevel"/>
    <w:tmpl w:val="213AF78C"/>
    <w:lvl w:ilvl="0" w:tplc="B206427E">
      <w:start w:val="1"/>
      <w:numFmt w:val="bullet"/>
      <w:lvlText w:val=""/>
      <w:lvlJc w:val="left"/>
      <w:pPr>
        <w:ind w:left="720" w:hanging="360"/>
      </w:pPr>
      <w:rPr>
        <w:rFonts w:ascii="Symbol" w:eastAsiaTheme="minorHAnsi" w:hAnsi="Symbol" w:cstheme="minorBid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3BBF47A7"/>
    <w:multiLevelType w:val="hybridMultilevel"/>
    <w:tmpl w:val="C380B918"/>
    <w:lvl w:ilvl="0" w:tplc="1A9C3C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3F492119"/>
    <w:multiLevelType w:val="multilevel"/>
    <w:tmpl w:val="07A49FB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2" w15:restartNumberingAfterBreak="0">
    <w:nsid w:val="440F39AC"/>
    <w:multiLevelType w:val="hybridMultilevel"/>
    <w:tmpl w:val="7B7E0222"/>
    <w:lvl w:ilvl="0" w:tplc="500660A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3" w15:restartNumberingAfterBreak="0">
    <w:nsid w:val="4E414885"/>
    <w:multiLevelType w:val="hybridMultilevel"/>
    <w:tmpl w:val="EFF636AC"/>
    <w:lvl w:ilvl="0" w:tplc="133AFE7E">
      <w:start w:val="5"/>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4F0C5641"/>
    <w:multiLevelType w:val="hybridMultilevel"/>
    <w:tmpl w:val="302EA5E2"/>
    <w:lvl w:ilvl="0" w:tplc="67409EA4">
      <w:start w:val="1"/>
      <w:numFmt w:val="decimal"/>
      <w:lvlText w:val="%1."/>
      <w:lvlJc w:val="left"/>
      <w:pPr>
        <w:ind w:left="720" w:hanging="360"/>
      </w:pPr>
      <w:rPr>
        <w:rFonts w:ascii="Times New Roman" w:eastAsiaTheme="minorHAnsi" w:hAnsi="Times New Roman" w:cs="Times New Roman"/>
        <w:i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527F222B"/>
    <w:multiLevelType w:val="hybridMultilevel"/>
    <w:tmpl w:val="9582125A"/>
    <w:lvl w:ilvl="0" w:tplc="E8C0AC2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53676565"/>
    <w:multiLevelType w:val="hybridMultilevel"/>
    <w:tmpl w:val="B78AB424"/>
    <w:lvl w:ilvl="0" w:tplc="42AE99AA">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55741005"/>
    <w:multiLevelType w:val="hybridMultilevel"/>
    <w:tmpl w:val="D1544408"/>
    <w:lvl w:ilvl="0" w:tplc="04090011">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5D0D0D87"/>
    <w:multiLevelType w:val="hybridMultilevel"/>
    <w:tmpl w:val="40F206AC"/>
    <w:lvl w:ilvl="0" w:tplc="CDE8B826">
      <w:start w:val="4"/>
      <w:numFmt w:val="bullet"/>
      <w:lvlText w:val="-"/>
      <w:lvlJc w:val="left"/>
      <w:pPr>
        <w:ind w:left="720" w:hanging="360"/>
      </w:pPr>
      <w:rPr>
        <w:rFonts w:ascii="Times New Roman" w:eastAsiaTheme="minorHAnsi" w:hAnsi="Times New Roman" w:cs="Times New Roman" w:hint="default"/>
        <w:b/>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5DAA1B48"/>
    <w:multiLevelType w:val="hybridMultilevel"/>
    <w:tmpl w:val="D1A07780"/>
    <w:lvl w:ilvl="0" w:tplc="C534E076">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5F980B1D"/>
    <w:multiLevelType w:val="hybridMultilevel"/>
    <w:tmpl w:val="72E09C64"/>
    <w:lvl w:ilvl="0" w:tplc="5EAE9DE8">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09C12DF"/>
    <w:multiLevelType w:val="hybridMultilevel"/>
    <w:tmpl w:val="AF446D80"/>
    <w:lvl w:ilvl="0" w:tplc="7A12AB2E">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690741F"/>
    <w:multiLevelType w:val="hybridMultilevel"/>
    <w:tmpl w:val="817002B2"/>
    <w:lvl w:ilvl="0" w:tplc="8E18CE6C">
      <w:start w:val="2"/>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3" w15:restartNumberingAfterBreak="0">
    <w:nsid w:val="6E004307"/>
    <w:multiLevelType w:val="hybridMultilevel"/>
    <w:tmpl w:val="E2C404D6"/>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4" w15:restartNumberingAfterBreak="0">
    <w:nsid w:val="770F57B6"/>
    <w:multiLevelType w:val="hybridMultilevel"/>
    <w:tmpl w:val="435EBAB4"/>
    <w:lvl w:ilvl="0" w:tplc="BCE88EE4">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7A9B6E31"/>
    <w:multiLevelType w:val="hybridMultilevel"/>
    <w:tmpl w:val="20ACA784"/>
    <w:lvl w:ilvl="0" w:tplc="931E91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BF5342A"/>
    <w:multiLevelType w:val="hybridMultilevel"/>
    <w:tmpl w:val="1D2697C4"/>
    <w:lvl w:ilvl="0" w:tplc="58180D3C">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E780FB8"/>
    <w:multiLevelType w:val="hybridMultilevel"/>
    <w:tmpl w:val="FE6E6D72"/>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28"/>
  </w:num>
  <w:num w:numId="2">
    <w:abstractNumId w:val="45"/>
  </w:num>
  <w:num w:numId="3">
    <w:abstractNumId w:val="21"/>
  </w:num>
  <w:num w:numId="4">
    <w:abstractNumId w:val="47"/>
  </w:num>
  <w:num w:numId="5">
    <w:abstractNumId w:val="17"/>
  </w:num>
  <w:num w:numId="6">
    <w:abstractNumId w:val="19"/>
  </w:num>
  <w:num w:numId="7">
    <w:abstractNumId w:val="10"/>
  </w:num>
  <w:num w:numId="8">
    <w:abstractNumId w:val="42"/>
  </w:num>
  <w:num w:numId="9">
    <w:abstractNumId w:val="23"/>
  </w:num>
  <w:num w:numId="10">
    <w:abstractNumId w:val="33"/>
  </w:num>
  <w:num w:numId="11">
    <w:abstractNumId w:val="24"/>
  </w:num>
  <w:num w:numId="12">
    <w:abstractNumId w:val="38"/>
  </w:num>
  <w:num w:numId="13">
    <w:abstractNumId w:val="9"/>
  </w:num>
  <w:num w:numId="14">
    <w:abstractNumId w:val="7"/>
  </w:num>
  <w:num w:numId="15">
    <w:abstractNumId w:val="6"/>
  </w:num>
  <w:num w:numId="16">
    <w:abstractNumId w:val="5"/>
  </w:num>
  <w:num w:numId="17">
    <w:abstractNumId w:val="4"/>
  </w:num>
  <w:num w:numId="18">
    <w:abstractNumId w:val="8"/>
  </w:num>
  <w:num w:numId="19">
    <w:abstractNumId w:val="3"/>
  </w:num>
  <w:num w:numId="20">
    <w:abstractNumId w:val="2"/>
  </w:num>
  <w:num w:numId="21">
    <w:abstractNumId w:val="1"/>
  </w:num>
  <w:num w:numId="22">
    <w:abstractNumId w:val="0"/>
  </w:num>
  <w:num w:numId="23">
    <w:abstractNumId w:val="34"/>
  </w:num>
  <w:num w:numId="24">
    <w:abstractNumId w:val="14"/>
  </w:num>
  <w:num w:numId="25">
    <w:abstractNumId w:val="29"/>
  </w:num>
  <w:num w:numId="26">
    <w:abstractNumId w:val="13"/>
  </w:num>
  <w:num w:numId="27">
    <w:abstractNumId w:val="31"/>
  </w:num>
  <w:num w:numId="28">
    <w:abstractNumId w:val="12"/>
  </w:num>
  <w:num w:numId="29">
    <w:abstractNumId w:val="30"/>
  </w:num>
  <w:num w:numId="30">
    <w:abstractNumId w:val="40"/>
  </w:num>
  <w:num w:numId="31">
    <w:abstractNumId w:val="26"/>
  </w:num>
  <w:num w:numId="32">
    <w:abstractNumId w:val="32"/>
  </w:num>
  <w:num w:numId="33">
    <w:abstractNumId w:val="46"/>
  </w:num>
  <w:num w:numId="34">
    <w:abstractNumId w:val="27"/>
  </w:num>
  <w:num w:numId="35">
    <w:abstractNumId w:val="16"/>
  </w:num>
  <w:num w:numId="36">
    <w:abstractNumId w:val="35"/>
  </w:num>
  <w:num w:numId="37">
    <w:abstractNumId w:val="41"/>
  </w:num>
  <w:num w:numId="38">
    <w:abstractNumId w:val="37"/>
  </w:num>
  <w:num w:numId="39">
    <w:abstractNumId w:val="22"/>
  </w:num>
  <w:num w:numId="40">
    <w:abstractNumId w:val="44"/>
  </w:num>
  <w:num w:numId="41">
    <w:abstractNumId w:val="20"/>
  </w:num>
  <w:num w:numId="42">
    <w:abstractNumId w:val="11"/>
  </w:num>
  <w:num w:numId="43">
    <w:abstractNumId w:val="15"/>
  </w:num>
  <w:num w:numId="44">
    <w:abstractNumId w:val="43"/>
  </w:num>
  <w:num w:numId="45">
    <w:abstractNumId w:val="25"/>
  </w:num>
  <w:num w:numId="46">
    <w:abstractNumId w:val="36"/>
  </w:num>
  <w:num w:numId="47">
    <w:abstractNumId w:val="39"/>
  </w:num>
  <w:num w:numId="48">
    <w:abstractNumId w:val="18"/>
  </w:num>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Ivan Grahek">
    <w15:presenceInfo w15:providerId="AD" w15:userId="S-1-5-21-4030456262-320625612-449655040-202850"/>
  </w15:person>
  <w15:person w15:author="Gilles Pourtois">
    <w15:presenceInfo w15:providerId="AD" w15:userId="S-1-5-21-4030456262-320625612-449655040-8569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stylePaneFormatFilter w:val="1024" w:allStyles="0" w:customStyles="0" w:latentStyles="1" w:stylesInUse="0" w:headingStyles="1" w:numberingStyles="0" w:tableStyles="0" w:directFormattingOnRuns="0" w:directFormattingOnParagraphs="0" w:directFormattingOnNumbering="0" w:directFormattingOnTables="0" w:clearFormatting="1" w:top3HeadingStyles="0" w:visibleStyles="0" w:alternateStyleNames="0"/>
  <w:stylePaneSortMethod w:val="0000"/>
  <w:trackRevisions/>
  <w:defaultTabStop w:val="720"/>
  <w:hyphenationZone w:val="425"/>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0&lt;/Enabled&gt;&lt;ScanUnformatted&gt;1&lt;/ScanUnformatted&gt;&lt;ScanChanges&gt;1&lt;/ScanChanges&gt;&lt;Suspended&gt;0&lt;/Suspended&gt;&lt;/ENInstantFormat&gt;"/>
  </w:docVars>
  <w:rsids>
    <w:rsidRoot w:val="00994445"/>
    <w:rsid w:val="00000244"/>
    <w:rsid w:val="000002A3"/>
    <w:rsid w:val="000009E6"/>
    <w:rsid w:val="00000F69"/>
    <w:rsid w:val="00001A87"/>
    <w:rsid w:val="000022BE"/>
    <w:rsid w:val="000033EB"/>
    <w:rsid w:val="00004024"/>
    <w:rsid w:val="00004924"/>
    <w:rsid w:val="00004A4A"/>
    <w:rsid w:val="00004DEF"/>
    <w:rsid w:val="000050EC"/>
    <w:rsid w:val="000055F6"/>
    <w:rsid w:val="00005AC3"/>
    <w:rsid w:val="00006078"/>
    <w:rsid w:val="000063F2"/>
    <w:rsid w:val="00007414"/>
    <w:rsid w:val="000113FA"/>
    <w:rsid w:val="00012A06"/>
    <w:rsid w:val="00013165"/>
    <w:rsid w:val="00013AA2"/>
    <w:rsid w:val="00013BD9"/>
    <w:rsid w:val="00014B1F"/>
    <w:rsid w:val="00016145"/>
    <w:rsid w:val="00016AB4"/>
    <w:rsid w:val="0001711D"/>
    <w:rsid w:val="000205A6"/>
    <w:rsid w:val="000205D1"/>
    <w:rsid w:val="000208FF"/>
    <w:rsid w:val="00021677"/>
    <w:rsid w:val="00021945"/>
    <w:rsid w:val="00022DFF"/>
    <w:rsid w:val="00024072"/>
    <w:rsid w:val="00024653"/>
    <w:rsid w:val="00025256"/>
    <w:rsid w:val="000252E3"/>
    <w:rsid w:val="000278C3"/>
    <w:rsid w:val="00031270"/>
    <w:rsid w:val="00031738"/>
    <w:rsid w:val="000317F2"/>
    <w:rsid w:val="000320CE"/>
    <w:rsid w:val="00032483"/>
    <w:rsid w:val="00033739"/>
    <w:rsid w:val="00033749"/>
    <w:rsid w:val="00034038"/>
    <w:rsid w:val="00035288"/>
    <w:rsid w:val="000370C9"/>
    <w:rsid w:val="000374A5"/>
    <w:rsid w:val="00040E81"/>
    <w:rsid w:val="000421E9"/>
    <w:rsid w:val="00042B55"/>
    <w:rsid w:val="0004428E"/>
    <w:rsid w:val="00044D29"/>
    <w:rsid w:val="00044E78"/>
    <w:rsid w:val="00045572"/>
    <w:rsid w:val="00045E5F"/>
    <w:rsid w:val="00046163"/>
    <w:rsid w:val="00046E8F"/>
    <w:rsid w:val="000474D2"/>
    <w:rsid w:val="00050303"/>
    <w:rsid w:val="00050692"/>
    <w:rsid w:val="00050FEB"/>
    <w:rsid w:val="00051156"/>
    <w:rsid w:val="000518C5"/>
    <w:rsid w:val="00051CAB"/>
    <w:rsid w:val="00051E06"/>
    <w:rsid w:val="00052023"/>
    <w:rsid w:val="00052D94"/>
    <w:rsid w:val="00052EB0"/>
    <w:rsid w:val="00054E36"/>
    <w:rsid w:val="00055026"/>
    <w:rsid w:val="00055856"/>
    <w:rsid w:val="00056144"/>
    <w:rsid w:val="00056A6C"/>
    <w:rsid w:val="00056BAA"/>
    <w:rsid w:val="000575D7"/>
    <w:rsid w:val="00057693"/>
    <w:rsid w:val="0005786F"/>
    <w:rsid w:val="0005787C"/>
    <w:rsid w:val="000578CB"/>
    <w:rsid w:val="00057B0B"/>
    <w:rsid w:val="00057DEF"/>
    <w:rsid w:val="00060176"/>
    <w:rsid w:val="00060360"/>
    <w:rsid w:val="0006040D"/>
    <w:rsid w:val="00061CB7"/>
    <w:rsid w:val="000621FF"/>
    <w:rsid w:val="00062C43"/>
    <w:rsid w:val="000632FB"/>
    <w:rsid w:val="000647B6"/>
    <w:rsid w:val="00064A80"/>
    <w:rsid w:val="0006725A"/>
    <w:rsid w:val="0007095C"/>
    <w:rsid w:val="00071506"/>
    <w:rsid w:val="000722C1"/>
    <w:rsid w:val="00073005"/>
    <w:rsid w:val="00073251"/>
    <w:rsid w:val="00077F5A"/>
    <w:rsid w:val="000801F7"/>
    <w:rsid w:val="00080B36"/>
    <w:rsid w:val="000819E8"/>
    <w:rsid w:val="00082D74"/>
    <w:rsid w:val="00083C1B"/>
    <w:rsid w:val="000844F3"/>
    <w:rsid w:val="00084E06"/>
    <w:rsid w:val="00085449"/>
    <w:rsid w:val="00085D71"/>
    <w:rsid w:val="000868F1"/>
    <w:rsid w:val="00086F15"/>
    <w:rsid w:val="000877C6"/>
    <w:rsid w:val="00090DA3"/>
    <w:rsid w:val="00094139"/>
    <w:rsid w:val="00094ECE"/>
    <w:rsid w:val="000A1C00"/>
    <w:rsid w:val="000A220B"/>
    <w:rsid w:val="000A2810"/>
    <w:rsid w:val="000A292B"/>
    <w:rsid w:val="000A3787"/>
    <w:rsid w:val="000A4D2D"/>
    <w:rsid w:val="000A54DD"/>
    <w:rsid w:val="000A6CFB"/>
    <w:rsid w:val="000A7001"/>
    <w:rsid w:val="000A717E"/>
    <w:rsid w:val="000A7558"/>
    <w:rsid w:val="000A774E"/>
    <w:rsid w:val="000B1B34"/>
    <w:rsid w:val="000B20DC"/>
    <w:rsid w:val="000B265F"/>
    <w:rsid w:val="000B39A4"/>
    <w:rsid w:val="000B4D3A"/>
    <w:rsid w:val="000B5DF3"/>
    <w:rsid w:val="000B5F71"/>
    <w:rsid w:val="000B69EF"/>
    <w:rsid w:val="000B7FFA"/>
    <w:rsid w:val="000C16EC"/>
    <w:rsid w:val="000C1A99"/>
    <w:rsid w:val="000C2BBD"/>
    <w:rsid w:val="000C2F17"/>
    <w:rsid w:val="000C2FCF"/>
    <w:rsid w:val="000C3234"/>
    <w:rsid w:val="000C3A8D"/>
    <w:rsid w:val="000C3D9F"/>
    <w:rsid w:val="000C3F13"/>
    <w:rsid w:val="000C4CE7"/>
    <w:rsid w:val="000C59B3"/>
    <w:rsid w:val="000C5BF5"/>
    <w:rsid w:val="000C7DEE"/>
    <w:rsid w:val="000D0104"/>
    <w:rsid w:val="000D03FB"/>
    <w:rsid w:val="000D064A"/>
    <w:rsid w:val="000D077C"/>
    <w:rsid w:val="000D10C4"/>
    <w:rsid w:val="000D156D"/>
    <w:rsid w:val="000D15AC"/>
    <w:rsid w:val="000D1A58"/>
    <w:rsid w:val="000D270A"/>
    <w:rsid w:val="000D4848"/>
    <w:rsid w:val="000D4937"/>
    <w:rsid w:val="000D521C"/>
    <w:rsid w:val="000D55BC"/>
    <w:rsid w:val="000D71F7"/>
    <w:rsid w:val="000E0058"/>
    <w:rsid w:val="000E0F29"/>
    <w:rsid w:val="000E1CEB"/>
    <w:rsid w:val="000E2523"/>
    <w:rsid w:val="000E2D77"/>
    <w:rsid w:val="000E3B9B"/>
    <w:rsid w:val="000E489B"/>
    <w:rsid w:val="000E50F5"/>
    <w:rsid w:val="000E5106"/>
    <w:rsid w:val="000E56BE"/>
    <w:rsid w:val="000E604B"/>
    <w:rsid w:val="000E6795"/>
    <w:rsid w:val="000E6AD1"/>
    <w:rsid w:val="000E798B"/>
    <w:rsid w:val="000F0109"/>
    <w:rsid w:val="000F0B2F"/>
    <w:rsid w:val="000F0D13"/>
    <w:rsid w:val="000F2158"/>
    <w:rsid w:val="000F3011"/>
    <w:rsid w:val="000F3EA3"/>
    <w:rsid w:val="000F51CF"/>
    <w:rsid w:val="000F6067"/>
    <w:rsid w:val="000F7AE3"/>
    <w:rsid w:val="000F7E6C"/>
    <w:rsid w:val="001013E3"/>
    <w:rsid w:val="00101775"/>
    <w:rsid w:val="00102919"/>
    <w:rsid w:val="00103A1F"/>
    <w:rsid w:val="00104425"/>
    <w:rsid w:val="00104913"/>
    <w:rsid w:val="00104CED"/>
    <w:rsid w:val="001057D1"/>
    <w:rsid w:val="00105CB2"/>
    <w:rsid w:val="001065D7"/>
    <w:rsid w:val="00107188"/>
    <w:rsid w:val="00107848"/>
    <w:rsid w:val="0011021B"/>
    <w:rsid w:val="00111A89"/>
    <w:rsid w:val="001123A6"/>
    <w:rsid w:val="00112837"/>
    <w:rsid w:val="00112C25"/>
    <w:rsid w:val="001137CD"/>
    <w:rsid w:val="001140A2"/>
    <w:rsid w:val="0011431A"/>
    <w:rsid w:val="001146F2"/>
    <w:rsid w:val="00116365"/>
    <w:rsid w:val="001205AE"/>
    <w:rsid w:val="0012155F"/>
    <w:rsid w:val="0012160F"/>
    <w:rsid w:val="0012309A"/>
    <w:rsid w:val="00123737"/>
    <w:rsid w:val="00123D7D"/>
    <w:rsid w:val="00124642"/>
    <w:rsid w:val="001246F8"/>
    <w:rsid w:val="001257BA"/>
    <w:rsid w:val="00125E85"/>
    <w:rsid w:val="00126C2C"/>
    <w:rsid w:val="00126D19"/>
    <w:rsid w:val="001277B0"/>
    <w:rsid w:val="001324C5"/>
    <w:rsid w:val="001324C9"/>
    <w:rsid w:val="001325FC"/>
    <w:rsid w:val="00132ACB"/>
    <w:rsid w:val="001334E3"/>
    <w:rsid w:val="001342DD"/>
    <w:rsid w:val="0013477A"/>
    <w:rsid w:val="0013660A"/>
    <w:rsid w:val="0013661A"/>
    <w:rsid w:val="00136C83"/>
    <w:rsid w:val="00136E70"/>
    <w:rsid w:val="0013735B"/>
    <w:rsid w:val="00137546"/>
    <w:rsid w:val="001402AD"/>
    <w:rsid w:val="00140B5A"/>
    <w:rsid w:val="00140CAF"/>
    <w:rsid w:val="00142629"/>
    <w:rsid w:val="001434D3"/>
    <w:rsid w:val="0014390F"/>
    <w:rsid w:val="0014465A"/>
    <w:rsid w:val="00144E52"/>
    <w:rsid w:val="00146284"/>
    <w:rsid w:val="00146705"/>
    <w:rsid w:val="00147487"/>
    <w:rsid w:val="0014780B"/>
    <w:rsid w:val="001512DB"/>
    <w:rsid w:val="00151DDA"/>
    <w:rsid w:val="00152D0A"/>
    <w:rsid w:val="00153A15"/>
    <w:rsid w:val="00153D0E"/>
    <w:rsid w:val="00153D50"/>
    <w:rsid w:val="00153D62"/>
    <w:rsid w:val="001560D7"/>
    <w:rsid w:val="0015680F"/>
    <w:rsid w:val="00160297"/>
    <w:rsid w:val="0016031E"/>
    <w:rsid w:val="00160E25"/>
    <w:rsid w:val="00162EE1"/>
    <w:rsid w:val="00163092"/>
    <w:rsid w:val="00163E50"/>
    <w:rsid w:val="00164A01"/>
    <w:rsid w:val="00165985"/>
    <w:rsid w:val="001667F5"/>
    <w:rsid w:val="00166BBE"/>
    <w:rsid w:val="00166D71"/>
    <w:rsid w:val="00167091"/>
    <w:rsid w:val="00167249"/>
    <w:rsid w:val="00167639"/>
    <w:rsid w:val="00167DB9"/>
    <w:rsid w:val="00167EF1"/>
    <w:rsid w:val="00167FDD"/>
    <w:rsid w:val="00170CA6"/>
    <w:rsid w:val="00170E95"/>
    <w:rsid w:val="001716B6"/>
    <w:rsid w:val="0017433F"/>
    <w:rsid w:val="001743A4"/>
    <w:rsid w:val="00174ADC"/>
    <w:rsid w:val="00174AF8"/>
    <w:rsid w:val="00174C4F"/>
    <w:rsid w:val="00175146"/>
    <w:rsid w:val="00175723"/>
    <w:rsid w:val="00175E5D"/>
    <w:rsid w:val="0017619A"/>
    <w:rsid w:val="00176985"/>
    <w:rsid w:val="00177245"/>
    <w:rsid w:val="0017783D"/>
    <w:rsid w:val="00180A9B"/>
    <w:rsid w:val="001813DE"/>
    <w:rsid w:val="001818F0"/>
    <w:rsid w:val="001834A1"/>
    <w:rsid w:val="00183903"/>
    <w:rsid w:val="00185165"/>
    <w:rsid w:val="00185208"/>
    <w:rsid w:val="001860F3"/>
    <w:rsid w:val="00186505"/>
    <w:rsid w:val="0018663F"/>
    <w:rsid w:val="00186BF5"/>
    <w:rsid w:val="00187276"/>
    <w:rsid w:val="00187D84"/>
    <w:rsid w:val="001909A1"/>
    <w:rsid w:val="00190F01"/>
    <w:rsid w:val="0019201B"/>
    <w:rsid w:val="00192F53"/>
    <w:rsid w:val="00193EBF"/>
    <w:rsid w:val="00193EF1"/>
    <w:rsid w:val="0019433A"/>
    <w:rsid w:val="001946C3"/>
    <w:rsid w:val="00195AB6"/>
    <w:rsid w:val="001961B3"/>
    <w:rsid w:val="00196796"/>
    <w:rsid w:val="001976A7"/>
    <w:rsid w:val="001A0335"/>
    <w:rsid w:val="001A0E25"/>
    <w:rsid w:val="001A1058"/>
    <w:rsid w:val="001A1241"/>
    <w:rsid w:val="001A1C66"/>
    <w:rsid w:val="001A1EA7"/>
    <w:rsid w:val="001A24B2"/>
    <w:rsid w:val="001A3642"/>
    <w:rsid w:val="001A3BAA"/>
    <w:rsid w:val="001A4142"/>
    <w:rsid w:val="001A4421"/>
    <w:rsid w:val="001A456C"/>
    <w:rsid w:val="001A6403"/>
    <w:rsid w:val="001A7BD2"/>
    <w:rsid w:val="001B0F55"/>
    <w:rsid w:val="001B1AD1"/>
    <w:rsid w:val="001B286F"/>
    <w:rsid w:val="001B2CE1"/>
    <w:rsid w:val="001B2F73"/>
    <w:rsid w:val="001B37E8"/>
    <w:rsid w:val="001B4210"/>
    <w:rsid w:val="001B4D94"/>
    <w:rsid w:val="001B5099"/>
    <w:rsid w:val="001B5474"/>
    <w:rsid w:val="001B58DC"/>
    <w:rsid w:val="001B5AC2"/>
    <w:rsid w:val="001B6218"/>
    <w:rsid w:val="001B6663"/>
    <w:rsid w:val="001B6C5A"/>
    <w:rsid w:val="001B6EC8"/>
    <w:rsid w:val="001C158C"/>
    <w:rsid w:val="001C181C"/>
    <w:rsid w:val="001C2920"/>
    <w:rsid w:val="001C5660"/>
    <w:rsid w:val="001C5A57"/>
    <w:rsid w:val="001C6F26"/>
    <w:rsid w:val="001D0284"/>
    <w:rsid w:val="001D02A1"/>
    <w:rsid w:val="001D293D"/>
    <w:rsid w:val="001D2FD6"/>
    <w:rsid w:val="001D374C"/>
    <w:rsid w:val="001D471B"/>
    <w:rsid w:val="001D5AC2"/>
    <w:rsid w:val="001D78FC"/>
    <w:rsid w:val="001E0EA2"/>
    <w:rsid w:val="001E1E80"/>
    <w:rsid w:val="001E24B0"/>
    <w:rsid w:val="001E2D4F"/>
    <w:rsid w:val="001E387B"/>
    <w:rsid w:val="001E3B67"/>
    <w:rsid w:val="001E492D"/>
    <w:rsid w:val="001E53B5"/>
    <w:rsid w:val="001E542D"/>
    <w:rsid w:val="001E637B"/>
    <w:rsid w:val="001E6683"/>
    <w:rsid w:val="001E67AD"/>
    <w:rsid w:val="001E6AC2"/>
    <w:rsid w:val="001E6F26"/>
    <w:rsid w:val="001E7455"/>
    <w:rsid w:val="001E7EAF"/>
    <w:rsid w:val="001F0FCF"/>
    <w:rsid w:val="001F1813"/>
    <w:rsid w:val="001F181A"/>
    <w:rsid w:val="001F2B18"/>
    <w:rsid w:val="001F3473"/>
    <w:rsid w:val="001F35A2"/>
    <w:rsid w:val="001F3808"/>
    <w:rsid w:val="001F4AFC"/>
    <w:rsid w:val="001F4E7D"/>
    <w:rsid w:val="001F57E0"/>
    <w:rsid w:val="001F590A"/>
    <w:rsid w:val="001F6C38"/>
    <w:rsid w:val="0020050A"/>
    <w:rsid w:val="002006AF"/>
    <w:rsid w:val="00202086"/>
    <w:rsid w:val="0020354F"/>
    <w:rsid w:val="00205C85"/>
    <w:rsid w:val="00205DA6"/>
    <w:rsid w:val="00206E80"/>
    <w:rsid w:val="00206EFB"/>
    <w:rsid w:val="0021016C"/>
    <w:rsid w:val="0021140C"/>
    <w:rsid w:val="002116B1"/>
    <w:rsid w:val="00212B0D"/>
    <w:rsid w:val="00213459"/>
    <w:rsid w:val="00213EC9"/>
    <w:rsid w:val="00214260"/>
    <w:rsid w:val="002148BD"/>
    <w:rsid w:val="002152D1"/>
    <w:rsid w:val="002173E4"/>
    <w:rsid w:val="002176BE"/>
    <w:rsid w:val="00220713"/>
    <w:rsid w:val="00222A51"/>
    <w:rsid w:val="00222C54"/>
    <w:rsid w:val="002230C4"/>
    <w:rsid w:val="0022375B"/>
    <w:rsid w:val="00223EE0"/>
    <w:rsid w:val="002243E1"/>
    <w:rsid w:val="0022579B"/>
    <w:rsid w:val="00226058"/>
    <w:rsid w:val="002261C7"/>
    <w:rsid w:val="00226912"/>
    <w:rsid w:val="00226CBF"/>
    <w:rsid w:val="002279C6"/>
    <w:rsid w:val="00227C75"/>
    <w:rsid w:val="00227FBE"/>
    <w:rsid w:val="0023054F"/>
    <w:rsid w:val="002308B4"/>
    <w:rsid w:val="00230F67"/>
    <w:rsid w:val="00231978"/>
    <w:rsid w:val="00233A83"/>
    <w:rsid w:val="00234B2A"/>
    <w:rsid w:val="002353A8"/>
    <w:rsid w:val="002361A7"/>
    <w:rsid w:val="0023718A"/>
    <w:rsid w:val="0023737F"/>
    <w:rsid w:val="002374F2"/>
    <w:rsid w:val="002400B6"/>
    <w:rsid w:val="00240564"/>
    <w:rsid w:val="00240F39"/>
    <w:rsid w:val="0024124B"/>
    <w:rsid w:val="00242E48"/>
    <w:rsid w:val="00242EFD"/>
    <w:rsid w:val="0024313E"/>
    <w:rsid w:val="00243DBE"/>
    <w:rsid w:val="002441A7"/>
    <w:rsid w:val="00244291"/>
    <w:rsid w:val="002447E2"/>
    <w:rsid w:val="00244C05"/>
    <w:rsid w:val="00244D58"/>
    <w:rsid w:val="00245B29"/>
    <w:rsid w:val="00245BAB"/>
    <w:rsid w:val="002502BE"/>
    <w:rsid w:val="002503F9"/>
    <w:rsid w:val="002504C1"/>
    <w:rsid w:val="00251771"/>
    <w:rsid w:val="00251C33"/>
    <w:rsid w:val="0025232C"/>
    <w:rsid w:val="0025248C"/>
    <w:rsid w:val="00252F45"/>
    <w:rsid w:val="002556D4"/>
    <w:rsid w:val="00257D07"/>
    <w:rsid w:val="0026037E"/>
    <w:rsid w:val="00262BEA"/>
    <w:rsid w:val="0026571A"/>
    <w:rsid w:val="002662C2"/>
    <w:rsid w:val="00271CF9"/>
    <w:rsid w:val="00272C4C"/>
    <w:rsid w:val="0027356B"/>
    <w:rsid w:val="00273815"/>
    <w:rsid w:val="002739E0"/>
    <w:rsid w:val="002741E1"/>
    <w:rsid w:val="002745F6"/>
    <w:rsid w:val="002749BC"/>
    <w:rsid w:val="002749F6"/>
    <w:rsid w:val="00275DF8"/>
    <w:rsid w:val="00277716"/>
    <w:rsid w:val="002779F1"/>
    <w:rsid w:val="0028079B"/>
    <w:rsid w:val="002810FA"/>
    <w:rsid w:val="00282435"/>
    <w:rsid w:val="00282707"/>
    <w:rsid w:val="002840AB"/>
    <w:rsid w:val="00285E47"/>
    <w:rsid w:val="002864CA"/>
    <w:rsid w:val="00286CE5"/>
    <w:rsid w:val="00290CF8"/>
    <w:rsid w:val="002917A9"/>
    <w:rsid w:val="002917E1"/>
    <w:rsid w:val="00291853"/>
    <w:rsid w:val="0029231D"/>
    <w:rsid w:val="00293801"/>
    <w:rsid w:val="00293D2D"/>
    <w:rsid w:val="002944EF"/>
    <w:rsid w:val="002948D2"/>
    <w:rsid w:val="00294EE9"/>
    <w:rsid w:val="00294F4F"/>
    <w:rsid w:val="002952F2"/>
    <w:rsid w:val="002961EE"/>
    <w:rsid w:val="002966E8"/>
    <w:rsid w:val="00297068"/>
    <w:rsid w:val="002971F0"/>
    <w:rsid w:val="002A0524"/>
    <w:rsid w:val="002A077F"/>
    <w:rsid w:val="002A08DE"/>
    <w:rsid w:val="002A0A8B"/>
    <w:rsid w:val="002A41D9"/>
    <w:rsid w:val="002A45C7"/>
    <w:rsid w:val="002A4CC1"/>
    <w:rsid w:val="002A4D00"/>
    <w:rsid w:val="002A5906"/>
    <w:rsid w:val="002A60D1"/>
    <w:rsid w:val="002A61E0"/>
    <w:rsid w:val="002A67C9"/>
    <w:rsid w:val="002A73E7"/>
    <w:rsid w:val="002A79A3"/>
    <w:rsid w:val="002B098E"/>
    <w:rsid w:val="002B1222"/>
    <w:rsid w:val="002B20F3"/>
    <w:rsid w:val="002B37C2"/>
    <w:rsid w:val="002B39B3"/>
    <w:rsid w:val="002B3B69"/>
    <w:rsid w:val="002B3D0D"/>
    <w:rsid w:val="002B43E4"/>
    <w:rsid w:val="002B4CE2"/>
    <w:rsid w:val="002B4EEF"/>
    <w:rsid w:val="002B5B3A"/>
    <w:rsid w:val="002B67F9"/>
    <w:rsid w:val="002B7132"/>
    <w:rsid w:val="002B79C0"/>
    <w:rsid w:val="002B7FB3"/>
    <w:rsid w:val="002B7FDE"/>
    <w:rsid w:val="002C0262"/>
    <w:rsid w:val="002C0400"/>
    <w:rsid w:val="002C06AF"/>
    <w:rsid w:val="002C0954"/>
    <w:rsid w:val="002C0B17"/>
    <w:rsid w:val="002C152B"/>
    <w:rsid w:val="002C17B4"/>
    <w:rsid w:val="002C1C79"/>
    <w:rsid w:val="002C1EF1"/>
    <w:rsid w:val="002C1FD5"/>
    <w:rsid w:val="002C2951"/>
    <w:rsid w:val="002C2BC1"/>
    <w:rsid w:val="002C348E"/>
    <w:rsid w:val="002C38E1"/>
    <w:rsid w:val="002C6016"/>
    <w:rsid w:val="002C6AB1"/>
    <w:rsid w:val="002C6B2A"/>
    <w:rsid w:val="002D055B"/>
    <w:rsid w:val="002D1345"/>
    <w:rsid w:val="002D175F"/>
    <w:rsid w:val="002D1838"/>
    <w:rsid w:val="002D1ADC"/>
    <w:rsid w:val="002D2011"/>
    <w:rsid w:val="002D3F09"/>
    <w:rsid w:val="002D550E"/>
    <w:rsid w:val="002D5696"/>
    <w:rsid w:val="002D6AA9"/>
    <w:rsid w:val="002E084C"/>
    <w:rsid w:val="002E25E4"/>
    <w:rsid w:val="002E3396"/>
    <w:rsid w:val="002E3AE3"/>
    <w:rsid w:val="002E61CC"/>
    <w:rsid w:val="002E682B"/>
    <w:rsid w:val="002E6D56"/>
    <w:rsid w:val="002E70B7"/>
    <w:rsid w:val="002E73CE"/>
    <w:rsid w:val="002F1130"/>
    <w:rsid w:val="002F1342"/>
    <w:rsid w:val="002F2365"/>
    <w:rsid w:val="002F27B1"/>
    <w:rsid w:val="002F27DA"/>
    <w:rsid w:val="002F3051"/>
    <w:rsid w:val="002F3190"/>
    <w:rsid w:val="002F4FEB"/>
    <w:rsid w:val="002F5539"/>
    <w:rsid w:val="002F5597"/>
    <w:rsid w:val="002F586C"/>
    <w:rsid w:val="002F5F19"/>
    <w:rsid w:val="002F6002"/>
    <w:rsid w:val="002F7630"/>
    <w:rsid w:val="002F7D7E"/>
    <w:rsid w:val="003001C1"/>
    <w:rsid w:val="00301109"/>
    <w:rsid w:val="00301B6A"/>
    <w:rsid w:val="003029C1"/>
    <w:rsid w:val="00302B74"/>
    <w:rsid w:val="00302B87"/>
    <w:rsid w:val="003035A6"/>
    <w:rsid w:val="00305909"/>
    <w:rsid w:val="0030737A"/>
    <w:rsid w:val="00310663"/>
    <w:rsid w:val="003106AE"/>
    <w:rsid w:val="00310A0E"/>
    <w:rsid w:val="00310F25"/>
    <w:rsid w:val="003132CE"/>
    <w:rsid w:val="00313C20"/>
    <w:rsid w:val="00314813"/>
    <w:rsid w:val="00314C98"/>
    <w:rsid w:val="00315D96"/>
    <w:rsid w:val="00317BD8"/>
    <w:rsid w:val="00320071"/>
    <w:rsid w:val="003200F5"/>
    <w:rsid w:val="00320EF4"/>
    <w:rsid w:val="003213D8"/>
    <w:rsid w:val="00321CA8"/>
    <w:rsid w:val="00321F61"/>
    <w:rsid w:val="0032224B"/>
    <w:rsid w:val="00323659"/>
    <w:rsid w:val="00323A3B"/>
    <w:rsid w:val="00323FBF"/>
    <w:rsid w:val="00324514"/>
    <w:rsid w:val="00324B25"/>
    <w:rsid w:val="00324CEE"/>
    <w:rsid w:val="00325A62"/>
    <w:rsid w:val="003262D2"/>
    <w:rsid w:val="00326703"/>
    <w:rsid w:val="00326F1C"/>
    <w:rsid w:val="003273E4"/>
    <w:rsid w:val="003276B8"/>
    <w:rsid w:val="0032772E"/>
    <w:rsid w:val="0033196B"/>
    <w:rsid w:val="003319D7"/>
    <w:rsid w:val="00331B9F"/>
    <w:rsid w:val="00331EE4"/>
    <w:rsid w:val="0033206D"/>
    <w:rsid w:val="00333D4A"/>
    <w:rsid w:val="0033469E"/>
    <w:rsid w:val="00335298"/>
    <w:rsid w:val="00335638"/>
    <w:rsid w:val="00335FC4"/>
    <w:rsid w:val="00336569"/>
    <w:rsid w:val="0033732C"/>
    <w:rsid w:val="00337B0E"/>
    <w:rsid w:val="00340112"/>
    <w:rsid w:val="003404DD"/>
    <w:rsid w:val="003406FD"/>
    <w:rsid w:val="0034092F"/>
    <w:rsid w:val="003418F2"/>
    <w:rsid w:val="00341A35"/>
    <w:rsid w:val="00342F65"/>
    <w:rsid w:val="003433CE"/>
    <w:rsid w:val="00344549"/>
    <w:rsid w:val="00344BD7"/>
    <w:rsid w:val="00345703"/>
    <w:rsid w:val="00345E28"/>
    <w:rsid w:val="003460DC"/>
    <w:rsid w:val="003464B8"/>
    <w:rsid w:val="00346F04"/>
    <w:rsid w:val="003473E1"/>
    <w:rsid w:val="00347C3C"/>
    <w:rsid w:val="003510D3"/>
    <w:rsid w:val="00351459"/>
    <w:rsid w:val="0035290F"/>
    <w:rsid w:val="00352ADB"/>
    <w:rsid w:val="00352BD6"/>
    <w:rsid w:val="00353122"/>
    <w:rsid w:val="003538C4"/>
    <w:rsid w:val="00353B9C"/>
    <w:rsid w:val="00353E6E"/>
    <w:rsid w:val="003541DB"/>
    <w:rsid w:val="00354B26"/>
    <w:rsid w:val="00355BB2"/>
    <w:rsid w:val="00360624"/>
    <w:rsid w:val="0036137F"/>
    <w:rsid w:val="00361683"/>
    <w:rsid w:val="00362AB0"/>
    <w:rsid w:val="003633A7"/>
    <w:rsid w:val="003633DD"/>
    <w:rsid w:val="00364D9D"/>
    <w:rsid w:val="00365B7B"/>
    <w:rsid w:val="0036607D"/>
    <w:rsid w:val="003661F2"/>
    <w:rsid w:val="00366A11"/>
    <w:rsid w:val="00367AA9"/>
    <w:rsid w:val="00371C2A"/>
    <w:rsid w:val="00371CA5"/>
    <w:rsid w:val="00372072"/>
    <w:rsid w:val="00372189"/>
    <w:rsid w:val="0037225A"/>
    <w:rsid w:val="00372B80"/>
    <w:rsid w:val="00372F22"/>
    <w:rsid w:val="0037352F"/>
    <w:rsid w:val="00373C76"/>
    <w:rsid w:val="00373CA6"/>
    <w:rsid w:val="00374706"/>
    <w:rsid w:val="0037482E"/>
    <w:rsid w:val="00374911"/>
    <w:rsid w:val="0037511E"/>
    <w:rsid w:val="003755CD"/>
    <w:rsid w:val="00377320"/>
    <w:rsid w:val="0037737A"/>
    <w:rsid w:val="003810D7"/>
    <w:rsid w:val="00383374"/>
    <w:rsid w:val="003838F1"/>
    <w:rsid w:val="00383D06"/>
    <w:rsid w:val="00385668"/>
    <w:rsid w:val="00386168"/>
    <w:rsid w:val="00386227"/>
    <w:rsid w:val="0038641A"/>
    <w:rsid w:val="003875A6"/>
    <w:rsid w:val="003903E5"/>
    <w:rsid w:val="00390E84"/>
    <w:rsid w:val="00391195"/>
    <w:rsid w:val="003914E0"/>
    <w:rsid w:val="0039218C"/>
    <w:rsid w:val="0039240D"/>
    <w:rsid w:val="00392429"/>
    <w:rsid w:val="003934E5"/>
    <w:rsid w:val="00395E64"/>
    <w:rsid w:val="00396321"/>
    <w:rsid w:val="00396D2A"/>
    <w:rsid w:val="003A042E"/>
    <w:rsid w:val="003A0966"/>
    <w:rsid w:val="003A0B81"/>
    <w:rsid w:val="003A0C89"/>
    <w:rsid w:val="003A10E8"/>
    <w:rsid w:val="003A1B96"/>
    <w:rsid w:val="003A268B"/>
    <w:rsid w:val="003A317E"/>
    <w:rsid w:val="003A3217"/>
    <w:rsid w:val="003A3681"/>
    <w:rsid w:val="003A4034"/>
    <w:rsid w:val="003A49B0"/>
    <w:rsid w:val="003A4EF6"/>
    <w:rsid w:val="003A5736"/>
    <w:rsid w:val="003A573C"/>
    <w:rsid w:val="003A614F"/>
    <w:rsid w:val="003A671D"/>
    <w:rsid w:val="003A67ED"/>
    <w:rsid w:val="003A6914"/>
    <w:rsid w:val="003A6E24"/>
    <w:rsid w:val="003A7163"/>
    <w:rsid w:val="003B134C"/>
    <w:rsid w:val="003B1D72"/>
    <w:rsid w:val="003B2BD6"/>
    <w:rsid w:val="003B2C48"/>
    <w:rsid w:val="003B2DF8"/>
    <w:rsid w:val="003B33DC"/>
    <w:rsid w:val="003B3FD9"/>
    <w:rsid w:val="003B4094"/>
    <w:rsid w:val="003B42E3"/>
    <w:rsid w:val="003B4CD6"/>
    <w:rsid w:val="003B4EA7"/>
    <w:rsid w:val="003B68D9"/>
    <w:rsid w:val="003B6A13"/>
    <w:rsid w:val="003B6FF6"/>
    <w:rsid w:val="003C0024"/>
    <w:rsid w:val="003C09B8"/>
    <w:rsid w:val="003C0A72"/>
    <w:rsid w:val="003C0BCC"/>
    <w:rsid w:val="003C0F75"/>
    <w:rsid w:val="003C21E7"/>
    <w:rsid w:val="003C3B4E"/>
    <w:rsid w:val="003C3BEF"/>
    <w:rsid w:val="003C4D32"/>
    <w:rsid w:val="003C59CC"/>
    <w:rsid w:val="003C6C5F"/>
    <w:rsid w:val="003C7E50"/>
    <w:rsid w:val="003C7F93"/>
    <w:rsid w:val="003D160C"/>
    <w:rsid w:val="003D21B8"/>
    <w:rsid w:val="003D2BD8"/>
    <w:rsid w:val="003D3662"/>
    <w:rsid w:val="003D3A93"/>
    <w:rsid w:val="003D3BF5"/>
    <w:rsid w:val="003D3EC2"/>
    <w:rsid w:val="003D5015"/>
    <w:rsid w:val="003D5C58"/>
    <w:rsid w:val="003D6761"/>
    <w:rsid w:val="003E0825"/>
    <w:rsid w:val="003E09F0"/>
    <w:rsid w:val="003E1103"/>
    <w:rsid w:val="003E157C"/>
    <w:rsid w:val="003E4097"/>
    <w:rsid w:val="003E5162"/>
    <w:rsid w:val="003E584B"/>
    <w:rsid w:val="003E58A8"/>
    <w:rsid w:val="003E5AB6"/>
    <w:rsid w:val="003E5C1D"/>
    <w:rsid w:val="003E6530"/>
    <w:rsid w:val="003E7279"/>
    <w:rsid w:val="003E7343"/>
    <w:rsid w:val="003E7D07"/>
    <w:rsid w:val="003E7E0F"/>
    <w:rsid w:val="003E7FC7"/>
    <w:rsid w:val="003F0BFB"/>
    <w:rsid w:val="003F0EB9"/>
    <w:rsid w:val="003F4C5C"/>
    <w:rsid w:val="003F5AC4"/>
    <w:rsid w:val="003F5D88"/>
    <w:rsid w:val="003F60C7"/>
    <w:rsid w:val="003F7C84"/>
    <w:rsid w:val="003F7F87"/>
    <w:rsid w:val="00400C04"/>
    <w:rsid w:val="004015B2"/>
    <w:rsid w:val="00401822"/>
    <w:rsid w:val="0040320C"/>
    <w:rsid w:val="0040325A"/>
    <w:rsid w:val="00403D30"/>
    <w:rsid w:val="0040411C"/>
    <w:rsid w:val="004057FB"/>
    <w:rsid w:val="004063ED"/>
    <w:rsid w:val="00406A00"/>
    <w:rsid w:val="00410220"/>
    <w:rsid w:val="0041074B"/>
    <w:rsid w:val="00410D50"/>
    <w:rsid w:val="00411041"/>
    <w:rsid w:val="0041159C"/>
    <w:rsid w:val="0041367D"/>
    <w:rsid w:val="00413DA4"/>
    <w:rsid w:val="004143A7"/>
    <w:rsid w:val="004146F2"/>
    <w:rsid w:val="004157CB"/>
    <w:rsid w:val="00415F87"/>
    <w:rsid w:val="004160AD"/>
    <w:rsid w:val="004162B2"/>
    <w:rsid w:val="00416E61"/>
    <w:rsid w:val="004174F8"/>
    <w:rsid w:val="00417956"/>
    <w:rsid w:val="0041795F"/>
    <w:rsid w:val="00417CB8"/>
    <w:rsid w:val="00420345"/>
    <w:rsid w:val="00420790"/>
    <w:rsid w:val="00420E11"/>
    <w:rsid w:val="00421575"/>
    <w:rsid w:val="0042233E"/>
    <w:rsid w:val="004228FF"/>
    <w:rsid w:val="00422F09"/>
    <w:rsid w:val="0042302D"/>
    <w:rsid w:val="0042680E"/>
    <w:rsid w:val="004269CE"/>
    <w:rsid w:val="00427017"/>
    <w:rsid w:val="00427132"/>
    <w:rsid w:val="00430349"/>
    <w:rsid w:val="004316A4"/>
    <w:rsid w:val="00431DAB"/>
    <w:rsid w:val="0043206E"/>
    <w:rsid w:val="00434591"/>
    <w:rsid w:val="0043559A"/>
    <w:rsid w:val="0043649E"/>
    <w:rsid w:val="004364A1"/>
    <w:rsid w:val="00436A97"/>
    <w:rsid w:val="00436F16"/>
    <w:rsid w:val="00437C28"/>
    <w:rsid w:val="0044078F"/>
    <w:rsid w:val="00441BA8"/>
    <w:rsid w:val="00443CF7"/>
    <w:rsid w:val="00445BD4"/>
    <w:rsid w:val="0044641E"/>
    <w:rsid w:val="004479F7"/>
    <w:rsid w:val="00450C0F"/>
    <w:rsid w:val="004511EE"/>
    <w:rsid w:val="00451739"/>
    <w:rsid w:val="00453414"/>
    <w:rsid w:val="00453ED3"/>
    <w:rsid w:val="00454702"/>
    <w:rsid w:val="004549AF"/>
    <w:rsid w:val="00454C61"/>
    <w:rsid w:val="0045540D"/>
    <w:rsid w:val="00455E60"/>
    <w:rsid w:val="0045648B"/>
    <w:rsid w:val="0045649D"/>
    <w:rsid w:val="00456597"/>
    <w:rsid w:val="004565AA"/>
    <w:rsid w:val="0045673F"/>
    <w:rsid w:val="00456A14"/>
    <w:rsid w:val="00456AD5"/>
    <w:rsid w:val="00456AFA"/>
    <w:rsid w:val="004570B2"/>
    <w:rsid w:val="00460BC9"/>
    <w:rsid w:val="0046106E"/>
    <w:rsid w:val="00462A22"/>
    <w:rsid w:val="00462C5A"/>
    <w:rsid w:val="004633F4"/>
    <w:rsid w:val="00463635"/>
    <w:rsid w:val="0046376A"/>
    <w:rsid w:val="004644D0"/>
    <w:rsid w:val="00464912"/>
    <w:rsid w:val="004653A8"/>
    <w:rsid w:val="00466CE7"/>
    <w:rsid w:val="00466F15"/>
    <w:rsid w:val="0046723F"/>
    <w:rsid w:val="00467A60"/>
    <w:rsid w:val="00467B10"/>
    <w:rsid w:val="0047066B"/>
    <w:rsid w:val="0047108B"/>
    <w:rsid w:val="0047115E"/>
    <w:rsid w:val="004722C7"/>
    <w:rsid w:val="0047282E"/>
    <w:rsid w:val="00473096"/>
    <w:rsid w:val="00476E4F"/>
    <w:rsid w:val="00476F4A"/>
    <w:rsid w:val="004775BC"/>
    <w:rsid w:val="00477AFD"/>
    <w:rsid w:val="00477F4D"/>
    <w:rsid w:val="00480603"/>
    <w:rsid w:val="00480904"/>
    <w:rsid w:val="00481E57"/>
    <w:rsid w:val="004822D0"/>
    <w:rsid w:val="0048296E"/>
    <w:rsid w:val="00483B22"/>
    <w:rsid w:val="0048466A"/>
    <w:rsid w:val="004847BA"/>
    <w:rsid w:val="00486D34"/>
    <w:rsid w:val="00487328"/>
    <w:rsid w:val="004873A1"/>
    <w:rsid w:val="0048753F"/>
    <w:rsid w:val="00490598"/>
    <w:rsid w:val="00491D76"/>
    <w:rsid w:val="0049204F"/>
    <w:rsid w:val="0049205D"/>
    <w:rsid w:val="00492DA6"/>
    <w:rsid w:val="00492E72"/>
    <w:rsid w:val="00493706"/>
    <w:rsid w:val="00493C9B"/>
    <w:rsid w:val="00493F25"/>
    <w:rsid w:val="0049494E"/>
    <w:rsid w:val="00495147"/>
    <w:rsid w:val="004952C5"/>
    <w:rsid w:val="0049608C"/>
    <w:rsid w:val="00496E3E"/>
    <w:rsid w:val="004971EE"/>
    <w:rsid w:val="00497667"/>
    <w:rsid w:val="00497FB5"/>
    <w:rsid w:val="004A0A81"/>
    <w:rsid w:val="004A10BF"/>
    <w:rsid w:val="004A1221"/>
    <w:rsid w:val="004A1971"/>
    <w:rsid w:val="004A249E"/>
    <w:rsid w:val="004A2602"/>
    <w:rsid w:val="004A2650"/>
    <w:rsid w:val="004A3E2D"/>
    <w:rsid w:val="004A49F2"/>
    <w:rsid w:val="004A4C96"/>
    <w:rsid w:val="004A52CD"/>
    <w:rsid w:val="004A59C8"/>
    <w:rsid w:val="004A65EE"/>
    <w:rsid w:val="004B00C0"/>
    <w:rsid w:val="004B0207"/>
    <w:rsid w:val="004B04C5"/>
    <w:rsid w:val="004B1193"/>
    <w:rsid w:val="004B130F"/>
    <w:rsid w:val="004B1315"/>
    <w:rsid w:val="004B1B92"/>
    <w:rsid w:val="004B2000"/>
    <w:rsid w:val="004B2C35"/>
    <w:rsid w:val="004B2E30"/>
    <w:rsid w:val="004B34F5"/>
    <w:rsid w:val="004B63CB"/>
    <w:rsid w:val="004B6439"/>
    <w:rsid w:val="004B6B88"/>
    <w:rsid w:val="004B6FE1"/>
    <w:rsid w:val="004C0292"/>
    <w:rsid w:val="004C1D6D"/>
    <w:rsid w:val="004C2332"/>
    <w:rsid w:val="004C2BB1"/>
    <w:rsid w:val="004C2D9A"/>
    <w:rsid w:val="004C379C"/>
    <w:rsid w:val="004C37AE"/>
    <w:rsid w:val="004C541F"/>
    <w:rsid w:val="004C6E54"/>
    <w:rsid w:val="004C70FB"/>
    <w:rsid w:val="004D04DA"/>
    <w:rsid w:val="004D0ADE"/>
    <w:rsid w:val="004D0C13"/>
    <w:rsid w:val="004D11C0"/>
    <w:rsid w:val="004D1A58"/>
    <w:rsid w:val="004D255F"/>
    <w:rsid w:val="004D2F2E"/>
    <w:rsid w:val="004D32F3"/>
    <w:rsid w:val="004D3AB3"/>
    <w:rsid w:val="004D3CB4"/>
    <w:rsid w:val="004D489D"/>
    <w:rsid w:val="004D489F"/>
    <w:rsid w:val="004D4BC8"/>
    <w:rsid w:val="004D501F"/>
    <w:rsid w:val="004D61FF"/>
    <w:rsid w:val="004D6DD7"/>
    <w:rsid w:val="004D7E75"/>
    <w:rsid w:val="004D7EBB"/>
    <w:rsid w:val="004E0339"/>
    <w:rsid w:val="004E0CAB"/>
    <w:rsid w:val="004E327F"/>
    <w:rsid w:val="004E4BDB"/>
    <w:rsid w:val="004E5569"/>
    <w:rsid w:val="004E6098"/>
    <w:rsid w:val="004E6A1F"/>
    <w:rsid w:val="004E6DF7"/>
    <w:rsid w:val="004E7B0F"/>
    <w:rsid w:val="004F03CD"/>
    <w:rsid w:val="004F1131"/>
    <w:rsid w:val="004F1189"/>
    <w:rsid w:val="004F1233"/>
    <w:rsid w:val="004F2264"/>
    <w:rsid w:val="004F22DB"/>
    <w:rsid w:val="004F2429"/>
    <w:rsid w:val="004F24BD"/>
    <w:rsid w:val="004F2B99"/>
    <w:rsid w:val="004F2CCF"/>
    <w:rsid w:val="004F46FB"/>
    <w:rsid w:val="004F47E2"/>
    <w:rsid w:val="004F571C"/>
    <w:rsid w:val="004F5C25"/>
    <w:rsid w:val="004F6933"/>
    <w:rsid w:val="004F6ED4"/>
    <w:rsid w:val="004F6F4C"/>
    <w:rsid w:val="004F717C"/>
    <w:rsid w:val="00500850"/>
    <w:rsid w:val="005014EA"/>
    <w:rsid w:val="00502151"/>
    <w:rsid w:val="005021D4"/>
    <w:rsid w:val="0050297E"/>
    <w:rsid w:val="0050408F"/>
    <w:rsid w:val="005046C2"/>
    <w:rsid w:val="00504702"/>
    <w:rsid w:val="00504886"/>
    <w:rsid w:val="0050499F"/>
    <w:rsid w:val="00504DED"/>
    <w:rsid w:val="00505359"/>
    <w:rsid w:val="00506144"/>
    <w:rsid w:val="005069C8"/>
    <w:rsid w:val="00510DA0"/>
    <w:rsid w:val="00511B15"/>
    <w:rsid w:val="00512B3F"/>
    <w:rsid w:val="00513F16"/>
    <w:rsid w:val="00515B4E"/>
    <w:rsid w:val="00515EFA"/>
    <w:rsid w:val="00516422"/>
    <w:rsid w:val="00516875"/>
    <w:rsid w:val="00516D7E"/>
    <w:rsid w:val="00517170"/>
    <w:rsid w:val="0051718B"/>
    <w:rsid w:val="00517ADE"/>
    <w:rsid w:val="005205F7"/>
    <w:rsid w:val="00523AF0"/>
    <w:rsid w:val="00524110"/>
    <w:rsid w:val="00524556"/>
    <w:rsid w:val="0052497B"/>
    <w:rsid w:val="00524BF7"/>
    <w:rsid w:val="00525408"/>
    <w:rsid w:val="005256ED"/>
    <w:rsid w:val="00525DB5"/>
    <w:rsid w:val="0052624A"/>
    <w:rsid w:val="00526FA2"/>
    <w:rsid w:val="00527B37"/>
    <w:rsid w:val="0053025D"/>
    <w:rsid w:val="00530A38"/>
    <w:rsid w:val="0053165D"/>
    <w:rsid w:val="00532E0C"/>
    <w:rsid w:val="0053346D"/>
    <w:rsid w:val="00534F07"/>
    <w:rsid w:val="0053562F"/>
    <w:rsid w:val="0053658B"/>
    <w:rsid w:val="0053671B"/>
    <w:rsid w:val="005375AF"/>
    <w:rsid w:val="00540089"/>
    <w:rsid w:val="005403D8"/>
    <w:rsid w:val="0054123F"/>
    <w:rsid w:val="00541EE3"/>
    <w:rsid w:val="0054295E"/>
    <w:rsid w:val="00544354"/>
    <w:rsid w:val="00544BF2"/>
    <w:rsid w:val="00544E3B"/>
    <w:rsid w:val="00545C94"/>
    <w:rsid w:val="00545CC7"/>
    <w:rsid w:val="00546CB9"/>
    <w:rsid w:val="00546EF5"/>
    <w:rsid w:val="005479A5"/>
    <w:rsid w:val="005509D4"/>
    <w:rsid w:val="0055266E"/>
    <w:rsid w:val="00553066"/>
    <w:rsid w:val="005530E3"/>
    <w:rsid w:val="005548A9"/>
    <w:rsid w:val="00555151"/>
    <w:rsid w:val="00555B1B"/>
    <w:rsid w:val="005561D5"/>
    <w:rsid w:val="00556CA7"/>
    <w:rsid w:val="00557230"/>
    <w:rsid w:val="00560057"/>
    <w:rsid w:val="005606CB"/>
    <w:rsid w:val="00561252"/>
    <w:rsid w:val="005614C4"/>
    <w:rsid w:val="0056187B"/>
    <w:rsid w:val="00561A36"/>
    <w:rsid w:val="00561F46"/>
    <w:rsid w:val="00562D7F"/>
    <w:rsid w:val="00563137"/>
    <w:rsid w:val="005634F5"/>
    <w:rsid w:val="005635D7"/>
    <w:rsid w:val="00563B0E"/>
    <w:rsid w:val="00563DC4"/>
    <w:rsid w:val="005648AB"/>
    <w:rsid w:val="00564D47"/>
    <w:rsid w:val="00565524"/>
    <w:rsid w:val="00566A39"/>
    <w:rsid w:val="00566F1F"/>
    <w:rsid w:val="00570619"/>
    <w:rsid w:val="00571A0C"/>
    <w:rsid w:val="00572E0F"/>
    <w:rsid w:val="00573906"/>
    <w:rsid w:val="0057431C"/>
    <w:rsid w:val="00574D4C"/>
    <w:rsid w:val="005751CB"/>
    <w:rsid w:val="00575829"/>
    <w:rsid w:val="0057658E"/>
    <w:rsid w:val="005774DA"/>
    <w:rsid w:val="0057751F"/>
    <w:rsid w:val="005779C0"/>
    <w:rsid w:val="00577FD1"/>
    <w:rsid w:val="005839D2"/>
    <w:rsid w:val="00584547"/>
    <w:rsid w:val="00584552"/>
    <w:rsid w:val="005847E9"/>
    <w:rsid w:val="005865BB"/>
    <w:rsid w:val="00587C68"/>
    <w:rsid w:val="0059007C"/>
    <w:rsid w:val="00590D31"/>
    <w:rsid w:val="005910EC"/>
    <w:rsid w:val="00591141"/>
    <w:rsid w:val="00592409"/>
    <w:rsid w:val="00592D73"/>
    <w:rsid w:val="00592F04"/>
    <w:rsid w:val="00593D6B"/>
    <w:rsid w:val="0059410C"/>
    <w:rsid w:val="00595414"/>
    <w:rsid w:val="00595B7D"/>
    <w:rsid w:val="005975D1"/>
    <w:rsid w:val="005976B3"/>
    <w:rsid w:val="005A0323"/>
    <w:rsid w:val="005A0A1F"/>
    <w:rsid w:val="005A1715"/>
    <w:rsid w:val="005A2D92"/>
    <w:rsid w:val="005A3F41"/>
    <w:rsid w:val="005A5F70"/>
    <w:rsid w:val="005A7752"/>
    <w:rsid w:val="005B2FAA"/>
    <w:rsid w:val="005B31EB"/>
    <w:rsid w:val="005B3781"/>
    <w:rsid w:val="005B39DD"/>
    <w:rsid w:val="005B3E7B"/>
    <w:rsid w:val="005B3F3A"/>
    <w:rsid w:val="005B64AE"/>
    <w:rsid w:val="005B6B9E"/>
    <w:rsid w:val="005B79D8"/>
    <w:rsid w:val="005B7AC5"/>
    <w:rsid w:val="005B7BA6"/>
    <w:rsid w:val="005C027B"/>
    <w:rsid w:val="005C0B45"/>
    <w:rsid w:val="005C0BB0"/>
    <w:rsid w:val="005C11D6"/>
    <w:rsid w:val="005C16B0"/>
    <w:rsid w:val="005C2128"/>
    <w:rsid w:val="005C2A16"/>
    <w:rsid w:val="005C2EED"/>
    <w:rsid w:val="005C4A57"/>
    <w:rsid w:val="005C4E93"/>
    <w:rsid w:val="005C507F"/>
    <w:rsid w:val="005C5289"/>
    <w:rsid w:val="005C60F0"/>
    <w:rsid w:val="005D0085"/>
    <w:rsid w:val="005D09C8"/>
    <w:rsid w:val="005D19A7"/>
    <w:rsid w:val="005D1A60"/>
    <w:rsid w:val="005D20AE"/>
    <w:rsid w:val="005D2B2E"/>
    <w:rsid w:val="005D31B1"/>
    <w:rsid w:val="005D3264"/>
    <w:rsid w:val="005D34FC"/>
    <w:rsid w:val="005D4203"/>
    <w:rsid w:val="005D5080"/>
    <w:rsid w:val="005D6072"/>
    <w:rsid w:val="005D695E"/>
    <w:rsid w:val="005D6B0D"/>
    <w:rsid w:val="005D72C4"/>
    <w:rsid w:val="005E0446"/>
    <w:rsid w:val="005E0AAC"/>
    <w:rsid w:val="005E0EA0"/>
    <w:rsid w:val="005E100F"/>
    <w:rsid w:val="005E11A3"/>
    <w:rsid w:val="005E1672"/>
    <w:rsid w:val="005E297B"/>
    <w:rsid w:val="005E2D84"/>
    <w:rsid w:val="005E4121"/>
    <w:rsid w:val="005E4FAC"/>
    <w:rsid w:val="005E6E16"/>
    <w:rsid w:val="005E7360"/>
    <w:rsid w:val="005E77EC"/>
    <w:rsid w:val="005E792C"/>
    <w:rsid w:val="005E7991"/>
    <w:rsid w:val="005E7EE5"/>
    <w:rsid w:val="005F0259"/>
    <w:rsid w:val="005F02E2"/>
    <w:rsid w:val="005F23C1"/>
    <w:rsid w:val="005F28B9"/>
    <w:rsid w:val="005F3ABC"/>
    <w:rsid w:val="005F3CF6"/>
    <w:rsid w:val="005F3FB5"/>
    <w:rsid w:val="005F47E8"/>
    <w:rsid w:val="005F4804"/>
    <w:rsid w:val="005F5949"/>
    <w:rsid w:val="005F595A"/>
    <w:rsid w:val="005F59DC"/>
    <w:rsid w:val="005F607D"/>
    <w:rsid w:val="005F653D"/>
    <w:rsid w:val="005F6845"/>
    <w:rsid w:val="005F6E22"/>
    <w:rsid w:val="005F6FA3"/>
    <w:rsid w:val="006012E6"/>
    <w:rsid w:val="0060195E"/>
    <w:rsid w:val="00601F4E"/>
    <w:rsid w:val="006020A0"/>
    <w:rsid w:val="00602B38"/>
    <w:rsid w:val="0060344A"/>
    <w:rsid w:val="0060375D"/>
    <w:rsid w:val="00603A1F"/>
    <w:rsid w:val="00604718"/>
    <w:rsid w:val="00604A31"/>
    <w:rsid w:val="00604DEE"/>
    <w:rsid w:val="00605391"/>
    <w:rsid w:val="00605897"/>
    <w:rsid w:val="006063D1"/>
    <w:rsid w:val="00606EEF"/>
    <w:rsid w:val="00607258"/>
    <w:rsid w:val="00607E9B"/>
    <w:rsid w:val="00610295"/>
    <w:rsid w:val="00610AD0"/>
    <w:rsid w:val="00611D52"/>
    <w:rsid w:val="006120C4"/>
    <w:rsid w:val="006130FB"/>
    <w:rsid w:val="006133F7"/>
    <w:rsid w:val="00613851"/>
    <w:rsid w:val="00613D9B"/>
    <w:rsid w:val="00613EFE"/>
    <w:rsid w:val="006158A2"/>
    <w:rsid w:val="0061690C"/>
    <w:rsid w:val="0061700C"/>
    <w:rsid w:val="0061755A"/>
    <w:rsid w:val="00617A55"/>
    <w:rsid w:val="006205ED"/>
    <w:rsid w:val="00621943"/>
    <w:rsid w:val="00622A20"/>
    <w:rsid w:val="006233D5"/>
    <w:rsid w:val="00623698"/>
    <w:rsid w:val="00623747"/>
    <w:rsid w:val="006240D4"/>
    <w:rsid w:val="00624C76"/>
    <w:rsid w:val="00624DF9"/>
    <w:rsid w:val="00625094"/>
    <w:rsid w:val="00625A55"/>
    <w:rsid w:val="006277A7"/>
    <w:rsid w:val="006309E9"/>
    <w:rsid w:val="00631E68"/>
    <w:rsid w:val="0063415B"/>
    <w:rsid w:val="006343B2"/>
    <w:rsid w:val="00635DDB"/>
    <w:rsid w:val="00635EA6"/>
    <w:rsid w:val="00637CBC"/>
    <w:rsid w:val="00640A7D"/>
    <w:rsid w:val="006415A6"/>
    <w:rsid w:val="006416A2"/>
    <w:rsid w:val="00642D90"/>
    <w:rsid w:val="006440A4"/>
    <w:rsid w:val="00644535"/>
    <w:rsid w:val="006449E2"/>
    <w:rsid w:val="00644CD0"/>
    <w:rsid w:val="0064516B"/>
    <w:rsid w:val="006451F3"/>
    <w:rsid w:val="0064568B"/>
    <w:rsid w:val="00645C07"/>
    <w:rsid w:val="00646266"/>
    <w:rsid w:val="00646375"/>
    <w:rsid w:val="00650344"/>
    <w:rsid w:val="006510C2"/>
    <w:rsid w:val="00651165"/>
    <w:rsid w:val="006514CC"/>
    <w:rsid w:val="00651687"/>
    <w:rsid w:val="00652ADB"/>
    <w:rsid w:val="006531B0"/>
    <w:rsid w:val="00653610"/>
    <w:rsid w:val="00654357"/>
    <w:rsid w:val="00654619"/>
    <w:rsid w:val="00654CEA"/>
    <w:rsid w:val="0065587F"/>
    <w:rsid w:val="00655937"/>
    <w:rsid w:val="0066051B"/>
    <w:rsid w:val="006607C4"/>
    <w:rsid w:val="0066118B"/>
    <w:rsid w:val="0066169F"/>
    <w:rsid w:val="006622E0"/>
    <w:rsid w:val="006626CE"/>
    <w:rsid w:val="00663092"/>
    <w:rsid w:val="006636DE"/>
    <w:rsid w:val="00664652"/>
    <w:rsid w:val="006649D9"/>
    <w:rsid w:val="00666A72"/>
    <w:rsid w:val="00670101"/>
    <w:rsid w:val="006702FE"/>
    <w:rsid w:val="006713AB"/>
    <w:rsid w:val="00671569"/>
    <w:rsid w:val="00672325"/>
    <w:rsid w:val="00672825"/>
    <w:rsid w:val="00672A58"/>
    <w:rsid w:val="00672DE8"/>
    <w:rsid w:val="00673154"/>
    <w:rsid w:val="006734B2"/>
    <w:rsid w:val="006737F8"/>
    <w:rsid w:val="00675162"/>
    <w:rsid w:val="00675E0F"/>
    <w:rsid w:val="0067643F"/>
    <w:rsid w:val="00676451"/>
    <w:rsid w:val="006766C6"/>
    <w:rsid w:val="006766E6"/>
    <w:rsid w:val="00676E2A"/>
    <w:rsid w:val="006771CE"/>
    <w:rsid w:val="00677298"/>
    <w:rsid w:val="006772E6"/>
    <w:rsid w:val="00677B04"/>
    <w:rsid w:val="00677E55"/>
    <w:rsid w:val="00680C7E"/>
    <w:rsid w:val="00680DDB"/>
    <w:rsid w:val="00681072"/>
    <w:rsid w:val="0068121A"/>
    <w:rsid w:val="00681A24"/>
    <w:rsid w:val="00681D72"/>
    <w:rsid w:val="00682181"/>
    <w:rsid w:val="00682DAC"/>
    <w:rsid w:val="0068411B"/>
    <w:rsid w:val="0068480E"/>
    <w:rsid w:val="00684920"/>
    <w:rsid w:val="006857CB"/>
    <w:rsid w:val="0068586F"/>
    <w:rsid w:val="006879F9"/>
    <w:rsid w:val="00687AB6"/>
    <w:rsid w:val="00691516"/>
    <w:rsid w:val="00691A91"/>
    <w:rsid w:val="00691FE2"/>
    <w:rsid w:val="006939B2"/>
    <w:rsid w:val="00694F13"/>
    <w:rsid w:val="00695342"/>
    <w:rsid w:val="00695F22"/>
    <w:rsid w:val="006A1622"/>
    <w:rsid w:val="006A2EC1"/>
    <w:rsid w:val="006A314C"/>
    <w:rsid w:val="006A3198"/>
    <w:rsid w:val="006A3422"/>
    <w:rsid w:val="006A342F"/>
    <w:rsid w:val="006A38BB"/>
    <w:rsid w:val="006A42B8"/>
    <w:rsid w:val="006A58F0"/>
    <w:rsid w:val="006A625B"/>
    <w:rsid w:val="006A6452"/>
    <w:rsid w:val="006A7BC6"/>
    <w:rsid w:val="006B087B"/>
    <w:rsid w:val="006B2F93"/>
    <w:rsid w:val="006B3E6C"/>
    <w:rsid w:val="006B4A6F"/>
    <w:rsid w:val="006B62FB"/>
    <w:rsid w:val="006B69A6"/>
    <w:rsid w:val="006B7BC0"/>
    <w:rsid w:val="006B7FEC"/>
    <w:rsid w:val="006C11D9"/>
    <w:rsid w:val="006C395A"/>
    <w:rsid w:val="006C3C6A"/>
    <w:rsid w:val="006C5179"/>
    <w:rsid w:val="006C5325"/>
    <w:rsid w:val="006C58D6"/>
    <w:rsid w:val="006C644D"/>
    <w:rsid w:val="006C73F2"/>
    <w:rsid w:val="006D0089"/>
    <w:rsid w:val="006D09B9"/>
    <w:rsid w:val="006D0A2B"/>
    <w:rsid w:val="006D0AFA"/>
    <w:rsid w:val="006D126F"/>
    <w:rsid w:val="006D139F"/>
    <w:rsid w:val="006D1AE4"/>
    <w:rsid w:val="006D1B1B"/>
    <w:rsid w:val="006D20B9"/>
    <w:rsid w:val="006D2420"/>
    <w:rsid w:val="006D2608"/>
    <w:rsid w:val="006D2C21"/>
    <w:rsid w:val="006D3350"/>
    <w:rsid w:val="006D368E"/>
    <w:rsid w:val="006D3F18"/>
    <w:rsid w:val="006D4521"/>
    <w:rsid w:val="006D5E0D"/>
    <w:rsid w:val="006D6207"/>
    <w:rsid w:val="006D7264"/>
    <w:rsid w:val="006E0DCE"/>
    <w:rsid w:val="006E0E26"/>
    <w:rsid w:val="006E0ED5"/>
    <w:rsid w:val="006E109B"/>
    <w:rsid w:val="006E1360"/>
    <w:rsid w:val="006E13BE"/>
    <w:rsid w:val="006E2ACD"/>
    <w:rsid w:val="006E3239"/>
    <w:rsid w:val="006E3FAB"/>
    <w:rsid w:val="006E41D1"/>
    <w:rsid w:val="006E574B"/>
    <w:rsid w:val="006E5A27"/>
    <w:rsid w:val="006E5ABE"/>
    <w:rsid w:val="006E644F"/>
    <w:rsid w:val="006E6530"/>
    <w:rsid w:val="006E7BBD"/>
    <w:rsid w:val="006E7D6B"/>
    <w:rsid w:val="006F0B93"/>
    <w:rsid w:val="006F1F4E"/>
    <w:rsid w:val="006F257E"/>
    <w:rsid w:val="006F29FB"/>
    <w:rsid w:val="006F2A37"/>
    <w:rsid w:val="006F37A2"/>
    <w:rsid w:val="006F3879"/>
    <w:rsid w:val="006F4B6E"/>
    <w:rsid w:val="006F6090"/>
    <w:rsid w:val="006F62F4"/>
    <w:rsid w:val="006F6D5A"/>
    <w:rsid w:val="00700592"/>
    <w:rsid w:val="00700CEE"/>
    <w:rsid w:val="00700D33"/>
    <w:rsid w:val="0070154C"/>
    <w:rsid w:val="00702AB0"/>
    <w:rsid w:val="00702F44"/>
    <w:rsid w:val="00702FE1"/>
    <w:rsid w:val="007035FC"/>
    <w:rsid w:val="00703CFE"/>
    <w:rsid w:val="00703DB2"/>
    <w:rsid w:val="00704050"/>
    <w:rsid w:val="007041F2"/>
    <w:rsid w:val="007045E3"/>
    <w:rsid w:val="00704E9A"/>
    <w:rsid w:val="00705453"/>
    <w:rsid w:val="00705B4E"/>
    <w:rsid w:val="00705D83"/>
    <w:rsid w:val="007063D5"/>
    <w:rsid w:val="007067DE"/>
    <w:rsid w:val="0071062A"/>
    <w:rsid w:val="00710B31"/>
    <w:rsid w:val="007118AB"/>
    <w:rsid w:val="007120E5"/>
    <w:rsid w:val="00712DBF"/>
    <w:rsid w:val="007134F0"/>
    <w:rsid w:val="00716C5B"/>
    <w:rsid w:val="00716DF0"/>
    <w:rsid w:val="0071742E"/>
    <w:rsid w:val="0072056C"/>
    <w:rsid w:val="00720800"/>
    <w:rsid w:val="00721D4C"/>
    <w:rsid w:val="00722D0B"/>
    <w:rsid w:val="007239B4"/>
    <w:rsid w:val="0072510D"/>
    <w:rsid w:val="0072541B"/>
    <w:rsid w:val="00726859"/>
    <w:rsid w:val="00726DE5"/>
    <w:rsid w:val="007273FC"/>
    <w:rsid w:val="007275A7"/>
    <w:rsid w:val="007278CE"/>
    <w:rsid w:val="0073244A"/>
    <w:rsid w:val="007329B0"/>
    <w:rsid w:val="00733744"/>
    <w:rsid w:val="007340FE"/>
    <w:rsid w:val="007343C6"/>
    <w:rsid w:val="007349DA"/>
    <w:rsid w:val="00734FAF"/>
    <w:rsid w:val="00735AA9"/>
    <w:rsid w:val="007361D7"/>
    <w:rsid w:val="00737541"/>
    <w:rsid w:val="00740F7E"/>
    <w:rsid w:val="00740FCE"/>
    <w:rsid w:val="00741108"/>
    <w:rsid w:val="00741B75"/>
    <w:rsid w:val="007427B7"/>
    <w:rsid w:val="007428CB"/>
    <w:rsid w:val="00743237"/>
    <w:rsid w:val="007432E4"/>
    <w:rsid w:val="007437A9"/>
    <w:rsid w:val="00744DD3"/>
    <w:rsid w:val="00746C80"/>
    <w:rsid w:val="00747A36"/>
    <w:rsid w:val="00747ED5"/>
    <w:rsid w:val="00750379"/>
    <w:rsid w:val="007507CE"/>
    <w:rsid w:val="00750818"/>
    <w:rsid w:val="00750978"/>
    <w:rsid w:val="00752BBC"/>
    <w:rsid w:val="00754C0F"/>
    <w:rsid w:val="0075529F"/>
    <w:rsid w:val="00755367"/>
    <w:rsid w:val="007559FA"/>
    <w:rsid w:val="00756EBB"/>
    <w:rsid w:val="00757A59"/>
    <w:rsid w:val="00760D5D"/>
    <w:rsid w:val="00761B0C"/>
    <w:rsid w:val="00761C9D"/>
    <w:rsid w:val="007624F1"/>
    <w:rsid w:val="00762A26"/>
    <w:rsid w:val="00763151"/>
    <w:rsid w:val="00763929"/>
    <w:rsid w:val="007641B0"/>
    <w:rsid w:val="007647C4"/>
    <w:rsid w:val="007657DC"/>
    <w:rsid w:val="00765B6B"/>
    <w:rsid w:val="007662C9"/>
    <w:rsid w:val="007665E4"/>
    <w:rsid w:val="00766617"/>
    <w:rsid w:val="00767A32"/>
    <w:rsid w:val="007709FE"/>
    <w:rsid w:val="00771373"/>
    <w:rsid w:val="0077141E"/>
    <w:rsid w:val="00771755"/>
    <w:rsid w:val="007720EA"/>
    <w:rsid w:val="00772FCE"/>
    <w:rsid w:val="00773463"/>
    <w:rsid w:val="00773716"/>
    <w:rsid w:val="00774087"/>
    <w:rsid w:val="007740B3"/>
    <w:rsid w:val="00774AA5"/>
    <w:rsid w:val="00777547"/>
    <w:rsid w:val="00777CF9"/>
    <w:rsid w:val="00777EAE"/>
    <w:rsid w:val="00780408"/>
    <w:rsid w:val="00780C7E"/>
    <w:rsid w:val="00781FC8"/>
    <w:rsid w:val="007825F7"/>
    <w:rsid w:val="00783063"/>
    <w:rsid w:val="007837B9"/>
    <w:rsid w:val="007849E7"/>
    <w:rsid w:val="0078557A"/>
    <w:rsid w:val="007857DF"/>
    <w:rsid w:val="007876D8"/>
    <w:rsid w:val="00787961"/>
    <w:rsid w:val="00787A31"/>
    <w:rsid w:val="00790508"/>
    <w:rsid w:val="00790837"/>
    <w:rsid w:val="00790B24"/>
    <w:rsid w:val="00791E0B"/>
    <w:rsid w:val="0079229A"/>
    <w:rsid w:val="00792843"/>
    <w:rsid w:val="00792E3F"/>
    <w:rsid w:val="007930D0"/>
    <w:rsid w:val="00794A66"/>
    <w:rsid w:val="00794D95"/>
    <w:rsid w:val="007952A1"/>
    <w:rsid w:val="007955C1"/>
    <w:rsid w:val="007967FA"/>
    <w:rsid w:val="00796C11"/>
    <w:rsid w:val="00796DEC"/>
    <w:rsid w:val="00796EA3"/>
    <w:rsid w:val="00797033"/>
    <w:rsid w:val="007978AC"/>
    <w:rsid w:val="007A19B2"/>
    <w:rsid w:val="007A1BD6"/>
    <w:rsid w:val="007A2CB6"/>
    <w:rsid w:val="007A2D89"/>
    <w:rsid w:val="007A2DB8"/>
    <w:rsid w:val="007A318B"/>
    <w:rsid w:val="007A38B2"/>
    <w:rsid w:val="007A409E"/>
    <w:rsid w:val="007A42CB"/>
    <w:rsid w:val="007A48DF"/>
    <w:rsid w:val="007A5260"/>
    <w:rsid w:val="007A558F"/>
    <w:rsid w:val="007A5705"/>
    <w:rsid w:val="007A57CF"/>
    <w:rsid w:val="007A5DA5"/>
    <w:rsid w:val="007A73DB"/>
    <w:rsid w:val="007B0495"/>
    <w:rsid w:val="007B104B"/>
    <w:rsid w:val="007B1A65"/>
    <w:rsid w:val="007B2A72"/>
    <w:rsid w:val="007B30EB"/>
    <w:rsid w:val="007B31B2"/>
    <w:rsid w:val="007B36D9"/>
    <w:rsid w:val="007B3908"/>
    <w:rsid w:val="007B3943"/>
    <w:rsid w:val="007B3AC9"/>
    <w:rsid w:val="007B3B46"/>
    <w:rsid w:val="007B3D9D"/>
    <w:rsid w:val="007B463E"/>
    <w:rsid w:val="007B4D6B"/>
    <w:rsid w:val="007B57E4"/>
    <w:rsid w:val="007B6646"/>
    <w:rsid w:val="007B79CD"/>
    <w:rsid w:val="007C00BD"/>
    <w:rsid w:val="007C02B8"/>
    <w:rsid w:val="007C04DC"/>
    <w:rsid w:val="007C0656"/>
    <w:rsid w:val="007C099C"/>
    <w:rsid w:val="007C0DE4"/>
    <w:rsid w:val="007C26FF"/>
    <w:rsid w:val="007C2F8F"/>
    <w:rsid w:val="007C38CC"/>
    <w:rsid w:val="007C3C22"/>
    <w:rsid w:val="007C47F9"/>
    <w:rsid w:val="007C4BFF"/>
    <w:rsid w:val="007C58AD"/>
    <w:rsid w:val="007C5EA5"/>
    <w:rsid w:val="007C6779"/>
    <w:rsid w:val="007C6845"/>
    <w:rsid w:val="007C7AF0"/>
    <w:rsid w:val="007D02F6"/>
    <w:rsid w:val="007D1ED5"/>
    <w:rsid w:val="007D2506"/>
    <w:rsid w:val="007D27A2"/>
    <w:rsid w:val="007D4DD1"/>
    <w:rsid w:val="007D5A1E"/>
    <w:rsid w:val="007D5FCE"/>
    <w:rsid w:val="007E04F9"/>
    <w:rsid w:val="007E068D"/>
    <w:rsid w:val="007E09BA"/>
    <w:rsid w:val="007E0E4D"/>
    <w:rsid w:val="007E1B38"/>
    <w:rsid w:val="007E2FCA"/>
    <w:rsid w:val="007E31E7"/>
    <w:rsid w:val="007E3EC7"/>
    <w:rsid w:val="007E410D"/>
    <w:rsid w:val="007E4A22"/>
    <w:rsid w:val="007E5558"/>
    <w:rsid w:val="007E6138"/>
    <w:rsid w:val="007E7285"/>
    <w:rsid w:val="007E786F"/>
    <w:rsid w:val="007F1991"/>
    <w:rsid w:val="007F1D89"/>
    <w:rsid w:val="007F24E7"/>
    <w:rsid w:val="007F2910"/>
    <w:rsid w:val="007F3853"/>
    <w:rsid w:val="007F65AA"/>
    <w:rsid w:val="007F6AA7"/>
    <w:rsid w:val="007F7081"/>
    <w:rsid w:val="007F74CD"/>
    <w:rsid w:val="007F7776"/>
    <w:rsid w:val="008008DD"/>
    <w:rsid w:val="00800C0A"/>
    <w:rsid w:val="0080102E"/>
    <w:rsid w:val="0080165C"/>
    <w:rsid w:val="00802575"/>
    <w:rsid w:val="008028F7"/>
    <w:rsid w:val="00802A84"/>
    <w:rsid w:val="00803045"/>
    <w:rsid w:val="00803542"/>
    <w:rsid w:val="008038B4"/>
    <w:rsid w:val="00803AA2"/>
    <w:rsid w:val="0080433A"/>
    <w:rsid w:val="00804D91"/>
    <w:rsid w:val="008055DA"/>
    <w:rsid w:val="00806267"/>
    <w:rsid w:val="00806D81"/>
    <w:rsid w:val="00807302"/>
    <w:rsid w:val="0081031D"/>
    <w:rsid w:val="008119E7"/>
    <w:rsid w:val="008130EE"/>
    <w:rsid w:val="0081375E"/>
    <w:rsid w:val="008137E2"/>
    <w:rsid w:val="008141DE"/>
    <w:rsid w:val="0081424F"/>
    <w:rsid w:val="00814300"/>
    <w:rsid w:val="00814B10"/>
    <w:rsid w:val="00814E74"/>
    <w:rsid w:val="00815D63"/>
    <w:rsid w:val="00817C25"/>
    <w:rsid w:val="00817D41"/>
    <w:rsid w:val="00820D57"/>
    <w:rsid w:val="00820DF7"/>
    <w:rsid w:val="0082233C"/>
    <w:rsid w:val="00822504"/>
    <w:rsid w:val="00822832"/>
    <w:rsid w:val="008228CC"/>
    <w:rsid w:val="00824203"/>
    <w:rsid w:val="00825530"/>
    <w:rsid w:val="008258E2"/>
    <w:rsid w:val="00825ECE"/>
    <w:rsid w:val="0082617B"/>
    <w:rsid w:val="00826535"/>
    <w:rsid w:val="00826D7A"/>
    <w:rsid w:val="00827815"/>
    <w:rsid w:val="00830173"/>
    <w:rsid w:val="008304F1"/>
    <w:rsid w:val="00830B50"/>
    <w:rsid w:val="00832287"/>
    <w:rsid w:val="00832444"/>
    <w:rsid w:val="00834044"/>
    <w:rsid w:val="0083578A"/>
    <w:rsid w:val="008357B4"/>
    <w:rsid w:val="00835B52"/>
    <w:rsid w:val="00836119"/>
    <w:rsid w:val="008362CF"/>
    <w:rsid w:val="0083661C"/>
    <w:rsid w:val="0083697A"/>
    <w:rsid w:val="00837CBF"/>
    <w:rsid w:val="00837F7A"/>
    <w:rsid w:val="0084073F"/>
    <w:rsid w:val="00840F29"/>
    <w:rsid w:val="00841776"/>
    <w:rsid w:val="00841967"/>
    <w:rsid w:val="008422F5"/>
    <w:rsid w:val="00844AFE"/>
    <w:rsid w:val="00844B4F"/>
    <w:rsid w:val="008460C5"/>
    <w:rsid w:val="0084672F"/>
    <w:rsid w:val="00846FA6"/>
    <w:rsid w:val="0084719C"/>
    <w:rsid w:val="008475A1"/>
    <w:rsid w:val="00850013"/>
    <w:rsid w:val="00850A1F"/>
    <w:rsid w:val="008516E9"/>
    <w:rsid w:val="00851CEF"/>
    <w:rsid w:val="00851D07"/>
    <w:rsid w:val="0085279D"/>
    <w:rsid w:val="008532B9"/>
    <w:rsid w:val="00855C3A"/>
    <w:rsid w:val="00855D2C"/>
    <w:rsid w:val="00857516"/>
    <w:rsid w:val="0085780C"/>
    <w:rsid w:val="00857B9D"/>
    <w:rsid w:val="00860BCD"/>
    <w:rsid w:val="0086108A"/>
    <w:rsid w:val="00861A7F"/>
    <w:rsid w:val="00863294"/>
    <w:rsid w:val="008652B6"/>
    <w:rsid w:val="0086688A"/>
    <w:rsid w:val="00866E25"/>
    <w:rsid w:val="008675EE"/>
    <w:rsid w:val="00867878"/>
    <w:rsid w:val="008679C1"/>
    <w:rsid w:val="00873BC0"/>
    <w:rsid w:val="00873E86"/>
    <w:rsid w:val="00874A2A"/>
    <w:rsid w:val="0087583D"/>
    <w:rsid w:val="0087663C"/>
    <w:rsid w:val="00876BCA"/>
    <w:rsid w:val="008775D5"/>
    <w:rsid w:val="00877DC8"/>
    <w:rsid w:val="008811AB"/>
    <w:rsid w:val="00881594"/>
    <w:rsid w:val="008818B7"/>
    <w:rsid w:val="00882336"/>
    <w:rsid w:val="00883BA5"/>
    <w:rsid w:val="00884455"/>
    <w:rsid w:val="008844CC"/>
    <w:rsid w:val="0088481C"/>
    <w:rsid w:val="00884EE2"/>
    <w:rsid w:val="00885A25"/>
    <w:rsid w:val="00886965"/>
    <w:rsid w:val="0088760A"/>
    <w:rsid w:val="008876DB"/>
    <w:rsid w:val="00887A38"/>
    <w:rsid w:val="00887E4F"/>
    <w:rsid w:val="008900A8"/>
    <w:rsid w:val="0089050F"/>
    <w:rsid w:val="0089086D"/>
    <w:rsid w:val="00890E19"/>
    <w:rsid w:val="008926F5"/>
    <w:rsid w:val="0089417F"/>
    <w:rsid w:val="008942A0"/>
    <w:rsid w:val="00894633"/>
    <w:rsid w:val="008956DA"/>
    <w:rsid w:val="00895EC6"/>
    <w:rsid w:val="00896812"/>
    <w:rsid w:val="008972C7"/>
    <w:rsid w:val="008A07E1"/>
    <w:rsid w:val="008A0B4A"/>
    <w:rsid w:val="008A23A3"/>
    <w:rsid w:val="008A2FA5"/>
    <w:rsid w:val="008A37A1"/>
    <w:rsid w:val="008A3C86"/>
    <w:rsid w:val="008A3E47"/>
    <w:rsid w:val="008A42B8"/>
    <w:rsid w:val="008A585F"/>
    <w:rsid w:val="008A5A56"/>
    <w:rsid w:val="008B0811"/>
    <w:rsid w:val="008B0E9C"/>
    <w:rsid w:val="008B12B9"/>
    <w:rsid w:val="008B211D"/>
    <w:rsid w:val="008B216C"/>
    <w:rsid w:val="008B2A84"/>
    <w:rsid w:val="008B2CA2"/>
    <w:rsid w:val="008B3849"/>
    <w:rsid w:val="008B6376"/>
    <w:rsid w:val="008B71B4"/>
    <w:rsid w:val="008B7FBF"/>
    <w:rsid w:val="008C029E"/>
    <w:rsid w:val="008C0D88"/>
    <w:rsid w:val="008C133C"/>
    <w:rsid w:val="008C1362"/>
    <w:rsid w:val="008C17C2"/>
    <w:rsid w:val="008C257C"/>
    <w:rsid w:val="008C3042"/>
    <w:rsid w:val="008C3227"/>
    <w:rsid w:val="008C39A8"/>
    <w:rsid w:val="008C3F8C"/>
    <w:rsid w:val="008C41DD"/>
    <w:rsid w:val="008C445F"/>
    <w:rsid w:val="008C49F8"/>
    <w:rsid w:val="008C4B5F"/>
    <w:rsid w:val="008C4C67"/>
    <w:rsid w:val="008C571D"/>
    <w:rsid w:val="008C5BEF"/>
    <w:rsid w:val="008C6462"/>
    <w:rsid w:val="008C707C"/>
    <w:rsid w:val="008D04CE"/>
    <w:rsid w:val="008D0FFD"/>
    <w:rsid w:val="008D11B2"/>
    <w:rsid w:val="008D1548"/>
    <w:rsid w:val="008D1833"/>
    <w:rsid w:val="008D2436"/>
    <w:rsid w:val="008D2531"/>
    <w:rsid w:val="008D3217"/>
    <w:rsid w:val="008D3E39"/>
    <w:rsid w:val="008D495B"/>
    <w:rsid w:val="008D4AB1"/>
    <w:rsid w:val="008D6BE0"/>
    <w:rsid w:val="008D6F6F"/>
    <w:rsid w:val="008D7ACA"/>
    <w:rsid w:val="008D7BCF"/>
    <w:rsid w:val="008D7D97"/>
    <w:rsid w:val="008E021D"/>
    <w:rsid w:val="008E10E5"/>
    <w:rsid w:val="008E129E"/>
    <w:rsid w:val="008E26EF"/>
    <w:rsid w:val="008E2963"/>
    <w:rsid w:val="008E2979"/>
    <w:rsid w:val="008E2D11"/>
    <w:rsid w:val="008E3A82"/>
    <w:rsid w:val="008E3B55"/>
    <w:rsid w:val="008E5598"/>
    <w:rsid w:val="008E7728"/>
    <w:rsid w:val="008E781A"/>
    <w:rsid w:val="008F05A1"/>
    <w:rsid w:val="008F1C9C"/>
    <w:rsid w:val="008F2629"/>
    <w:rsid w:val="008F35AA"/>
    <w:rsid w:val="008F3B42"/>
    <w:rsid w:val="008F4360"/>
    <w:rsid w:val="00900AE5"/>
    <w:rsid w:val="00900F46"/>
    <w:rsid w:val="00900F7E"/>
    <w:rsid w:val="00901F8E"/>
    <w:rsid w:val="009021F8"/>
    <w:rsid w:val="0090292B"/>
    <w:rsid w:val="009029B4"/>
    <w:rsid w:val="00902FF5"/>
    <w:rsid w:val="0090389E"/>
    <w:rsid w:val="00904C7D"/>
    <w:rsid w:val="009056B2"/>
    <w:rsid w:val="0090622D"/>
    <w:rsid w:val="0090725B"/>
    <w:rsid w:val="00907C18"/>
    <w:rsid w:val="00910E87"/>
    <w:rsid w:val="0091266C"/>
    <w:rsid w:val="009130E1"/>
    <w:rsid w:val="00913862"/>
    <w:rsid w:val="00913967"/>
    <w:rsid w:val="00914B69"/>
    <w:rsid w:val="00914C08"/>
    <w:rsid w:val="00915766"/>
    <w:rsid w:val="00915AF8"/>
    <w:rsid w:val="0091756E"/>
    <w:rsid w:val="00917742"/>
    <w:rsid w:val="00917D03"/>
    <w:rsid w:val="00917E2D"/>
    <w:rsid w:val="009214B6"/>
    <w:rsid w:val="009215B9"/>
    <w:rsid w:val="009215D2"/>
    <w:rsid w:val="00923A1D"/>
    <w:rsid w:val="00923E38"/>
    <w:rsid w:val="00924925"/>
    <w:rsid w:val="00925459"/>
    <w:rsid w:val="0092579B"/>
    <w:rsid w:val="00925F32"/>
    <w:rsid w:val="009305E8"/>
    <w:rsid w:val="00930A88"/>
    <w:rsid w:val="00930B9E"/>
    <w:rsid w:val="00931CAE"/>
    <w:rsid w:val="00931E2D"/>
    <w:rsid w:val="0093339D"/>
    <w:rsid w:val="009334AA"/>
    <w:rsid w:val="00933CC4"/>
    <w:rsid w:val="009344D3"/>
    <w:rsid w:val="00934A08"/>
    <w:rsid w:val="00934F2D"/>
    <w:rsid w:val="00935DD8"/>
    <w:rsid w:val="00936271"/>
    <w:rsid w:val="00936E1C"/>
    <w:rsid w:val="00937329"/>
    <w:rsid w:val="009374FA"/>
    <w:rsid w:val="00937F21"/>
    <w:rsid w:val="00940AA3"/>
    <w:rsid w:val="00941A3D"/>
    <w:rsid w:val="00941A4A"/>
    <w:rsid w:val="00941D55"/>
    <w:rsid w:val="00941EED"/>
    <w:rsid w:val="00942233"/>
    <w:rsid w:val="00943090"/>
    <w:rsid w:val="00943564"/>
    <w:rsid w:val="009447C0"/>
    <w:rsid w:val="009449A5"/>
    <w:rsid w:val="00944B59"/>
    <w:rsid w:val="00945880"/>
    <w:rsid w:val="00945B00"/>
    <w:rsid w:val="00946937"/>
    <w:rsid w:val="0094746F"/>
    <w:rsid w:val="0094758A"/>
    <w:rsid w:val="009508C9"/>
    <w:rsid w:val="00950BEB"/>
    <w:rsid w:val="00952169"/>
    <w:rsid w:val="00952427"/>
    <w:rsid w:val="009529DF"/>
    <w:rsid w:val="00952E78"/>
    <w:rsid w:val="00953073"/>
    <w:rsid w:val="00954374"/>
    <w:rsid w:val="009543D5"/>
    <w:rsid w:val="00954732"/>
    <w:rsid w:val="00954B8C"/>
    <w:rsid w:val="00954BF0"/>
    <w:rsid w:val="009552B1"/>
    <w:rsid w:val="009555C1"/>
    <w:rsid w:val="00955B85"/>
    <w:rsid w:val="009562DE"/>
    <w:rsid w:val="0095647D"/>
    <w:rsid w:val="00956B72"/>
    <w:rsid w:val="00957008"/>
    <w:rsid w:val="00957972"/>
    <w:rsid w:val="009603A2"/>
    <w:rsid w:val="009608E4"/>
    <w:rsid w:val="009609D6"/>
    <w:rsid w:val="00961272"/>
    <w:rsid w:val="00962FAF"/>
    <w:rsid w:val="00965200"/>
    <w:rsid w:val="009660BF"/>
    <w:rsid w:val="00967186"/>
    <w:rsid w:val="00967E03"/>
    <w:rsid w:val="009700B3"/>
    <w:rsid w:val="009723FC"/>
    <w:rsid w:val="009739F3"/>
    <w:rsid w:val="009741EC"/>
    <w:rsid w:val="00974527"/>
    <w:rsid w:val="00974F32"/>
    <w:rsid w:val="0097522E"/>
    <w:rsid w:val="00975671"/>
    <w:rsid w:val="00975828"/>
    <w:rsid w:val="0097631F"/>
    <w:rsid w:val="0098037D"/>
    <w:rsid w:val="00981429"/>
    <w:rsid w:val="00981DB7"/>
    <w:rsid w:val="00983210"/>
    <w:rsid w:val="009832A3"/>
    <w:rsid w:val="009852E3"/>
    <w:rsid w:val="00987474"/>
    <w:rsid w:val="00987EEB"/>
    <w:rsid w:val="00990174"/>
    <w:rsid w:val="00990631"/>
    <w:rsid w:val="00990774"/>
    <w:rsid w:val="00991070"/>
    <w:rsid w:val="00991D79"/>
    <w:rsid w:val="009922FF"/>
    <w:rsid w:val="009926FA"/>
    <w:rsid w:val="00992E4A"/>
    <w:rsid w:val="009936F9"/>
    <w:rsid w:val="00993A95"/>
    <w:rsid w:val="00993F62"/>
    <w:rsid w:val="009940B0"/>
    <w:rsid w:val="0099437D"/>
    <w:rsid w:val="00994445"/>
    <w:rsid w:val="0099481E"/>
    <w:rsid w:val="00994BB2"/>
    <w:rsid w:val="00994C52"/>
    <w:rsid w:val="00996850"/>
    <w:rsid w:val="00996E1A"/>
    <w:rsid w:val="00996EFF"/>
    <w:rsid w:val="00996FD4"/>
    <w:rsid w:val="00997FDD"/>
    <w:rsid w:val="009A1D5B"/>
    <w:rsid w:val="009A24D2"/>
    <w:rsid w:val="009A2DC2"/>
    <w:rsid w:val="009A5E38"/>
    <w:rsid w:val="009A5E5C"/>
    <w:rsid w:val="009A6F98"/>
    <w:rsid w:val="009A7905"/>
    <w:rsid w:val="009B094D"/>
    <w:rsid w:val="009B09C5"/>
    <w:rsid w:val="009B0A5D"/>
    <w:rsid w:val="009B0CCB"/>
    <w:rsid w:val="009B145F"/>
    <w:rsid w:val="009B17A6"/>
    <w:rsid w:val="009B1F05"/>
    <w:rsid w:val="009B2947"/>
    <w:rsid w:val="009B301C"/>
    <w:rsid w:val="009B4493"/>
    <w:rsid w:val="009B49A9"/>
    <w:rsid w:val="009B4B36"/>
    <w:rsid w:val="009B4EDE"/>
    <w:rsid w:val="009B4EF7"/>
    <w:rsid w:val="009B5C92"/>
    <w:rsid w:val="009B5F34"/>
    <w:rsid w:val="009B640E"/>
    <w:rsid w:val="009C1769"/>
    <w:rsid w:val="009C1D26"/>
    <w:rsid w:val="009C2230"/>
    <w:rsid w:val="009C374F"/>
    <w:rsid w:val="009C3E89"/>
    <w:rsid w:val="009C3F1C"/>
    <w:rsid w:val="009C431F"/>
    <w:rsid w:val="009C48A9"/>
    <w:rsid w:val="009C4EE8"/>
    <w:rsid w:val="009C5E12"/>
    <w:rsid w:val="009C6654"/>
    <w:rsid w:val="009C6B54"/>
    <w:rsid w:val="009C6BDB"/>
    <w:rsid w:val="009D025D"/>
    <w:rsid w:val="009D0D9E"/>
    <w:rsid w:val="009D190A"/>
    <w:rsid w:val="009D1A8B"/>
    <w:rsid w:val="009D2327"/>
    <w:rsid w:val="009D36CD"/>
    <w:rsid w:val="009D3AA6"/>
    <w:rsid w:val="009D3D50"/>
    <w:rsid w:val="009D3E3F"/>
    <w:rsid w:val="009D43F8"/>
    <w:rsid w:val="009D644F"/>
    <w:rsid w:val="009D7E3E"/>
    <w:rsid w:val="009D7E52"/>
    <w:rsid w:val="009D7ED0"/>
    <w:rsid w:val="009E0496"/>
    <w:rsid w:val="009E0580"/>
    <w:rsid w:val="009E0846"/>
    <w:rsid w:val="009E0B63"/>
    <w:rsid w:val="009E178D"/>
    <w:rsid w:val="009E19DD"/>
    <w:rsid w:val="009E1DE8"/>
    <w:rsid w:val="009E54E5"/>
    <w:rsid w:val="009E5757"/>
    <w:rsid w:val="009E5E65"/>
    <w:rsid w:val="009E5EBD"/>
    <w:rsid w:val="009E5F8B"/>
    <w:rsid w:val="009E6FB5"/>
    <w:rsid w:val="009F0693"/>
    <w:rsid w:val="009F1C3D"/>
    <w:rsid w:val="009F1C53"/>
    <w:rsid w:val="009F2266"/>
    <w:rsid w:val="009F265D"/>
    <w:rsid w:val="009F2B50"/>
    <w:rsid w:val="009F39B9"/>
    <w:rsid w:val="009F49C2"/>
    <w:rsid w:val="009F4A28"/>
    <w:rsid w:val="009F4E59"/>
    <w:rsid w:val="009F5F61"/>
    <w:rsid w:val="009F6352"/>
    <w:rsid w:val="009F6ECC"/>
    <w:rsid w:val="009F72CD"/>
    <w:rsid w:val="00A0034A"/>
    <w:rsid w:val="00A00E3A"/>
    <w:rsid w:val="00A01E4F"/>
    <w:rsid w:val="00A0214C"/>
    <w:rsid w:val="00A02266"/>
    <w:rsid w:val="00A02780"/>
    <w:rsid w:val="00A0346C"/>
    <w:rsid w:val="00A03E7B"/>
    <w:rsid w:val="00A03FDB"/>
    <w:rsid w:val="00A06093"/>
    <w:rsid w:val="00A065A0"/>
    <w:rsid w:val="00A06F26"/>
    <w:rsid w:val="00A10533"/>
    <w:rsid w:val="00A10931"/>
    <w:rsid w:val="00A11155"/>
    <w:rsid w:val="00A14F18"/>
    <w:rsid w:val="00A1583D"/>
    <w:rsid w:val="00A16695"/>
    <w:rsid w:val="00A16775"/>
    <w:rsid w:val="00A16807"/>
    <w:rsid w:val="00A177E1"/>
    <w:rsid w:val="00A179BC"/>
    <w:rsid w:val="00A17A71"/>
    <w:rsid w:val="00A20091"/>
    <w:rsid w:val="00A20E47"/>
    <w:rsid w:val="00A232CC"/>
    <w:rsid w:val="00A2375F"/>
    <w:rsid w:val="00A2381B"/>
    <w:rsid w:val="00A23CFE"/>
    <w:rsid w:val="00A262B5"/>
    <w:rsid w:val="00A2692B"/>
    <w:rsid w:val="00A26AA2"/>
    <w:rsid w:val="00A30A2F"/>
    <w:rsid w:val="00A30D90"/>
    <w:rsid w:val="00A314A6"/>
    <w:rsid w:val="00A31512"/>
    <w:rsid w:val="00A34915"/>
    <w:rsid w:val="00A35216"/>
    <w:rsid w:val="00A3537F"/>
    <w:rsid w:val="00A35ABE"/>
    <w:rsid w:val="00A36725"/>
    <w:rsid w:val="00A37165"/>
    <w:rsid w:val="00A37BC1"/>
    <w:rsid w:val="00A401F6"/>
    <w:rsid w:val="00A42630"/>
    <w:rsid w:val="00A4286D"/>
    <w:rsid w:val="00A44140"/>
    <w:rsid w:val="00A44306"/>
    <w:rsid w:val="00A44BB3"/>
    <w:rsid w:val="00A44D68"/>
    <w:rsid w:val="00A46080"/>
    <w:rsid w:val="00A465E2"/>
    <w:rsid w:val="00A46BC1"/>
    <w:rsid w:val="00A46E96"/>
    <w:rsid w:val="00A4736E"/>
    <w:rsid w:val="00A474A9"/>
    <w:rsid w:val="00A50EF1"/>
    <w:rsid w:val="00A52141"/>
    <w:rsid w:val="00A5247C"/>
    <w:rsid w:val="00A53081"/>
    <w:rsid w:val="00A531E5"/>
    <w:rsid w:val="00A537FA"/>
    <w:rsid w:val="00A53C77"/>
    <w:rsid w:val="00A54616"/>
    <w:rsid w:val="00A553A5"/>
    <w:rsid w:val="00A55975"/>
    <w:rsid w:val="00A55E81"/>
    <w:rsid w:val="00A56C93"/>
    <w:rsid w:val="00A5727E"/>
    <w:rsid w:val="00A57C80"/>
    <w:rsid w:val="00A6218D"/>
    <w:rsid w:val="00A6288A"/>
    <w:rsid w:val="00A63BAA"/>
    <w:rsid w:val="00A63DD0"/>
    <w:rsid w:val="00A65660"/>
    <w:rsid w:val="00A674D5"/>
    <w:rsid w:val="00A67C5E"/>
    <w:rsid w:val="00A67CCD"/>
    <w:rsid w:val="00A70090"/>
    <w:rsid w:val="00A70E42"/>
    <w:rsid w:val="00A71B00"/>
    <w:rsid w:val="00A733BB"/>
    <w:rsid w:val="00A73461"/>
    <w:rsid w:val="00A74EFB"/>
    <w:rsid w:val="00A77B74"/>
    <w:rsid w:val="00A808E9"/>
    <w:rsid w:val="00A80922"/>
    <w:rsid w:val="00A81B34"/>
    <w:rsid w:val="00A81FA5"/>
    <w:rsid w:val="00A8233A"/>
    <w:rsid w:val="00A82927"/>
    <w:rsid w:val="00A82B54"/>
    <w:rsid w:val="00A82E60"/>
    <w:rsid w:val="00A83029"/>
    <w:rsid w:val="00A8422C"/>
    <w:rsid w:val="00A846DD"/>
    <w:rsid w:val="00A8474A"/>
    <w:rsid w:val="00A866A6"/>
    <w:rsid w:val="00A87CCF"/>
    <w:rsid w:val="00A902AD"/>
    <w:rsid w:val="00A90A06"/>
    <w:rsid w:val="00A91667"/>
    <w:rsid w:val="00A916E8"/>
    <w:rsid w:val="00A91FCB"/>
    <w:rsid w:val="00A92A2C"/>
    <w:rsid w:val="00A92CBA"/>
    <w:rsid w:val="00A933D3"/>
    <w:rsid w:val="00A949A4"/>
    <w:rsid w:val="00A952D5"/>
    <w:rsid w:val="00A9680E"/>
    <w:rsid w:val="00A96A3D"/>
    <w:rsid w:val="00A97437"/>
    <w:rsid w:val="00AA0967"/>
    <w:rsid w:val="00AA0A63"/>
    <w:rsid w:val="00AA2CE8"/>
    <w:rsid w:val="00AA3B77"/>
    <w:rsid w:val="00AA446D"/>
    <w:rsid w:val="00AA56D6"/>
    <w:rsid w:val="00AA5C4F"/>
    <w:rsid w:val="00AA68C9"/>
    <w:rsid w:val="00AB0233"/>
    <w:rsid w:val="00AB084A"/>
    <w:rsid w:val="00AB1146"/>
    <w:rsid w:val="00AB164C"/>
    <w:rsid w:val="00AB235C"/>
    <w:rsid w:val="00AB2CE7"/>
    <w:rsid w:val="00AB3FFC"/>
    <w:rsid w:val="00AB4B02"/>
    <w:rsid w:val="00AB4F3E"/>
    <w:rsid w:val="00AB568A"/>
    <w:rsid w:val="00AB5907"/>
    <w:rsid w:val="00AB599F"/>
    <w:rsid w:val="00AB66B5"/>
    <w:rsid w:val="00AB69AC"/>
    <w:rsid w:val="00AB7969"/>
    <w:rsid w:val="00AB7F45"/>
    <w:rsid w:val="00AB7FA2"/>
    <w:rsid w:val="00AC026A"/>
    <w:rsid w:val="00AC12B7"/>
    <w:rsid w:val="00AC245C"/>
    <w:rsid w:val="00AC2B51"/>
    <w:rsid w:val="00AC456C"/>
    <w:rsid w:val="00AC5A13"/>
    <w:rsid w:val="00AC5E50"/>
    <w:rsid w:val="00AC77C7"/>
    <w:rsid w:val="00AC7EBD"/>
    <w:rsid w:val="00AD09C4"/>
    <w:rsid w:val="00AD0E10"/>
    <w:rsid w:val="00AD11F2"/>
    <w:rsid w:val="00AD2BF3"/>
    <w:rsid w:val="00AD3D4F"/>
    <w:rsid w:val="00AD42C5"/>
    <w:rsid w:val="00AD48D9"/>
    <w:rsid w:val="00AD55AD"/>
    <w:rsid w:val="00AD5698"/>
    <w:rsid w:val="00AD58C0"/>
    <w:rsid w:val="00AD6315"/>
    <w:rsid w:val="00AD6B6A"/>
    <w:rsid w:val="00AD7285"/>
    <w:rsid w:val="00AD75CF"/>
    <w:rsid w:val="00AD7A50"/>
    <w:rsid w:val="00AD7B6B"/>
    <w:rsid w:val="00AE04D5"/>
    <w:rsid w:val="00AE2222"/>
    <w:rsid w:val="00AE2387"/>
    <w:rsid w:val="00AE2584"/>
    <w:rsid w:val="00AE47B0"/>
    <w:rsid w:val="00AE495E"/>
    <w:rsid w:val="00AE55F5"/>
    <w:rsid w:val="00AE5A81"/>
    <w:rsid w:val="00AE5E44"/>
    <w:rsid w:val="00AE6730"/>
    <w:rsid w:val="00AE7ACE"/>
    <w:rsid w:val="00AF0485"/>
    <w:rsid w:val="00AF064C"/>
    <w:rsid w:val="00AF1296"/>
    <w:rsid w:val="00AF1D01"/>
    <w:rsid w:val="00AF28EA"/>
    <w:rsid w:val="00AF403A"/>
    <w:rsid w:val="00AF557E"/>
    <w:rsid w:val="00AF5F0D"/>
    <w:rsid w:val="00AF6156"/>
    <w:rsid w:val="00AF7DAC"/>
    <w:rsid w:val="00B0134C"/>
    <w:rsid w:val="00B01907"/>
    <w:rsid w:val="00B0238E"/>
    <w:rsid w:val="00B035F3"/>
    <w:rsid w:val="00B03B07"/>
    <w:rsid w:val="00B03DF8"/>
    <w:rsid w:val="00B05421"/>
    <w:rsid w:val="00B05CD3"/>
    <w:rsid w:val="00B06769"/>
    <w:rsid w:val="00B06880"/>
    <w:rsid w:val="00B06B61"/>
    <w:rsid w:val="00B0703A"/>
    <w:rsid w:val="00B075E2"/>
    <w:rsid w:val="00B07BE8"/>
    <w:rsid w:val="00B07CA1"/>
    <w:rsid w:val="00B100A4"/>
    <w:rsid w:val="00B1021D"/>
    <w:rsid w:val="00B105DC"/>
    <w:rsid w:val="00B117DE"/>
    <w:rsid w:val="00B11A18"/>
    <w:rsid w:val="00B11CC0"/>
    <w:rsid w:val="00B13CE3"/>
    <w:rsid w:val="00B14918"/>
    <w:rsid w:val="00B15074"/>
    <w:rsid w:val="00B16065"/>
    <w:rsid w:val="00B16292"/>
    <w:rsid w:val="00B1722F"/>
    <w:rsid w:val="00B177D4"/>
    <w:rsid w:val="00B207E5"/>
    <w:rsid w:val="00B20C8F"/>
    <w:rsid w:val="00B2104F"/>
    <w:rsid w:val="00B21791"/>
    <w:rsid w:val="00B218F4"/>
    <w:rsid w:val="00B23096"/>
    <w:rsid w:val="00B24C73"/>
    <w:rsid w:val="00B2585D"/>
    <w:rsid w:val="00B26CB8"/>
    <w:rsid w:val="00B30A8A"/>
    <w:rsid w:val="00B31DE5"/>
    <w:rsid w:val="00B32A04"/>
    <w:rsid w:val="00B32C31"/>
    <w:rsid w:val="00B32CD5"/>
    <w:rsid w:val="00B336F9"/>
    <w:rsid w:val="00B3479D"/>
    <w:rsid w:val="00B34CF3"/>
    <w:rsid w:val="00B34D24"/>
    <w:rsid w:val="00B3552B"/>
    <w:rsid w:val="00B35C25"/>
    <w:rsid w:val="00B3644F"/>
    <w:rsid w:val="00B36DC4"/>
    <w:rsid w:val="00B3714A"/>
    <w:rsid w:val="00B37401"/>
    <w:rsid w:val="00B37ADD"/>
    <w:rsid w:val="00B37B7D"/>
    <w:rsid w:val="00B40E1A"/>
    <w:rsid w:val="00B411B7"/>
    <w:rsid w:val="00B4212D"/>
    <w:rsid w:val="00B42378"/>
    <w:rsid w:val="00B42BE5"/>
    <w:rsid w:val="00B44B7C"/>
    <w:rsid w:val="00B44C34"/>
    <w:rsid w:val="00B44C35"/>
    <w:rsid w:val="00B44EE3"/>
    <w:rsid w:val="00B46A1B"/>
    <w:rsid w:val="00B46E08"/>
    <w:rsid w:val="00B47F53"/>
    <w:rsid w:val="00B5085F"/>
    <w:rsid w:val="00B5232F"/>
    <w:rsid w:val="00B5294B"/>
    <w:rsid w:val="00B539A2"/>
    <w:rsid w:val="00B54BC4"/>
    <w:rsid w:val="00B56E64"/>
    <w:rsid w:val="00B57238"/>
    <w:rsid w:val="00B57635"/>
    <w:rsid w:val="00B57645"/>
    <w:rsid w:val="00B576A9"/>
    <w:rsid w:val="00B57ED3"/>
    <w:rsid w:val="00B57F33"/>
    <w:rsid w:val="00B60818"/>
    <w:rsid w:val="00B6117F"/>
    <w:rsid w:val="00B617FE"/>
    <w:rsid w:val="00B61FF7"/>
    <w:rsid w:val="00B62381"/>
    <w:rsid w:val="00B63768"/>
    <w:rsid w:val="00B63B4D"/>
    <w:rsid w:val="00B64725"/>
    <w:rsid w:val="00B6523F"/>
    <w:rsid w:val="00B65381"/>
    <w:rsid w:val="00B65C73"/>
    <w:rsid w:val="00B6639E"/>
    <w:rsid w:val="00B666F3"/>
    <w:rsid w:val="00B668C1"/>
    <w:rsid w:val="00B67DA0"/>
    <w:rsid w:val="00B70234"/>
    <w:rsid w:val="00B70479"/>
    <w:rsid w:val="00B7072D"/>
    <w:rsid w:val="00B70F7E"/>
    <w:rsid w:val="00B71FD2"/>
    <w:rsid w:val="00B72322"/>
    <w:rsid w:val="00B72801"/>
    <w:rsid w:val="00B72AAA"/>
    <w:rsid w:val="00B74EDE"/>
    <w:rsid w:val="00B754E8"/>
    <w:rsid w:val="00B760B0"/>
    <w:rsid w:val="00B76B7D"/>
    <w:rsid w:val="00B77B92"/>
    <w:rsid w:val="00B81505"/>
    <w:rsid w:val="00B82C1E"/>
    <w:rsid w:val="00B8312C"/>
    <w:rsid w:val="00B833B6"/>
    <w:rsid w:val="00B83E74"/>
    <w:rsid w:val="00B83EC6"/>
    <w:rsid w:val="00B856AD"/>
    <w:rsid w:val="00B85F94"/>
    <w:rsid w:val="00B87274"/>
    <w:rsid w:val="00B909AD"/>
    <w:rsid w:val="00B91732"/>
    <w:rsid w:val="00B920DD"/>
    <w:rsid w:val="00B92561"/>
    <w:rsid w:val="00B94339"/>
    <w:rsid w:val="00B94AD8"/>
    <w:rsid w:val="00B94B45"/>
    <w:rsid w:val="00B95EA9"/>
    <w:rsid w:val="00B9636E"/>
    <w:rsid w:val="00B975B1"/>
    <w:rsid w:val="00BA0836"/>
    <w:rsid w:val="00BA090C"/>
    <w:rsid w:val="00BA0ADE"/>
    <w:rsid w:val="00BA2368"/>
    <w:rsid w:val="00BA326A"/>
    <w:rsid w:val="00BA32E5"/>
    <w:rsid w:val="00BA3411"/>
    <w:rsid w:val="00BA4C0A"/>
    <w:rsid w:val="00BA5A51"/>
    <w:rsid w:val="00BA5B39"/>
    <w:rsid w:val="00BA66AC"/>
    <w:rsid w:val="00BA6825"/>
    <w:rsid w:val="00BA68BB"/>
    <w:rsid w:val="00BA6D9D"/>
    <w:rsid w:val="00BA7B6A"/>
    <w:rsid w:val="00BB0C0B"/>
    <w:rsid w:val="00BB0EE5"/>
    <w:rsid w:val="00BB1DE2"/>
    <w:rsid w:val="00BB1F82"/>
    <w:rsid w:val="00BB208B"/>
    <w:rsid w:val="00BB21C1"/>
    <w:rsid w:val="00BB23F1"/>
    <w:rsid w:val="00BB2FBD"/>
    <w:rsid w:val="00BB3501"/>
    <w:rsid w:val="00BB39C1"/>
    <w:rsid w:val="00BB3B84"/>
    <w:rsid w:val="00BB3C3C"/>
    <w:rsid w:val="00BB4AF6"/>
    <w:rsid w:val="00BB55A2"/>
    <w:rsid w:val="00BB5A11"/>
    <w:rsid w:val="00BB6EB2"/>
    <w:rsid w:val="00BB7386"/>
    <w:rsid w:val="00BC0020"/>
    <w:rsid w:val="00BC0BED"/>
    <w:rsid w:val="00BC0E30"/>
    <w:rsid w:val="00BC1BFC"/>
    <w:rsid w:val="00BC2ED2"/>
    <w:rsid w:val="00BC30B7"/>
    <w:rsid w:val="00BC3939"/>
    <w:rsid w:val="00BC3F8D"/>
    <w:rsid w:val="00BC3FB6"/>
    <w:rsid w:val="00BC4522"/>
    <w:rsid w:val="00BC614E"/>
    <w:rsid w:val="00BC6979"/>
    <w:rsid w:val="00BC74B2"/>
    <w:rsid w:val="00BC78D5"/>
    <w:rsid w:val="00BC7927"/>
    <w:rsid w:val="00BC7D05"/>
    <w:rsid w:val="00BD0727"/>
    <w:rsid w:val="00BD12A6"/>
    <w:rsid w:val="00BD1B71"/>
    <w:rsid w:val="00BD23CF"/>
    <w:rsid w:val="00BD264C"/>
    <w:rsid w:val="00BD3227"/>
    <w:rsid w:val="00BD44F9"/>
    <w:rsid w:val="00BD5B66"/>
    <w:rsid w:val="00BD70C7"/>
    <w:rsid w:val="00BD75F7"/>
    <w:rsid w:val="00BD795E"/>
    <w:rsid w:val="00BE0B69"/>
    <w:rsid w:val="00BE1018"/>
    <w:rsid w:val="00BE1A94"/>
    <w:rsid w:val="00BE285F"/>
    <w:rsid w:val="00BE2DD8"/>
    <w:rsid w:val="00BE3DD0"/>
    <w:rsid w:val="00BE4ABA"/>
    <w:rsid w:val="00BE6029"/>
    <w:rsid w:val="00BE6C93"/>
    <w:rsid w:val="00BE710C"/>
    <w:rsid w:val="00BE7158"/>
    <w:rsid w:val="00BE7436"/>
    <w:rsid w:val="00BE7E2C"/>
    <w:rsid w:val="00BE7E40"/>
    <w:rsid w:val="00BF28DE"/>
    <w:rsid w:val="00BF4D0C"/>
    <w:rsid w:val="00BF4EA7"/>
    <w:rsid w:val="00BF5370"/>
    <w:rsid w:val="00BF580F"/>
    <w:rsid w:val="00BF605E"/>
    <w:rsid w:val="00BF64F7"/>
    <w:rsid w:val="00BF6CA0"/>
    <w:rsid w:val="00BF7883"/>
    <w:rsid w:val="00BF7E7D"/>
    <w:rsid w:val="00C01C2B"/>
    <w:rsid w:val="00C01EBD"/>
    <w:rsid w:val="00C03E65"/>
    <w:rsid w:val="00C04A3E"/>
    <w:rsid w:val="00C04CD9"/>
    <w:rsid w:val="00C054D7"/>
    <w:rsid w:val="00C076B1"/>
    <w:rsid w:val="00C07867"/>
    <w:rsid w:val="00C079EA"/>
    <w:rsid w:val="00C100CF"/>
    <w:rsid w:val="00C10206"/>
    <w:rsid w:val="00C113A9"/>
    <w:rsid w:val="00C11764"/>
    <w:rsid w:val="00C11E13"/>
    <w:rsid w:val="00C136F2"/>
    <w:rsid w:val="00C13BB5"/>
    <w:rsid w:val="00C13F49"/>
    <w:rsid w:val="00C14105"/>
    <w:rsid w:val="00C1424A"/>
    <w:rsid w:val="00C1424D"/>
    <w:rsid w:val="00C1517F"/>
    <w:rsid w:val="00C153CF"/>
    <w:rsid w:val="00C153E4"/>
    <w:rsid w:val="00C15661"/>
    <w:rsid w:val="00C175C9"/>
    <w:rsid w:val="00C21D51"/>
    <w:rsid w:val="00C22F04"/>
    <w:rsid w:val="00C22F37"/>
    <w:rsid w:val="00C2316F"/>
    <w:rsid w:val="00C23BE1"/>
    <w:rsid w:val="00C24263"/>
    <w:rsid w:val="00C242C1"/>
    <w:rsid w:val="00C25F57"/>
    <w:rsid w:val="00C26740"/>
    <w:rsid w:val="00C26D7B"/>
    <w:rsid w:val="00C27F47"/>
    <w:rsid w:val="00C3103B"/>
    <w:rsid w:val="00C311C7"/>
    <w:rsid w:val="00C31BF7"/>
    <w:rsid w:val="00C32023"/>
    <w:rsid w:val="00C321AA"/>
    <w:rsid w:val="00C3254E"/>
    <w:rsid w:val="00C33647"/>
    <w:rsid w:val="00C33FEF"/>
    <w:rsid w:val="00C3579B"/>
    <w:rsid w:val="00C35F42"/>
    <w:rsid w:val="00C36A08"/>
    <w:rsid w:val="00C36CD9"/>
    <w:rsid w:val="00C36D72"/>
    <w:rsid w:val="00C3706F"/>
    <w:rsid w:val="00C373B4"/>
    <w:rsid w:val="00C40CD8"/>
    <w:rsid w:val="00C40D45"/>
    <w:rsid w:val="00C41AA9"/>
    <w:rsid w:val="00C4343E"/>
    <w:rsid w:val="00C43549"/>
    <w:rsid w:val="00C43E98"/>
    <w:rsid w:val="00C4414F"/>
    <w:rsid w:val="00C44B2C"/>
    <w:rsid w:val="00C44C72"/>
    <w:rsid w:val="00C45789"/>
    <w:rsid w:val="00C4636E"/>
    <w:rsid w:val="00C46610"/>
    <w:rsid w:val="00C469EB"/>
    <w:rsid w:val="00C5075F"/>
    <w:rsid w:val="00C5145F"/>
    <w:rsid w:val="00C51800"/>
    <w:rsid w:val="00C51842"/>
    <w:rsid w:val="00C52328"/>
    <w:rsid w:val="00C528A0"/>
    <w:rsid w:val="00C53B00"/>
    <w:rsid w:val="00C553DB"/>
    <w:rsid w:val="00C55613"/>
    <w:rsid w:val="00C557A3"/>
    <w:rsid w:val="00C55862"/>
    <w:rsid w:val="00C55D1B"/>
    <w:rsid w:val="00C563E5"/>
    <w:rsid w:val="00C56434"/>
    <w:rsid w:val="00C56491"/>
    <w:rsid w:val="00C56961"/>
    <w:rsid w:val="00C6061B"/>
    <w:rsid w:val="00C60871"/>
    <w:rsid w:val="00C611AE"/>
    <w:rsid w:val="00C61A09"/>
    <w:rsid w:val="00C6479B"/>
    <w:rsid w:val="00C65B12"/>
    <w:rsid w:val="00C65B71"/>
    <w:rsid w:val="00C6620A"/>
    <w:rsid w:val="00C662CF"/>
    <w:rsid w:val="00C66A16"/>
    <w:rsid w:val="00C66DF5"/>
    <w:rsid w:val="00C67228"/>
    <w:rsid w:val="00C678CB"/>
    <w:rsid w:val="00C701B3"/>
    <w:rsid w:val="00C70521"/>
    <w:rsid w:val="00C710A9"/>
    <w:rsid w:val="00C71C28"/>
    <w:rsid w:val="00C72917"/>
    <w:rsid w:val="00C7301F"/>
    <w:rsid w:val="00C74920"/>
    <w:rsid w:val="00C75204"/>
    <w:rsid w:val="00C75440"/>
    <w:rsid w:val="00C75D0A"/>
    <w:rsid w:val="00C76847"/>
    <w:rsid w:val="00C77C3B"/>
    <w:rsid w:val="00C82B9F"/>
    <w:rsid w:val="00C82DD9"/>
    <w:rsid w:val="00C83C70"/>
    <w:rsid w:val="00C864A9"/>
    <w:rsid w:val="00C875DC"/>
    <w:rsid w:val="00C8783F"/>
    <w:rsid w:val="00C87C37"/>
    <w:rsid w:val="00C90E3C"/>
    <w:rsid w:val="00C92C46"/>
    <w:rsid w:val="00C92F85"/>
    <w:rsid w:val="00C93BE1"/>
    <w:rsid w:val="00C94902"/>
    <w:rsid w:val="00C94B53"/>
    <w:rsid w:val="00C952C1"/>
    <w:rsid w:val="00C97110"/>
    <w:rsid w:val="00C971FE"/>
    <w:rsid w:val="00CA0030"/>
    <w:rsid w:val="00CA119C"/>
    <w:rsid w:val="00CA205B"/>
    <w:rsid w:val="00CA272A"/>
    <w:rsid w:val="00CA2807"/>
    <w:rsid w:val="00CA2B5F"/>
    <w:rsid w:val="00CA446B"/>
    <w:rsid w:val="00CA5037"/>
    <w:rsid w:val="00CB0EEB"/>
    <w:rsid w:val="00CB155A"/>
    <w:rsid w:val="00CB1560"/>
    <w:rsid w:val="00CB29B7"/>
    <w:rsid w:val="00CB2F4F"/>
    <w:rsid w:val="00CB339F"/>
    <w:rsid w:val="00CB3BE2"/>
    <w:rsid w:val="00CB3CBE"/>
    <w:rsid w:val="00CB4CA8"/>
    <w:rsid w:val="00CB7832"/>
    <w:rsid w:val="00CB7AAA"/>
    <w:rsid w:val="00CB7E8A"/>
    <w:rsid w:val="00CC0973"/>
    <w:rsid w:val="00CC23DD"/>
    <w:rsid w:val="00CC2633"/>
    <w:rsid w:val="00CC3B75"/>
    <w:rsid w:val="00CC4019"/>
    <w:rsid w:val="00CC4035"/>
    <w:rsid w:val="00CC44A2"/>
    <w:rsid w:val="00CC4539"/>
    <w:rsid w:val="00CC580C"/>
    <w:rsid w:val="00CC6527"/>
    <w:rsid w:val="00CC6C47"/>
    <w:rsid w:val="00CD07CA"/>
    <w:rsid w:val="00CD0C45"/>
    <w:rsid w:val="00CD0EB7"/>
    <w:rsid w:val="00CD275E"/>
    <w:rsid w:val="00CD2D94"/>
    <w:rsid w:val="00CD3332"/>
    <w:rsid w:val="00CD3D93"/>
    <w:rsid w:val="00CD4E74"/>
    <w:rsid w:val="00CD55EC"/>
    <w:rsid w:val="00CD6325"/>
    <w:rsid w:val="00CD75CA"/>
    <w:rsid w:val="00CD7867"/>
    <w:rsid w:val="00CE14DA"/>
    <w:rsid w:val="00CE286D"/>
    <w:rsid w:val="00CE2AC6"/>
    <w:rsid w:val="00CE2CBE"/>
    <w:rsid w:val="00CE45DE"/>
    <w:rsid w:val="00CE494D"/>
    <w:rsid w:val="00CE4C59"/>
    <w:rsid w:val="00CE4FFB"/>
    <w:rsid w:val="00CE524F"/>
    <w:rsid w:val="00CE6454"/>
    <w:rsid w:val="00CE6B8F"/>
    <w:rsid w:val="00CE7396"/>
    <w:rsid w:val="00CF18AA"/>
    <w:rsid w:val="00CF1E39"/>
    <w:rsid w:val="00CF39AE"/>
    <w:rsid w:val="00CF4012"/>
    <w:rsid w:val="00CF4463"/>
    <w:rsid w:val="00CF4502"/>
    <w:rsid w:val="00CF63A4"/>
    <w:rsid w:val="00CF6AA6"/>
    <w:rsid w:val="00CF76EF"/>
    <w:rsid w:val="00CF7ED6"/>
    <w:rsid w:val="00D019A9"/>
    <w:rsid w:val="00D0228D"/>
    <w:rsid w:val="00D02406"/>
    <w:rsid w:val="00D0341A"/>
    <w:rsid w:val="00D0344F"/>
    <w:rsid w:val="00D03DBF"/>
    <w:rsid w:val="00D04510"/>
    <w:rsid w:val="00D04897"/>
    <w:rsid w:val="00D06039"/>
    <w:rsid w:val="00D0687C"/>
    <w:rsid w:val="00D074A5"/>
    <w:rsid w:val="00D12C85"/>
    <w:rsid w:val="00D14292"/>
    <w:rsid w:val="00D1439D"/>
    <w:rsid w:val="00D14CE6"/>
    <w:rsid w:val="00D160E6"/>
    <w:rsid w:val="00D204BA"/>
    <w:rsid w:val="00D204E5"/>
    <w:rsid w:val="00D208A7"/>
    <w:rsid w:val="00D20B67"/>
    <w:rsid w:val="00D228B8"/>
    <w:rsid w:val="00D229B8"/>
    <w:rsid w:val="00D241B4"/>
    <w:rsid w:val="00D2502E"/>
    <w:rsid w:val="00D260B8"/>
    <w:rsid w:val="00D26617"/>
    <w:rsid w:val="00D27687"/>
    <w:rsid w:val="00D300F9"/>
    <w:rsid w:val="00D30BFC"/>
    <w:rsid w:val="00D32473"/>
    <w:rsid w:val="00D32641"/>
    <w:rsid w:val="00D32A67"/>
    <w:rsid w:val="00D32E97"/>
    <w:rsid w:val="00D336A5"/>
    <w:rsid w:val="00D338C6"/>
    <w:rsid w:val="00D33924"/>
    <w:rsid w:val="00D33AD5"/>
    <w:rsid w:val="00D35B61"/>
    <w:rsid w:val="00D362BA"/>
    <w:rsid w:val="00D36AFD"/>
    <w:rsid w:val="00D370D7"/>
    <w:rsid w:val="00D37D62"/>
    <w:rsid w:val="00D37D8C"/>
    <w:rsid w:val="00D4139C"/>
    <w:rsid w:val="00D41D6B"/>
    <w:rsid w:val="00D4279C"/>
    <w:rsid w:val="00D433CD"/>
    <w:rsid w:val="00D4352E"/>
    <w:rsid w:val="00D43FD5"/>
    <w:rsid w:val="00D44155"/>
    <w:rsid w:val="00D4484E"/>
    <w:rsid w:val="00D44E02"/>
    <w:rsid w:val="00D45D96"/>
    <w:rsid w:val="00D4650B"/>
    <w:rsid w:val="00D46DE5"/>
    <w:rsid w:val="00D47271"/>
    <w:rsid w:val="00D4775F"/>
    <w:rsid w:val="00D47CB1"/>
    <w:rsid w:val="00D50AC4"/>
    <w:rsid w:val="00D50CAA"/>
    <w:rsid w:val="00D51295"/>
    <w:rsid w:val="00D51B17"/>
    <w:rsid w:val="00D5289A"/>
    <w:rsid w:val="00D53A4A"/>
    <w:rsid w:val="00D554B6"/>
    <w:rsid w:val="00D55AB3"/>
    <w:rsid w:val="00D5629F"/>
    <w:rsid w:val="00D566F5"/>
    <w:rsid w:val="00D60BD4"/>
    <w:rsid w:val="00D612EE"/>
    <w:rsid w:val="00D62A21"/>
    <w:rsid w:val="00D63926"/>
    <w:rsid w:val="00D64A15"/>
    <w:rsid w:val="00D65088"/>
    <w:rsid w:val="00D66767"/>
    <w:rsid w:val="00D66ED8"/>
    <w:rsid w:val="00D67BF9"/>
    <w:rsid w:val="00D705AE"/>
    <w:rsid w:val="00D729AB"/>
    <w:rsid w:val="00D72ADB"/>
    <w:rsid w:val="00D736B3"/>
    <w:rsid w:val="00D73935"/>
    <w:rsid w:val="00D74790"/>
    <w:rsid w:val="00D74E1A"/>
    <w:rsid w:val="00D75155"/>
    <w:rsid w:val="00D76339"/>
    <w:rsid w:val="00D76521"/>
    <w:rsid w:val="00D7797D"/>
    <w:rsid w:val="00D779B2"/>
    <w:rsid w:val="00D77D30"/>
    <w:rsid w:val="00D80773"/>
    <w:rsid w:val="00D80D45"/>
    <w:rsid w:val="00D80F8A"/>
    <w:rsid w:val="00D815F7"/>
    <w:rsid w:val="00D826FD"/>
    <w:rsid w:val="00D8304B"/>
    <w:rsid w:val="00D830AC"/>
    <w:rsid w:val="00D83543"/>
    <w:rsid w:val="00D840E9"/>
    <w:rsid w:val="00D85870"/>
    <w:rsid w:val="00D85DC4"/>
    <w:rsid w:val="00D86728"/>
    <w:rsid w:val="00D868E4"/>
    <w:rsid w:val="00D86F4B"/>
    <w:rsid w:val="00D871CA"/>
    <w:rsid w:val="00D87400"/>
    <w:rsid w:val="00D9055B"/>
    <w:rsid w:val="00D926EC"/>
    <w:rsid w:val="00D930EE"/>
    <w:rsid w:val="00D94628"/>
    <w:rsid w:val="00D95200"/>
    <w:rsid w:val="00D956AE"/>
    <w:rsid w:val="00D95B55"/>
    <w:rsid w:val="00D95D95"/>
    <w:rsid w:val="00D971C8"/>
    <w:rsid w:val="00D97613"/>
    <w:rsid w:val="00D97B83"/>
    <w:rsid w:val="00DA02BD"/>
    <w:rsid w:val="00DA10A6"/>
    <w:rsid w:val="00DA158E"/>
    <w:rsid w:val="00DA18F2"/>
    <w:rsid w:val="00DA238A"/>
    <w:rsid w:val="00DA2AFF"/>
    <w:rsid w:val="00DA44DE"/>
    <w:rsid w:val="00DA4F02"/>
    <w:rsid w:val="00DA562F"/>
    <w:rsid w:val="00DB35EC"/>
    <w:rsid w:val="00DB3BBB"/>
    <w:rsid w:val="00DB3C11"/>
    <w:rsid w:val="00DB3C42"/>
    <w:rsid w:val="00DB4132"/>
    <w:rsid w:val="00DB439A"/>
    <w:rsid w:val="00DB4776"/>
    <w:rsid w:val="00DB55CD"/>
    <w:rsid w:val="00DB6849"/>
    <w:rsid w:val="00DB6A95"/>
    <w:rsid w:val="00DC0CAB"/>
    <w:rsid w:val="00DC0EAB"/>
    <w:rsid w:val="00DC144A"/>
    <w:rsid w:val="00DC1DF3"/>
    <w:rsid w:val="00DC2998"/>
    <w:rsid w:val="00DC301E"/>
    <w:rsid w:val="00DC3D93"/>
    <w:rsid w:val="00DC4304"/>
    <w:rsid w:val="00DC4726"/>
    <w:rsid w:val="00DC49EF"/>
    <w:rsid w:val="00DC4BFF"/>
    <w:rsid w:val="00DC5383"/>
    <w:rsid w:val="00DC57E0"/>
    <w:rsid w:val="00DC5A8B"/>
    <w:rsid w:val="00DC5C08"/>
    <w:rsid w:val="00DC5D4A"/>
    <w:rsid w:val="00DC6B43"/>
    <w:rsid w:val="00DC7549"/>
    <w:rsid w:val="00DD009D"/>
    <w:rsid w:val="00DD0AB8"/>
    <w:rsid w:val="00DD3A35"/>
    <w:rsid w:val="00DD4566"/>
    <w:rsid w:val="00DD47B6"/>
    <w:rsid w:val="00DD5180"/>
    <w:rsid w:val="00DD60DF"/>
    <w:rsid w:val="00DD6490"/>
    <w:rsid w:val="00DD6DBE"/>
    <w:rsid w:val="00DD6EB2"/>
    <w:rsid w:val="00DD792F"/>
    <w:rsid w:val="00DE0115"/>
    <w:rsid w:val="00DE096E"/>
    <w:rsid w:val="00DE253E"/>
    <w:rsid w:val="00DE2D24"/>
    <w:rsid w:val="00DE3582"/>
    <w:rsid w:val="00DE3C7B"/>
    <w:rsid w:val="00DE4336"/>
    <w:rsid w:val="00DE4379"/>
    <w:rsid w:val="00DE45E8"/>
    <w:rsid w:val="00DE5308"/>
    <w:rsid w:val="00DE56DA"/>
    <w:rsid w:val="00DE5BC3"/>
    <w:rsid w:val="00DE7446"/>
    <w:rsid w:val="00DE7BB3"/>
    <w:rsid w:val="00DE7DDB"/>
    <w:rsid w:val="00DE7F51"/>
    <w:rsid w:val="00DF0A3A"/>
    <w:rsid w:val="00DF1378"/>
    <w:rsid w:val="00DF2B26"/>
    <w:rsid w:val="00DF2D98"/>
    <w:rsid w:val="00DF3459"/>
    <w:rsid w:val="00DF3565"/>
    <w:rsid w:val="00DF373D"/>
    <w:rsid w:val="00DF3CBB"/>
    <w:rsid w:val="00DF44CB"/>
    <w:rsid w:val="00DF5175"/>
    <w:rsid w:val="00DF5EDD"/>
    <w:rsid w:val="00DF784C"/>
    <w:rsid w:val="00DF7B16"/>
    <w:rsid w:val="00DF7C84"/>
    <w:rsid w:val="00E0001D"/>
    <w:rsid w:val="00E0155E"/>
    <w:rsid w:val="00E02FBC"/>
    <w:rsid w:val="00E037D6"/>
    <w:rsid w:val="00E05554"/>
    <w:rsid w:val="00E05766"/>
    <w:rsid w:val="00E0602B"/>
    <w:rsid w:val="00E0771A"/>
    <w:rsid w:val="00E07908"/>
    <w:rsid w:val="00E07982"/>
    <w:rsid w:val="00E07A1B"/>
    <w:rsid w:val="00E07B72"/>
    <w:rsid w:val="00E1045E"/>
    <w:rsid w:val="00E109F9"/>
    <w:rsid w:val="00E115AC"/>
    <w:rsid w:val="00E12161"/>
    <w:rsid w:val="00E1320B"/>
    <w:rsid w:val="00E13253"/>
    <w:rsid w:val="00E132D3"/>
    <w:rsid w:val="00E14A1B"/>
    <w:rsid w:val="00E15CFC"/>
    <w:rsid w:val="00E163A6"/>
    <w:rsid w:val="00E1746F"/>
    <w:rsid w:val="00E17C14"/>
    <w:rsid w:val="00E17DD5"/>
    <w:rsid w:val="00E17E5D"/>
    <w:rsid w:val="00E203D5"/>
    <w:rsid w:val="00E21032"/>
    <w:rsid w:val="00E21DF7"/>
    <w:rsid w:val="00E22DAA"/>
    <w:rsid w:val="00E23355"/>
    <w:rsid w:val="00E24901"/>
    <w:rsid w:val="00E24F7F"/>
    <w:rsid w:val="00E25BC1"/>
    <w:rsid w:val="00E25E71"/>
    <w:rsid w:val="00E27AED"/>
    <w:rsid w:val="00E305AF"/>
    <w:rsid w:val="00E30991"/>
    <w:rsid w:val="00E32915"/>
    <w:rsid w:val="00E32FE0"/>
    <w:rsid w:val="00E333E3"/>
    <w:rsid w:val="00E33F02"/>
    <w:rsid w:val="00E34F80"/>
    <w:rsid w:val="00E356DE"/>
    <w:rsid w:val="00E35EB1"/>
    <w:rsid w:val="00E35FD4"/>
    <w:rsid w:val="00E3600E"/>
    <w:rsid w:val="00E36DFE"/>
    <w:rsid w:val="00E37045"/>
    <w:rsid w:val="00E4130A"/>
    <w:rsid w:val="00E421C7"/>
    <w:rsid w:val="00E42277"/>
    <w:rsid w:val="00E42C5F"/>
    <w:rsid w:val="00E43CBB"/>
    <w:rsid w:val="00E43E82"/>
    <w:rsid w:val="00E44D5B"/>
    <w:rsid w:val="00E450F2"/>
    <w:rsid w:val="00E45671"/>
    <w:rsid w:val="00E463D3"/>
    <w:rsid w:val="00E46957"/>
    <w:rsid w:val="00E4709B"/>
    <w:rsid w:val="00E47826"/>
    <w:rsid w:val="00E47B77"/>
    <w:rsid w:val="00E506D3"/>
    <w:rsid w:val="00E50EC7"/>
    <w:rsid w:val="00E5205D"/>
    <w:rsid w:val="00E5209B"/>
    <w:rsid w:val="00E53996"/>
    <w:rsid w:val="00E55482"/>
    <w:rsid w:val="00E55867"/>
    <w:rsid w:val="00E55A61"/>
    <w:rsid w:val="00E55B1D"/>
    <w:rsid w:val="00E56B11"/>
    <w:rsid w:val="00E57988"/>
    <w:rsid w:val="00E57A04"/>
    <w:rsid w:val="00E57A91"/>
    <w:rsid w:val="00E60091"/>
    <w:rsid w:val="00E60584"/>
    <w:rsid w:val="00E61131"/>
    <w:rsid w:val="00E62BBE"/>
    <w:rsid w:val="00E62D8B"/>
    <w:rsid w:val="00E6485C"/>
    <w:rsid w:val="00E649EF"/>
    <w:rsid w:val="00E64D32"/>
    <w:rsid w:val="00E65342"/>
    <w:rsid w:val="00E65728"/>
    <w:rsid w:val="00E659A8"/>
    <w:rsid w:val="00E663B9"/>
    <w:rsid w:val="00E66917"/>
    <w:rsid w:val="00E66F5B"/>
    <w:rsid w:val="00E67C73"/>
    <w:rsid w:val="00E70DD7"/>
    <w:rsid w:val="00E7263B"/>
    <w:rsid w:val="00E732ED"/>
    <w:rsid w:val="00E74171"/>
    <w:rsid w:val="00E74810"/>
    <w:rsid w:val="00E74E29"/>
    <w:rsid w:val="00E74EF2"/>
    <w:rsid w:val="00E766FB"/>
    <w:rsid w:val="00E76923"/>
    <w:rsid w:val="00E76990"/>
    <w:rsid w:val="00E77F93"/>
    <w:rsid w:val="00E81D87"/>
    <w:rsid w:val="00E830D3"/>
    <w:rsid w:val="00E83647"/>
    <w:rsid w:val="00E85CA7"/>
    <w:rsid w:val="00E86E86"/>
    <w:rsid w:val="00E870E2"/>
    <w:rsid w:val="00E90FC8"/>
    <w:rsid w:val="00E910B8"/>
    <w:rsid w:val="00E913F0"/>
    <w:rsid w:val="00E91E39"/>
    <w:rsid w:val="00E922F9"/>
    <w:rsid w:val="00E9392C"/>
    <w:rsid w:val="00E93F09"/>
    <w:rsid w:val="00E9418F"/>
    <w:rsid w:val="00E947D8"/>
    <w:rsid w:val="00E96B72"/>
    <w:rsid w:val="00E97261"/>
    <w:rsid w:val="00E97800"/>
    <w:rsid w:val="00E97BE9"/>
    <w:rsid w:val="00EA0838"/>
    <w:rsid w:val="00EA2B77"/>
    <w:rsid w:val="00EA2C1B"/>
    <w:rsid w:val="00EA31DD"/>
    <w:rsid w:val="00EA3448"/>
    <w:rsid w:val="00EA38C2"/>
    <w:rsid w:val="00EA44D9"/>
    <w:rsid w:val="00EA583E"/>
    <w:rsid w:val="00EA6799"/>
    <w:rsid w:val="00EA769E"/>
    <w:rsid w:val="00EA7924"/>
    <w:rsid w:val="00EB170F"/>
    <w:rsid w:val="00EB186C"/>
    <w:rsid w:val="00EB28D8"/>
    <w:rsid w:val="00EB760C"/>
    <w:rsid w:val="00EC00BB"/>
    <w:rsid w:val="00EC01A6"/>
    <w:rsid w:val="00EC1A12"/>
    <w:rsid w:val="00EC3983"/>
    <w:rsid w:val="00EC3BDB"/>
    <w:rsid w:val="00EC3BFD"/>
    <w:rsid w:val="00EC44C8"/>
    <w:rsid w:val="00EC4518"/>
    <w:rsid w:val="00EC47D6"/>
    <w:rsid w:val="00EC55FB"/>
    <w:rsid w:val="00EC59E6"/>
    <w:rsid w:val="00EC666A"/>
    <w:rsid w:val="00EC672C"/>
    <w:rsid w:val="00EC7DE0"/>
    <w:rsid w:val="00ED0939"/>
    <w:rsid w:val="00ED0B89"/>
    <w:rsid w:val="00ED1620"/>
    <w:rsid w:val="00ED2F10"/>
    <w:rsid w:val="00ED3546"/>
    <w:rsid w:val="00ED406E"/>
    <w:rsid w:val="00ED51FD"/>
    <w:rsid w:val="00ED739D"/>
    <w:rsid w:val="00ED76F0"/>
    <w:rsid w:val="00ED7E00"/>
    <w:rsid w:val="00EE00D3"/>
    <w:rsid w:val="00EE0D3A"/>
    <w:rsid w:val="00EE0EEC"/>
    <w:rsid w:val="00EE0F2A"/>
    <w:rsid w:val="00EE104F"/>
    <w:rsid w:val="00EE1BB4"/>
    <w:rsid w:val="00EE20A8"/>
    <w:rsid w:val="00EE367E"/>
    <w:rsid w:val="00EE37BE"/>
    <w:rsid w:val="00EE3CDC"/>
    <w:rsid w:val="00EE47BF"/>
    <w:rsid w:val="00EE5948"/>
    <w:rsid w:val="00EE5959"/>
    <w:rsid w:val="00EE5F56"/>
    <w:rsid w:val="00EE6492"/>
    <w:rsid w:val="00EE781F"/>
    <w:rsid w:val="00EF05A4"/>
    <w:rsid w:val="00EF0D46"/>
    <w:rsid w:val="00EF0F5E"/>
    <w:rsid w:val="00EF1257"/>
    <w:rsid w:val="00EF140D"/>
    <w:rsid w:val="00EF1739"/>
    <w:rsid w:val="00EF3BAD"/>
    <w:rsid w:val="00EF3DCB"/>
    <w:rsid w:val="00EF4A2E"/>
    <w:rsid w:val="00EF6605"/>
    <w:rsid w:val="00EF6641"/>
    <w:rsid w:val="00EF6902"/>
    <w:rsid w:val="00EF6A91"/>
    <w:rsid w:val="00EF6B66"/>
    <w:rsid w:val="00EF71B0"/>
    <w:rsid w:val="00F00059"/>
    <w:rsid w:val="00F0061E"/>
    <w:rsid w:val="00F00647"/>
    <w:rsid w:val="00F00B09"/>
    <w:rsid w:val="00F01C9F"/>
    <w:rsid w:val="00F01F3E"/>
    <w:rsid w:val="00F023B4"/>
    <w:rsid w:val="00F02AB1"/>
    <w:rsid w:val="00F02C43"/>
    <w:rsid w:val="00F032A7"/>
    <w:rsid w:val="00F03F35"/>
    <w:rsid w:val="00F04A46"/>
    <w:rsid w:val="00F05799"/>
    <w:rsid w:val="00F07A26"/>
    <w:rsid w:val="00F10912"/>
    <w:rsid w:val="00F11927"/>
    <w:rsid w:val="00F12158"/>
    <w:rsid w:val="00F122EF"/>
    <w:rsid w:val="00F1319E"/>
    <w:rsid w:val="00F13A14"/>
    <w:rsid w:val="00F1508B"/>
    <w:rsid w:val="00F1517A"/>
    <w:rsid w:val="00F15228"/>
    <w:rsid w:val="00F15A8E"/>
    <w:rsid w:val="00F17633"/>
    <w:rsid w:val="00F17649"/>
    <w:rsid w:val="00F21275"/>
    <w:rsid w:val="00F21309"/>
    <w:rsid w:val="00F219CA"/>
    <w:rsid w:val="00F21B1B"/>
    <w:rsid w:val="00F229C2"/>
    <w:rsid w:val="00F22EB2"/>
    <w:rsid w:val="00F26D00"/>
    <w:rsid w:val="00F26DBB"/>
    <w:rsid w:val="00F27168"/>
    <w:rsid w:val="00F27863"/>
    <w:rsid w:val="00F27B13"/>
    <w:rsid w:val="00F31C07"/>
    <w:rsid w:val="00F31E40"/>
    <w:rsid w:val="00F33DCC"/>
    <w:rsid w:val="00F3553A"/>
    <w:rsid w:val="00F35FBF"/>
    <w:rsid w:val="00F3603D"/>
    <w:rsid w:val="00F36156"/>
    <w:rsid w:val="00F36223"/>
    <w:rsid w:val="00F36DE7"/>
    <w:rsid w:val="00F378F7"/>
    <w:rsid w:val="00F400E7"/>
    <w:rsid w:val="00F41EBD"/>
    <w:rsid w:val="00F42339"/>
    <w:rsid w:val="00F42EBE"/>
    <w:rsid w:val="00F44032"/>
    <w:rsid w:val="00F4458A"/>
    <w:rsid w:val="00F44775"/>
    <w:rsid w:val="00F44A0B"/>
    <w:rsid w:val="00F45013"/>
    <w:rsid w:val="00F4779F"/>
    <w:rsid w:val="00F47FD3"/>
    <w:rsid w:val="00F50040"/>
    <w:rsid w:val="00F507DB"/>
    <w:rsid w:val="00F50A4B"/>
    <w:rsid w:val="00F50FF2"/>
    <w:rsid w:val="00F514A9"/>
    <w:rsid w:val="00F518C2"/>
    <w:rsid w:val="00F5226D"/>
    <w:rsid w:val="00F52AD2"/>
    <w:rsid w:val="00F54250"/>
    <w:rsid w:val="00F56AF0"/>
    <w:rsid w:val="00F575F2"/>
    <w:rsid w:val="00F578D7"/>
    <w:rsid w:val="00F578DE"/>
    <w:rsid w:val="00F57DF4"/>
    <w:rsid w:val="00F60261"/>
    <w:rsid w:val="00F6055F"/>
    <w:rsid w:val="00F60B72"/>
    <w:rsid w:val="00F60C74"/>
    <w:rsid w:val="00F614EE"/>
    <w:rsid w:val="00F6194D"/>
    <w:rsid w:val="00F624C3"/>
    <w:rsid w:val="00F650BC"/>
    <w:rsid w:val="00F652AD"/>
    <w:rsid w:val="00F6548E"/>
    <w:rsid w:val="00F65B06"/>
    <w:rsid w:val="00F666CD"/>
    <w:rsid w:val="00F66EA4"/>
    <w:rsid w:val="00F676A9"/>
    <w:rsid w:val="00F67D21"/>
    <w:rsid w:val="00F70E44"/>
    <w:rsid w:val="00F722BC"/>
    <w:rsid w:val="00F728DD"/>
    <w:rsid w:val="00F72CF3"/>
    <w:rsid w:val="00F73A09"/>
    <w:rsid w:val="00F73FAB"/>
    <w:rsid w:val="00F7400F"/>
    <w:rsid w:val="00F742BF"/>
    <w:rsid w:val="00F7524A"/>
    <w:rsid w:val="00F75449"/>
    <w:rsid w:val="00F76966"/>
    <w:rsid w:val="00F772DC"/>
    <w:rsid w:val="00F77726"/>
    <w:rsid w:val="00F77B51"/>
    <w:rsid w:val="00F80EA7"/>
    <w:rsid w:val="00F81DDE"/>
    <w:rsid w:val="00F81F96"/>
    <w:rsid w:val="00F821A8"/>
    <w:rsid w:val="00F8349F"/>
    <w:rsid w:val="00F84CA2"/>
    <w:rsid w:val="00F85013"/>
    <w:rsid w:val="00F852CE"/>
    <w:rsid w:val="00F8535F"/>
    <w:rsid w:val="00F85CE0"/>
    <w:rsid w:val="00F86582"/>
    <w:rsid w:val="00F8784F"/>
    <w:rsid w:val="00F87EBF"/>
    <w:rsid w:val="00F9066F"/>
    <w:rsid w:val="00F90D23"/>
    <w:rsid w:val="00F91131"/>
    <w:rsid w:val="00F9181C"/>
    <w:rsid w:val="00F92658"/>
    <w:rsid w:val="00F926C7"/>
    <w:rsid w:val="00F93CEE"/>
    <w:rsid w:val="00F93E1B"/>
    <w:rsid w:val="00F945FB"/>
    <w:rsid w:val="00F94A0F"/>
    <w:rsid w:val="00FA0C17"/>
    <w:rsid w:val="00FA0DBD"/>
    <w:rsid w:val="00FA0FB5"/>
    <w:rsid w:val="00FA16D2"/>
    <w:rsid w:val="00FA23AC"/>
    <w:rsid w:val="00FA2A31"/>
    <w:rsid w:val="00FA2A75"/>
    <w:rsid w:val="00FA3EB4"/>
    <w:rsid w:val="00FA4624"/>
    <w:rsid w:val="00FA4B7D"/>
    <w:rsid w:val="00FA5015"/>
    <w:rsid w:val="00FA58F7"/>
    <w:rsid w:val="00FA5A32"/>
    <w:rsid w:val="00FA5CAE"/>
    <w:rsid w:val="00FA64C3"/>
    <w:rsid w:val="00FA67E6"/>
    <w:rsid w:val="00FA7904"/>
    <w:rsid w:val="00FA7D67"/>
    <w:rsid w:val="00FA7EC4"/>
    <w:rsid w:val="00FB04CC"/>
    <w:rsid w:val="00FB0502"/>
    <w:rsid w:val="00FB0C08"/>
    <w:rsid w:val="00FB14F9"/>
    <w:rsid w:val="00FB30F3"/>
    <w:rsid w:val="00FB321A"/>
    <w:rsid w:val="00FB3DC5"/>
    <w:rsid w:val="00FB4E3A"/>
    <w:rsid w:val="00FB4E7B"/>
    <w:rsid w:val="00FB4EBE"/>
    <w:rsid w:val="00FB5F13"/>
    <w:rsid w:val="00FB62B3"/>
    <w:rsid w:val="00FB6916"/>
    <w:rsid w:val="00FB785C"/>
    <w:rsid w:val="00FB7918"/>
    <w:rsid w:val="00FC111E"/>
    <w:rsid w:val="00FC2C3B"/>
    <w:rsid w:val="00FC3F13"/>
    <w:rsid w:val="00FC461E"/>
    <w:rsid w:val="00FC4750"/>
    <w:rsid w:val="00FC484E"/>
    <w:rsid w:val="00FC4AC1"/>
    <w:rsid w:val="00FC6654"/>
    <w:rsid w:val="00FC6C77"/>
    <w:rsid w:val="00FC7FB1"/>
    <w:rsid w:val="00FD01BB"/>
    <w:rsid w:val="00FD1185"/>
    <w:rsid w:val="00FD19AC"/>
    <w:rsid w:val="00FD25AD"/>
    <w:rsid w:val="00FD2B0D"/>
    <w:rsid w:val="00FD2CAB"/>
    <w:rsid w:val="00FD327B"/>
    <w:rsid w:val="00FD5470"/>
    <w:rsid w:val="00FD56A6"/>
    <w:rsid w:val="00FD5ABD"/>
    <w:rsid w:val="00FD5FE6"/>
    <w:rsid w:val="00FE1B5D"/>
    <w:rsid w:val="00FE2156"/>
    <w:rsid w:val="00FE2900"/>
    <w:rsid w:val="00FE2CA6"/>
    <w:rsid w:val="00FE3342"/>
    <w:rsid w:val="00FE39BC"/>
    <w:rsid w:val="00FE41DD"/>
    <w:rsid w:val="00FE43DA"/>
    <w:rsid w:val="00FE517E"/>
    <w:rsid w:val="00FE683F"/>
    <w:rsid w:val="00FE68A7"/>
    <w:rsid w:val="00FE7078"/>
    <w:rsid w:val="00FE728F"/>
    <w:rsid w:val="00FE7621"/>
    <w:rsid w:val="00FE7B61"/>
    <w:rsid w:val="00FF0209"/>
    <w:rsid w:val="00FF09EA"/>
    <w:rsid w:val="00FF1479"/>
    <w:rsid w:val="00FF153B"/>
    <w:rsid w:val="00FF1D6E"/>
    <w:rsid w:val="00FF25C8"/>
    <w:rsid w:val="00FF3491"/>
    <w:rsid w:val="00FF3617"/>
    <w:rsid w:val="00FF42A7"/>
    <w:rsid w:val="00FF4565"/>
    <w:rsid w:val="00FF474F"/>
    <w:rsid w:val="00FF5564"/>
    <w:rsid w:val="00FF5E8B"/>
    <w:rsid w:val="00FF60EF"/>
    <w:rsid w:val="00FF672F"/>
    <w:rsid w:val="00FF6BAD"/>
    <w:rsid w:val="00FF6D4B"/>
    <w:rsid w:val="00FF793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31C657E"/>
  <w15:docId w15:val="{25C5C537-8EA3-4E25-B8E9-0977C42DF88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heme="minorHAnsi" w:hAnsi="Times New Roman" w:cs="Times New Roman"/>
        <w:sz w:val="24"/>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0"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A17A71"/>
  </w:style>
  <w:style w:type="paragraph" w:styleId="Heading1">
    <w:name w:val="heading 1"/>
    <w:basedOn w:val="Normal"/>
    <w:next w:val="Normal"/>
    <w:link w:val="Heading1Char"/>
    <w:uiPriority w:val="9"/>
    <w:qFormat/>
    <w:rsid w:val="003E5AB6"/>
    <w:pPr>
      <w:keepNext/>
      <w:keepLines/>
      <w:spacing w:before="240" w:after="0"/>
      <w:jc w:val="center"/>
      <w:outlineLvl w:val="0"/>
    </w:pPr>
    <w:rPr>
      <w:rFonts w:eastAsiaTheme="majorEastAsia" w:cstheme="majorBidi"/>
      <w:b/>
      <w:szCs w:val="32"/>
    </w:rPr>
  </w:style>
  <w:style w:type="paragraph" w:styleId="Heading2">
    <w:name w:val="heading 2"/>
    <w:basedOn w:val="Normal"/>
    <w:next w:val="Normal"/>
    <w:link w:val="Heading2Char"/>
    <w:uiPriority w:val="9"/>
    <w:unhideWhenUsed/>
    <w:qFormat/>
    <w:rsid w:val="003E5AB6"/>
    <w:pPr>
      <w:keepNext/>
      <w:keepLines/>
      <w:spacing w:before="40" w:after="0"/>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781FC8"/>
    <w:pPr>
      <w:keepNext/>
      <w:keepLines/>
      <w:spacing w:before="40" w:after="0"/>
      <w:outlineLvl w:val="2"/>
    </w:pPr>
    <w:rPr>
      <w:rFonts w:asciiTheme="majorHAnsi" w:eastAsiaTheme="majorEastAsia" w:hAnsiTheme="majorHAnsi" w:cstheme="majorBidi"/>
      <w:color w:val="1F4D78" w:themeColor="accent1" w:themeShade="7F"/>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5698"/>
    <w:pPr>
      <w:tabs>
        <w:tab w:val="center" w:pos="4703"/>
        <w:tab w:val="right" w:pos="9406"/>
      </w:tabs>
      <w:spacing w:after="0" w:line="240" w:lineRule="auto"/>
    </w:pPr>
  </w:style>
  <w:style w:type="character" w:customStyle="1" w:styleId="HeaderChar">
    <w:name w:val="Header Char"/>
    <w:basedOn w:val="DefaultParagraphFont"/>
    <w:link w:val="Header"/>
    <w:uiPriority w:val="99"/>
    <w:rsid w:val="00AD5698"/>
  </w:style>
  <w:style w:type="paragraph" w:styleId="Footer">
    <w:name w:val="footer"/>
    <w:basedOn w:val="Normal"/>
    <w:link w:val="FooterChar"/>
    <w:uiPriority w:val="99"/>
    <w:unhideWhenUsed/>
    <w:rsid w:val="00AD5698"/>
    <w:pPr>
      <w:tabs>
        <w:tab w:val="center" w:pos="4703"/>
        <w:tab w:val="right" w:pos="9406"/>
      </w:tabs>
      <w:spacing w:after="0" w:line="240" w:lineRule="auto"/>
    </w:pPr>
  </w:style>
  <w:style w:type="character" w:customStyle="1" w:styleId="FooterChar">
    <w:name w:val="Footer Char"/>
    <w:basedOn w:val="DefaultParagraphFont"/>
    <w:link w:val="Footer"/>
    <w:uiPriority w:val="99"/>
    <w:rsid w:val="00AD5698"/>
  </w:style>
  <w:style w:type="character" w:styleId="CommentReference">
    <w:name w:val="annotation reference"/>
    <w:basedOn w:val="DefaultParagraphFont"/>
    <w:unhideWhenUsed/>
    <w:rsid w:val="00AB3FFC"/>
    <w:rPr>
      <w:sz w:val="16"/>
      <w:szCs w:val="16"/>
    </w:rPr>
  </w:style>
  <w:style w:type="paragraph" w:styleId="CommentText">
    <w:name w:val="annotation text"/>
    <w:basedOn w:val="Normal"/>
    <w:link w:val="CommentTextChar"/>
    <w:uiPriority w:val="99"/>
    <w:unhideWhenUsed/>
    <w:rsid w:val="00AB3FFC"/>
    <w:pPr>
      <w:spacing w:line="240" w:lineRule="auto"/>
    </w:pPr>
    <w:rPr>
      <w:sz w:val="20"/>
      <w:szCs w:val="20"/>
    </w:rPr>
  </w:style>
  <w:style w:type="character" w:customStyle="1" w:styleId="CommentTextChar">
    <w:name w:val="Comment Text Char"/>
    <w:basedOn w:val="DefaultParagraphFont"/>
    <w:link w:val="CommentText"/>
    <w:uiPriority w:val="99"/>
    <w:rsid w:val="00AB3FFC"/>
    <w:rPr>
      <w:sz w:val="20"/>
      <w:szCs w:val="20"/>
    </w:rPr>
  </w:style>
  <w:style w:type="paragraph" w:styleId="BalloonText">
    <w:name w:val="Balloon Text"/>
    <w:basedOn w:val="Normal"/>
    <w:link w:val="BalloonTextChar"/>
    <w:uiPriority w:val="99"/>
    <w:semiHidden/>
    <w:unhideWhenUsed/>
    <w:rsid w:val="00AB3FFC"/>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B3FFC"/>
    <w:rPr>
      <w:rFonts w:ascii="Segoe UI" w:hAnsi="Segoe UI" w:cs="Segoe UI"/>
      <w:sz w:val="18"/>
      <w:szCs w:val="18"/>
    </w:rPr>
  </w:style>
  <w:style w:type="paragraph" w:styleId="FootnoteText">
    <w:name w:val="footnote text"/>
    <w:basedOn w:val="Normal"/>
    <w:link w:val="FootnoteTextChar"/>
    <w:uiPriority w:val="99"/>
    <w:semiHidden/>
    <w:unhideWhenUsed/>
    <w:rsid w:val="00F00647"/>
    <w:pPr>
      <w:spacing w:after="0" w:line="240" w:lineRule="auto"/>
    </w:pPr>
    <w:rPr>
      <w:sz w:val="20"/>
      <w:szCs w:val="20"/>
    </w:rPr>
  </w:style>
  <w:style w:type="character" w:customStyle="1" w:styleId="FootnoteTextChar">
    <w:name w:val="Footnote Text Char"/>
    <w:basedOn w:val="DefaultParagraphFont"/>
    <w:link w:val="FootnoteText"/>
    <w:uiPriority w:val="99"/>
    <w:semiHidden/>
    <w:rsid w:val="00F00647"/>
    <w:rPr>
      <w:sz w:val="20"/>
      <w:szCs w:val="20"/>
    </w:rPr>
  </w:style>
  <w:style w:type="character" w:styleId="FootnoteReference">
    <w:name w:val="footnote reference"/>
    <w:basedOn w:val="DefaultParagraphFont"/>
    <w:uiPriority w:val="99"/>
    <w:semiHidden/>
    <w:unhideWhenUsed/>
    <w:rsid w:val="00F00647"/>
    <w:rPr>
      <w:vertAlign w:val="superscript"/>
    </w:rPr>
  </w:style>
  <w:style w:type="paragraph" w:styleId="ListParagraph">
    <w:name w:val="List Paragraph"/>
    <w:basedOn w:val="Normal"/>
    <w:uiPriority w:val="34"/>
    <w:qFormat/>
    <w:rsid w:val="006514CC"/>
    <w:pPr>
      <w:ind w:left="720"/>
      <w:contextualSpacing/>
    </w:pPr>
  </w:style>
  <w:style w:type="paragraph" w:styleId="CommentSubject">
    <w:name w:val="annotation subject"/>
    <w:basedOn w:val="CommentText"/>
    <w:next w:val="CommentText"/>
    <w:link w:val="CommentSubjectChar"/>
    <w:uiPriority w:val="99"/>
    <w:semiHidden/>
    <w:unhideWhenUsed/>
    <w:rsid w:val="007E2FCA"/>
    <w:rPr>
      <w:b/>
      <w:bCs/>
    </w:rPr>
  </w:style>
  <w:style w:type="character" w:customStyle="1" w:styleId="CommentSubjectChar">
    <w:name w:val="Comment Subject Char"/>
    <w:basedOn w:val="CommentTextChar"/>
    <w:link w:val="CommentSubject"/>
    <w:uiPriority w:val="99"/>
    <w:semiHidden/>
    <w:rsid w:val="007E2FCA"/>
    <w:rPr>
      <w:b/>
      <w:bCs/>
      <w:sz w:val="20"/>
      <w:szCs w:val="20"/>
    </w:rPr>
  </w:style>
  <w:style w:type="character" w:customStyle="1" w:styleId="fontstyle01">
    <w:name w:val="fontstyle01"/>
    <w:basedOn w:val="DefaultParagraphFont"/>
    <w:rsid w:val="00FB04CC"/>
    <w:rPr>
      <w:rFonts w:ascii="TimesTen-Roman" w:hAnsi="TimesTen-Roman" w:hint="default"/>
      <w:b w:val="0"/>
      <w:bCs w:val="0"/>
      <w:i w:val="0"/>
      <w:iCs w:val="0"/>
      <w:color w:val="231F20"/>
      <w:sz w:val="20"/>
      <w:szCs w:val="20"/>
    </w:rPr>
  </w:style>
  <w:style w:type="character" w:styleId="Hyperlink">
    <w:name w:val="Hyperlink"/>
    <w:basedOn w:val="DefaultParagraphFont"/>
    <w:uiPriority w:val="99"/>
    <w:unhideWhenUsed/>
    <w:rsid w:val="009E6FB5"/>
    <w:rPr>
      <w:color w:val="0563C1" w:themeColor="hyperlink"/>
      <w:u w:val="single"/>
    </w:rPr>
  </w:style>
  <w:style w:type="paragraph" w:styleId="Revision">
    <w:name w:val="Revision"/>
    <w:hidden/>
    <w:uiPriority w:val="99"/>
    <w:semiHidden/>
    <w:rsid w:val="00826D7A"/>
    <w:pPr>
      <w:spacing w:after="0" w:line="240" w:lineRule="auto"/>
    </w:pPr>
  </w:style>
  <w:style w:type="character" w:customStyle="1" w:styleId="apple-converted-space">
    <w:name w:val="apple-converted-space"/>
    <w:basedOn w:val="DefaultParagraphFont"/>
    <w:rsid w:val="004F6933"/>
  </w:style>
  <w:style w:type="character" w:customStyle="1" w:styleId="Heading1Char">
    <w:name w:val="Heading 1 Char"/>
    <w:basedOn w:val="DefaultParagraphFont"/>
    <w:link w:val="Heading1"/>
    <w:uiPriority w:val="9"/>
    <w:rsid w:val="003E5AB6"/>
    <w:rPr>
      <w:rFonts w:ascii="Times New Roman" w:eastAsiaTheme="majorEastAsia" w:hAnsi="Times New Roman" w:cstheme="majorBidi"/>
      <w:b/>
      <w:sz w:val="24"/>
      <w:szCs w:val="32"/>
    </w:rPr>
  </w:style>
  <w:style w:type="character" w:customStyle="1" w:styleId="Heading2Char">
    <w:name w:val="Heading 2 Char"/>
    <w:basedOn w:val="DefaultParagraphFont"/>
    <w:link w:val="Heading2"/>
    <w:uiPriority w:val="9"/>
    <w:rsid w:val="003E5AB6"/>
    <w:rPr>
      <w:rFonts w:ascii="Times New Roman" w:eastAsiaTheme="majorEastAsia" w:hAnsi="Times New Roman" w:cstheme="majorBidi"/>
      <w:b/>
      <w:sz w:val="24"/>
      <w:szCs w:val="26"/>
    </w:rPr>
  </w:style>
  <w:style w:type="character" w:customStyle="1" w:styleId="UnresolvedMention1">
    <w:name w:val="Unresolved Mention1"/>
    <w:basedOn w:val="DefaultParagraphFont"/>
    <w:uiPriority w:val="99"/>
    <w:semiHidden/>
    <w:unhideWhenUsed/>
    <w:rsid w:val="000A774E"/>
    <w:rPr>
      <w:color w:val="808080"/>
      <w:shd w:val="clear" w:color="auto" w:fill="E6E6E6"/>
    </w:rPr>
  </w:style>
  <w:style w:type="paragraph" w:styleId="Bibliography">
    <w:name w:val="Bibliography"/>
    <w:basedOn w:val="Normal"/>
    <w:next w:val="Normal"/>
    <w:uiPriority w:val="37"/>
    <w:semiHidden/>
    <w:unhideWhenUsed/>
    <w:rsid w:val="009D644F"/>
  </w:style>
  <w:style w:type="character" w:customStyle="1" w:styleId="highlight">
    <w:name w:val="highlight"/>
    <w:basedOn w:val="DefaultParagraphFont"/>
    <w:rsid w:val="000B39A4"/>
  </w:style>
  <w:style w:type="table" w:styleId="TableGrid">
    <w:name w:val="Table Grid"/>
    <w:basedOn w:val="TableNormal"/>
    <w:uiPriority w:val="39"/>
    <w:rsid w:val="008E021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PlainTable2">
    <w:name w:val="Plain Table 2"/>
    <w:basedOn w:val="TableNormal"/>
    <w:uiPriority w:val="42"/>
    <w:rsid w:val="00876BCA"/>
    <w:pPr>
      <w:spacing w:after="0" w:line="240" w:lineRule="auto"/>
    </w:pPr>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styleId="PlainTable4">
    <w:name w:val="Plain Table 4"/>
    <w:basedOn w:val="TableNormal"/>
    <w:uiPriority w:val="44"/>
    <w:rsid w:val="00876BCA"/>
    <w:pPr>
      <w:spacing w:after="0" w:line="240" w:lineRule="auto"/>
    </w:p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APA6">
    <w:name w:val="APA 6"/>
    <w:basedOn w:val="TableNormal"/>
    <w:uiPriority w:val="99"/>
    <w:rsid w:val="00876BCA"/>
    <w:pPr>
      <w:spacing w:after="0" w:line="240" w:lineRule="auto"/>
    </w:pPr>
    <w:tblPr/>
  </w:style>
  <w:style w:type="character" w:customStyle="1" w:styleId="fontstyle11">
    <w:name w:val="fontstyle11"/>
    <w:basedOn w:val="DefaultParagraphFont"/>
    <w:rsid w:val="00057693"/>
    <w:rPr>
      <w:rFonts w:ascii="LMRoman8-Regular" w:hAnsi="LMRoman8-Regular" w:hint="default"/>
      <w:b w:val="0"/>
      <w:bCs w:val="0"/>
      <w:i w:val="0"/>
      <w:iCs w:val="0"/>
      <w:color w:val="000000"/>
      <w:sz w:val="16"/>
      <w:szCs w:val="16"/>
    </w:rPr>
  </w:style>
  <w:style w:type="paragraph" w:styleId="NormalWeb">
    <w:name w:val="Normal (Web)"/>
    <w:basedOn w:val="Normal"/>
    <w:uiPriority w:val="99"/>
    <w:semiHidden/>
    <w:unhideWhenUsed/>
    <w:rsid w:val="00160297"/>
    <w:pPr>
      <w:spacing w:before="100" w:beforeAutospacing="1" w:after="100" w:afterAutospacing="1" w:line="240" w:lineRule="auto"/>
    </w:pPr>
    <w:rPr>
      <w:rFonts w:eastAsia="Times New Roman"/>
      <w:szCs w:val="24"/>
      <w:lang w:val="nl-BE" w:eastAsia="nl-BE"/>
    </w:rPr>
  </w:style>
  <w:style w:type="paragraph" w:styleId="Caption">
    <w:name w:val="caption"/>
    <w:basedOn w:val="Normal"/>
    <w:next w:val="Normal"/>
    <w:uiPriority w:val="35"/>
    <w:unhideWhenUsed/>
    <w:qFormat/>
    <w:rsid w:val="00C03E65"/>
    <w:pPr>
      <w:spacing w:after="200" w:line="240" w:lineRule="auto"/>
    </w:pPr>
    <w:rPr>
      <w:i/>
      <w:iCs/>
      <w:color w:val="44546A" w:themeColor="text2"/>
      <w:sz w:val="18"/>
      <w:szCs w:val="18"/>
    </w:rPr>
  </w:style>
  <w:style w:type="character" w:customStyle="1" w:styleId="Heading3Char">
    <w:name w:val="Heading 3 Char"/>
    <w:basedOn w:val="DefaultParagraphFont"/>
    <w:link w:val="Heading3"/>
    <w:uiPriority w:val="9"/>
    <w:rsid w:val="00781FC8"/>
    <w:rPr>
      <w:rFonts w:asciiTheme="majorHAnsi" w:eastAsiaTheme="majorEastAsia" w:hAnsiTheme="majorHAnsi" w:cstheme="majorBidi"/>
      <w:color w:val="1F4D78" w:themeColor="accent1" w:themeShade="7F"/>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6935332">
      <w:bodyDiv w:val="1"/>
      <w:marLeft w:val="0"/>
      <w:marRight w:val="0"/>
      <w:marTop w:val="0"/>
      <w:marBottom w:val="0"/>
      <w:divBdr>
        <w:top w:val="none" w:sz="0" w:space="0" w:color="auto"/>
        <w:left w:val="none" w:sz="0" w:space="0" w:color="auto"/>
        <w:bottom w:val="none" w:sz="0" w:space="0" w:color="auto"/>
        <w:right w:val="none" w:sz="0" w:space="0" w:color="auto"/>
      </w:divBdr>
    </w:div>
    <w:div w:id="54857490">
      <w:bodyDiv w:val="1"/>
      <w:marLeft w:val="0"/>
      <w:marRight w:val="0"/>
      <w:marTop w:val="0"/>
      <w:marBottom w:val="0"/>
      <w:divBdr>
        <w:top w:val="none" w:sz="0" w:space="0" w:color="auto"/>
        <w:left w:val="none" w:sz="0" w:space="0" w:color="auto"/>
        <w:bottom w:val="none" w:sz="0" w:space="0" w:color="auto"/>
        <w:right w:val="none" w:sz="0" w:space="0" w:color="auto"/>
      </w:divBdr>
    </w:div>
    <w:div w:id="147552524">
      <w:bodyDiv w:val="1"/>
      <w:marLeft w:val="0"/>
      <w:marRight w:val="0"/>
      <w:marTop w:val="0"/>
      <w:marBottom w:val="0"/>
      <w:divBdr>
        <w:top w:val="none" w:sz="0" w:space="0" w:color="auto"/>
        <w:left w:val="none" w:sz="0" w:space="0" w:color="auto"/>
        <w:bottom w:val="none" w:sz="0" w:space="0" w:color="auto"/>
        <w:right w:val="none" w:sz="0" w:space="0" w:color="auto"/>
      </w:divBdr>
    </w:div>
    <w:div w:id="223103600">
      <w:bodyDiv w:val="1"/>
      <w:marLeft w:val="0"/>
      <w:marRight w:val="0"/>
      <w:marTop w:val="0"/>
      <w:marBottom w:val="0"/>
      <w:divBdr>
        <w:top w:val="none" w:sz="0" w:space="0" w:color="auto"/>
        <w:left w:val="none" w:sz="0" w:space="0" w:color="auto"/>
        <w:bottom w:val="none" w:sz="0" w:space="0" w:color="auto"/>
        <w:right w:val="none" w:sz="0" w:space="0" w:color="auto"/>
      </w:divBdr>
    </w:div>
    <w:div w:id="255671133">
      <w:bodyDiv w:val="1"/>
      <w:marLeft w:val="0"/>
      <w:marRight w:val="0"/>
      <w:marTop w:val="0"/>
      <w:marBottom w:val="0"/>
      <w:divBdr>
        <w:top w:val="none" w:sz="0" w:space="0" w:color="auto"/>
        <w:left w:val="none" w:sz="0" w:space="0" w:color="auto"/>
        <w:bottom w:val="none" w:sz="0" w:space="0" w:color="auto"/>
        <w:right w:val="none" w:sz="0" w:space="0" w:color="auto"/>
      </w:divBdr>
    </w:div>
    <w:div w:id="300617903">
      <w:bodyDiv w:val="1"/>
      <w:marLeft w:val="0"/>
      <w:marRight w:val="0"/>
      <w:marTop w:val="0"/>
      <w:marBottom w:val="0"/>
      <w:divBdr>
        <w:top w:val="none" w:sz="0" w:space="0" w:color="auto"/>
        <w:left w:val="none" w:sz="0" w:space="0" w:color="auto"/>
        <w:bottom w:val="none" w:sz="0" w:space="0" w:color="auto"/>
        <w:right w:val="none" w:sz="0" w:space="0" w:color="auto"/>
      </w:divBdr>
    </w:div>
    <w:div w:id="343478056">
      <w:bodyDiv w:val="1"/>
      <w:marLeft w:val="0"/>
      <w:marRight w:val="0"/>
      <w:marTop w:val="0"/>
      <w:marBottom w:val="0"/>
      <w:divBdr>
        <w:top w:val="none" w:sz="0" w:space="0" w:color="auto"/>
        <w:left w:val="none" w:sz="0" w:space="0" w:color="auto"/>
        <w:bottom w:val="none" w:sz="0" w:space="0" w:color="auto"/>
        <w:right w:val="none" w:sz="0" w:space="0" w:color="auto"/>
      </w:divBdr>
    </w:div>
    <w:div w:id="347148738">
      <w:bodyDiv w:val="1"/>
      <w:marLeft w:val="0"/>
      <w:marRight w:val="0"/>
      <w:marTop w:val="0"/>
      <w:marBottom w:val="0"/>
      <w:divBdr>
        <w:top w:val="none" w:sz="0" w:space="0" w:color="auto"/>
        <w:left w:val="none" w:sz="0" w:space="0" w:color="auto"/>
        <w:bottom w:val="none" w:sz="0" w:space="0" w:color="auto"/>
        <w:right w:val="none" w:sz="0" w:space="0" w:color="auto"/>
      </w:divBdr>
    </w:div>
    <w:div w:id="410808888">
      <w:bodyDiv w:val="1"/>
      <w:marLeft w:val="0"/>
      <w:marRight w:val="0"/>
      <w:marTop w:val="0"/>
      <w:marBottom w:val="0"/>
      <w:divBdr>
        <w:top w:val="none" w:sz="0" w:space="0" w:color="auto"/>
        <w:left w:val="none" w:sz="0" w:space="0" w:color="auto"/>
        <w:bottom w:val="none" w:sz="0" w:space="0" w:color="auto"/>
        <w:right w:val="none" w:sz="0" w:space="0" w:color="auto"/>
      </w:divBdr>
    </w:div>
    <w:div w:id="476188295">
      <w:bodyDiv w:val="1"/>
      <w:marLeft w:val="0"/>
      <w:marRight w:val="0"/>
      <w:marTop w:val="0"/>
      <w:marBottom w:val="0"/>
      <w:divBdr>
        <w:top w:val="none" w:sz="0" w:space="0" w:color="auto"/>
        <w:left w:val="none" w:sz="0" w:space="0" w:color="auto"/>
        <w:bottom w:val="none" w:sz="0" w:space="0" w:color="auto"/>
        <w:right w:val="none" w:sz="0" w:space="0" w:color="auto"/>
      </w:divBdr>
      <w:divsChild>
        <w:div w:id="25327815">
          <w:marLeft w:val="0"/>
          <w:marRight w:val="0"/>
          <w:marTop w:val="0"/>
          <w:marBottom w:val="0"/>
          <w:divBdr>
            <w:top w:val="none" w:sz="0" w:space="0" w:color="auto"/>
            <w:left w:val="none" w:sz="0" w:space="0" w:color="auto"/>
            <w:bottom w:val="none" w:sz="0" w:space="0" w:color="auto"/>
            <w:right w:val="none" w:sz="0" w:space="0" w:color="auto"/>
          </w:divBdr>
        </w:div>
        <w:div w:id="671446308">
          <w:marLeft w:val="0"/>
          <w:marRight w:val="0"/>
          <w:marTop w:val="0"/>
          <w:marBottom w:val="0"/>
          <w:divBdr>
            <w:top w:val="none" w:sz="0" w:space="0" w:color="auto"/>
            <w:left w:val="none" w:sz="0" w:space="0" w:color="auto"/>
            <w:bottom w:val="none" w:sz="0" w:space="0" w:color="auto"/>
            <w:right w:val="none" w:sz="0" w:space="0" w:color="auto"/>
          </w:divBdr>
        </w:div>
        <w:div w:id="834614610">
          <w:marLeft w:val="0"/>
          <w:marRight w:val="0"/>
          <w:marTop w:val="0"/>
          <w:marBottom w:val="0"/>
          <w:divBdr>
            <w:top w:val="none" w:sz="0" w:space="0" w:color="auto"/>
            <w:left w:val="none" w:sz="0" w:space="0" w:color="auto"/>
            <w:bottom w:val="none" w:sz="0" w:space="0" w:color="auto"/>
            <w:right w:val="none" w:sz="0" w:space="0" w:color="auto"/>
          </w:divBdr>
        </w:div>
        <w:div w:id="1365403355">
          <w:marLeft w:val="0"/>
          <w:marRight w:val="0"/>
          <w:marTop w:val="0"/>
          <w:marBottom w:val="0"/>
          <w:divBdr>
            <w:top w:val="none" w:sz="0" w:space="0" w:color="auto"/>
            <w:left w:val="none" w:sz="0" w:space="0" w:color="auto"/>
            <w:bottom w:val="none" w:sz="0" w:space="0" w:color="auto"/>
            <w:right w:val="none" w:sz="0" w:space="0" w:color="auto"/>
          </w:divBdr>
        </w:div>
        <w:div w:id="1650744607">
          <w:marLeft w:val="0"/>
          <w:marRight w:val="0"/>
          <w:marTop w:val="0"/>
          <w:marBottom w:val="0"/>
          <w:divBdr>
            <w:top w:val="none" w:sz="0" w:space="0" w:color="auto"/>
            <w:left w:val="none" w:sz="0" w:space="0" w:color="auto"/>
            <w:bottom w:val="none" w:sz="0" w:space="0" w:color="auto"/>
            <w:right w:val="none" w:sz="0" w:space="0" w:color="auto"/>
          </w:divBdr>
        </w:div>
        <w:div w:id="2034185614">
          <w:marLeft w:val="0"/>
          <w:marRight w:val="0"/>
          <w:marTop w:val="0"/>
          <w:marBottom w:val="0"/>
          <w:divBdr>
            <w:top w:val="none" w:sz="0" w:space="0" w:color="auto"/>
            <w:left w:val="none" w:sz="0" w:space="0" w:color="auto"/>
            <w:bottom w:val="none" w:sz="0" w:space="0" w:color="auto"/>
            <w:right w:val="none" w:sz="0" w:space="0" w:color="auto"/>
          </w:divBdr>
        </w:div>
        <w:div w:id="2118523231">
          <w:marLeft w:val="0"/>
          <w:marRight w:val="0"/>
          <w:marTop w:val="0"/>
          <w:marBottom w:val="0"/>
          <w:divBdr>
            <w:top w:val="none" w:sz="0" w:space="0" w:color="auto"/>
            <w:left w:val="none" w:sz="0" w:space="0" w:color="auto"/>
            <w:bottom w:val="none" w:sz="0" w:space="0" w:color="auto"/>
            <w:right w:val="none" w:sz="0" w:space="0" w:color="auto"/>
          </w:divBdr>
        </w:div>
      </w:divsChild>
    </w:div>
    <w:div w:id="512379754">
      <w:bodyDiv w:val="1"/>
      <w:marLeft w:val="0"/>
      <w:marRight w:val="0"/>
      <w:marTop w:val="0"/>
      <w:marBottom w:val="0"/>
      <w:divBdr>
        <w:top w:val="none" w:sz="0" w:space="0" w:color="auto"/>
        <w:left w:val="none" w:sz="0" w:space="0" w:color="auto"/>
        <w:bottom w:val="none" w:sz="0" w:space="0" w:color="auto"/>
        <w:right w:val="none" w:sz="0" w:space="0" w:color="auto"/>
      </w:divBdr>
    </w:div>
    <w:div w:id="568032603">
      <w:bodyDiv w:val="1"/>
      <w:marLeft w:val="0"/>
      <w:marRight w:val="0"/>
      <w:marTop w:val="0"/>
      <w:marBottom w:val="0"/>
      <w:divBdr>
        <w:top w:val="none" w:sz="0" w:space="0" w:color="auto"/>
        <w:left w:val="none" w:sz="0" w:space="0" w:color="auto"/>
        <w:bottom w:val="none" w:sz="0" w:space="0" w:color="auto"/>
        <w:right w:val="none" w:sz="0" w:space="0" w:color="auto"/>
      </w:divBdr>
    </w:div>
    <w:div w:id="573205981">
      <w:bodyDiv w:val="1"/>
      <w:marLeft w:val="0"/>
      <w:marRight w:val="0"/>
      <w:marTop w:val="0"/>
      <w:marBottom w:val="0"/>
      <w:divBdr>
        <w:top w:val="none" w:sz="0" w:space="0" w:color="auto"/>
        <w:left w:val="none" w:sz="0" w:space="0" w:color="auto"/>
        <w:bottom w:val="none" w:sz="0" w:space="0" w:color="auto"/>
        <w:right w:val="none" w:sz="0" w:space="0" w:color="auto"/>
      </w:divBdr>
    </w:div>
    <w:div w:id="687416609">
      <w:bodyDiv w:val="1"/>
      <w:marLeft w:val="0"/>
      <w:marRight w:val="0"/>
      <w:marTop w:val="0"/>
      <w:marBottom w:val="0"/>
      <w:divBdr>
        <w:top w:val="none" w:sz="0" w:space="0" w:color="auto"/>
        <w:left w:val="none" w:sz="0" w:space="0" w:color="auto"/>
        <w:bottom w:val="none" w:sz="0" w:space="0" w:color="auto"/>
        <w:right w:val="none" w:sz="0" w:space="0" w:color="auto"/>
      </w:divBdr>
    </w:div>
    <w:div w:id="775907243">
      <w:bodyDiv w:val="1"/>
      <w:marLeft w:val="0"/>
      <w:marRight w:val="0"/>
      <w:marTop w:val="0"/>
      <w:marBottom w:val="0"/>
      <w:divBdr>
        <w:top w:val="none" w:sz="0" w:space="0" w:color="auto"/>
        <w:left w:val="none" w:sz="0" w:space="0" w:color="auto"/>
        <w:bottom w:val="none" w:sz="0" w:space="0" w:color="auto"/>
        <w:right w:val="none" w:sz="0" w:space="0" w:color="auto"/>
      </w:divBdr>
    </w:div>
    <w:div w:id="793251855">
      <w:bodyDiv w:val="1"/>
      <w:marLeft w:val="0"/>
      <w:marRight w:val="0"/>
      <w:marTop w:val="0"/>
      <w:marBottom w:val="0"/>
      <w:divBdr>
        <w:top w:val="none" w:sz="0" w:space="0" w:color="auto"/>
        <w:left w:val="none" w:sz="0" w:space="0" w:color="auto"/>
        <w:bottom w:val="none" w:sz="0" w:space="0" w:color="auto"/>
        <w:right w:val="none" w:sz="0" w:space="0" w:color="auto"/>
      </w:divBdr>
      <w:divsChild>
        <w:div w:id="243494391">
          <w:marLeft w:val="0"/>
          <w:marRight w:val="0"/>
          <w:marTop w:val="0"/>
          <w:marBottom w:val="0"/>
          <w:divBdr>
            <w:top w:val="none" w:sz="0" w:space="0" w:color="auto"/>
            <w:left w:val="none" w:sz="0" w:space="0" w:color="auto"/>
            <w:bottom w:val="none" w:sz="0" w:space="0" w:color="auto"/>
            <w:right w:val="none" w:sz="0" w:space="0" w:color="auto"/>
          </w:divBdr>
          <w:divsChild>
            <w:div w:id="237910213">
              <w:marLeft w:val="0"/>
              <w:marRight w:val="0"/>
              <w:marTop w:val="0"/>
              <w:marBottom w:val="0"/>
              <w:divBdr>
                <w:top w:val="none" w:sz="0" w:space="0" w:color="auto"/>
                <w:left w:val="none" w:sz="0" w:space="0" w:color="auto"/>
                <w:bottom w:val="none" w:sz="0" w:space="0" w:color="auto"/>
                <w:right w:val="none" w:sz="0" w:space="0" w:color="auto"/>
              </w:divBdr>
              <w:divsChild>
                <w:div w:id="236599814">
                  <w:marLeft w:val="0"/>
                  <w:marRight w:val="0"/>
                  <w:marTop w:val="0"/>
                  <w:marBottom w:val="0"/>
                  <w:divBdr>
                    <w:top w:val="none" w:sz="0" w:space="0" w:color="auto"/>
                    <w:left w:val="none" w:sz="0" w:space="0" w:color="auto"/>
                    <w:bottom w:val="none" w:sz="0" w:space="0" w:color="auto"/>
                    <w:right w:val="none" w:sz="0" w:space="0" w:color="auto"/>
                  </w:divBdr>
                </w:div>
                <w:div w:id="1222060108">
                  <w:marLeft w:val="0"/>
                  <w:marRight w:val="0"/>
                  <w:marTop w:val="0"/>
                  <w:marBottom w:val="0"/>
                  <w:divBdr>
                    <w:top w:val="none" w:sz="0" w:space="0" w:color="auto"/>
                    <w:left w:val="none" w:sz="0" w:space="0" w:color="auto"/>
                    <w:bottom w:val="none" w:sz="0" w:space="0" w:color="auto"/>
                    <w:right w:val="none" w:sz="0" w:space="0" w:color="auto"/>
                  </w:divBdr>
                </w:div>
              </w:divsChild>
            </w:div>
            <w:div w:id="419647640">
              <w:marLeft w:val="0"/>
              <w:marRight w:val="0"/>
              <w:marTop w:val="0"/>
              <w:marBottom w:val="0"/>
              <w:divBdr>
                <w:top w:val="none" w:sz="0" w:space="0" w:color="auto"/>
                <w:left w:val="none" w:sz="0" w:space="0" w:color="auto"/>
                <w:bottom w:val="none" w:sz="0" w:space="0" w:color="auto"/>
                <w:right w:val="none" w:sz="0" w:space="0" w:color="auto"/>
              </w:divBdr>
              <w:divsChild>
                <w:div w:id="186259889">
                  <w:marLeft w:val="0"/>
                  <w:marRight w:val="0"/>
                  <w:marTop w:val="0"/>
                  <w:marBottom w:val="0"/>
                  <w:divBdr>
                    <w:top w:val="none" w:sz="0" w:space="0" w:color="auto"/>
                    <w:left w:val="none" w:sz="0" w:space="0" w:color="auto"/>
                    <w:bottom w:val="none" w:sz="0" w:space="0" w:color="auto"/>
                    <w:right w:val="none" w:sz="0" w:space="0" w:color="auto"/>
                  </w:divBdr>
                </w:div>
                <w:div w:id="469060914">
                  <w:marLeft w:val="0"/>
                  <w:marRight w:val="0"/>
                  <w:marTop w:val="0"/>
                  <w:marBottom w:val="0"/>
                  <w:divBdr>
                    <w:top w:val="none" w:sz="0" w:space="0" w:color="auto"/>
                    <w:left w:val="none" w:sz="0" w:space="0" w:color="auto"/>
                    <w:bottom w:val="none" w:sz="0" w:space="0" w:color="auto"/>
                    <w:right w:val="none" w:sz="0" w:space="0" w:color="auto"/>
                  </w:divBdr>
                </w:div>
              </w:divsChild>
            </w:div>
            <w:div w:id="463161985">
              <w:marLeft w:val="0"/>
              <w:marRight w:val="0"/>
              <w:marTop w:val="0"/>
              <w:marBottom w:val="0"/>
              <w:divBdr>
                <w:top w:val="none" w:sz="0" w:space="0" w:color="auto"/>
                <w:left w:val="none" w:sz="0" w:space="0" w:color="auto"/>
                <w:bottom w:val="none" w:sz="0" w:space="0" w:color="auto"/>
                <w:right w:val="none" w:sz="0" w:space="0" w:color="auto"/>
              </w:divBdr>
              <w:divsChild>
                <w:div w:id="1272587244">
                  <w:marLeft w:val="0"/>
                  <w:marRight w:val="0"/>
                  <w:marTop w:val="0"/>
                  <w:marBottom w:val="0"/>
                  <w:divBdr>
                    <w:top w:val="none" w:sz="0" w:space="0" w:color="auto"/>
                    <w:left w:val="none" w:sz="0" w:space="0" w:color="auto"/>
                    <w:bottom w:val="none" w:sz="0" w:space="0" w:color="auto"/>
                    <w:right w:val="none" w:sz="0" w:space="0" w:color="auto"/>
                  </w:divBdr>
                </w:div>
                <w:div w:id="1972437798">
                  <w:marLeft w:val="0"/>
                  <w:marRight w:val="0"/>
                  <w:marTop w:val="0"/>
                  <w:marBottom w:val="0"/>
                  <w:divBdr>
                    <w:top w:val="none" w:sz="0" w:space="0" w:color="auto"/>
                    <w:left w:val="none" w:sz="0" w:space="0" w:color="auto"/>
                    <w:bottom w:val="none" w:sz="0" w:space="0" w:color="auto"/>
                    <w:right w:val="none" w:sz="0" w:space="0" w:color="auto"/>
                  </w:divBdr>
                </w:div>
              </w:divsChild>
            </w:div>
            <w:div w:id="1786265765">
              <w:marLeft w:val="0"/>
              <w:marRight w:val="0"/>
              <w:marTop w:val="0"/>
              <w:marBottom w:val="0"/>
              <w:divBdr>
                <w:top w:val="none" w:sz="0" w:space="0" w:color="auto"/>
                <w:left w:val="none" w:sz="0" w:space="0" w:color="auto"/>
                <w:bottom w:val="none" w:sz="0" w:space="0" w:color="auto"/>
                <w:right w:val="none" w:sz="0" w:space="0" w:color="auto"/>
              </w:divBdr>
              <w:divsChild>
                <w:div w:id="117335705">
                  <w:marLeft w:val="0"/>
                  <w:marRight w:val="0"/>
                  <w:marTop w:val="0"/>
                  <w:marBottom w:val="0"/>
                  <w:divBdr>
                    <w:top w:val="none" w:sz="0" w:space="0" w:color="auto"/>
                    <w:left w:val="none" w:sz="0" w:space="0" w:color="auto"/>
                    <w:bottom w:val="none" w:sz="0" w:space="0" w:color="auto"/>
                    <w:right w:val="none" w:sz="0" w:space="0" w:color="auto"/>
                  </w:divBdr>
                </w:div>
                <w:div w:id="8481038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8892462">
          <w:marLeft w:val="0"/>
          <w:marRight w:val="0"/>
          <w:marTop w:val="0"/>
          <w:marBottom w:val="0"/>
          <w:divBdr>
            <w:top w:val="none" w:sz="0" w:space="0" w:color="auto"/>
            <w:left w:val="none" w:sz="0" w:space="0" w:color="auto"/>
            <w:bottom w:val="none" w:sz="0" w:space="0" w:color="auto"/>
            <w:right w:val="none" w:sz="0" w:space="0" w:color="auto"/>
          </w:divBdr>
        </w:div>
        <w:div w:id="556092943">
          <w:marLeft w:val="0"/>
          <w:marRight w:val="0"/>
          <w:marTop w:val="0"/>
          <w:marBottom w:val="0"/>
          <w:divBdr>
            <w:top w:val="none" w:sz="0" w:space="0" w:color="auto"/>
            <w:left w:val="none" w:sz="0" w:space="0" w:color="auto"/>
            <w:bottom w:val="none" w:sz="0" w:space="0" w:color="auto"/>
            <w:right w:val="none" w:sz="0" w:space="0" w:color="auto"/>
          </w:divBdr>
        </w:div>
        <w:div w:id="1215583774">
          <w:marLeft w:val="0"/>
          <w:marRight w:val="0"/>
          <w:marTop w:val="0"/>
          <w:marBottom w:val="0"/>
          <w:divBdr>
            <w:top w:val="none" w:sz="0" w:space="0" w:color="auto"/>
            <w:left w:val="none" w:sz="0" w:space="0" w:color="auto"/>
            <w:bottom w:val="none" w:sz="0" w:space="0" w:color="auto"/>
            <w:right w:val="none" w:sz="0" w:space="0" w:color="auto"/>
          </w:divBdr>
        </w:div>
        <w:div w:id="1629050083">
          <w:marLeft w:val="0"/>
          <w:marRight w:val="0"/>
          <w:marTop w:val="0"/>
          <w:marBottom w:val="0"/>
          <w:divBdr>
            <w:top w:val="none" w:sz="0" w:space="0" w:color="auto"/>
            <w:left w:val="none" w:sz="0" w:space="0" w:color="auto"/>
            <w:bottom w:val="none" w:sz="0" w:space="0" w:color="auto"/>
            <w:right w:val="none" w:sz="0" w:space="0" w:color="auto"/>
          </w:divBdr>
        </w:div>
        <w:div w:id="1756054289">
          <w:marLeft w:val="0"/>
          <w:marRight w:val="0"/>
          <w:marTop w:val="0"/>
          <w:marBottom w:val="0"/>
          <w:divBdr>
            <w:top w:val="none" w:sz="0" w:space="0" w:color="auto"/>
            <w:left w:val="none" w:sz="0" w:space="0" w:color="auto"/>
            <w:bottom w:val="none" w:sz="0" w:space="0" w:color="auto"/>
            <w:right w:val="none" w:sz="0" w:space="0" w:color="auto"/>
          </w:divBdr>
        </w:div>
        <w:div w:id="1801998905">
          <w:marLeft w:val="0"/>
          <w:marRight w:val="0"/>
          <w:marTop w:val="0"/>
          <w:marBottom w:val="0"/>
          <w:divBdr>
            <w:top w:val="none" w:sz="0" w:space="0" w:color="auto"/>
            <w:left w:val="none" w:sz="0" w:space="0" w:color="auto"/>
            <w:bottom w:val="none" w:sz="0" w:space="0" w:color="auto"/>
            <w:right w:val="none" w:sz="0" w:space="0" w:color="auto"/>
          </w:divBdr>
        </w:div>
        <w:div w:id="1905136685">
          <w:marLeft w:val="0"/>
          <w:marRight w:val="0"/>
          <w:marTop w:val="0"/>
          <w:marBottom w:val="0"/>
          <w:divBdr>
            <w:top w:val="none" w:sz="0" w:space="0" w:color="auto"/>
            <w:left w:val="none" w:sz="0" w:space="0" w:color="auto"/>
            <w:bottom w:val="none" w:sz="0" w:space="0" w:color="auto"/>
            <w:right w:val="none" w:sz="0" w:space="0" w:color="auto"/>
          </w:divBdr>
        </w:div>
      </w:divsChild>
    </w:div>
    <w:div w:id="863439159">
      <w:bodyDiv w:val="1"/>
      <w:marLeft w:val="0"/>
      <w:marRight w:val="0"/>
      <w:marTop w:val="0"/>
      <w:marBottom w:val="0"/>
      <w:divBdr>
        <w:top w:val="none" w:sz="0" w:space="0" w:color="auto"/>
        <w:left w:val="none" w:sz="0" w:space="0" w:color="auto"/>
        <w:bottom w:val="none" w:sz="0" w:space="0" w:color="auto"/>
        <w:right w:val="none" w:sz="0" w:space="0" w:color="auto"/>
      </w:divBdr>
    </w:div>
    <w:div w:id="890313436">
      <w:bodyDiv w:val="1"/>
      <w:marLeft w:val="0"/>
      <w:marRight w:val="0"/>
      <w:marTop w:val="0"/>
      <w:marBottom w:val="0"/>
      <w:divBdr>
        <w:top w:val="none" w:sz="0" w:space="0" w:color="auto"/>
        <w:left w:val="none" w:sz="0" w:space="0" w:color="auto"/>
        <w:bottom w:val="none" w:sz="0" w:space="0" w:color="auto"/>
        <w:right w:val="none" w:sz="0" w:space="0" w:color="auto"/>
      </w:divBdr>
    </w:div>
    <w:div w:id="905067863">
      <w:bodyDiv w:val="1"/>
      <w:marLeft w:val="0"/>
      <w:marRight w:val="0"/>
      <w:marTop w:val="0"/>
      <w:marBottom w:val="0"/>
      <w:divBdr>
        <w:top w:val="none" w:sz="0" w:space="0" w:color="auto"/>
        <w:left w:val="none" w:sz="0" w:space="0" w:color="auto"/>
        <w:bottom w:val="none" w:sz="0" w:space="0" w:color="auto"/>
        <w:right w:val="none" w:sz="0" w:space="0" w:color="auto"/>
      </w:divBdr>
    </w:div>
    <w:div w:id="928395303">
      <w:bodyDiv w:val="1"/>
      <w:marLeft w:val="0"/>
      <w:marRight w:val="0"/>
      <w:marTop w:val="0"/>
      <w:marBottom w:val="0"/>
      <w:divBdr>
        <w:top w:val="none" w:sz="0" w:space="0" w:color="auto"/>
        <w:left w:val="none" w:sz="0" w:space="0" w:color="auto"/>
        <w:bottom w:val="none" w:sz="0" w:space="0" w:color="auto"/>
        <w:right w:val="none" w:sz="0" w:space="0" w:color="auto"/>
      </w:divBdr>
    </w:div>
    <w:div w:id="931164794">
      <w:bodyDiv w:val="1"/>
      <w:marLeft w:val="0"/>
      <w:marRight w:val="0"/>
      <w:marTop w:val="0"/>
      <w:marBottom w:val="0"/>
      <w:divBdr>
        <w:top w:val="none" w:sz="0" w:space="0" w:color="auto"/>
        <w:left w:val="none" w:sz="0" w:space="0" w:color="auto"/>
        <w:bottom w:val="none" w:sz="0" w:space="0" w:color="auto"/>
        <w:right w:val="none" w:sz="0" w:space="0" w:color="auto"/>
      </w:divBdr>
    </w:div>
    <w:div w:id="950748825">
      <w:bodyDiv w:val="1"/>
      <w:marLeft w:val="0"/>
      <w:marRight w:val="0"/>
      <w:marTop w:val="0"/>
      <w:marBottom w:val="0"/>
      <w:divBdr>
        <w:top w:val="none" w:sz="0" w:space="0" w:color="auto"/>
        <w:left w:val="none" w:sz="0" w:space="0" w:color="auto"/>
        <w:bottom w:val="none" w:sz="0" w:space="0" w:color="auto"/>
        <w:right w:val="none" w:sz="0" w:space="0" w:color="auto"/>
      </w:divBdr>
    </w:div>
    <w:div w:id="1003241341">
      <w:bodyDiv w:val="1"/>
      <w:marLeft w:val="0"/>
      <w:marRight w:val="0"/>
      <w:marTop w:val="0"/>
      <w:marBottom w:val="0"/>
      <w:divBdr>
        <w:top w:val="none" w:sz="0" w:space="0" w:color="auto"/>
        <w:left w:val="none" w:sz="0" w:space="0" w:color="auto"/>
        <w:bottom w:val="none" w:sz="0" w:space="0" w:color="auto"/>
        <w:right w:val="none" w:sz="0" w:space="0" w:color="auto"/>
      </w:divBdr>
    </w:div>
    <w:div w:id="1008755613">
      <w:bodyDiv w:val="1"/>
      <w:marLeft w:val="0"/>
      <w:marRight w:val="0"/>
      <w:marTop w:val="0"/>
      <w:marBottom w:val="0"/>
      <w:divBdr>
        <w:top w:val="none" w:sz="0" w:space="0" w:color="auto"/>
        <w:left w:val="none" w:sz="0" w:space="0" w:color="auto"/>
        <w:bottom w:val="none" w:sz="0" w:space="0" w:color="auto"/>
        <w:right w:val="none" w:sz="0" w:space="0" w:color="auto"/>
      </w:divBdr>
    </w:div>
    <w:div w:id="1018195541">
      <w:bodyDiv w:val="1"/>
      <w:marLeft w:val="0"/>
      <w:marRight w:val="0"/>
      <w:marTop w:val="0"/>
      <w:marBottom w:val="0"/>
      <w:divBdr>
        <w:top w:val="none" w:sz="0" w:space="0" w:color="auto"/>
        <w:left w:val="none" w:sz="0" w:space="0" w:color="auto"/>
        <w:bottom w:val="none" w:sz="0" w:space="0" w:color="auto"/>
        <w:right w:val="none" w:sz="0" w:space="0" w:color="auto"/>
      </w:divBdr>
    </w:div>
    <w:div w:id="1029337372">
      <w:bodyDiv w:val="1"/>
      <w:marLeft w:val="0"/>
      <w:marRight w:val="0"/>
      <w:marTop w:val="0"/>
      <w:marBottom w:val="0"/>
      <w:divBdr>
        <w:top w:val="none" w:sz="0" w:space="0" w:color="auto"/>
        <w:left w:val="none" w:sz="0" w:space="0" w:color="auto"/>
        <w:bottom w:val="none" w:sz="0" w:space="0" w:color="auto"/>
        <w:right w:val="none" w:sz="0" w:space="0" w:color="auto"/>
      </w:divBdr>
    </w:div>
    <w:div w:id="1051491642">
      <w:bodyDiv w:val="1"/>
      <w:marLeft w:val="0"/>
      <w:marRight w:val="0"/>
      <w:marTop w:val="0"/>
      <w:marBottom w:val="0"/>
      <w:divBdr>
        <w:top w:val="none" w:sz="0" w:space="0" w:color="auto"/>
        <w:left w:val="none" w:sz="0" w:space="0" w:color="auto"/>
        <w:bottom w:val="none" w:sz="0" w:space="0" w:color="auto"/>
        <w:right w:val="none" w:sz="0" w:space="0" w:color="auto"/>
      </w:divBdr>
    </w:div>
    <w:div w:id="1196893206">
      <w:bodyDiv w:val="1"/>
      <w:marLeft w:val="0"/>
      <w:marRight w:val="0"/>
      <w:marTop w:val="0"/>
      <w:marBottom w:val="0"/>
      <w:divBdr>
        <w:top w:val="none" w:sz="0" w:space="0" w:color="auto"/>
        <w:left w:val="none" w:sz="0" w:space="0" w:color="auto"/>
        <w:bottom w:val="none" w:sz="0" w:space="0" w:color="auto"/>
        <w:right w:val="none" w:sz="0" w:space="0" w:color="auto"/>
      </w:divBdr>
    </w:div>
    <w:div w:id="1206403632">
      <w:bodyDiv w:val="1"/>
      <w:marLeft w:val="0"/>
      <w:marRight w:val="0"/>
      <w:marTop w:val="0"/>
      <w:marBottom w:val="0"/>
      <w:divBdr>
        <w:top w:val="none" w:sz="0" w:space="0" w:color="auto"/>
        <w:left w:val="none" w:sz="0" w:space="0" w:color="auto"/>
        <w:bottom w:val="none" w:sz="0" w:space="0" w:color="auto"/>
        <w:right w:val="none" w:sz="0" w:space="0" w:color="auto"/>
      </w:divBdr>
    </w:div>
    <w:div w:id="1282885129">
      <w:bodyDiv w:val="1"/>
      <w:marLeft w:val="0"/>
      <w:marRight w:val="0"/>
      <w:marTop w:val="0"/>
      <w:marBottom w:val="0"/>
      <w:divBdr>
        <w:top w:val="none" w:sz="0" w:space="0" w:color="auto"/>
        <w:left w:val="none" w:sz="0" w:space="0" w:color="auto"/>
        <w:bottom w:val="none" w:sz="0" w:space="0" w:color="auto"/>
        <w:right w:val="none" w:sz="0" w:space="0" w:color="auto"/>
      </w:divBdr>
    </w:div>
    <w:div w:id="1386677689">
      <w:bodyDiv w:val="1"/>
      <w:marLeft w:val="0"/>
      <w:marRight w:val="0"/>
      <w:marTop w:val="0"/>
      <w:marBottom w:val="0"/>
      <w:divBdr>
        <w:top w:val="none" w:sz="0" w:space="0" w:color="auto"/>
        <w:left w:val="none" w:sz="0" w:space="0" w:color="auto"/>
        <w:bottom w:val="none" w:sz="0" w:space="0" w:color="auto"/>
        <w:right w:val="none" w:sz="0" w:space="0" w:color="auto"/>
      </w:divBdr>
      <w:divsChild>
        <w:div w:id="129441398">
          <w:marLeft w:val="0"/>
          <w:marRight w:val="0"/>
          <w:marTop w:val="0"/>
          <w:marBottom w:val="0"/>
          <w:divBdr>
            <w:top w:val="none" w:sz="0" w:space="0" w:color="auto"/>
            <w:left w:val="none" w:sz="0" w:space="0" w:color="auto"/>
            <w:bottom w:val="none" w:sz="0" w:space="0" w:color="auto"/>
            <w:right w:val="none" w:sz="0" w:space="0" w:color="auto"/>
          </w:divBdr>
        </w:div>
        <w:div w:id="226770146">
          <w:marLeft w:val="0"/>
          <w:marRight w:val="0"/>
          <w:marTop w:val="0"/>
          <w:marBottom w:val="0"/>
          <w:divBdr>
            <w:top w:val="none" w:sz="0" w:space="0" w:color="auto"/>
            <w:left w:val="none" w:sz="0" w:space="0" w:color="auto"/>
            <w:bottom w:val="none" w:sz="0" w:space="0" w:color="auto"/>
            <w:right w:val="none" w:sz="0" w:space="0" w:color="auto"/>
          </w:divBdr>
        </w:div>
        <w:div w:id="597834122">
          <w:marLeft w:val="0"/>
          <w:marRight w:val="0"/>
          <w:marTop w:val="0"/>
          <w:marBottom w:val="0"/>
          <w:divBdr>
            <w:top w:val="none" w:sz="0" w:space="0" w:color="auto"/>
            <w:left w:val="none" w:sz="0" w:space="0" w:color="auto"/>
            <w:bottom w:val="none" w:sz="0" w:space="0" w:color="auto"/>
            <w:right w:val="none" w:sz="0" w:space="0" w:color="auto"/>
          </w:divBdr>
        </w:div>
      </w:divsChild>
    </w:div>
    <w:div w:id="1464082983">
      <w:bodyDiv w:val="1"/>
      <w:marLeft w:val="0"/>
      <w:marRight w:val="0"/>
      <w:marTop w:val="0"/>
      <w:marBottom w:val="0"/>
      <w:divBdr>
        <w:top w:val="none" w:sz="0" w:space="0" w:color="auto"/>
        <w:left w:val="none" w:sz="0" w:space="0" w:color="auto"/>
        <w:bottom w:val="none" w:sz="0" w:space="0" w:color="auto"/>
        <w:right w:val="none" w:sz="0" w:space="0" w:color="auto"/>
      </w:divBdr>
    </w:div>
    <w:div w:id="1502039117">
      <w:bodyDiv w:val="1"/>
      <w:marLeft w:val="0"/>
      <w:marRight w:val="0"/>
      <w:marTop w:val="0"/>
      <w:marBottom w:val="0"/>
      <w:divBdr>
        <w:top w:val="none" w:sz="0" w:space="0" w:color="auto"/>
        <w:left w:val="none" w:sz="0" w:space="0" w:color="auto"/>
        <w:bottom w:val="none" w:sz="0" w:space="0" w:color="auto"/>
        <w:right w:val="none" w:sz="0" w:space="0" w:color="auto"/>
      </w:divBdr>
    </w:div>
    <w:div w:id="1563517121">
      <w:bodyDiv w:val="1"/>
      <w:marLeft w:val="0"/>
      <w:marRight w:val="0"/>
      <w:marTop w:val="0"/>
      <w:marBottom w:val="0"/>
      <w:divBdr>
        <w:top w:val="none" w:sz="0" w:space="0" w:color="auto"/>
        <w:left w:val="none" w:sz="0" w:space="0" w:color="auto"/>
        <w:bottom w:val="none" w:sz="0" w:space="0" w:color="auto"/>
        <w:right w:val="none" w:sz="0" w:space="0" w:color="auto"/>
      </w:divBdr>
    </w:div>
    <w:div w:id="1583491529">
      <w:bodyDiv w:val="1"/>
      <w:marLeft w:val="0"/>
      <w:marRight w:val="0"/>
      <w:marTop w:val="0"/>
      <w:marBottom w:val="0"/>
      <w:divBdr>
        <w:top w:val="none" w:sz="0" w:space="0" w:color="auto"/>
        <w:left w:val="none" w:sz="0" w:space="0" w:color="auto"/>
        <w:bottom w:val="none" w:sz="0" w:space="0" w:color="auto"/>
        <w:right w:val="none" w:sz="0" w:space="0" w:color="auto"/>
      </w:divBdr>
    </w:div>
    <w:div w:id="1598053470">
      <w:bodyDiv w:val="1"/>
      <w:marLeft w:val="0"/>
      <w:marRight w:val="0"/>
      <w:marTop w:val="0"/>
      <w:marBottom w:val="0"/>
      <w:divBdr>
        <w:top w:val="none" w:sz="0" w:space="0" w:color="auto"/>
        <w:left w:val="none" w:sz="0" w:space="0" w:color="auto"/>
        <w:bottom w:val="none" w:sz="0" w:space="0" w:color="auto"/>
        <w:right w:val="none" w:sz="0" w:space="0" w:color="auto"/>
      </w:divBdr>
    </w:div>
    <w:div w:id="1601260939">
      <w:bodyDiv w:val="1"/>
      <w:marLeft w:val="0"/>
      <w:marRight w:val="0"/>
      <w:marTop w:val="0"/>
      <w:marBottom w:val="0"/>
      <w:divBdr>
        <w:top w:val="none" w:sz="0" w:space="0" w:color="auto"/>
        <w:left w:val="none" w:sz="0" w:space="0" w:color="auto"/>
        <w:bottom w:val="none" w:sz="0" w:space="0" w:color="auto"/>
        <w:right w:val="none" w:sz="0" w:space="0" w:color="auto"/>
      </w:divBdr>
    </w:div>
    <w:div w:id="1622953055">
      <w:bodyDiv w:val="1"/>
      <w:marLeft w:val="0"/>
      <w:marRight w:val="0"/>
      <w:marTop w:val="0"/>
      <w:marBottom w:val="0"/>
      <w:divBdr>
        <w:top w:val="none" w:sz="0" w:space="0" w:color="auto"/>
        <w:left w:val="none" w:sz="0" w:space="0" w:color="auto"/>
        <w:bottom w:val="none" w:sz="0" w:space="0" w:color="auto"/>
        <w:right w:val="none" w:sz="0" w:space="0" w:color="auto"/>
      </w:divBdr>
    </w:div>
    <w:div w:id="1650938364">
      <w:bodyDiv w:val="1"/>
      <w:marLeft w:val="0"/>
      <w:marRight w:val="0"/>
      <w:marTop w:val="0"/>
      <w:marBottom w:val="0"/>
      <w:divBdr>
        <w:top w:val="none" w:sz="0" w:space="0" w:color="auto"/>
        <w:left w:val="none" w:sz="0" w:space="0" w:color="auto"/>
        <w:bottom w:val="none" w:sz="0" w:space="0" w:color="auto"/>
        <w:right w:val="none" w:sz="0" w:space="0" w:color="auto"/>
      </w:divBdr>
    </w:div>
    <w:div w:id="1699816532">
      <w:bodyDiv w:val="1"/>
      <w:marLeft w:val="0"/>
      <w:marRight w:val="0"/>
      <w:marTop w:val="0"/>
      <w:marBottom w:val="0"/>
      <w:divBdr>
        <w:top w:val="none" w:sz="0" w:space="0" w:color="auto"/>
        <w:left w:val="none" w:sz="0" w:space="0" w:color="auto"/>
        <w:bottom w:val="none" w:sz="0" w:space="0" w:color="auto"/>
        <w:right w:val="none" w:sz="0" w:space="0" w:color="auto"/>
      </w:divBdr>
    </w:div>
    <w:div w:id="1764111938">
      <w:bodyDiv w:val="1"/>
      <w:marLeft w:val="0"/>
      <w:marRight w:val="0"/>
      <w:marTop w:val="0"/>
      <w:marBottom w:val="0"/>
      <w:divBdr>
        <w:top w:val="none" w:sz="0" w:space="0" w:color="auto"/>
        <w:left w:val="none" w:sz="0" w:space="0" w:color="auto"/>
        <w:bottom w:val="none" w:sz="0" w:space="0" w:color="auto"/>
        <w:right w:val="none" w:sz="0" w:space="0" w:color="auto"/>
      </w:divBdr>
    </w:div>
    <w:div w:id="1796366827">
      <w:bodyDiv w:val="1"/>
      <w:marLeft w:val="0"/>
      <w:marRight w:val="0"/>
      <w:marTop w:val="0"/>
      <w:marBottom w:val="0"/>
      <w:divBdr>
        <w:top w:val="none" w:sz="0" w:space="0" w:color="auto"/>
        <w:left w:val="none" w:sz="0" w:space="0" w:color="auto"/>
        <w:bottom w:val="none" w:sz="0" w:space="0" w:color="auto"/>
        <w:right w:val="none" w:sz="0" w:space="0" w:color="auto"/>
      </w:divBdr>
    </w:div>
    <w:div w:id="1941141033">
      <w:bodyDiv w:val="1"/>
      <w:marLeft w:val="0"/>
      <w:marRight w:val="0"/>
      <w:marTop w:val="0"/>
      <w:marBottom w:val="0"/>
      <w:divBdr>
        <w:top w:val="none" w:sz="0" w:space="0" w:color="auto"/>
        <w:left w:val="none" w:sz="0" w:space="0" w:color="auto"/>
        <w:bottom w:val="none" w:sz="0" w:space="0" w:color="auto"/>
        <w:right w:val="none" w:sz="0" w:space="0" w:color="auto"/>
      </w:divBdr>
    </w:div>
    <w:div w:id="200307447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4.png"/><Relationship Id="rId18" Type="http://schemas.openxmlformats.org/officeDocument/2006/relationships/hyperlink" Target="https://www.casrai.org/credit.html" TargetMode="External"/><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 Type="http://schemas.openxmlformats.org/officeDocument/2006/relationships/numbering" Target="numbering.xml"/><Relationship Id="rId16" Type="http://schemas.openxmlformats.org/officeDocument/2006/relationships/image" Target="media/image5.png"/><Relationship Id="rId20"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6.jpeg"/><Relationship Id="rId23" Type="http://schemas.microsoft.com/office/2011/relationships/people" Target="people.xml"/><Relationship Id="rId10" Type="http://schemas.openxmlformats.org/officeDocument/2006/relationships/image" Target="media/image1.png"/><Relationship Id="rId19" Type="http://schemas.openxmlformats.org/officeDocument/2006/relationships/header" Target="header1.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 Id="rId22" Type="http://schemas.openxmlformats.org/officeDocument/2006/relationships/fontTable" Target="fontTable.xml"/></Relationships>
</file>

<file path=word/_rels/footer1.xml.rels><?xml version="1.0" encoding="UTF-8" standalone="yes"?>
<Relationships xmlns="http://schemas.openxmlformats.org/package/2006/relationships"><Relationship Id="rId1" Type="http://schemas.openxmlformats.org/officeDocument/2006/relationships/hyperlink" Target="mailto:ivan.grahek@ugent.be"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2DE661D-39C2-4792-ADB4-8F557C7DA3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42</Pages>
  <Words>44746</Words>
  <Characters>255057</Characters>
  <Application>Microsoft Office Word</Application>
  <DocSecurity>0</DocSecurity>
  <Lines>2125</Lines>
  <Paragraphs>598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UGent</Company>
  <LinksUpToDate>false</LinksUpToDate>
  <CharactersWithSpaces>299205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Grahek</dc:creator>
  <cp:keywords/>
  <dc:description/>
  <cp:lastModifiedBy>Ivan Grahek</cp:lastModifiedBy>
  <cp:revision>2</cp:revision>
  <cp:lastPrinted>2019-07-22T07:36:00Z</cp:lastPrinted>
  <dcterms:created xsi:type="dcterms:W3CDTF">2019-07-31T06:14:00Z</dcterms:created>
  <dcterms:modified xsi:type="dcterms:W3CDTF">2019-07-31T06:14:00Z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1265218d-f9fd-3b9a-bab8-a2f13eaecf70</vt:lpwstr>
  </property>
  <property fmtid="{D5CDD505-2E9C-101B-9397-08002B2CF9AE}" pid="4" name="Mendeley Citation Style_1">
    <vt:lpwstr>http://www.zotero.org/styles/apa</vt:lpwstr>
  </property>
  <property fmtid="{D5CDD505-2E9C-101B-9397-08002B2CF9AE}" pid="5" name="Mendeley Recent Style Id 0_1">
    <vt:lpwstr>http://www.zotero.org/styles/american-political-science-association</vt:lpwstr>
  </property>
  <property fmtid="{D5CDD505-2E9C-101B-9397-08002B2CF9AE}" pid="6" name="Mendeley Recent Style Name 0_1">
    <vt:lpwstr>American Political Science Association</vt:lpwstr>
  </property>
  <property fmtid="{D5CDD505-2E9C-101B-9397-08002B2CF9AE}" pid="7" name="Mendeley Recent Style Id 1_1">
    <vt:lpwstr>http://www.zotero.org/styles/apa</vt:lpwstr>
  </property>
  <property fmtid="{D5CDD505-2E9C-101B-9397-08002B2CF9AE}" pid="8" name="Mendeley Recent Style Name 1_1">
    <vt:lpwstr>American Psychological Association 6th edition</vt:lpwstr>
  </property>
  <property fmtid="{D5CDD505-2E9C-101B-9397-08002B2CF9AE}" pid="9" name="Mendeley Recent Style Id 2_1">
    <vt:lpwstr>http://www.zotero.org/styles/american-sociological-association</vt:lpwstr>
  </property>
  <property fmtid="{D5CDD505-2E9C-101B-9397-08002B2CF9AE}" pid="10" name="Mendeley Recent Style Name 2_1">
    <vt:lpwstr>American Sociological Association</vt:lpwstr>
  </property>
  <property fmtid="{D5CDD505-2E9C-101B-9397-08002B2CF9AE}" pid="11" name="Mendeley Recent Style Id 3_1">
    <vt:lpwstr>http://www.zotero.org/styles/chicago-author-date</vt:lpwstr>
  </property>
  <property fmtid="{D5CDD505-2E9C-101B-9397-08002B2CF9AE}" pid="12" name="Mendeley Recent Style Name 3_1">
    <vt:lpwstr>Chicago Manual of Style 17th edition (author-date)</vt:lpwstr>
  </property>
  <property fmtid="{D5CDD505-2E9C-101B-9397-08002B2CF9AE}" pid="13" name="Mendeley Recent Style Id 4_1">
    <vt:lpwstr>http://www.zotero.org/styles/harvard-cite-them-right</vt:lpwstr>
  </property>
  <property fmtid="{D5CDD505-2E9C-101B-9397-08002B2CF9AE}" pid="14" name="Mendeley Recent Style Name 4_1">
    <vt:lpwstr>Cite Them Right 10th edition - Harvard</vt:lpwstr>
  </property>
  <property fmtid="{D5CDD505-2E9C-101B-9397-08002B2CF9AE}" pid="15" name="Mendeley Recent Style Id 5_1">
    <vt:lpwstr>http://www.zotero.org/styles/ieee</vt:lpwstr>
  </property>
  <property fmtid="{D5CDD505-2E9C-101B-9397-08002B2CF9AE}" pid="16" name="Mendeley Recent Style Name 5_1">
    <vt:lpwstr>IEEE</vt:lpwstr>
  </property>
  <property fmtid="{D5CDD505-2E9C-101B-9397-08002B2CF9AE}" pid="17" name="Mendeley Recent Style Id 6_1">
    <vt:lpwstr>http://www.zotero.org/styles/modern-humanities-research-association</vt:lpwstr>
  </property>
  <property fmtid="{D5CDD505-2E9C-101B-9397-08002B2CF9AE}" pid="18" name="Mendeley Recent Style Name 6_1">
    <vt:lpwstr>Modern Humanities Research Association 3rd edition (note with bibliography)</vt:lpwstr>
  </property>
  <property fmtid="{D5CDD505-2E9C-101B-9397-08002B2CF9AE}" pid="19" name="Mendeley Recent Style Id 7_1">
    <vt:lpwstr>http://www.zotero.org/styles/modern-language-association</vt:lpwstr>
  </property>
  <property fmtid="{D5CDD505-2E9C-101B-9397-08002B2CF9AE}" pid="20" name="Mendeley Recent Style Name 7_1">
    <vt:lpwstr>Modern Language Association 8th edition</vt:lpwstr>
  </property>
  <property fmtid="{D5CDD505-2E9C-101B-9397-08002B2CF9AE}" pid="21" name="Mendeley Recent Style Id 8_1">
    <vt:lpwstr>http://www.zotero.org/styles/nature</vt:lpwstr>
  </property>
  <property fmtid="{D5CDD505-2E9C-101B-9397-08002B2CF9AE}" pid="22" name="Mendeley Recent Style Name 8_1">
    <vt:lpwstr>Nature</vt:lpwstr>
  </property>
  <property fmtid="{D5CDD505-2E9C-101B-9397-08002B2CF9AE}" pid="23" name="Mendeley Recent Style Id 9_1">
    <vt:lpwstr>http://www.zotero.org/styles/neuroscience-and-biobehavioral-reviews</vt:lpwstr>
  </property>
  <property fmtid="{D5CDD505-2E9C-101B-9397-08002B2CF9AE}" pid="24" name="Mendeley Recent Style Name 9_1">
    <vt:lpwstr>Neuroscience and Biobehavioral Reviews</vt:lpwstr>
  </property>
</Properties>
</file>