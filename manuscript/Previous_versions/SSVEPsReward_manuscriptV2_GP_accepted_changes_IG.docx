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814D22F"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Recent research has pointed that motivation has an important influence on selective attention</w:t>
      </w:r>
      <w:r w:rsidR="009E54E5">
        <w:t xml:space="preserve"> as well</w:t>
      </w:r>
      <w:r w:rsidR="00032483">
        <w:t xml:space="preserve">.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23CDF183"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w:t>
      </w:r>
      <w:r w:rsidR="009E54E5">
        <w:t xml:space="preserve">sharpened </w:t>
      </w:r>
      <w:r w:rsidR="00C71C28">
        <w:t>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del w:id="0" w:author="Gilles Pourtois" w:date="2019-07-30T14:04:00Z">
        <w:r w:rsidDel="009E54E5">
          <w:delText xml:space="preserve">the </w:delText>
        </w:r>
      </w:del>
      <w:ins w:id="1" w:author="Gilles Pourtois" w:date="2019-07-30T14:04:00Z">
        <w:r w:rsidR="009E54E5">
          <w:t xml:space="preserve">dorsal </w:t>
        </w:r>
      </w:ins>
      <w:proofErr w:type="spellStart"/>
      <w:r w:rsidR="0079229A">
        <w:t>frontoparietal</w:t>
      </w:r>
      <w:proofErr w:type="spellEnd"/>
      <w:r w:rsidR="0079229A">
        <w:t xml:space="preserve"> regions </w:t>
      </w:r>
      <w:ins w:id="2" w:author="Gilles Pourtois" w:date="2019-07-30T14:00:00Z">
        <w:r w:rsidR="009E54E5">
          <w:t>involved in</w:t>
        </w:r>
      </w:ins>
      <w:del w:id="3" w:author="Gilles Pourtois" w:date="2019-07-30T14:00:00Z">
        <w:r w:rsidR="0079229A" w:rsidDel="009E54E5">
          <w:delText>crucial for</w:delText>
        </w:r>
      </w:del>
      <w:r w:rsidR="0079229A">
        <w:t xml:space="preserve"> attentional control</w:t>
      </w:r>
      <w:ins w:id="4" w:author="Gilles Pourtois" w:date="2019-07-30T14:03:00Z">
        <w:r w:rsidR="009E54E5">
          <w:t xml:space="preserve"> such as the frontal eye field and intraparietal sulcus</w:t>
        </w:r>
      </w:ins>
      <w:r w:rsidR="0079229A">
        <w:t xml:space="preserve"> </w:t>
      </w:r>
      <w:commentRangeStart w:id="5"/>
      <w:commentRangeStart w:id="6"/>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commentRangeEnd w:id="5"/>
      <w:r w:rsidR="009E54E5">
        <w:rPr>
          <w:rStyle w:val="CommentReference"/>
        </w:rPr>
        <w:commentReference w:id="5"/>
      </w:r>
      <w:commentRangeEnd w:id="6"/>
      <w:r w:rsidR="00B56E64">
        <w:rPr>
          <w:rStyle w:val="CommentReference"/>
        </w:rPr>
        <w:commentReference w:id="6"/>
      </w:r>
      <w:r w:rsidR="0013477A">
        <w:t>, and</w:t>
      </w:r>
      <w:r w:rsidR="00FB321A">
        <w:t xml:space="preserve"> by</w:t>
      </w:r>
      <w:r w:rsidR="0013477A">
        <w:t xml:space="preserve"> enhanced task-set representations in these </w:t>
      </w:r>
      <w:r w:rsidR="009E54E5">
        <w:t xml:space="preserve">specific </w:t>
      </w:r>
      <w:r w:rsidR="0013477A">
        <w:t xml:space="preserve">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 control via modulations in </w:t>
      </w:r>
      <w:r w:rsidR="00C175C9">
        <w:t xml:space="preserve">the </w:t>
      </w:r>
      <w:proofErr w:type="spellStart"/>
      <w:r w:rsidR="00C175C9">
        <w:t>frontoparietal</w:t>
      </w:r>
      <w:proofErr w:type="spellEnd"/>
      <w:r w:rsidR="00C175C9">
        <w:t xml:space="preserve"> </w:t>
      </w:r>
      <w:r w:rsidR="009E54E5">
        <w:t>network</w:t>
      </w:r>
      <w:r w:rsidR="00C175C9">
        <w:t xml:space="preserve">, it remains </w:t>
      </w:r>
      <w:r w:rsidR="00DE253E">
        <w:lastRenderedPageBreak/>
        <w:t xml:space="preserve">largely </w:t>
      </w:r>
      <w:r w:rsidR="00C175C9">
        <w:t>unclear</w:t>
      </w:r>
      <w:r w:rsidR="00DE253E">
        <w:t xml:space="preserve"> however</w:t>
      </w:r>
      <w:r w:rsidR="00C175C9">
        <w:t xml:space="preserve"> 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2A117C75" w:rsidR="00C43549" w:rsidRDefault="00C43549" w:rsidP="00441BA8">
      <w:pPr>
        <w:spacing w:line="480" w:lineRule="auto"/>
        <w:ind w:firstLine="720"/>
        <w:jc w:val="both"/>
      </w:pPr>
      <w:r>
        <w:t xml:space="preserve">At the behavioral level, this influence of reward on selective attention has mostly been explored in the past in situations where goal and reward competed with each other for selection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Pr>
          <w:noProof/>
        </w:rPr>
        <w:t>(</w:t>
      </w:r>
      <w:r w:rsidRPr="00C43549">
        <w:rPr>
          <w:noProof/>
        </w:rPr>
        <w:t xml:space="preserve">Anderson, </w:t>
      </w:r>
      <w:r>
        <w:rPr>
          <w:noProof/>
        </w:rPr>
        <w:t xml:space="preserve">2016; Chelazzi et al., 2013; </w:t>
      </w:r>
      <w:r w:rsidRPr="00C43549">
        <w:rPr>
          <w:noProof/>
        </w:rPr>
        <w:t>Failing &amp; Theeuwes, 2017)</w:t>
      </w:r>
      <w:r>
        <w:fldChar w:fldCharType="end"/>
      </w:r>
      <w:r>
        <w:rPr>
          <w:noProof/>
        </w:rPr>
        <w:t xml:space="preserve">. More specifically, neutral stimuli previously associated with reward appear to capture attention automatically subsequently, and strongly interfere with concurent goal-related attention processes, including those involved in visual search </w:t>
      </w:r>
      <w:r>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t xml:space="preserve">Importantly, in these earlier studies, the focus was on attentional capture by reward when it was used as distractor, and could be either high of low value. However, it remains unclear how competition for attention selection is resolved when high and low value reward stimuli directly compete with each other, and if sensory processing in the visual cortex could reflect this competition.        </w:t>
      </w:r>
    </w:p>
    <w:p w14:paraId="156847C0" w14:textId="474C447A" w:rsidR="00E203D5"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w:t>
      </w:r>
      <w:r>
        <w:lastRenderedPageBreak/>
        <w:t>visual cortex indu</w:t>
      </w:r>
      <w:r w:rsidR="0040325A">
        <w:t>ced by the join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w:t>
      </w:r>
      <w:r w:rsidR="00574D4C">
        <w:t xml:space="preserve">compelling </w:t>
      </w:r>
      <w:r w:rsidR="00ED3546">
        <w:t xml:space="preserve">evidence for the enhanced representation of reward-related stimuli </w:t>
      </w:r>
      <w:r w:rsidR="00AB5907">
        <w:t xml:space="preserve">accompanied by the </w:t>
      </w:r>
      <w:r w:rsidR="00ED3546">
        <w:t xml:space="preserve">suppression </w:t>
      </w:r>
      <w:r w:rsidR="00AB5907">
        <w:t xml:space="preserve">of </w:t>
      </w:r>
      <w:r w:rsidR="00ED3546">
        <w:t>stimuli</w:t>
      </w:r>
      <w:r w:rsidR="00AB5907">
        <w:t xml:space="preserve"> devoid of a specific motivational value and competing for attention selection</w:t>
      </w:r>
      <w:r w:rsidR="00ED3546">
        <w:t xml:space="preserve">. </w:t>
      </w:r>
      <w:r w:rsidR="00AB5907">
        <w:t xml:space="preserve">More specifically, using a </w:t>
      </w:r>
      <w:proofErr w:type="spellStart"/>
      <w:r w:rsidR="00AB5907">
        <w:t>multivoxel</w:t>
      </w:r>
      <w:proofErr w:type="spellEnd"/>
      <w:r w:rsidR="00AB5907">
        <w:t xml:space="preserve"> pattern analysis and decoding technique, these authors found a gain in </w:t>
      </w:r>
      <w:r w:rsidR="00441BA8">
        <w:t>object-selective visual cortex</w:t>
      </w:r>
      <w:r w:rsidR="00AB5907">
        <w:t xml:space="preserve"> for stimuli previously paired with reward</w:t>
      </w:r>
      <w:r w:rsidR="00441BA8">
        <w:t xml:space="preserve">, while </w:t>
      </w:r>
      <w:r w:rsidR="00AB5907">
        <w:t>those not associated with this incentive were suppressed</w:t>
      </w:r>
      <w:r w:rsidR="00441BA8">
        <w:t xml:space="preserve">. </w:t>
      </w:r>
      <w:r w:rsidR="009305E8">
        <w:t xml:space="preserve">Although these behavioral imaging results are undoubtedly important, they do not inform about the time-course of this modulatory effect created by reward on attention selection in the visual cortex. Moreover because these authors focused on category-specific effects, the question remains whether a similar effect can be observed for lower level visual features such as color. To fill this gap here we harnessed the high temporal resolution of EEG and the steady-state visual evoked potentials (SSVEPs) with the aim to unravel the mechanism through which reward biases competition for attention selection in the visual cortex.           </w:t>
      </w:r>
    </w:p>
    <w:p w14:paraId="2CD0757E" w14:textId="64744689" w:rsidR="00B37B7D" w:rsidRDefault="00441BA8" w:rsidP="00B37B7D">
      <w:pPr>
        <w:spacing w:line="480" w:lineRule="auto"/>
        <w:ind w:firstLine="720"/>
        <w:jc w:val="both"/>
      </w:pPr>
      <w:r>
        <w:t xml:space="preserve"> 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 xml:space="preserve">. </w:t>
      </w:r>
      <w:r w:rsidR="00A53081">
        <w:t xml:space="preserve">To this end, participants performed a coherent motion detection task based on color information. On each trial, a blue and red random dot </w:t>
      </w:r>
      <w:proofErr w:type="spellStart"/>
      <w:r w:rsidR="00A53081">
        <w:t>kinematograms</w:t>
      </w:r>
      <w:proofErr w:type="spellEnd"/>
      <w:r w:rsidR="00A53081">
        <w:t xml:space="preserve"> (RDK) were presented concurrently, and participants were cued to attend to one of them. </w:t>
      </w:r>
      <w:r w:rsidR="00163092">
        <w:t xml:space="preserve">Thus each of the RDKs acted as either a target (attended) or a distractor (unattended) on different trials. </w:t>
      </w:r>
      <w:r w:rsidR="00A53081">
        <w:t xml:space="preserve">Critically, after a baseline period used as control condition, these two colors were systematically associated with a low or high reward value (training phase), before that was no longer the case (test phase). Hence, we used a factorial design in which we could assess how the competition between high and low reward value is solved by attention in the visual cortex.  </w:t>
      </w:r>
      <w:r w:rsidR="000E604B">
        <w:t>W</w:t>
      </w:r>
      <w:r>
        <w:t xml:space="preserve">e </w:t>
      </w:r>
      <w:r w:rsidR="00B44EE3">
        <w:t xml:space="preserve">recorded </w:t>
      </w:r>
      <w:r>
        <w:t xml:space="preserve">steady-state visual evoked potentials (SSVEPs) to track </w:t>
      </w:r>
      <w:r w:rsidR="00E830D3">
        <w:t xml:space="preserve">how stimuli </w:t>
      </w:r>
      <w:r w:rsidR="00E830D3">
        <w:lastRenderedPageBreak/>
        <w:t xml:space="preserve">linked to high or low value compete for attention </w:t>
      </w:r>
      <w:r>
        <w:t xml:space="preserve">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p>
    <w:p w14:paraId="5797A316" w14:textId="51719201" w:rsidR="00163092" w:rsidRDefault="00163092" w:rsidP="00B37B7D">
      <w:pPr>
        <w:spacing w:line="480" w:lineRule="auto"/>
        <w:ind w:firstLine="720"/>
        <w:jc w:val="both"/>
      </w:pPr>
      <w:commentRangeStart w:id="7"/>
      <w:r>
        <w:t>This design allowed us to test several hypotheses derived from the literature reviewed above. First, we predicted the facilitation of the early sensory processing of the color linked to high value in the training phase when this color was the target, but also when it was a distractor</w:t>
      </w:r>
      <w:r w:rsidR="005F653D">
        <w:t xml:space="preserve"> </w:t>
      </w:r>
      <w:r w:rsidR="005F653D">
        <w:fldChar w:fldCharType="begin" w:fldLock="1"/>
      </w:r>
      <w:r w:rsidR="005F653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5F653D">
        <w:fldChar w:fldCharType="separate"/>
      </w:r>
      <w:r w:rsidR="005F653D">
        <w:rPr>
          <w:noProof/>
        </w:rPr>
        <w:t>(</w:t>
      </w:r>
      <w:r w:rsidR="005F653D" w:rsidRPr="005F653D">
        <w:rPr>
          <w:noProof/>
        </w:rPr>
        <w:t xml:space="preserve">Anderson, </w:t>
      </w:r>
      <w:r w:rsidR="005F653D">
        <w:rPr>
          <w:noProof/>
        </w:rPr>
        <w:t xml:space="preserve">2016; Chelazzi et al., 2013; </w:t>
      </w:r>
      <w:r w:rsidR="005F653D" w:rsidRPr="005F653D">
        <w:rPr>
          <w:noProof/>
        </w:rPr>
        <w:t>Failing &amp; Theeuwes, 2017)</w:t>
      </w:r>
      <w:r w:rsidR="005F653D">
        <w:fldChar w:fldCharType="end"/>
      </w:r>
      <w:r>
        <w:t>. Further, we predicted that this effect would be accompanied by the suppression in processing of the low value color at both the target and distractor level</w:t>
      </w:r>
      <w:r w:rsidR="005F653D">
        <w:t xml:space="preserve"> </w:t>
      </w:r>
      <w:r w:rsidR="005F653D">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5F653D">
        <w:fldChar w:fldCharType="separate"/>
      </w:r>
      <w:r w:rsidR="005F653D">
        <w:rPr>
          <w:noProof/>
        </w:rPr>
        <w:t>(Hickey &amp; Peelen, 2015</w:t>
      </w:r>
      <w:r w:rsidR="005F653D" w:rsidRPr="005F653D">
        <w:rPr>
          <w:noProof/>
        </w:rPr>
        <w:t>)</w:t>
      </w:r>
      <w:r w:rsidR="005F653D">
        <w:fldChar w:fldCharType="end"/>
      </w:r>
      <w:r>
        <w:t xml:space="preserve">. Finally, we predicted that these effects would be still observable in the test phase when rewards </w:t>
      </w:r>
      <w:r w:rsidR="005F653D">
        <w:t>were</w:t>
      </w:r>
      <w:r>
        <w:t xml:space="preserve"> no longer available</w:t>
      </w:r>
      <w:r w:rsidR="005F653D">
        <w:t xml:space="preserve">, due to the value driven attentional capture </w:t>
      </w:r>
      <w:r w:rsidR="005F653D">
        <w:fldChar w:fldCharType="begin" w:fldLock="1"/>
      </w:r>
      <w:r w:rsidR="006F1C5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et al., 2011)","manualFormatting":"(Anderson et al., 2011)","plainTextFormattedCitation":"(B. a Anderson et al., 2011)","previouslyFormattedCitation":"(B. a Anderson et al., 2011)"},"properties":{"noteIndex":0},"schema":"https://github.com/citation-style-language/schema/raw/master/csl-citation.json"}</w:instrText>
      </w:r>
      <w:r w:rsidR="005F653D">
        <w:fldChar w:fldCharType="separate"/>
      </w:r>
      <w:r w:rsidR="005F653D">
        <w:rPr>
          <w:noProof/>
        </w:rPr>
        <w:t>(</w:t>
      </w:r>
      <w:r w:rsidR="005F653D" w:rsidRPr="005F653D">
        <w:rPr>
          <w:noProof/>
        </w:rPr>
        <w:t>Anderson et al., 2011)</w:t>
      </w:r>
      <w:r w:rsidR="005F653D">
        <w:fldChar w:fldCharType="end"/>
      </w:r>
      <w:r>
        <w:t xml:space="preserve">.  </w:t>
      </w:r>
      <w:commentRangeEnd w:id="7"/>
      <w:r w:rsidR="005F653D">
        <w:rPr>
          <w:rStyle w:val="CommentReference"/>
        </w:rPr>
        <w:commentReference w:id="7"/>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038A56AA"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33A3D54"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w:t>
      </w:r>
      <w:r w:rsidR="00990174">
        <w:lastRenderedPageBreak/>
        <w:t xml:space="preserve">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B2585D" w:rsidRPr="005D695E" w:rsidRDefault="00B2585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B2585D" w:rsidRPr="005D695E" w:rsidRDefault="00B2585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w:t>
      </w:r>
      <w:r w:rsidRPr="00D92BFE">
        <w:rPr>
          <w:rFonts w:eastAsia="Times New Roman"/>
          <w:szCs w:val="24"/>
        </w:rPr>
        <w:lastRenderedPageBreak/>
        <w:t xml:space="preserve">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2677E2F7"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587E6B7F"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rewarded </w:t>
      </w:r>
      <w:r w:rsidR="00584547">
        <w:t>feature</w:t>
      </w:r>
      <w:r w:rsidR="003B33DC">
        <w:t xml:space="preserve">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their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lastRenderedPageBreak/>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B2585D" w:rsidRDefault="00B2585D"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B2585D" w:rsidRDefault="00B2585D"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B2585D" w:rsidRDefault="00B258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B2585D" w:rsidRDefault="00B258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0DA28DA7"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amplitudes </w:t>
      </w:r>
      <w:r w:rsidR="007E5558">
        <w:t>were</w:t>
      </w:r>
      <w:r w:rsidR="001E6F26">
        <w:t xml:space="preserve"> always higher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w:t>
            </w:r>
            <w:proofErr w:type="spellStart"/>
            <w:r>
              <w:t>a.u</w:t>
            </w:r>
            <w:proofErr w:type="spellEnd"/>
            <w:r>
              <w:t>.)</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01E14C20"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B9A768F"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B5DF3">
        <w:t>s</w:t>
      </w:r>
      <w:r w:rsidR="00004DEF">
        <w:t xml:space="preserve">, </w:t>
      </w:r>
      <w:r w:rsidR="0022375B">
        <w:t xml:space="preserve">but </w:t>
      </w:r>
      <w:r w:rsidR="0022375B">
        <w:lastRenderedPageBreak/>
        <w:t>participants were still faster to detect the movement of the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27DDD041"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These results are also similar to those of the studies which </w:t>
      </w:r>
      <w:r>
        <w:t xml:space="preserve">explored the influence of previous but no longer relevant reward associations on attention. </w:t>
      </w:r>
      <w:r w:rsidR="0087663C">
        <w:t>Such</w:t>
      </w:r>
      <w:r>
        <w:t xml:space="preserv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D7ADB1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w:t>
      </w:r>
      <w:r w:rsidR="0061755A">
        <w:t xml:space="preserve">for </w:t>
      </w:r>
      <w:r w:rsidR="00C75440">
        <w:t xml:space="preserve">the data </w:t>
      </w:r>
      <w:r w:rsidR="00C76847">
        <w:t xml:space="preserve">much better than the model </w:t>
      </w:r>
      <w:r w:rsidR="00C76847">
        <w:lastRenderedPageBreak/>
        <w:t>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rsidR="0061755A">
        <w:t>enhance</w:t>
      </w:r>
      <w:r>
        <w:t xml:space="preserve">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15D91BE0"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r w:rsidR="0061755A">
        <w:t xml:space="preserve">preparatory </w:t>
      </w:r>
      <w:r w:rsidR="00834044">
        <w:t xml:space="preserve">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 xml:space="preserve">Notably, </w:t>
      </w:r>
      <w:r w:rsidR="00C76847">
        <w:lastRenderedPageBreak/>
        <w:t>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453ED3">
        <w:lastRenderedPageBreak/>
        <w:t xml:space="preserve">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w:t>
      </w:r>
      <w:r w:rsidR="00436F16">
        <w:lastRenderedPageBreak/>
        <w:t xml:space="preserve">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B2585D" w:rsidRPr="0013660A" w:rsidRDefault="00B2585D"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B2585D" w:rsidRDefault="00B2585D"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B2585D" w:rsidRPr="0013660A" w:rsidRDefault="00B2585D"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B2585D" w:rsidRDefault="00B2585D"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8"/>
      <w:r w:rsidR="007E09BA">
        <w:t>psych</w:t>
      </w:r>
      <w:commentRangeEnd w:id="8"/>
      <w:r w:rsidR="007E09BA">
        <w:rPr>
          <w:rStyle w:val="CommentReference"/>
        </w:rPr>
        <w:commentReference w:id="8"/>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9"/>
      <w:r w:rsidR="007E09BA">
        <w:t>here</w:t>
      </w:r>
      <w:commentRangeEnd w:id="9"/>
      <w:r w:rsidR="007E09BA">
        <w:rPr>
          <w:rStyle w:val="CommentReference"/>
        </w:rPr>
        <w:commentReference w:id="9"/>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0"/>
      <w:r w:rsidR="009508C9">
        <w:rPr>
          <w:highlight w:val="yellow"/>
        </w:rPr>
        <w:t xml:space="preserve">Gilles </w:t>
      </w:r>
      <w:commentRangeEnd w:id="10"/>
      <w:r w:rsidR="0047115E">
        <w:rPr>
          <w:rStyle w:val="CommentReference"/>
        </w:rPr>
        <w:commentReference w:id="10"/>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7DA03A8" w14:textId="77777777" w:rsidR="00462DD1" w:rsidRDefault="00462DD1" w:rsidP="00462DD1">
      <w:pPr>
        <w:pStyle w:val="Heading1"/>
        <w:spacing w:before="0" w:after="240"/>
      </w:pPr>
      <w:r>
        <w:lastRenderedPageBreak/>
        <w:t>Author contributions</w:t>
      </w:r>
    </w:p>
    <w:p w14:paraId="61CB2D74" w14:textId="1CC66BC7" w:rsidR="00462DD1" w:rsidRDefault="00462DD1" w:rsidP="00462DD1">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6F1C5B">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Pr="00F71AD9">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4A9BAAC9" w14:textId="77777777" w:rsidR="00462DD1" w:rsidRDefault="00462DD1" w:rsidP="00462DD1">
      <w:pPr>
        <w:widowControl w:val="0"/>
        <w:spacing w:line="480" w:lineRule="auto"/>
        <w:jc w:val="both"/>
        <w:rPr>
          <w:rFonts w:eastAsia="Times New Roman"/>
          <w:szCs w:val="24"/>
        </w:rPr>
      </w:pPr>
      <w:r>
        <w:rPr>
          <w:rFonts w:eastAsia="Times New Roman"/>
          <w:szCs w:val="24"/>
        </w:rPr>
        <w:t xml:space="preserve">Conceptualization: IG, AS, SKA, GP, EHWK. Data curation: AS, IG. Formal analysis: IG, AS, SKA. Funding acquisition: GP, EHWK. Investigation: IG, Inez </w:t>
      </w:r>
      <w:proofErr w:type="spellStart"/>
      <w:r>
        <w:rPr>
          <w:rFonts w:eastAsia="Times New Roman"/>
          <w:szCs w:val="24"/>
        </w:rPr>
        <w:t>Greven</w:t>
      </w:r>
      <w:proofErr w:type="spellEnd"/>
      <w:r>
        <w:rPr>
          <w:rFonts w:eastAsia="Times New Roman"/>
          <w:szCs w:val="24"/>
        </w:rPr>
        <w:t>, AS. Methodology: SKA, IG, AS. Project administration: IG, AS. Resources: GP. Software: SKA, GP. Supervision: IG, AS, SKA. Validation: IG, AS, SKA. Visualization: IG, AS. Writing – original draft: IG, AS. Writing – review &amp; editing: IG, AS, SKA, GP, EHWK.</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D7B9D2E" w14:textId="1F3890AA" w:rsidR="006F1C5B" w:rsidRPr="006F1C5B" w:rsidRDefault="009214B6" w:rsidP="006F1C5B">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bookmarkStart w:id="11" w:name="_GoBack"/>
      <w:bookmarkEnd w:id="11"/>
      <w:r w:rsidR="006F1C5B" w:rsidRPr="006F1C5B">
        <w:rPr>
          <w:noProof/>
          <w:szCs w:val="24"/>
        </w:rPr>
        <w:t xml:space="preserve">Allen, L., Scott, J., Brand, A., Hlava, M., &amp; Altman, M. (2014). Publishing: Credit where credit is due. </w:t>
      </w:r>
      <w:r w:rsidR="006F1C5B" w:rsidRPr="006F1C5B">
        <w:rPr>
          <w:i/>
          <w:iCs/>
          <w:noProof/>
          <w:szCs w:val="24"/>
        </w:rPr>
        <w:t>Nature</w:t>
      </w:r>
      <w:r w:rsidR="006F1C5B" w:rsidRPr="006F1C5B">
        <w:rPr>
          <w:noProof/>
          <w:szCs w:val="24"/>
        </w:rPr>
        <w:t xml:space="preserve">, </w:t>
      </w:r>
      <w:r w:rsidR="006F1C5B" w:rsidRPr="006F1C5B">
        <w:rPr>
          <w:i/>
          <w:iCs/>
          <w:noProof/>
          <w:szCs w:val="24"/>
        </w:rPr>
        <w:t>508</w:t>
      </w:r>
      <w:r w:rsidR="006F1C5B" w:rsidRPr="006F1C5B">
        <w:rPr>
          <w:noProof/>
          <w:szCs w:val="24"/>
        </w:rPr>
        <w:t>(7496), 312–313. https://doi.org/10.1038/508312a</w:t>
      </w:r>
    </w:p>
    <w:p w14:paraId="4A49D184"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Andersen, S. K., Müller, M. M., &amp; Hillyard, S. A. (2012). Tracking the allocation of attention in visual scenes with steady-state evoked potentials. In </w:t>
      </w:r>
      <w:r w:rsidRPr="006F1C5B">
        <w:rPr>
          <w:i/>
          <w:iCs/>
          <w:noProof/>
          <w:szCs w:val="24"/>
        </w:rPr>
        <w:t>Cognitive neuroscience of attention</w:t>
      </w:r>
      <w:r w:rsidRPr="006F1C5B">
        <w:rPr>
          <w:noProof/>
          <w:szCs w:val="24"/>
        </w:rPr>
        <w:t xml:space="preserve"> (pp. 197–216).</w:t>
      </w:r>
    </w:p>
    <w:p w14:paraId="0CF78CB3"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Andersen, S K, &amp; Müller, M. M. (2010). Behavioral performance follows the time course of neural facilitation and suppression during cued shifts of feature-selective attention. </w:t>
      </w:r>
      <w:r w:rsidRPr="006F1C5B">
        <w:rPr>
          <w:i/>
          <w:iCs/>
          <w:noProof/>
          <w:szCs w:val="24"/>
        </w:rPr>
        <w:t>Proceedings of the National Academy of Sciences of the United States of America</w:t>
      </w:r>
      <w:r w:rsidRPr="006F1C5B">
        <w:rPr>
          <w:noProof/>
          <w:szCs w:val="24"/>
        </w:rPr>
        <w:t xml:space="preserve">, </w:t>
      </w:r>
      <w:r w:rsidRPr="006F1C5B">
        <w:rPr>
          <w:i/>
          <w:iCs/>
          <w:noProof/>
          <w:szCs w:val="24"/>
        </w:rPr>
        <w:t>107</w:t>
      </w:r>
      <w:r w:rsidRPr="006F1C5B">
        <w:rPr>
          <w:noProof/>
          <w:szCs w:val="24"/>
        </w:rPr>
        <w:t>(31), 13878–13882. https://doi.org/10.1073/pnas.1002436107</w:t>
      </w:r>
    </w:p>
    <w:p w14:paraId="0FDD570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Andersen, Søren K., Hillyard, S. A., &amp; Müller, M. M. (2008). Attention Facilitates Multiple Stimulus Features in Parallel in Human Visual Cortex. </w:t>
      </w:r>
      <w:r w:rsidRPr="006F1C5B">
        <w:rPr>
          <w:i/>
          <w:iCs/>
          <w:noProof/>
          <w:szCs w:val="24"/>
        </w:rPr>
        <w:t>Current Biology</w:t>
      </w:r>
      <w:r w:rsidRPr="006F1C5B">
        <w:rPr>
          <w:noProof/>
          <w:szCs w:val="24"/>
        </w:rPr>
        <w:t xml:space="preserve">, </w:t>
      </w:r>
      <w:r w:rsidRPr="006F1C5B">
        <w:rPr>
          <w:i/>
          <w:iCs/>
          <w:noProof/>
          <w:szCs w:val="24"/>
        </w:rPr>
        <w:t>18</w:t>
      </w:r>
      <w:r w:rsidRPr="006F1C5B">
        <w:rPr>
          <w:noProof/>
          <w:szCs w:val="24"/>
        </w:rPr>
        <w:t>(13), 1006–1009. https://doi.org/10.1016/j.cub.2008.06.030</w:t>
      </w:r>
    </w:p>
    <w:p w14:paraId="3960F453"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Anderson, B. A. (2016). The attention habit: How reward learning shapes attentional selection. </w:t>
      </w:r>
      <w:r w:rsidRPr="006F1C5B">
        <w:rPr>
          <w:i/>
          <w:iCs/>
          <w:noProof/>
          <w:szCs w:val="24"/>
        </w:rPr>
        <w:t>Annals of the New York Academy of Sciences</w:t>
      </w:r>
      <w:r w:rsidRPr="006F1C5B">
        <w:rPr>
          <w:noProof/>
          <w:szCs w:val="24"/>
        </w:rPr>
        <w:t xml:space="preserve">, </w:t>
      </w:r>
      <w:r w:rsidRPr="006F1C5B">
        <w:rPr>
          <w:i/>
          <w:iCs/>
          <w:noProof/>
          <w:szCs w:val="24"/>
        </w:rPr>
        <w:t>1369</w:t>
      </w:r>
      <w:r w:rsidRPr="006F1C5B">
        <w:rPr>
          <w:noProof/>
          <w:szCs w:val="24"/>
        </w:rPr>
        <w:t>(1), 24–39. https://doi.org/10.1111/nyas.12957</w:t>
      </w:r>
    </w:p>
    <w:p w14:paraId="5789D7E3"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Anderson, B. a, Laurent, P. a, &amp; Yantis, S. (2011). Value-driven attentional capture. </w:t>
      </w:r>
      <w:r w:rsidRPr="006F1C5B">
        <w:rPr>
          <w:i/>
          <w:iCs/>
          <w:noProof/>
          <w:szCs w:val="24"/>
        </w:rPr>
        <w:t>Proceedings of the National Academy of Sciences</w:t>
      </w:r>
      <w:r w:rsidRPr="006F1C5B">
        <w:rPr>
          <w:noProof/>
          <w:szCs w:val="24"/>
        </w:rPr>
        <w:t xml:space="preserve">, </w:t>
      </w:r>
      <w:r w:rsidRPr="006F1C5B">
        <w:rPr>
          <w:i/>
          <w:iCs/>
          <w:noProof/>
          <w:szCs w:val="24"/>
        </w:rPr>
        <w:t>108</w:t>
      </w:r>
      <w:r w:rsidRPr="006F1C5B">
        <w:rPr>
          <w:noProof/>
          <w:szCs w:val="24"/>
        </w:rPr>
        <w:t>(25), 10367–10371. https://doi.org/10.1073/pnas.1104047108</w:t>
      </w:r>
    </w:p>
    <w:p w14:paraId="5E2C0118"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Awh, E., Belopolsky, A. V., &amp; Theeuwes, J. (2012). Top-down versus bottom-up attentional control: A failed theoretical dichotomy. </w:t>
      </w:r>
      <w:r w:rsidRPr="006F1C5B">
        <w:rPr>
          <w:i/>
          <w:iCs/>
          <w:noProof/>
          <w:szCs w:val="24"/>
        </w:rPr>
        <w:t>Trends in Cognitive Sciences</w:t>
      </w:r>
      <w:r w:rsidRPr="006F1C5B">
        <w:rPr>
          <w:noProof/>
          <w:szCs w:val="24"/>
        </w:rPr>
        <w:t xml:space="preserve">, </w:t>
      </w:r>
      <w:r w:rsidRPr="006F1C5B">
        <w:rPr>
          <w:i/>
          <w:iCs/>
          <w:noProof/>
          <w:szCs w:val="24"/>
        </w:rPr>
        <w:t>16</w:t>
      </w:r>
      <w:r w:rsidRPr="006F1C5B">
        <w:rPr>
          <w:noProof/>
          <w:szCs w:val="24"/>
        </w:rPr>
        <w:t>(8), 437–443. https://doi.org/10.1016/j.tics.2012.06.010</w:t>
      </w:r>
    </w:p>
    <w:p w14:paraId="5932E98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Botvinick, M. M., &amp; Braver, T. S. (2015). Motivation and Cognitive Control : From Behavior to Neural Mechanism. </w:t>
      </w:r>
      <w:r w:rsidRPr="006F1C5B">
        <w:rPr>
          <w:i/>
          <w:iCs/>
          <w:noProof/>
          <w:szCs w:val="24"/>
        </w:rPr>
        <w:t>Annual Review of Psychology</w:t>
      </w:r>
      <w:r w:rsidRPr="006F1C5B">
        <w:rPr>
          <w:noProof/>
          <w:szCs w:val="24"/>
        </w:rPr>
        <w:t xml:space="preserve">, (September 2014), 1–31. </w:t>
      </w:r>
      <w:r w:rsidRPr="006F1C5B">
        <w:rPr>
          <w:noProof/>
          <w:szCs w:val="24"/>
        </w:rPr>
        <w:lastRenderedPageBreak/>
        <w:t>https://doi.org/10.1146/annurev-psych-010814-015044</w:t>
      </w:r>
    </w:p>
    <w:p w14:paraId="1136E5C0"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Brown, J. W., &amp; Alexander, W. H. (2017). Foraging Value, Risk Avoidance, and Multiple Control Signals: How the Anterior Cingulate Cortex Controls Value-based Decision-making. </w:t>
      </w:r>
      <w:r w:rsidRPr="006F1C5B">
        <w:rPr>
          <w:i/>
          <w:iCs/>
          <w:noProof/>
          <w:szCs w:val="24"/>
        </w:rPr>
        <w:t>Journal of Cognitive Neuroscience</w:t>
      </w:r>
      <w:r w:rsidRPr="006F1C5B">
        <w:rPr>
          <w:noProof/>
          <w:szCs w:val="24"/>
        </w:rPr>
        <w:t xml:space="preserve">, </w:t>
      </w:r>
      <w:r w:rsidRPr="006F1C5B">
        <w:rPr>
          <w:i/>
          <w:iCs/>
          <w:noProof/>
          <w:szCs w:val="24"/>
        </w:rPr>
        <w:t>29</w:t>
      </w:r>
      <w:r w:rsidRPr="006F1C5B">
        <w:rPr>
          <w:noProof/>
          <w:szCs w:val="24"/>
        </w:rPr>
        <w:t>(10), 1656–1673. https://doi.org/10.1162/jocn_a_01140</w:t>
      </w:r>
    </w:p>
    <w:p w14:paraId="02189F37"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Bürkner, P.-C. (2016). brms: An R package for Bayesian multilevel models using Stan. </w:t>
      </w:r>
      <w:r w:rsidRPr="006F1C5B">
        <w:rPr>
          <w:i/>
          <w:iCs/>
          <w:noProof/>
          <w:szCs w:val="24"/>
        </w:rPr>
        <w:t>Journal of Statistical Software</w:t>
      </w:r>
      <w:r w:rsidRPr="006F1C5B">
        <w:rPr>
          <w:noProof/>
          <w:szCs w:val="24"/>
        </w:rPr>
        <w:t xml:space="preserve">, </w:t>
      </w:r>
      <w:r w:rsidRPr="006F1C5B">
        <w:rPr>
          <w:i/>
          <w:iCs/>
          <w:noProof/>
          <w:szCs w:val="24"/>
        </w:rPr>
        <w:t>80</w:t>
      </w:r>
      <w:r w:rsidRPr="006F1C5B">
        <w:rPr>
          <w:noProof/>
          <w:szCs w:val="24"/>
        </w:rPr>
        <w:t>(1), 1–28.</w:t>
      </w:r>
    </w:p>
    <w:p w14:paraId="05A0B7C2"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Bürkner, P.-C. (2017). Advanced Bayesian Multilevel Modeling with the R Package brms. </w:t>
      </w:r>
      <w:r w:rsidRPr="006F1C5B">
        <w:rPr>
          <w:i/>
          <w:iCs/>
          <w:noProof/>
          <w:szCs w:val="24"/>
        </w:rPr>
        <w:t>ArXiv:1705.11123</w:t>
      </w:r>
      <w:r w:rsidRPr="006F1C5B">
        <w:rPr>
          <w:noProof/>
          <w:szCs w:val="24"/>
        </w:rPr>
        <w:t>.</w:t>
      </w:r>
    </w:p>
    <w:p w14:paraId="01B6387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Carpenter, B., Gelman, A., Hoffman, M., Lee, D., Goodrich, B., Betancourt, M., … Riddell, A. (2016). Stan: A probabilistic programming language. </w:t>
      </w:r>
      <w:r w:rsidRPr="006F1C5B">
        <w:rPr>
          <w:i/>
          <w:iCs/>
          <w:noProof/>
          <w:szCs w:val="24"/>
        </w:rPr>
        <w:t>Journal of Statistical Software</w:t>
      </w:r>
      <w:r w:rsidRPr="006F1C5B">
        <w:rPr>
          <w:noProof/>
          <w:szCs w:val="24"/>
        </w:rPr>
        <w:t xml:space="preserve">, </w:t>
      </w:r>
      <w:r w:rsidRPr="006F1C5B">
        <w:rPr>
          <w:i/>
          <w:iCs/>
          <w:noProof/>
          <w:szCs w:val="24"/>
        </w:rPr>
        <w:t>2</w:t>
      </w:r>
      <w:r w:rsidRPr="006F1C5B">
        <w:rPr>
          <w:noProof/>
          <w:szCs w:val="24"/>
        </w:rPr>
        <w:t>(20), 1–37.</w:t>
      </w:r>
    </w:p>
    <w:p w14:paraId="46A1E7E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Chatrian, G. E., Lettich, E., &amp; Nelson, P. L. (1985). Ten percent electrode system for topographic studies of spontaneous and evoked EEG activities. </w:t>
      </w:r>
      <w:r w:rsidRPr="006F1C5B">
        <w:rPr>
          <w:i/>
          <w:iCs/>
          <w:noProof/>
          <w:szCs w:val="24"/>
        </w:rPr>
        <w:t>American Journal of EEG Technology</w:t>
      </w:r>
      <w:r w:rsidRPr="006F1C5B">
        <w:rPr>
          <w:noProof/>
          <w:szCs w:val="24"/>
        </w:rPr>
        <w:t xml:space="preserve">, </w:t>
      </w:r>
      <w:r w:rsidRPr="006F1C5B">
        <w:rPr>
          <w:i/>
          <w:iCs/>
          <w:noProof/>
          <w:szCs w:val="24"/>
        </w:rPr>
        <w:t>25</w:t>
      </w:r>
      <w:r w:rsidRPr="006F1C5B">
        <w:rPr>
          <w:noProof/>
          <w:szCs w:val="24"/>
        </w:rPr>
        <w:t>(2).</w:t>
      </w:r>
    </w:p>
    <w:p w14:paraId="4C4B0F1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Chelazzi, L., Perlato, A., Santandrea, E., &amp; Della Libera, C. (2013). Rewards teach visual selective attention. </w:t>
      </w:r>
      <w:r w:rsidRPr="006F1C5B">
        <w:rPr>
          <w:i/>
          <w:iCs/>
          <w:noProof/>
          <w:szCs w:val="24"/>
        </w:rPr>
        <w:t>Vision Research</w:t>
      </w:r>
      <w:r w:rsidRPr="006F1C5B">
        <w:rPr>
          <w:noProof/>
          <w:szCs w:val="24"/>
        </w:rPr>
        <w:t xml:space="preserve">, </w:t>
      </w:r>
      <w:r w:rsidRPr="006F1C5B">
        <w:rPr>
          <w:i/>
          <w:iCs/>
          <w:noProof/>
          <w:szCs w:val="24"/>
        </w:rPr>
        <w:t>85</w:t>
      </w:r>
      <w:r w:rsidRPr="006F1C5B">
        <w:rPr>
          <w:noProof/>
          <w:szCs w:val="24"/>
        </w:rPr>
        <w:t>, 58–62. https://doi.org/10.1016/j.visres.2012.12.005</w:t>
      </w:r>
    </w:p>
    <w:p w14:paraId="768FFFA9"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Chun, M. M., Golomb, J. D., &amp; Turk-Browne, N. B. (2011). A Taxonomy of External and Internal Attention. </w:t>
      </w:r>
      <w:r w:rsidRPr="006F1C5B">
        <w:rPr>
          <w:i/>
          <w:iCs/>
          <w:noProof/>
          <w:szCs w:val="24"/>
        </w:rPr>
        <w:t>Annual Review of Psychology</w:t>
      </w:r>
      <w:r w:rsidRPr="006F1C5B">
        <w:rPr>
          <w:noProof/>
          <w:szCs w:val="24"/>
        </w:rPr>
        <w:t xml:space="preserve">, </w:t>
      </w:r>
      <w:r w:rsidRPr="006F1C5B">
        <w:rPr>
          <w:i/>
          <w:iCs/>
          <w:noProof/>
          <w:szCs w:val="24"/>
        </w:rPr>
        <w:t>62</w:t>
      </w:r>
      <w:r w:rsidRPr="006F1C5B">
        <w:rPr>
          <w:noProof/>
          <w:szCs w:val="24"/>
        </w:rPr>
        <w:t>(1), 73–101. https://doi.org/10.1146/annurev.psych.093008.100427</w:t>
      </w:r>
    </w:p>
    <w:p w14:paraId="0D4FE9B6"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Corbetta, M., &amp; Shulman, G. L. (2002). Control of Goal-Directed and Stimulus-Driven Attention in the Brain. </w:t>
      </w:r>
      <w:r w:rsidRPr="006F1C5B">
        <w:rPr>
          <w:i/>
          <w:iCs/>
          <w:noProof/>
          <w:szCs w:val="24"/>
        </w:rPr>
        <w:t>Nature Reviews Neuroscience</w:t>
      </w:r>
      <w:r w:rsidRPr="006F1C5B">
        <w:rPr>
          <w:noProof/>
          <w:szCs w:val="24"/>
        </w:rPr>
        <w:t xml:space="preserve">, </w:t>
      </w:r>
      <w:r w:rsidRPr="006F1C5B">
        <w:rPr>
          <w:i/>
          <w:iCs/>
          <w:noProof/>
          <w:szCs w:val="24"/>
        </w:rPr>
        <w:t>3</w:t>
      </w:r>
      <w:r w:rsidRPr="006F1C5B">
        <w:rPr>
          <w:noProof/>
          <w:szCs w:val="24"/>
        </w:rPr>
        <w:t>(3), 215–229. https://doi.org/10.1038/nrn755</w:t>
      </w:r>
    </w:p>
    <w:p w14:paraId="4DC5B393"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Craddock, M. (2018). craddm/eegUtils: eegUtils (Version v0.2.0). Zenodo.</w:t>
      </w:r>
    </w:p>
    <w:p w14:paraId="3486DAA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Della Libera, C., &amp; Chelazzi, L. (2009). Learning to attend and to ignore is a matter of gains and </w:t>
      </w:r>
      <w:r w:rsidRPr="006F1C5B">
        <w:rPr>
          <w:noProof/>
          <w:szCs w:val="24"/>
        </w:rPr>
        <w:lastRenderedPageBreak/>
        <w:t xml:space="preserve">losses. </w:t>
      </w:r>
      <w:r w:rsidRPr="006F1C5B">
        <w:rPr>
          <w:i/>
          <w:iCs/>
          <w:noProof/>
          <w:szCs w:val="24"/>
        </w:rPr>
        <w:t>Psychological Science</w:t>
      </w:r>
      <w:r w:rsidRPr="006F1C5B">
        <w:rPr>
          <w:noProof/>
          <w:szCs w:val="24"/>
        </w:rPr>
        <w:t xml:space="preserve">, </w:t>
      </w:r>
      <w:r w:rsidRPr="006F1C5B">
        <w:rPr>
          <w:i/>
          <w:iCs/>
          <w:noProof/>
          <w:szCs w:val="24"/>
        </w:rPr>
        <w:t>20</w:t>
      </w:r>
      <w:r w:rsidRPr="006F1C5B">
        <w:rPr>
          <w:noProof/>
          <w:szCs w:val="24"/>
        </w:rPr>
        <w:t>(6), 778–784. https://doi.org/10.1111/j.1467-9280.2009.02360.x</w:t>
      </w:r>
    </w:p>
    <w:p w14:paraId="34801B9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Delorme, A., &amp; Makeig, S. (2004). EEGLAB: an open sorce toolbox for analysis of single-trail EEG dynamics including independent component anlaysis. </w:t>
      </w:r>
      <w:r w:rsidRPr="006F1C5B">
        <w:rPr>
          <w:i/>
          <w:iCs/>
          <w:noProof/>
          <w:szCs w:val="24"/>
        </w:rPr>
        <w:t>Journal of Neuroscience Methods</w:t>
      </w:r>
      <w:r w:rsidRPr="006F1C5B">
        <w:rPr>
          <w:noProof/>
          <w:szCs w:val="24"/>
        </w:rPr>
        <w:t xml:space="preserve">, </w:t>
      </w:r>
      <w:r w:rsidRPr="006F1C5B">
        <w:rPr>
          <w:i/>
          <w:iCs/>
          <w:noProof/>
          <w:szCs w:val="24"/>
        </w:rPr>
        <w:t>134</w:t>
      </w:r>
      <w:r w:rsidRPr="006F1C5B">
        <w:rPr>
          <w:noProof/>
          <w:szCs w:val="24"/>
        </w:rPr>
        <w:t>, 9–21. https://doi.org/10.1016/j.jneumeth.2003.10.009</w:t>
      </w:r>
    </w:p>
    <w:p w14:paraId="31AFCD58"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Desimone, R., &amp; Duncan, J. (1995). Neural Mechanisms of Selective Visual. </w:t>
      </w:r>
      <w:r w:rsidRPr="006F1C5B">
        <w:rPr>
          <w:i/>
          <w:iCs/>
          <w:noProof/>
          <w:szCs w:val="24"/>
        </w:rPr>
        <w:t>Annual Review of Neuroscience</w:t>
      </w:r>
      <w:r w:rsidRPr="006F1C5B">
        <w:rPr>
          <w:noProof/>
          <w:szCs w:val="24"/>
        </w:rPr>
        <w:t xml:space="preserve">, </w:t>
      </w:r>
      <w:r w:rsidRPr="006F1C5B">
        <w:rPr>
          <w:i/>
          <w:iCs/>
          <w:noProof/>
          <w:szCs w:val="24"/>
        </w:rPr>
        <w:t>18</w:t>
      </w:r>
      <w:r w:rsidRPr="006F1C5B">
        <w:rPr>
          <w:noProof/>
          <w:szCs w:val="24"/>
        </w:rPr>
        <w:t>(1), 193–222. https://doi.org/10.1146/annurev.ne.18.030195.001205</w:t>
      </w:r>
    </w:p>
    <w:p w14:paraId="4065801C"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Donohue, S. E., Hopf, J.-M., Bartsch, M. V., Schoenfeld, M. A., Heinze, H.-J., &amp; Woldorff, M. G. (2016). The Rapid Capture of Attention by Rewarded Objects. </w:t>
      </w:r>
      <w:r w:rsidRPr="006F1C5B">
        <w:rPr>
          <w:i/>
          <w:iCs/>
          <w:noProof/>
          <w:szCs w:val="24"/>
        </w:rPr>
        <w:t>Journal of Cognitive Neuroscience</w:t>
      </w:r>
      <w:r w:rsidRPr="006F1C5B">
        <w:rPr>
          <w:noProof/>
          <w:szCs w:val="24"/>
        </w:rPr>
        <w:t xml:space="preserve">, </w:t>
      </w:r>
      <w:r w:rsidRPr="006F1C5B">
        <w:rPr>
          <w:i/>
          <w:iCs/>
          <w:noProof/>
          <w:szCs w:val="24"/>
        </w:rPr>
        <w:t>28</w:t>
      </w:r>
      <w:r w:rsidRPr="006F1C5B">
        <w:rPr>
          <w:noProof/>
          <w:szCs w:val="24"/>
        </w:rPr>
        <w:t>(4), 529–541. https://doi.org/10.1162/jocn_a_00917</w:t>
      </w:r>
    </w:p>
    <w:p w14:paraId="10F09588"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Etzel, J. A., Cole, M. W., Zacks, J. M., Kay, K. N., &amp; Braver, T. S. (2016). Reward Motivation Enhances Task Coding in Frontoparietal Cortex. </w:t>
      </w:r>
      <w:r w:rsidRPr="006F1C5B">
        <w:rPr>
          <w:i/>
          <w:iCs/>
          <w:noProof/>
          <w:szCs w:val="24"/>
        </w:rPr>
        <w:t>Cerebral Cortex</w:t>
      </w:r>
      <w:r w:rsidRPr="006F1C5B">
        <w:rPr>
          <w:noProof/>
          <w:szCs w:val="24"/>
        </w:rPr>
        <w:t xml:space="preserve">, </w:t>
      </w:r>
      <w:r w:rsidRPr="006F1C5B">
        <w:rPr>
          <w:i/>
          <w:iCs/>
          <w:noProof/>
          <w:szCs w:val="24"/>
        </w:rPr>
        <w:t>26</w:t>
      </w:r>
      <w:r w:rsidRPr="006F1C5B">
        <w:rPr>
          <w:noProof/>
          <w:szCs w:val="24"/>
        </w:rPr>
        <w:t>(4), 1647–1659. https://doi.org/10.1093/cercor/bhu327</w:t>
      </w:r>
    </w:p>
    <w:p w14:paraId="78A53056"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Failing, M. F., &amp; Theeuwes, J. (2014). Exogenous visual orienting by reward. </w:t>
      </w:r>
      <w:r w:rsidRPr="006F1C5B">
        <w:rPr>
          <w:i/>
          <w:iCs/>
          <w:noProof/>
          <w:szCs w:val="24"/>
        </w:rPr>
        <w:t>Journal of Vision</w:t>
      </w:r>
      <w:r w:rsidRPr="006F1C5B">
        <w:rPr>
          <w:noProof/>
          <w:szCs w:val="24"/>
        </w:rPr>
        <w:t xml:space="preserve">, </w:t>
      </w:r>
      <w:r w:rsidRPr="006F1C5B">
        <w:rPr>
          <w:i/>
          <w:iCs/>
          <w:noProof/>
          <w:szCs w:val="24"/>
        </w:rPr>
        <w:t>14</w:t>
      </w:r>
      <w:r w:rsidRPr="006F1C5B">
        <w:rPr>
          <w:noProof/>
          <w:szCs w:val="24"/>
        </w:rPr>
        <w:t>(2014), 1–9. https://doi.org/10.1167/14.5.6.doi</w:t>
      </w:r>
    </w:p>
    <w:p w14:paraId="743C3A57"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Failing, M., &amp; Theeuwes, J. (2017). Selection history: How reward modulates selectivity of visual attention. </w:t>
      </w:r>
      <w:r w:rsidRPr="006F1C5B">
        <w:rPr>
          <w:i/>
          <w:iCs/>
          <w:noProof/>
          <w:szCs w:val="24"/>
        </w:rPr>
        <w:t>Psychonomic Bulletin and Review</w:t>
      </w:r>
      <w:r w:rsidRPr="006F1C5B">
        <w:rPr>
          <w:noProof/>
          <w:szCs w:val="24"/>
        </w:rPr>
        <w:t>, 1–25. https://doi.org/10.3758/s13423-017-1380-y</w:t>
      </w:r>
    </w:p>
    <w:p w14:paraId="45971969"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Franken, I. H. A., Muris, P., &amp; Rassin, E. (2005). Psychometric properties of the Dutch BIS/BAS scales. </w:t>
      </w:r>
      <w:r w:rsidRPr="006F1C5B">
        <w:rPr>
          <w:i/>
          <w:iCs/>
          <w:noProof/>
          <w:szCs w:val="24"/>
        </w:rPr>
        <w:t>Journal of Psychopathology and Behavioral Assessment</w:t>
      </w:r>
      <w:r w:rsidRPr="006F1C5B">
        <w:rPr>
          <w:noProof/>
          <w:szCs w:val="24"/>
        </w:rPr>
        <w:t xml:space="preserve">, </w:t>
      </w:r>
      <w:r w:rsidRPr="006F1C5B">
        <w:rPr>
          <w:i/>
          <w:iCs/>
          <w:noProof/>
          <w:szCs w:val="24"/>
        </w:rPr>
        <w:t>27</w:t>
      </w:r>
      <w:r w:rsidRPr="006F1C5B">
        <w:rPr>
          <w:noProof/>
          <w:szCs w:val="24"/>
        </w:rPr>
        <w:t>(1), 25–30. https://doi.org/10.1007/s10862-005-3262-2</w:t>
      </w:r>
    </w:p>
    <w:p w14:paraId="50B6AA15"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Garnier, S. (2018). viridis: Default Color Maps from ‘matplotlib.’ R package version 0.3.</w:t>
      </w:r>
    </w:p>
    <w:p w14:paraId="0AA7D8C6"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Gelman, A., Goodrich, B., Gabry, J., &amp; Ali, I. (2017). R-squared for Bayesian regression models. </w:t>
      </w:r>
      <w:r w:rsidRPr="006F1C5B">
        <w:rPr>
          <w:i/>
          <w:iCs/>
          <w:noProof/>
          <w:szCs w:val="24"/>
        </w:rPr>
        <w:t>Unpublished via Http://Www. Stat. Columbia. Edu/~ Gelman/Research/Unpublished.</w:t>
      </w:r>
      <w:r w:rsidRPr="006F1C5B">
        <w:rPr>
          <w:noProof/>
          <w:szCs w:val="24"/>
        </w:rPr>
        <w:t xml:space="preserve"> </w:t>
      </w:r>
      <w:r w:rsidRPr="006F1C5B">
        <w:rPr>
          <w:noProof/>
          <w:szCs w:val="24"/>
        </w:rPr>
        <w:lastRenderedPageBreak/>
        <w:t>Retrieved from http://www.stat.columbia.edu/~gelman/research/unpublished/bayes_R2.pdf</w:t>
      </w:r>
    </w:p>
    <w:p w14:paraId="6433E20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Gelman, A., &amp; Rubin, D. B. (1992). Inference from Iterative Simulation Using Multiple Sequences. </w:t>
      </w:r>
      <w:r w:rsidRPr="006F1C5B">
        <w:rPr>
          <w:i/>
          <w:iCs/>
          <w:noProof/>
          <w:szCs w:val="24"/>
        </w:rPr>
        <w:t>Statistical Science</w:t>
      </w:r>
      <w:r w:rsidRPr="006F1C5B">
        <w:rPr>
          <w:noProof/>
          <w:szCs w:val="24"/>
        </w:rPr>
        <w:t xml:space="preserve">, </w:t>
      </w:r>
      <w:r w:rsidRPr="006F1C5B">
        <w:rPr>
          <w:i/>
          <w:iCs/>
          <w:noProof/>
          <w:szCs w:val="24"/>
        </w:rPr>
        <w:t>7</w:t>
      </w:r>
      <w:r w:rsidRPr="006F1C5B">
        <w:rPr>
          <w:noProof/>
          <w:szCs w:val="24"/>
        </w:rPr>
        <w:t>(4), 457–472. https://doi.org/10.1214/ss/1177011136</w:t>
      </w:r>
    </w:p>
    <w:p w14:paraId="3573B017"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Hautus, M. J. (1995). Corrections for extreme proportions and their biasing effects on estimated values of d′. </w:t>
      </w:r>
      <w:r w:rsidRPr="006F1C5B">
        <w:rPr>
          <w:i/>
          <w:iCs/>
          <w:noProof/>
          <w:szCs w:val="24"/>
        </w:rPr>
        <w:t>Behavior Research Methods, Instruments, &amp; Computers</w:t>
      </w:r>
      <w:r w:rsidRPr="006F1C5B">
        <w:rPr>
          <w:noProof/>
          <w:szCs w:val="24"/>
        </w:rPr>
        <w:t xml:space="preserve">, </w:t>
      </w:r>
      <w:r w:rsidRPr="006F1C5B">
        <w:rPr>
          <w:i/>
          <w:iCs/>
          <w:noProof/>
          <w:szCs w:val="24"/>
        </w:rPr>
        <w:t>27</w:t>
      </w:r>
      <w:r w:rsidRPr="006F1C5B">
        <w:rPr>
          <w:noProof/>
          <w:szCs w:val="24"/>
        </w:rPr>
        <w:t>(1), 46–51. https://doi.org/10.3758/BF03203619</w:t>
      </w:r>
    </w:p>
    <w:p w14:paraId="32373201"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Hickey, C., Chelazzi, L., &amp; Theeuwes, J. (2010). Reward Changes Salience in Human Vision via the Anterior Cingulate. </w:t>
      </w:r>
      <w:r w:rsidRPr="006F1C5B">
        <w:rPr>
          <w:i/>
          <w:iCs/>
          <w:noProof/>
          <w:szCs w:val="24"/>
        </w:rPr>
        <w:t>Journal of Neuroscience</w:t>
      </w:r>
      <w:r w:rsidRPr="006F1C5B">
        <w:rPr>
          <w:noProof/>
          <w:szCs w:val="24"/>
        </w:rPr>
        <w:t xml:space="preserve">, </w:t>
      </w:r>
      <w:r w:rsidRPr="006F1C5B">
        <w:rPr>
          <w:i/>
          <w:iCs/>
          <w:noProof/>
          <w:szCs w:val="24"/>
        </w:rPr>
        <w:t>30</w:t>
      </w:r>
      <w:r w:rsidRPr="006F1C5B">
        <w:rPr>
          <w:noProof/>
          <w:szCs w:val="24"/>
        </w:rPr>
        <w:t>(33), 11096–11103. https://doi.org/10.1523/JNEUROSCI.1026-10.2010</w:t>
      </w:r>
    </w:p>
    <w:p w14:paraId="0A862D6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Hickey, C., &amp; Peelen, M. V. (2015a). Neural mechanisms of incentive salience in naturalistic human vision. </w:t>
      </w:r>
      <w:r w:rsidRPr="006F1C5B">
        <w:rPr>
          <w:i/>
          <w:iCs/>
          <w:noProof/>
          <w:szCs w:val="24"/>
        </w:rPr>
        <w:t>Neuron</w:t>
      </w:r>
      <w:r w:rsidRPr="006F1C5B">
        <w:rPr>
          <w:noProof/>
          <w:szCs w:val="24"/>
        </w:rPr>
        <w:t xml:space="preserve">, </w:t>
      </w:r>
      <w:r w:rsidRPr="006F1C5B">
        <w:rPr>
          <w:i/>
          <w:iCs/>
          <w:noProof/>
          <w:szCs w:val="24"/>
        </w:rPr>
        <w:t>85</w:t>
      </w:r>
      <w:r w:rsidRPr="006F1C5B">
        <w:rPr>
          <w:noProof/>
          <w:szCs w:val="24"/>
        </w:rPr>
        <w:t>(3), 512–518. https://doi.org/10.1016/j.neuron.2014.12.049</w:t>
      </w:r>
    </w:p>
    <w:p w14:paraId="58897900"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Hickey, C., &amp; Peelen, M. V. (2015b). Neural Mechanisms of Incentive Salience in Naturalistic Human Vision Report Neural Mechanisms of Incentive Salience in Naturalistic Human Vision. </w:t>
      </w:r>
      <w:r w:rsidRPr="006F1C5B">
        <w:rPr>
          <w:i/>
          <w:iCs/>
          <w:noProof/>
          <w:szCs w:val="24"/>
        </w:rPr>
        <w:t>Neuron</w:t>
      </w:r>
      <w:r w:rsidRPr="006F1C5B">
        <w:rPr>
          <w:noProof/>
          <w:szCs w:val="24"/>
        </w:rPr>
        <w:t xml:space="preserve">, </w:t>
      </w:r>
      <w:r w:rsidRPr="006F1C5B">
        <w:rPr>
          <w:i/>
          <w:iCs/>
          <w:noProof/>
          <w:szCs w:val="24"/>
        </w:rPr>
        <w:t>85</w:t>
      </w:r>
      <w:r w:rsidRPr="006F1C5B">
        <w:rPr>
          <w:noProof/>
          <w:szCs w:val="24"/>
        </w:rPr>
        <w:t>(3), 512–518. https://doi.org/10.1016/j.neuron.2014.12.049</w:t>
      </w:r>
    </w:p>
    <w:p w14:paraId="2CF3DD01"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Holroyd, C. B., &amp; McClure, S. M. (2015). Hierarchical control over effortful behavior by rodent medial frontal cortex: A computational model. </w:t>
      </w:r>
      <w:r w:rsidRPr="006F1C5B">
        <w:rPr>
          <w:i/>
          <w:iCs/>
          <w:noProof/>
          <w:szCs w:val="24"/>
        </w:rPr>
        <w:t>Psychological Review</w:t>
      </w:r>
      <w:r w:rsidRPr="006F1C5B">
        <w:rPr>
          <w:noProof/>
          <w:szCs w:val="24"/>
        </w:rPr>
        <w:t xml:space="preserve">, </w:t>
      </w:r>
      <w:r w:rsidRPr="006F1C5B">
        <w:rPr>
          <w:i/>
          <w:iCs/>
          <w:noProof/>
          <w:szCs w:val="24"/>
        </w:rPr>
        <w:t>122</w:t>
      </w:r>
      <w:r w:rsidRPr="006F1C5B">
        <w:rPr>
          <w:noProof/>
          <w:szCs w:val="24"/>
        </w:rPr>
        <w:t>(1), 54–83. https://doi.org/10.1037/a0038339</w:t>
      </w:r>
    </w:p>
    <w:p w14:paraId="22722756"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Hope, R. M. (2013). Rmisc: Ryan miscellaneous. R package version, 1(5).</w:t>
      </w:r>
    </w:p>
    <w:p w14:paraId="105BDC05"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Junghöfer, M., Elbert, T., Tucker, D. O. N. M., &amp; Rockstroh, B. (2000). Statistical control of artifacts in dense array EEG 0 MEG studies. </w:t>
      </w:r>
      <w:r w:rsidRPr="006F1C5B">
        <w:rPr>
          <w:i/>
          <w:iCs/>
          <w:noProof/>
          <w:szCs w:val="24"/>
        </w:rPr>
        <w:t>Wiley Online Library</w:t>
      </w:r>
      <w:r w:rsidRPr="006F1C5B">
        <w:rPr>
          <w:noProof/>
          <w:szCs w:val="24"/>
        </w:rPr>
        <w:t>, 523–532. Retrieved from http://onlinelibrary.wiley.com/doi/10.1111/1469-8986.3740523/full</w:t>
      </w:r>
    </w:p>
    <w:p w14:paraId="2F147420"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6F1C5B">
        <w:rPr>
          <w:i/>
          <w:iCs/>
          <w:noProof/>
          <w:szCs w:val="24"/>
        </w:rPr>
        <w:t>Cerebral Cortex</w:t>
      </w:r>
      <w:r w:rsidRPr="006F1C5B">
        <w:rPr>
          <w:noProof/>
          <w:szCs w:val="24"/>
        </w:rPr>
        <w:t xml:space="preserve">, </w:t>
      </w:r>
      <w:r w:rsidRPr="006F1C5B">
        <w:rPr>
          <w:i/>
          <w:iCs/>
          <w:noProof/>
          <w:szCs w:val="24"/>
        </w:rPr>
        <w:t>22</w:t>
      </w:r>
      <w:r w:rsidRPr="006F1C5B">
        <w:rPr>
          <w:noProof/>
          <w:szCs w:val="24"/>
        </w:rPr>
        <w:t>(3), 607–</w:t>
      </w:r>
      <w:r w:rsidRPr="006F1C5B">
        <w:rPr>
          <w:noProof/>
          <w:szCs w:val="24"/>
        </w:rPr>
        <w:lastRenderedPageBreak/>
        <w:t>615. https://doi.org/10.1093/cercor/bhr134</w:t>
      </w:r>
    </w:p>
    <w:p w14:paraId="3EB7ADF7"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Krebs, R. M., &amp; Woldorff, M. G. (2017). Cognitive control and reward. </w:t>
      </w:r>
      <w:r w:rsidRPr="006F1C5B">
        <w:rPr>
          <w:i/>
          <w:iCs/>
          <w:noProof/>
          <w:szCs w:val="24"/>
        </w:rPr>
        <w:t>The Wiley Handbook of Cognitive Control</w:t>
      </w:r>
      <w:r w:rsidRPr="006F1C5B">
        <w:rPr>
          <w:noProof/>
          <w:szCs w:val="24"/>
        </w:rPr>
        <w:t>, 422–439. https://doi.org/10.1002/9781118920497.ch24</w:t>
      </w:r>
    </w:p>
    <w:p w14:paraId="2799BB5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Kruschke, J. K., &amp; Meredith, M. (2017). BEST: Bayesian Estimation Supersedes the t-Test.</w:t>
      </w:r>
    </w:p>
    <w:p w14:paraId="4FB5C86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Kruschke, John K. (2014). </w:t>
      </w:r>
      <w:r w:rsidRPr="006F1C5B">
        <w:rPr>
          <w:i/>
          <w:iCs/>
          <w:noProof/>
          <w:szCs w:val="24"/>
        </w:rPr>
        <w:t>Doing Bayesian data analysis: A tutorial with R, JAGS, and Stan, second edition</w:t>
      </w:r>
      <w:r w:rsidRPr="006F1C5B">
        <w:rPr>
          <w:noProof/>
          <w:szCs w:val="24"/>
        </w:rPr>
        <w:t xml:space="preserve">. </w:t>
      </w:r>
      <w:r w:rsidRPr="006F1C5B">
        <w:rPr>
          <w:i/>
          <w:iCs/>
          <w:noProof/>
          <w:szCs w:val="24"/>
        </w:rPr>
        <w:t>Doing Bayesian Data Analysis: A Tutorial with R, JAGS, and Stan, Second Edition</w:t>
      </w:r>
      <w:r w:rsidRPr="006F1C5B">
        <w:rPr>
          <w:noProof/>
          <w:szCs w:val="24"/>
        </w:rPr>
        <w:t xml:space="preserve"> (2nd ed.). Elsevier Inc. https://doi.org/10.1016/B978-0-12-405888-0.09999-2</w:t>
      </w:r>
    </w:p>
    <w:p w14:paraId="0BD72883"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Luque, D., Beesley, T., Morris, R. W., Jack, B. N., Griffiths, O., Whitford, T. J., &amp; Le Pelley, M. E. (2017). Goal-Directed and Habit-Like Modulations of Stimulus Processing during Reinforcement Learning. </w:t>
      </w:r>
      <w:r w:rsidRPr="006F1C5B">
        <w:rPr>
          <w:i/>
          <w:iCs/>
          <w:noProof/>
          <w:szCs w:val="24"/>
        </w:rPr>
        <w:t>The Journal of Neuroscience</w:t>
      </w:r>
      <w:r w:rsidRPr="006F1C5B">
        <w:rPr>
          <w:noProof/>
          <w:szCs w:val="24"/>
        </w:rPr>
        <w:t xml:space="preserve">, </w:t>
      </w:r>
      <w:r w:rsidRPr="006F1C5B">
        <w:rPr>
          <w:i/>
          <w:iCs/>
          <w:noProof/>
          <w:szCs w:val="24"/>
        </w:rPr>
        <w:t>37</w:t>
      </w:r>
      <w:r w:rsidRPr="006F1C5B">
        <w:rPr>
          <w:noProof/>
          <w:szCs w:val="24"/>
        </w:rPr>
        <w:t>(11), 3009–3017. https://doi.org/10.1523/jneurosci.3205-16.2017</w:t>
      </w:r>
    </w:p>
    <w:p w14:paraId="5839E96D"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MacLean, M. H., &amp; Giesbrecht, B. (2015). Neural evidence reveals the rapid effects of reward history on selective attention. </w:t>
      </w:r>
      <w:r w:rsidRPr="006F1C5B">
        <w:rPr>
          <w:i/>
          <w:iCs/>
          <w:noProof/>
          <w:szCs w:val="24"/>
        </w:rPr>
        <w:t>Brain Research</w:t>
      </w:r>
      <w:r w:rsidRPr="006F1C5B">
        <w:rPr>
          <w:noProof/>
          <w:szCs w:val="24"/>
        </w:rPr>
        <w:t xml:space="preserve">, </w:t>
      </w:r>
      <w:r w:rsidRPr="006F1C5B">
        <w:rPr>
          <w:i/>
          <w:iCs/>
          <w:noProof/>
          <w:szCs w:val="24"/>
        </w:rPr>
        <w:t>1606</w:t>
      </w:r>
      <w:r w:rsidRPr="006F1C5B">
        <w:rPr>
          <w:noProof/>
          <w:szCs w:val="24"/>
        </w:rPr>
        <w:t>, 86–94. https://doi.org/10.1016/j.brainres.2015.02.016</w:t>
      </w:r>
    </w:p>
    <w:p w14:paraId="40BCF182"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Macmillan, N. A., &amp; Creelman, C. D. (2004). </w:t>
      </w:r>
      <w:r w:rsidRPr="006F1C5B">
        <w:rPr>
          <w:i/>
          <w:iCs/>
          <w:noProof/>
          <w:szCs w:val="24"/>
        </w:rPr>
        <w:t>Detection theory: A user’s guide</w:t>
      </w:r>
      <w:r w:rsidRPr="006F1C5B">
        <w:rPr>
          <w:noProof/>
          <w:szCs w:val="24"/>
        </w:rPr>
        <w:t>. Psychology press.</w:t>
      </w:r>
    </w:p>
    <w:p w14:paraId="2B89EC2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McElreath, R. (2016). </w:t>
      </w:r>
      <w:r w:rsidRPr="006F1C5B">
        <w:rPr>
          <w:i/>
          <w:iCs/>
          <w:noProof/>
          <w:szCs w:val="24"/>
        </w:rPr>
        <w:t>Statistical Rethinking: A Bayesian Course with Examples in R and Stan</w:t>
      </w:r>
      <w:r w:rsidRPr="006F1C5B">
        <w:rPr>
          <w:noProof/>
          <w:szCs w:val="24"/>
        </w:rPr>
        <w:t>. Chapman Hall - CRC.</w:t>
      </w:r>
    </w:p>
    <w:p w14:paraId="65368663"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Musslick, S., Shenhav, A., Botvinick, M. M., &amp; Cohen, J. D. (2015). A computational model of control allocation based on the Expected Value of Control. </w:t>
      </w:r>
      <w:r w:rsidRPr="006F1C5B">
        <w:rPr>
          <w:i/>
          <w:iCs/>
          <w:noProof/>
          <w:szCs w:val="24"/>
        </w:rPr>
        <w:t>Reinforcement Learning and Decision Making Conference</w:t>
      </w:r>
      <w:r w:rsidRPr="006F1C5B">
        <w:rPr>
          <w:noProof/>
          <w:szCs w:val="24"/>
        </w:rPr>
        <w:t xml:space="preserve">, </w:t>
      </w:r>
      <w:r w:rsidRPr="006F1C5B">
        <w:rPr>
          <w:i/>
          <w:iCs/>
          <w:noProof/>
          <w:szCs w:val="24"/>
        </w:rPr>
        <w:t>59</w:t>
      </w:r>
      <w:r w:rsidRPr="006F1C5B">
        <w:rPr>
          <w:noProof/>
          <w:szCs w:val="24"/>
        </w:rPr>
        <w:t>(1978), 2014.</w:t>
      </w:r>
    </w:p>
    <w:p w14:paraId="77CE7075"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Nalborczyk, L., &amp; Bürkner, P.-C. (2019). An Introduction to Bayesian Multilevel Models Using brms: A Case Study of Gender Effects on Vowel Variability in Standard Indonesian. </w:t>
      </w:r>
      <w:r w:rsidRPr="006F1C5B">
        <w:rPr>
          <w:i/>
          <w:iCs/>
          <w:noProof/>
          <w:szCs w:val="24"/>
        </w:rPr>
        <w:t>Journal of Speech, Language, and Hearing Research</w:t>
      </w:r>
      <w:r w:rsidRPr="006F1C5B">
        <w:rPr>
          <w:noProof/>
          <w:szCs w:val="24"/>
        </w:rPr>
        <w:t>.</w:t>
      </w:r>
    </w:p>
    <w:p w14:paraId="45BD394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lastRenderedPageBreak/>
        <w:t xml:space="preserve">Nolan, H., Whelan, R., &amp; Reilly, R. B. (2010). FASTER: Fully Automated Statistical Thresholding for EEG artifact Rejection. </w:t>
      </w:r>
      <w:r w:rsidRPr="006F1C5B">
        <w:rPr>
          <w:i/>
          <w:iCs/>
          <w:noProof/>
          <w:szCs w:val="24"/>
        </w:rPr>
        <w:t>Journal of Neuroscience Methods</w:t>
      </w:r>
      <w:r w:rsidRPr="006F1C5B">
        <w:rPr>
          <w:noProof/>
          <w:szCs w:val="24"/>
        </w:rPr>
        <w:t xml:space="preserve">, </w:t>
      </w:r>
      <w:r w:rsidRPr="006F1C5B">
        <w:rPr>
          <w:i/>
          <w:iCs/>
          <w:noProof/>
          <w:szCs w:val="24"/>
        </w:rPr>
        <w:t>192</w:t>
      </w:r>
      <w:r w:rsidRPr="006F1C5B">
        <w:rPr>
          <w:noProof/>
          <w:szCs w:val="24"/>
        </w:rPr>
        <w:t>(1), 152–162. https://doi.org/10.1016/j.jneumeth.2010.07.015</w:t>
      </w:r>
    </w:p>
    <w:p w14:paraId="074C4878"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Norcia, A. M., Appelbaum, L. G., Ales, J. M., Cottereau, B. R., &amp; Rossion, B. (2015). The steady-state visual evoked potential in vision research : A review. </w:t>
      </w:r>
      <w:r w:rsidRPr="006F1C5B">
        <w:rPr>
          <w:i/>
          <w:iCs/>
          <w:noProof/>
          <w:szCs w:val="24"/>
        </w:rPr>
        <w:t>Journal of Vision</w:t>
      </w:r>
      <w:r w:rsidRPr="006F1C5B">
        <w:rPr>
          <w:noProof/>
          <w:szCs w:val="24"/>
        </w:rPr>
        <w:t xml:space="preserve">, </w:t>
      </w:r>
      <w:r w:rsidRPr="006F1C5B">
        <w:rPr>
          <w:i/>
          <w:iCs/>
          <w:noProof/>
          <w:szCs w:val="24"/>
        </w:rPr>
        <w:t>15</w:t>
      </w:r>
      <w:r w:rsidRPr="006F1C5B">
        <w:rPr>
          <w:noProof/>
          <w:szCs w:val="24"/>
        </w:rPr>
        <w:t>(6), 1–46. https://doi.org/10.1167/15.6.4.doi</w:t>
      </w:r>
    </w:p>
    <w:p w14:paraId="1484E2FC"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Padmala, S., &amp; Pessoa, L. (2011). Reward reduces conflict by enhancing attentional control and biasing visual cortical processing. </w:t>
      </w:r>
      <w:r w:rsidRPr="006F1C5B">
        <w:rPr>
          <w:i/>
          <w:iCs/>
          <w:noProof/>
          <w:szCs w:val="24"/>
        </w:rPr>
        <w:t>Journal of Cognitive Neuroscience</w:t>
      </w:r>
      <w:r w:rsidRPr="006F1C5B">
        <w:rPr>
          <w:noProof/>
          <w:szCs w:val="24"/>
        </w:rPr>
        <w:t xml:space="preserve">, </w:t>
      </w:r>
      <w:r w:rsidRPr="006F1C5B">
        <w:rPr>
          <w:i/>
          <w:iCs/>
          <w:noProof/>
          <w:szCs w:val="24"/>
        </w:rPr>
        <w:t>23</w:t>
      </w:r>
      <w:r w:rsidRPr="006F1C5B">
        <w:rPr>
          <w:noProof/>
          <w:szCs w:val="24"/>
        </w:rPr>
        <w:t>(11), 3419–3432. https://doi.org/10.1162/jocn_a_00011</w:t>
      </w:r>
    </w:p>
    <w:p w14:paraId="4904AAA6"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Pallier, C. (2002). Computing discriminability and bias with the R software. Retrieved July 25, 2019, from http://www.pallier.org/pdfs/aprime.pdf</w:t>
      </w:r>
    </w:p>
    <w:p w14:paraId="5313789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Perrin, F., Pernier, J., Bertrand, O., &amp; Echallier, J. F. (1989). Spherical splines for scalp potential and current density mapping. </w:t>
      </w:r>
      <w:r w:rsidRPr="006F1C5B">
        <w:rPr>
          <w:i/>
          <w:iCs/>
          <w:noProof/>
          <w:szCs w:val="24"/>
        </w:rPr>
        <w:t>Electroencephalography and Clinical Neurophysiology</w:t>
      </w:r>
      <w:r w:rsidRPr="006F1C5B">
        <w:rPr>
          <w:noProof/>
          <w:szCs w:val="24"/>
        </w:rPr>
        <w:t xml:space="preserve">, </w:t>
      </w:r>
      <w:r w:rsidRPr="006F1C5B">
        <w:rPr>
          <w:i/>
          <w:iCs/>
          <w:noProof/>
          <w:szCs w:val="24"/>
        </w:rPr>
        <w:t>72</w:t>
      </w:r>
      <w:r w:rsidRPr="006F1C5B">
        <w:rPr>
          <w:noProof/>
          <w:szCs w:val="24"/>
        </w:rPr>
        <w:t>(2), 184–187. https://doi.org/10.1016/0013-4694(89)90180-6</w:t>
      </w:r>
    </w:p>
    <w:p w14:paraId="2D074F31"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Pessoa, L. (2015). Multiple influences of reward on perception and attention. </w:t>
      </w:r>
      <w:r w:rsidRPr="006F1C5B">
        <w:rPr>
          <w:i/>
          <w:iCs/>
          <w:noProof/>
          <w:szCs w:val="24"/>
        </w:rPr>
        <w:t>Visual Cognition</w:t>
      </w:r>
      <w:r w:rsidRPr="006F1C5B">
        <w:rPr>
          <w:noProof/>
          <w:szCs w:val="24"/>
        </w:rPr>
        <w:t xml:space="preserve">, </w:t>
      </w:r>
      <w:r w:rsidRPr="006F1C5B">
        <w:rPr>
          <w:i/>
          <w:iCs/>
          <w:noProof/>
          <w:szCs w:val="24"/>
        </w:rPr>
        <w:t>23</w:t>
      </w:r>
      <w:r w:rsidRPr="006F1C5B">
        <w:rPr>
          <w:noProof/>
          <w:szCs w:val="24"/>
        </w:rPr>
        <w:t>(1–2), 272–290. https://doi.org/10.1080/13506285.2014.974729</w:t>
      </w:r>
    </w:p>
    <w:p w14:paraId="0C75E611"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Pessoa, L., &amp; Engelmann, J. B. (2010). Embedding reward signals into perception and cognition. </w:t>
      </w:r>
      <w:r w:rsidRPr="006F1C5B">
        <w:rPr>
          <w:i/>
          <w:iCs/>
          <w:noProof/>
          <w:szCs w:val="24"/>
        </w:rPr>
        <w:t>Frontiers in Neuroscience</w:t>
      </w:r>
      <w:r w:rsidRPr="006F1C5B">
        <w:rPr>
          <w:noProof/>
          <w:szCs w:val="24"/>
        </w:rPr>
        <w:t xml:space="preserve">, </w:t>
      </w:r>
      <w:r w:rsidRPr="006F1C5B">
        <w:rPr>
          <w:i/>
          <w:iCs/>
          <w:noProof/>
          <w:szCs w:val="24"/>
        </w:rPr>
        <w:t>4</w:t>
      </w:r>
      <w:r w:rsidRPr="006F1C5B">
        <w:rPr>
          <w:noProof/>
          <w:szCs w:val="24"/>
        </w:rPr>
        <w:t>(September), 1–8. https://doi.org/10.3389/fnins.2010.00017</w:t>
      </w:r>
    </w:p>
    <w:p w14:paraId="2207D6CC"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Phillips, N. (2016). Yarrr: A companion to the e-book YaRrr!: The Pirate’s Guide to R. R package version 0.1.</w:t>
      </w:r>
    </w:p>
    <w:p w14:paraId="21C80190"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Posner, M. I. (1980). Orienting of attention. </w:t>
      </w:r>
      <w:r w:rsidRPr="006F1C5B">
        <w:rPr>
          <w:i/>
          <w:iCs/>
          <w:noProof/>
          <w:szCs w:val="24"/>
        </w:rPr>
        <w:t>The Quarterly Journal of Experimental Psychology</w:t>
      </w:r>
      <w:r w:rsidRPr="006F1C5B">
        <w:rPr>
          <w:noProof/>
          <w:szCs w:val="24"/>
        </w:rPr>
        <w:t xml:space="preserve">, </w:t>
      </w:r>
      <w:r w:rsidRPr="006F1C5B">
        <w:rPr>
          <w:i/>
          <w:iCs/>
          <w:noProof/>
          <w:szCs w:val="24"/>
        </w:rPr>
        <w:t>32</w:t>
      </w:r>
      <w:r w:rsidRPr="006F1C5B">
        <w:rPr>
          <w:noProof/>
          <w:szCs w:val="24"/>
        </w:rPr>
        <w:t>(1), 3–25. https://doi.org/10.1080/00335558008248231</w:t>
      </w:r>
    </w:p>
    <w:p w14:paraId="10F0C6A9"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Qi, S., Zeng, Q., Ding, C., &amp; Li, H. (2013). Neural correlates of reward-driven attentional capture in visual search. </w:t>
      </w:r>
      <w:r w:rsidRPr="006F1C5B">
        <w:rPr>
          <w:i/>
          <w:iCs/>
          <w:noProof/>
          <w:szCs w:val="24"/>
        </w:rPr>
        <w:t>Brain Research</w:t>
      </w:r>
      <w:r w:rsidRPr="006F1C5B">
        <w:rPr>
          <w:noProof/>
          <w:szCs w:val="24"/>
        </w:rPr>
        <w:t xml:space="preserve">, </w:t>
      </w:r>
      <w:r w:rsidRPr="006F1C5B">
        <w:rPr>
          <w:i/>
          <w:iCs/>
          <w:noProof/>
          <w:szCs w:val="24"/>
        </w:rPr>
        <w:t>1532</w:t>
      </w:r>
      <w:r w:rsidRPr="006F1C5B">
        <w:rPr>
          <w:noProof/>
          <w:szCs w:val="24"/>
        </w:rPr>
        <w:t xml:space="preserve">, 32–43. </w:t>
      </w:r>
      <w:r w:rsidRPr="006F1C5B">
        <w:rPr>
          <w:noProof/>
          <w:szCs w:val="24"/>
        </w:rPr>
        <w:lastRenderedPageBreak/>
        <w:t>https://doi.org/10.1016/j.brainres.2013.07.044</w:t>
      </w:r>
    </w:p>
    <w:p w14:paraId="0001F09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R Core Team. (2017). R: A Language and Environment for Statistical Computing. R Foundation for Statistical Computing.</w:t>
      </w:r>
    </w:p>
    <w:p w14:paraId="6578080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Rinker, T., &amp; Kurkiewicz, D. (n.d.). pacman: Package Management for R.</w:t>
      </w:r>
    </w:p>
    <w:p w14:paraId="48D9DF32"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Roelfsema, P. R., van Ooyen, A., &amp; Watanabe, T. (2010). Perceptual learning rules based on reinforcers and attention. </w:t>
      </w:r>
      <w:r w:rsidRPr="006F1C5B">
        <w:rPr>
          <w:i/>
          <w:iCs/>
          <w:noProof/>
          <w:szCs w:val="24"/>
        </w:rPr>
        <w:t>Trends in Cognitive Sciences</w:t>
      </w:r>
      <w:r w:rsidRPr="006F1C5B">
        <w:rPr>
          <w:noProof/>
          <w:szCs w:val="24"/>
        </w:rPr>
        <w:t xml:space="preserve">, </w:t>
      </w:r>
      <w:r w:rsidRPr="006F1C5B">
        <w:rPr>
          <w:i/>
          <w:iCs/>
          <w:noProof/>
          <w:szCs w:val="24"/>
        </w:rPr>
        <w:t>14</w:t>
      </w:r>
      <w:r w:rsidRPr="006F1C5B">
        <w:rPr>
          <w:noProof/>
          <w:szCs w:val="24"/>
        </w:rPr>
        <w:t>(2), 64–71. https://doi.org/10.1016/j.tics.2009.11.005</w:t>
      </w:r>
    </w:p>
    <w:p w14:paraId="69546E42"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RStudio Team. (2015). Integrated Development for R. RStudio, Inc.</w:t>
      </w:r>
    </w:p>
    <w:p w14:paraId="6716C5CC"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Schevernels, H., Krebs, R. M., Santens, P., Woldorff, M. G., &amp; Boehler, C. N. (2014). Task preparation processes related to reward prediction precede those related to task-difficulty expectation. </w:t>
      </w:r>
      <w:r w:rsidRPr="006F1C5B">
        <w:rPr>
          <w:i/>
          <w:iCs/>
          <w:noProof/>
          <w:szCs w:val="24"/>
        </w:rPr>
        <w:t>NeuroImage</w:t>
      </w:r>
      <w:r w:rsidRPr="006F1C5B">
        <w:rPr>
          <w:noProof/>
          <w:szCs w:val="24"/>
        </w:rPr>
        <w:t xml:space="preserve">, </w:t>
      </w:r>
      <w:r w:rsidRPr="006F1C5B">
        <w:rPr>
          <w:i/>
          <w:iCs/>
          <w:noProof/>
          <w:szCs w:val="24"/>
        </w:rPr>
        <w:t>84</w:t>
      </w:r>
      <w:r w:rsidRPr="006F1C5B">
        <w:rPr>
          <w:noProof/>
          <w:szCs w:val="24"/>
        </w:rPr>
        <w:t>, 639–647. https://doi.org/10.1016/j.neuroimage.2013.09.039</w:t>
      </w:r>
    </w:p>
    <w:p w14:paraId="6FAF0B8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Serences, J. T. (2008). Value-Based Modulations in Human Visual Cortex. </w:t>
      </w:r>
      <w:r w:rsidRPr="006F1C5B">
        <w:rPr>
          <w:i/>
          <w:iCs/>
          <w:noProof/>
          <w:szCs w:val="24"/>
        </w:rPr>
        <w:t>Neuron</w:t>
      </w:r>
      <w:r w:rsidRPr="006F1C5B">
        <w:rPr>
          <w:noProof/>
          <w:szCs w:val="24"/>
        </w:rPr>
        <w:t xml:space="preserve">, </w:t>
      </w:r>
      <w:r w:rsidRPr="006F1C5B">
        <w:rPr>
          <w:i/>
          <w:iCs/>
          <w:noProof/>
          <w:szCs w:val="24"/>
        </w:rPr>
        <w:t>60</w:t>
      </w:r>
      <w:r w:rsidRPr="006F1C5B">
        <w:rPr>
          <w:noProof/>
          <w:szCs w:val="24"/>
        </w:rPr>
        <w:t>(6), 1169–1181. https://doi.org/10.1016/j.neuron.2008.10.051</w:t>
      </w:r>
    </w:p>
    <w:p w14:paraId="295B4EB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Shenhav, A., Botvinick, M., &amp; Cohen, J. (2013). The expected value of control: An integrative theory of anterior cingulate cortex function. </w:t>
      </w:r>
      <w:r w:rsidRPr="006F1C5B">
        <w:rPr>
          <w:i/>
          <w:iCs/>
          <w:noProof/>
          <w:szCs w:val="24"/>
        </w:rPr>
        <w:t>Neuron</w:t>
      </w:r>
      <w:r w:rsidRPr="006F1C5B">
        <w:rPr>
          <w:noProof/>
          <w:szCs w:val="24"/>
        </w:rPr>
        <w:t xml:space="preserve">, </w:t>
      </w:r>
      <w:r w:rsidRPr="006F1C5B">
        <w:rPr>
          <w:i/>
          <w:iCs/>
          <w:noProof/>
          <w:szCs w:val="24"/>
        </w:rPr>
        <w:t>79</w:t>
      </w:r>
      <w:r w:rsidRPr="006F1C5B">
        <w:rPr>
          <w:noProof/>
          <w:szCs w:val="24"/>
        </w:rPr>
        <w:t>(2), 217–240. https://doi.org/10.1016/j.neuron.2013.07.007</w:t>
      </w:r>
    </w:p>
    <w:p w14:paraId="2EE8376C"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6F1C5B">
        <w:rPr>
          <w:i/>
          <w:iCs/>
          <w:noProof/>
          <w:szCs w:val="24"/>
        </w:rPr>
        <w:t>BioRxiv</w:t>
      </w:r>
      <w:r w:rsidRPr="006F1C5B">
        <w:rPr>
          <w:noProof/>
          <w:szCs w:val="24"/>
        </w:rPr>
        <w:t>, 622589. https://doi.org/10.1101/622589</w:t>
      </w:r>
    </w:p>
    <w:p w14:paraId="1DA2FBC2"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Theeuwes, J. (2010). Top-down and bottom-up control of visual selection. </w:t>
      </w:r>
      <w:r w:rsidRPr="006F1C5B">
        <w:rPr>
          <w:i/>
          <w:iCs/>
          <w:noProof/>
          <w:szCs w:val="24"/>
        </w:rPr>
        <w:t>Acta Psychologica</w:t>
      </w:r>
      <w:r w:rsidRPr="006F1C5B">
        <w:rPr>
          <w:noProof/>
          <w:szCs w:val="24"/>
        </w:rPr>
        <w:t xml:space="preserve">, </w:t>
      </w:r>
      <w:r w:rsidRPr="006F1C5B">
        <w:rPr>
          <w:i/>
          <w:iCs/>
          <w:noProof/>
          <w:szCs w:val="24"/>
        </w:rPr>
        <w:t>135</w:t>
      </w:r>
      <w:r w:rsidRPr="006F1C5B">
        <w:rPr>
          <w:noProof/>
          <w:szCs w:val="24"/>
        </w:rPr>
        <w:t>(2), 77–99. https://doi.org/10.1016/j.actpsy.2010.02.006</w:t>
      </w:r>
    </w:p>
    <w:p w14:paraId="10A10CEF"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Van der Does, A. J. W. (2002). </w:t>
      </w:r>
      <w:r w:rsidRPr="006F1C5B">
        <w:rPr>
          <w:i/>
          <w:iCs/>
          <w:noProof/>
          <w:szCs w:val="24"/>
        </w:rPr>
        <w:t xml:space="preserve">Handleiding bij de Nederlandse versie van beck depression inventory—second edition (BDI-II-NL). [The Dutch version of the Beck depression </w:t>
      </w:r>
      <w:r w:rsidRPr="006F1C5B">
        <w:rPr>
          <w:i/>
          <w:iCs/>
          <w:noProof/>
          <w:szCs w:val="24"/>
        </w:rPr>
        <w:lastRenderedPageBreak/>
        <w:t>inventory].</w:t>
      </w:r>
      <w:r w:rsidRPr="006F1C5B">
        <w:rPr>
          <w:noProof/>
          <w:szCs w:val="24"/>
        </w:rPr>
        <w:t xml:space="preserve"> Amsterdam: Harcourt.</w:t>
      </w:r>
    </w:p>
    <w:p w14:paraId="0D79DCEE"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Verguts, T., Vassena, E., &amp; Silvetti, M. (2015). Adaptive effort investment in cognitive and physical tasks: a neurocomputational model. </w:t>
      </w:r>
      <w:r w:rsidRPr="006F1C5B">
        <w:rPr>
          <w:i/>
          <w:iCs/>
          <w:noProof/>
          <w:szCs w:val="24"/>
        </w:rPr>
        <w:t>Frontiers in Behavioral Neuroscience</w:t>
      </w:r>
      <w:r w:rsidRPr="006F1C5B">
        <w:rPr>
          <w:noProof/>
          <w:szCs w:val="24"/>
        </w:rPr>
        <w:t xml:space="preserve">, </w:t>
      </w:r>
      <w:r w:rsidRPr="006F1C5B">
        <w:rPr>
          <w:i/>
          <w:iCs/>
          <w:noProof/>
          <w:szCs w:val="24"/>
        </w:rPr>
        <w:t>9</w:t>
      </w:r>
      <w:r w:rsidRPr="006F1C5B">
        <w:rPr>
          <w:noProof/>
          <w:szCs w:val="24"/>
        </w:rPr>
        <w:t>(March). https://doi.org/10.3389/fnbeh.2015.00057</w:t>
      </w:r>
    </w:p>
    <w:p w14:paraId="171D6178"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Watanabe, S. (2010). Asymptotic Equivalence of Bayes Cross Validation and Widely Applicable Information Criterion in Singular Learning Theory, </w:t>
      </w:r>
      <w:r w:rsidRPr="006F1C5B">
        <w:rPr>
          <w:i/>
          <w:iCs/>
          <w:noProof/>
          <w:szCs w:val="24"/>
        </w:rPr>
        <w:t>11</w:t>
      </w:r>
      <w:r w:rsidRPr="006F1C5B">
        <w:rPr>
          <w:noProof/>
          <w:szCs w:val="24"/>
        </w:rPr>
        <w:t>, 3571–3594. Retrieved from http://arxiv.org/abs/1004.2316</w:t>
      </w:r>
    </w:p>
    <w:p w14:paraId="5D30E540"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Wickham, H. (2017). Tidyverse: Easily install and load ’tidyverse’ packages. R package version, 1(1).</w:t>
      </w:r>
    </w:p>
    <w:p w14:paraId="37D7ABFB"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Wilke, C. O. (2016). cowplot: streamlined plot theme and plot annotations for ‘ggplot2.’ CRAN Repos.</w:t>
      </w:r>
    </w:p>
    <w:p w14:paraId="67ED8CF4" w14:textId="77777777" w:rsidR="006F1C5B" w:rsidRPr="006F1C5B" w:rsidRDefault="006F1C5B" w:rsidP="006F1C5B">
      <w:pPr>
        <w:widowControl w:val="0"/>
        <w:autoSpaceDE w:val="0"/>
        <w:autoSpaceDN w:val="0"/>
        <w:adjustRightInd w:val="0"/>
        <w:spacing w:after="0" w:line="480" w:lineRule="auto"/>
        <w:ind w:left="480" w:hanging="480"/>
        <w:rPr>
          <w:noProof/>
          <w:szCs w:val="24"/>
        </w:rPr>
      </w:pPr>
      <w:r w:rsidRPr="006F1C5B">
        <w:rPr>
          <w:noProof/>
          <w:szCs w:val="24"/>
        </w:rPr>
        <w:t xml:space="preserve">Wisniewski, D., Reverberi, C., Momennejad, I., Kahnt, T., &amp; Haynes, J.-D. (2015). The Role of the Parietal Cortex in the Representation of Task-Reward Associations. </w:t>
      </w:r>
      <w:r w:rsidRPr="006F1C5B">
        <w:rPr>
          <w:i/>
          <w:iCs/>
          <w:noProof/>
          <w:szCs w:val="24"/>
        </w:rPr>
        <w:t>Journal of Neuroscience</w:t>
      </w:r>
      <w:r w:rsidRPr="006F1C5B">
        <w:rPr>
          <w:noProof/>
          <w:szCs w:val="24"/>
        </w:rPr>
        <w:t xml:space="preserve">, </w:t>
      </w:r>
      <w:r w:rsidRPr="006F1C5B">
        <w:rPr>
          <w:i/>
          <w:iCs/>
          <w:noProof/>
          <w:szCs w:val="24"/>
        </w:rPr>
        <w:t>35</w:t>
      </w:r>
      <w:r w:rsidRPr="006F1C5B">
        <w:rPr>
          <w:noProof/>
          <w:szCs w:val="24"/>
        </w:rPr>
        <w:t>(36), 12355–12365. https://doi.org/10.1523/jneurosci.4882-14.2015</w:t>
      </w:r>
    </w:p>
    <w:p w14:paraId="1F456581" w14:textId="77777777" w:rsidR="006F1C5B" w:rsidRPr="006F1C5B" w:rsidRDefault="006F1C5B" w:rsidP="006F1C5B">
      <w:pPr>
        <w:widowControl w:val="0"/>
        <w:autoSpaceDE w:val="0"/>
        <w:autoSpaceDN w:val="0"/>
        <w:adjustRightInd w:val="0"/>
        <w:spacing w:after="0" w:line="480" w:lineRule="auto"/>
        <w:ind w:left="480" w:hanging="480"/>
        <w:rPr>
          <w:noProof/>
        </w:rPr>
      </w:pPr>
      <w:r w:rsidRPr="006F1C5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illes Pourtois" w:date="2019-07-30T14:01:00Z" w:initials="GP">
    <w:p w14:paraId="3435B200" w14:textId="76BD6773" w:rsidR="00B2585D" w:rsidRDefault="00B2585D">
      <w:pPr>
        <w:pStyle w:val="CommentText"/>
      </w:pPr>
      <w:r>
        <w:rPr>
          <w:rStyle w:val="CommentReference"/>
        </w:rPr>
        <w:annotationRef/>
      </w:r>
      <w:r>
        <w:t xml:space="preserve">Maybe also add here </w:t>
      </w:r>
      <w:proofErr w:type="spellStart"/>
      <w:r>
        <w:t>Corbetta</w:t>
      </w:r>
      <w:proofErr w:type="spellEnd"/>
      <w:r>
        <w:t xml:space="preserve"> &amp; Shulman? Their landmark 2002 Nat Rev </w:t>
      </w:r>
      <w:proofErr w:type="spellStart"/>
      <w:r>
        <w:t>Neurosci</w:t>
      </w:r>
      <w:proofErr w:type="spellEnd"/>
      <w:r>
        <w:t xml:space="preserve"> paper? </w:t>
      </w:r>
    </w:p>
  </w:comment>
  <w:comment w:id="6" w:author="Ivan Grahek" w:date="2019-07-30T17:19:00Z" w:initials="IG">
    <w:p w14:paraId="26230894" w14:textId="59E0F879" w:rsidR="00B2585D" w:rsidRDefault="00B2585D">
      <w:pPr>
        <w:pStyle w:val="CommentText"/>
      </w:pPr>
      <w:r>
        <w:rPr>
          <w:rStyle w:val="CommentReference"/>
        </w:rPr>
        <w:annotationRef/>
      </w:r>
      <w:r>
        <w:t xml:space="preserve">Here I have left it relatively vague because there are a lot of regions. Not necessarily just dorsal because all of these studies also find differences in the ACC. Maybe being explicit, </w:t>
      </w:r>
      <w:proofErr w:type="spellStart"/>
      <w:r>
        <w:t>eg</w:t>
      </w:r>
      <w:proofErr w:type="spellEnd"/>
      <w:r>
        <w:t xml:space="preserve">: dlPFC, ACC, </w:t>
      </w:r>
      <w:proofErr w:type="spellStart"/>
      <w:r>
        <w:t>etc</w:t>
      </w:r>
      <w:proofErr w:type="spellEnd"/>
      <w:r>
        <w:t xml:space="preserve">? Here I cite studies which specifically focus on the reward-cue locked preparatory activity, so not sure if the </w:t>
      </w:r>
      <w:proofErr w:type="spellStart"/>
      <w:r>
        <w:t>Corbetta</w:t>
      </w:r>
      <w:proofErr w:type="spellEnd"/>
      <w:r>
        <w:t xml:space="preserve"> &amp; Shulman review would be a good cite. What do you think?</w:t>
      </w:r>
    </w:p>
  </w:comment>
  <w:comment w:id="7" w:author="Ivan Grahek" w:date="2019-07-30T18:20:00Z" w:initials="IG">
    <w:p w14:paraId="2A0DDC25" w14:textId="5970D7BD" w:rsidR="005F653D" w:rsidRDefault="005F653D">
      <w:pPr>
        <w:pStyle w:val="CommentText"/>
      </w:pPr>
      <w:r>
        <w:rPr>
          <w:rStyle w:val="CommentReference"/>
        </w:rPr>
        <w:annotationRef/>
      </w:r>
      <w:r>
        <w:t>@Gilles: Not sure if it’s necessary to keep the citations here. What do you think?</w:t>
      </w:r>
    </w:p>
  </w:comment>
  <w:comment w:id="8" w:author="Ivan Grahek" w:date="2019-07-25T14:52:00Z" w:initials="IG">
    <w:p w14:paraId="2AB196EC" w14:textId="51703981" w:rsidR="00B2585D" w:rsidRDefault="00B2585D">
      <w:pPr>
        <w:pStyle w:val="CommentText"/>
      </w:pPr>
      <w:r>
        <w:rPr>
          <w:rStyle w:val="CommentReference"/>
        </w:rPr>
        <w:annotationRef/>
      </w:r>
      <w:r>
        <w:t>Add REF</w:t>
      </w:r>
    </w:p>
  </w:comment>
  <w:comment w:id="9" w:author="Ivan Grahek" w:date="2019-07-25T14:52:00Z" w:initials="IG">
    <w:p w14:paraId="7CE9021A" w14:textId="17707E1D" w:rsidR="00B2585D" w:rsidRDefault="00B2585D">
      <w:pPr>
        <w:pStyle w:val="CommentText"/>
      </w:pPr>
      <w:r>
        <w:rPr>
          <w:rStyle w:val="CommentReference"/>
        </w:rPr>
        <w:annotationRef/>
      </w:r>
      <w:r>
        <w:t>Add REF</w:t>
      </w:r>
    </w:p>
  </w:comment>
  <w:comment w:id="10" w:author="Ivan Grahek" w:date="2019-02-09T14:15:00Z" w:initials="IG">
    <w:p w14:paraId="0ECD07BE" w14:textId="00E18607" w:rsidR="00B2585D" w:rsidRDefault="00B2585D">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35B200" w15:done="0"/>
  <w15:commentEx w15:paraId="26230894" w15:paraIdParent="3435B200" w15:done="0"/>
  <w15:commentEx w15:paraId="2A0DDC25"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A18C4" w14:textId="77777777" w:rsidR="00B53F85" w:rsidRDefault="00B53F85" w:rsidP="00AD5698">
      <w:pPr>
        <w:spacing w:after="0" w:line="240" w:lineRule="auto"/>
      </w:pPr>
      <w:r>
        <w:separator/>
      </w:r>
    </w:p>
  </w:endnote>
  <w:endnote w:type="continuationSeparator" w:id="0">
    <w:p w14:paraId="526BFA61" w14:textId="77777777" w:rsidR="00B53F85" w:rsidRDefault="00B53F85"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B2585D" w:rsidRDefault="00B2585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B2585D" w:rsidRDefault="00B2585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15F73" w14:textId="77777777" w:rsidR="00B53F85" w:rsidRDefault="00B53F85" w:rsidP="00AD5698">
      <w:pPr>
        <w:spacing w:after="0" w:line="240" w:lineRule="auto"/>
      </w:pPr>
      <w:r>
        <w:separator/>
      </w:r>
    </w:p>
  </w:footnote>
  <w:footnote w:type="continuationSeparator" w:id="0">
    <w:p w14:paraId="161DA762" w14:textId="77777777" w:rsidR="00B53F85" w:rsidRDefault="00B53F85"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433D947" w:rsidR="00B2585D" w:rsidRPr="002F7D7E" w:rsidRDefault="00B2585D">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6F1C5B">
          <w:rPr>
            <w:noProof/>
            <w:szCs w:val="24"/>
          </w:rPr>
          <w:t>7</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B2585D" w:rsidRDefault="00B2585D"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lles Pourtois">
    <w15:presenceInfo w15:providerId="AD" w15:userId="S-1-5-21-4030456262-320625612-449655040-85699"/>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3D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2B87"/>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2DD1"/>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C5B"/>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555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67E03"/>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0E10"/>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3F85"/>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03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0D69-7898-4AEB-80D5-25DB58D8E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41</Pages>
  <Words>44472</Words>
  <Characters>253494</Characters>
  <Application>Microsoft Office Word</Application>
  <DocSecurity>0</DocSecurity>
  <Lines>2112</Lines>
  <Paragraphs>594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297372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10</cp:revision>
  <cp:lastPrinted>2019-07-22T07:36:00Z</cp:lastPrinted>
  <dcterms:created xsi:type="dcterms:W3CDTF">2019-07-30T15:16:00Z</dcterms:created>
  <dcterms:modified xsi:type="dcterms:W3CDTF">2019-07-30T16:37:00Z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