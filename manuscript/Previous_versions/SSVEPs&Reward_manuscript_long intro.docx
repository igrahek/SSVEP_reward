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64F62049" w:rsidR="005F3ABC" w:rsidRPr="00CA0030" w:rsidRDefault="005F3ABC" w:rsidP="005F3ABC">
      <w:pPr>
        <w:spacing w:line="480" w:lineRule="auto"/>
        <w:jc w:val="center"/>
        <w:rPr>
          <w:sz w:val="40"/>
          <w:szCs w:val="40"/>
        </w:rPr>
      </w:pPr>
      <w:r w:rsidRPr="00CA0030">
        <w:rPr>
          <w:sz w:val="40"/>
          <w:szCs w:val="40"/>
          <w:highlight w:val="yellow"/>
        </w:rPr>
        <w:t>Working title:</w:t>
      </w:r>
      <w:r w:rsidRPr="00CA0030">
        <w:rPr>
          <w:sz w:val="40"/>
          <w:szCs w:val="40"/>
        </w:rPr>
        <w:t xml:space="preserve"> </w:t>
      </w:r>
      <w:commentRangeStart w:id="0"/>
      <w:r w:rsidR="00234B2A" w:rsidRPr="00CA0030">
        <w:rPr>
          <w:sz w:val="40"/>
          <w:szCs w:val="40"/>
        </w:rPr>
        <w:t>Feature-based Attention and Reward: Insights from Steady-</w:t>
      </w:r>
      <w:r w:rsidR="00666A72">
        <w:rPr>
          <w:sz w:val="40"/>
          <w:szCs w:val="40"/>
        </w:rPr>
        <w:t>S</w:t>
      </w:r>
      <w:r w:rsidR="00234B2A" w:rsidRPr="00CA0030">
        <w:rPr>
          <w:sz w:val="40"/>
          <w:szCs w:val="40"/>
        </w:rPr>
        <w:t>tate Visually Evoked P</w:t>
      </w:r>
      <w:r w:rsidR="0047282E" w:rsidRPr="00CA0030">
        <w:rPr>
          <w:sz w:val="40"/>
          <w:szCs w:val="40"/>
        </w:rPr>
        <w:t>otentials</w:t>
      </w:r>
      <w:commentRangeEnd w:id="0"/>
      <w:r w:rsidR="00A10931">
        <w:rPr>
          <w:rStyle w:val="CommentReference"/>
        </w:rPr>
        <w:commentReference w:id="0"/>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 xml:space="preserve">&amp; </w:t>
      </w:r>
      <w:proofErr w:type="spellStart"/>
      <w:r w:rsidRPr="00014B1F">
        <w:rPr>
          <w:lang w:val="nl-BE"/>
        </w:rPr>
        <w:t>Søren</w:t>
      </w:r>
      <w:proofErr w:type="spellEnd"/>
      <w:r w:rsidRPr="00014B1F">
        <w:rPr>
          <w:lang w:val="nl-BE"/>
        </w:rPr>
        <w:t xml:space="preserve">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 xml:space="preserve">Department of Experimental Clinical and Health Psychology, Ghent University, Henri </w:t>
      </w:r>
      <w:proofErr w:type="spellStart"/>
      <w:r w:rsidRPr="004F3934">
        <w:rPr>
          <w:i/>
        </w:rPr>
        <w:t>Dunantlaan</w:t>
      </w:r>
      <w:proofErr w:type="spellEnd"/>
      <w:r w:rsidRPr="004F3934">
        <w:rPr>
          <w:i/>
        </w:rPr>
        <w:t xml:space="preserve">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77777777" w:rsidR="00EE20A8" w:rsidRDefault="00EE20A8" w:rsidP="00EE20A8">
      <w:pPr>
        <w:spacing w:line="480" w:lineRule="auto"/>
      </w:pPr>
      <w:r>
        <w:t xml:space="preserve">Keywords: attention; EEG; feature-based attention; reward; motivation; steady-state visually evoked potentials; frequency tagging  </w:t>
      </w:r>
    </w:p>
    <w:p w14:paraId="697F8BC7" w14:textId="58E6554D" w:rsidR="00EE20A8" w:rsidRDefault="00EE20A8" w:rsidP="00EE20A8"/>
    <w:p w14:paraId="17635227" w14:textId="5745EEEA" w:rsidR="00E4130A" w:rsidRDefault="00E4130A" w:rsidP="00EE20A8"/>
    <w:p w14:paraId="30EB5C0D" w14:textId="55513FE3" w:rsidR="00E4130A" w:rsidRDefault="00E4130A" w:rsidP="00EE20A8"/>
    <w:p w14:paraId="290CC3B4" w14:textId="79EC8F4B" w:rsidR="00E4130A" w:rsidRDefault="00E4130A" w:rsidP="00EE20A8"/>
    <w:p w14:paraId="03422DAE" w14:textId="734C431A" w:rsidR="00E4130A" w:rsidRDefault="00E4130A" w:rsidP="00EE20A8"/>
    <w:p w14:paraId="4FB721D3" w14:textId="60FF296B" w:rsidR="00E4130A" w:rsidRDefault="00E4130A" w:rsidP="00EE20A8"/>
    <w:p w14:paraId="37E4C9F5" w14:textId="0E8257B2" w:rsidR="00E4130A" w:rsidRDefault="00E4130A" w:rsidP="00EE20A8"/>
    <w:p w14:paraId="396AEDA7" w14:textId="0465DA2D" w:rsidR="00E4130A" w:rsidRDefault="00E4130A" w:rsidP="00EE20A8"/>
    <w:p w14:paraId="526FB2F5" w14:textId="38205E72" w:rsidR="00E4130A" w:rsidRDefault="00E4130A" w:rsidP="00EE20A8"/>
    <w:p w14:paraId="4CD4170D" w14:textId="685A0DD3" w:rsidR="00E4130A" w:rsidRDefault="00E4130A" w:rsidP="00EE20A8"/>
    <w:p w14:paraId="61D13F80" w14:textId="18C56B52" w:rsidR="00E4130A" w:rsidRDefault="00E4130A" w:rsidP="00EE20A8"/>
    <w:p w14:paraId="68B2DD9D" w14:textId="352F7BB5" w:rsidR="00E4130A" w:rsidRDefault="00E4130A" w:rsidP="00EE20A8"/>
    <w:p w14:paraId="79A9A79E" w14:textId="0AEDFE09" w:rsidR="00E4130A" w:rsidRDefault="00E4130A" w:rsidP="00EE20A8"/>
    <w:p w14:paraId="673764BA" w14:textId="32A9A085" w:rsidR="00E4130A" w:rsidRDefault="00E4130A" w:rsidP="00EE20A8"/>
    <w:p w14:paraId="307FE41C" w14:textId="1D51D7F4" w:rsidR="00E4130A" w:rsidRDefault="00E4130A" w:rsidP="00EE20A8"/>
    <w:p w14:paraId="67D65DD7" w14:textId="62459A84" w:rsidR="00E4130A" w:rsidRDefault="00E4130A" w:rsidP="00EE20A8"/>
    <w:p w14:paraId="2345AF5E" w14:textId="7A11425B" w:rsidR="00E4130A" w:rsidRDefault="00E4130A" w:rsidP="00EE20A8"/>
    <w:p w14:paraId="032BA7FB" w14:textId="66E31786" w:rsidR="00E4130A" w:rsidRDefault="00E4130A" w:rsidP="00EE20A8"/>
    <w:p w14:paraId="310A4DCA" w14:textId="726B6828" w:rsidR="00E4130A" w:rsidRDefault="00E4130A" w:rsidP="00EE20A8"/>
    <w:p w14:paraId="1D87C0F7" w14:textId="413D77DD" w:rsidR="00E4130A" w:rsidRDefault="00E4130A" w:rsidP="00EE20A8"/>
    <w:p w14:paraId="60FE0C6C" w14:textId="77777777" w:rsidR="00EE20A8" w:rsidRPr="00EE20A8" w:rsidRDefault="00EE20A8" w:rsidP="00EE20A8">
      <w:pPr>
        <w:spacing w:after="0"/>
      </w:pPr>
    </w:p>
    <w:p w14:paraId="19006139" w14:textId="2BA1FEB8" w:rsidR="0054295E" w:rsidRDefault="0054295E" w:rsidP="00CC580C">
      <w:pPr>
        <w:pStyle w:val="Heading1"/>
        <w:spacing w:before="0" w:after="240"/>
      </w:pPr>
      <w:r>
        <w:t>Introduction</w:t>
      </w:r>
    </w:p>
    <w:p w14:paraId="0A100585" w14:textId="73C55860" w:rsidR="008130EE" w:rsidRDefault="00F8784F" w:rsidP="00E4130A">
      <w:pPr>
        <w:spacing w:line="480" w:lineRule="auto"/>
        <w:ind w:firstLine="720"/>
        <w:jc w:val="both"/>
      </w:pPr>
      <w:r>
        <w:t>Due to capacity limitations, we can only process a small subset of</w:t>
      </w:r>
      <w:r w:rsidR="00E4130A">
        <w:t xml:space="preserve"> the information which reach</w:t>
      </w:r>
      <w:r>
        <w:t xml:space="preserve"> our senses. This is why selective attention is a crucial process, as it determines which of the incoming stimuli will be further processed</w:t>
      </w:r>
      <w:r w:rsidR="00EE20A8">
        <w:t xml:space="preserve"> </w:t>
      </w:r>
      <w:r w:rsidR="00EE20A8">
        <w:fldChar w:fldCharType="begin" w:fldLock="1"/>
      </w:r>
      <w:r w:rsidR="00EE20A8">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rsidR="00EE20A8">
        <w:fldChar w:fldCharType="separate"/>
      </w:r>
      <w:r w:rsidR="00EE20A8" w:rsidRPr="006A3657">
        <w:rPr>
          <w:noProof/>
        </w:rPr>
        <w:t>(Chun, Golomb, &amp; Turk-Browne, 2011; Desimone &amp; Duncan, 1995)</w:t>
      </w:r>
      <w:r w:rsidR="00EE20A8">
        <w:fldChar w:fldCharType="end"/>
      </w:r>
      <w:r w:rsidR="00EE20A8">
        <w:t xml:space="preserve">. </w:t>
      </w:r>
      <w:r>
        <w:t>T</w:t>
      </w:r>
      <w:r w:rsidR="00EE20A8">
        <w:t>heories of attention postulate that stimuli are selected based on their physical salience (bottom-up)</w:t>
      </w:r>
      <w:r w:rsidR="004E4BDB">
        <w:t xml:space="preserve">, or based on current goals (top-down) </w:t>
      </w:r>
      <w:r w:rsidR="00EE20A8">
        <w:fldChar w:fldCharType="begin" w:fldLock="1"/>
      </w:r>
      <w:r w:rsidR="00EE20A8">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rsidR="00EE20A8">
        <w:fldChar w:fldCharType="separate"/>
      </w:r>
      <w:r w:rsidR="00EE20A8" w:rsidRPr="006A3657">
        <w:rPr>
          <w:noProof/>
        </w:rPr>
        <w:t>(Corbetta &amp; Shulman, 2002; Posner, 1980; Theeuwes, 2010)</w:t>
      </w:r>
      <w:r w:rsidR="00EE20A8">
        <w:fldChar w:fldCharType="end"/>
      </w:r>
      <w:r w:rsidR="00EE20A8">
        <w:t xml:space="preserve">. </w:t>
      </w:r>
      <w:r w:rsidR="004E4BDB">
        <w:t>Salient stimuli</w:t>
      </w:r>
      <w:r>
        <w:t>,</w:t>
      </w:r>
      <w:r w:rsidR="004E4BDB">
        <w:t xml:space="preserve"> such as sudden flashes of light or loud noises</w:t>
      </w:r>
      <w:r>
        <w:t>,</w:t>
      </w:r>
      <w:r w:rsidR="004E4BDB">
        <w:t xml:space="preserve"> captu</w:t>
      </w:r>
      <w:r w:rsidR="008130EE">
        <w:t xml:space="preserve">re our attention in an </w:t>
      </w:r>
      <w:r w:rsidR="004E4BDB">
        <w:t>involuntary fashion</w:t>
      </w:r>
      <w:r w:rsidR="008130EE">
        <w:t xml:space="preserve"> </w:t>
      </w:r>
      <w:r w:rsidR="006E3FAB">
        <w:fldChar w:fldCharType="begin" w:fldLock="1"/>
      </w:r>
      <w:r w:rsidR="00E4130A">
        <w:instrText>ADDIN CSL_CITATION {"citationItems":[{"id":"ITEM-1","itemData":{"DOI":"10.1111/1467-8721.ep10768973","author":[{"dropping-particle":"","family":"Yantis","given":"Steven","non-dropping-particle":"","parse-names":false,"suffix":""}],"container-title":"Current Directions in Psychological Science","id":"ITEM-1","issue":"5","issued":{"date-parts":[["1993"]]},"title":"Stimulus-Driven Attentional Capture","type":"article-journal","volume":"2"},"uris":["http://www.mendeley.com/documents/?uuid=675ca537-bdce-4bfc-84f8-05a06848656d"]},{"id":"ITEM-2","itemData":{"author":[{"dropping-particle":"","family":"Theeuwes","given":"Jan","non-dropping-particle":"","parse-names":false,"suffix":""}],"container-title":"Psychonomic Bulletin &amp; Review","id":"ITEM-2","issue":"1","issued":{"date-parts":[["2004"]]},"page":"65-70","title":"Top-down search strategies cannot override attentional capture","type":"article-journal","volume":"11"},"uris":["http://www.mendeley.com/documents/?uuid=0b43289c-5f04-4cdc-9500-4b6f8cd5a1e4"]}],"mendeley":{"formattedCitation":"(Theeuwes, 2004; Yantis, 1993)","plainTextFormattedCitation":"(Theeuwes, 2004; Yantis, 1993)","previouslyFormattedCitation":"(Theeuwes, 2004; Yantis, 1993)"},"properties":{"noteIndex":0},"schema":"https://github.com/citation-style-language/schema/raw/master/csl-citation.json"}</w:instrText>
      </w:r>
      <w:r w:rsidR="006E3FAB">
        <w:fldChar w:fldCharType="separate"/>
      </w:r>
      <w:r w:rsidR="00E4130A" w:rsidRPr="00E4130A">
        <w:rPr>
          <w:noProof/>
        </w:rPr>
        <w:t>(Theeuwes, 2004; Yantis, 1993)</w:t>
      </w:r>
      <w:r w:rsidR="006E3FAB">
        <w:fldChar w:fldCharType="end"/>
      </w:r>
      <w:r w:rsidR="004E4BDB">
        <w:t xml:space="preserve">. </w:t>
      </w:r>
      <w:r w:rsidR="006E3FAB">
        <w:t>Alternatively, attention can be voluntarily oriented toward a specific location</w:t>
      </w:r>
      <w:r w:rsidR="00CC580C">
        <w:t>, object, or feature</w:t>
      </w:r>
      <w:r w:rsidR="006E3FAB">
        <w:t xml:space="preserve">. For example, participants are faster to detect a target in a location which has been cued as the one in which the stimulus is likely to appear </w:t>
      </w:r>
      <w:r w:rsidR="006E3FAB">
        <w:fldChar w:fldCharType="begin" w:fldLock="1"/>
      </w:r>
      <w:r w:rsidR="00E4130A">
        <w:instrText>ADDIN CSL_CITATION {"citationItems":[{"id":"ITEM-1","itemData":{"DOI":"10.1080/00335558008248231","ISBN":"0033-555X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psychology","id":"ITEM-1","issue":"1","issued":{"date-parts":[["1980"]]},"page":"3-25","title":"Orienting of attention.","type":"article-journal","volume":"32"},"uris":["http://www.mendeley.com/documents/?uuid=a28b535e-6287-46b1-b388-80539f88c3cf"]}],"mendeley":{"formattedCitation":"(Posner, 1980)","plainTextFormattedCitation":"(Posner, 1980)","previouslyFormattedCitation":"(Posner, 1980)"},"properties":{"noteIndex":0},"schema":"https://github.com/citation-style-language/schema/raw/master/csl-citation.json"}</w:instrText>
      </w:r>
      <w:r w:rsidR="006E3FAB">
        <w:fldChar w:fldCharType="separate"/>
      </w:r>
      <w:r w:rsidR="006E3FAB" w:rsidRPr="006E3FAB">
        <w:rPr>
          <w:noProof/>
        </w:rPr>
        <w:t>(Posner, 1980)</w:t>
      </w:r>
      <w:r w:rsidR="006E3FAB">
        <w:fldChar w:fldCharType="end"/>
      </w:r>
      <w:r w:rsidR="006E3FAB">
        <w:t xml:space="preserve">. Such effects are thought to be a product of goal-directed attention. </w:t>
      </w:r>
    </w:p>
    <w:p w14:paraId="08ABFA16" w14:textId="39054E61" w:rsidR="008130EE" w:rsidRDefault="008130EE" w:rsidP="00E4130A">
      <w:pPr>
        <w:spacing w:line="480" w:lineRule="auto"/>
        <w:ind w:firstLine="720"/>
        <w:jc w:val="both"/>
      </w:pPr>
      <w:r>
        <w:t>R</w:t>
      </w:r>
      <w:r w:rsidR="004E4BDB">
        <w:t xml:space="preserve">ecent </w:t>
      </w:r>
      <w:r w:rsidR="00D971C8">
        <w:t>r</w:t>
      </w:r>
      <w:r w:rsidR="00EE20A8">
        <w:t>ese</w:t>
      </w:r>
      <w:r w:rsidR="004E4BDB">
        <w:t>arch on the influence of reward history</w:t>
      </w:r>
      <w:r w:rsidR="00EE20A8">
        <w:t xml:space="preserve"> on visual selective attention has provided a potential third mechanism </w:t>
      </w:r>
      <w:r w:rsidR="00D971C8">
        <w:t>that guides attention</w:t>
      </w:r>
      <w:r w:rsidR="006E3FAB">
        <w:t xml:space="preserve"> </w:t>
      </w:r>
      <w:r w:rsidR="006E3FAB">
        <w:fldChar w:fldCharType="begin" w:fldLock="1"/>
      </w:r>
      <w:r w:rsidR="006E3FAB">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dichotomy","type":"article-journal","volume":"16"},"uris":["http://www.mendeley.com/documents/?uuid=4d1c077f-8443-44a9-9ccb-baf08cb320fd"]}],"mendeley":{"formattedCitation":"(Awh, Belopolsky, &amp; Theeuwes, 2012)","plainTextFormattedCitation":"(Awh, Belopolsky, &amp; Theeuwes, 2012)","previouslyFormattedCitation":"(Awh, Belopolsky, &amp; Theeuwes, 2012)"},"properties":{"noteIndex":0},"schema":"https://github.com/citation-style-language/schema/raw/master/csl-citation.json"}</w:instrText>
      </w:r>
      <w:r w:rsidR="006E3FAB">
        <w:fldChar w:fldCharType="separate"/>
      </w:r>
      <w:r w:rsidR="006E3FAB" w:rsidRPr="006E3FAB">
        <w:rPr>
          <w:noProof/>
        </w:rPr>
        <w:t>(Awh, Belopolsky, &amp; Theeuwes, 2012)</w:t>
      </w:r>
      <w:r w:rsidR="006E3FAB">
        <w:fldChar w:fldCharType="end"/>
      </w:r>
      <w:r w:rsidR="00D971C8">
        <w:t xml:space="preserve">. This mechanism is proposed to be neither top-down nor bottom-up. </w:t>
      </w:r>
      <w:r w:rsidR="00EE20A8">
        <w:t xml:space="preserve">The most widely used experimental approach used to demonstrate </w:t>
      </w:r>
      <w:r>
        <w:t>the effects based on such a mechanism is</w:t>
      </w:r>
      <w:r w:rsidR="00EE20A8">
        <w:t xml:space="preserve"> the </w:t>
      </w:r>
      <w:commentRangeStart w:id="1"/>
      <w:r w:rsidR="00EE20A8">
        <w:t xml:space="preserve">training-test </w:t>
      </w:r>
      <w:r w:rsidR="00D66767">
        <w:t xml:space="preserve">session </w:t>
      </w:r>
      <w:r w:rsidR="00EE20A8">
        <w:t xml:space="preserve">design </w:t>
      </w:r>
      <w:commentRangeEnd w:id="1"/>
      <w:r w:rsidR="00D66767">
        <w:rPr>
          <w:rStyle w:val="CommentReference"/>
        </w:rPr>
        <w:commentReference w:id="1"/>
      </w:r>
      <w:r w:rsidR="00EE20A8">
        <w:fldChar w:fldCharType="begin" w:fldLock="1"/>
      </w:r>
      <w:r w:rsidR="00EE20A8">
        <w:instrText>ADDIN CSL_CITATION {"citationItems":[{"id":"ITEM-1","itemData":{"DOI":"10.3758/s13423-017-1380-y","ISSN":"15315320","abstract":"Visual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ichel","non-dropping-particle":"","parse-names":false,"suffix":""},{"dropping-particle":"","family":"Theeuwes","given":"Jan","non-dropping-particle":"","parse-names":false,"suffix":""}],"container-title":"Psychonomic Bulletin and Review","id":"ITEM-1","issued":{"date-parts":[["2017"]]},"page":"1-25","publisher":"Psychonomic Bulletin &amp; Review","title":"Selection history: How reward modulates selectivity of visual attention","type":"article-journal"},"uris":["http://www.mendeley.com/documents/?uuid=83f24a00-4327-40fe-99b4-3137e0d2c26a"]},{"id":"ITEM-2","itemData":{"DOI":"10.1111/nyas.12957","ISBN":"1749-6632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implications.","author":[{"dropping-particle":"","family":"Anderson","given":"Brian A.","non-dropping-particle":"","parse-names":false,"suffix":""}],"container-title":"Annals of the New York Academy of Sciences","id":"ITEM-2","issue":"1","issued":{"date-parts":[["2016"]]},"page":"24-39","title":"The attention habit: How reward learning shapes attentional selection","type":"article-journal","volume":"1369"},"uris":["http://www.mendeley.com/documents/?uuid=bd59dcb3-a38e-40d4-8c32-43def30d92a0"]},{"id":"ITEM-3","itemData":{"DOI":"10.1016/j.visres.2012.12.005","ISBN":"0042-6989","ISSN":"00426989","PMID":"23262054","abstract":"Visual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attention","type":"article-journal","volume":"85"},"uris":["http://www.mendeley.com/documents/?uuid=32b99263-1c78-4ea2-a826-fea9bd9f805a"]}],"mendeley":{"formattedCitation":"(B. A. Anderson, 2016; Chelazzi, Perlato, Santandrea, &amp; Della Libera, 2013; M. Failing &amp; Theeuwes, 2017)","manualFormatting":"(for reviews see: Anderson, 2016; Chelazzi, Perlato, Santandrea, &amp; Della Libera, 2013; Failing &amp; Theeuwes, 2017)","plainTextFormattedCitation":"(B. A. Anderson, 2016; Chelazzi, Perlato, Santandrea, &amp; Della Libera, 2013; M. Failing &amp; Theeuwes, 2017)","previouslyFormattedCitation":"(B. A. Anderson, 2016; Chelazzi, Perlato, Santandrea, &amp; Della Libera, 2013; M. Failing &amp; Theeuwes, 2017)"},"properties":{"noteIndex":0},"schema":"https://github.com/citation-style-language/schema/raw/master/csl-citation.json"}</w:instrText>
      </w:r>
      <w:r w:rsidR="00EE20A8">
        <w:fldChar w:fldCharType="separate"/>
      </w:r>
      <w:r w:rsidR="00EE20A8" w:rsidRPr="003F0733">
        <w:rPr>
          <w:noProof/>
        </w:rPr>
        <w:t>(</w:t>
      </w:r>
      <w:r w:rsidR="00EE20A8">
        <w:rPr>
          <w:noProof/>
        </w:rPr>
        <w:t xml:space="preserve">for reviews see: </w:t>
      </w:r>
      <w:r w:rsidR="00EE20A8" w:rsidRPr="003F0733">
        <w:rPr>
          <w:noProof/>
        </w:rPr>
        <w:t>Anderson, 2016; Chelazzi, Perlato, Santandrea, &amp; Della Libera, 2013; Failing &amp; Theeuwes, 2017)</w:t>
      </w:r>
      <w:r w:rsidR="00EE20A8">
        <w:fldChar w:fldCharType="end"/>
      </w:r>
      <w:r w:rsidR="00EE20A8">
        <w:t xml:space="preserve">. During training participants </w:t>
      </w:r>
      <w:r w:rsidR="00BF5370">
        <w:t>perform</w:t>
      </w:r>
      <w:r w:rsidR="00EE20A8">
        <w:t xml:space="preserve"> an attention task in which different features </w:t>
      </w:r>
      <w:r>
        <w:t>or objects</w:t>
      </w:r>
      <w:r w:rsidR="00EE20A8">
        <w:t xml:space="preserve"> are paired with different reward magnitudes or </w:t>
      </w:r>
      <w:r w:rsidR="00644535">
        <w:t>probabilities of obtaining a reward</w:t>
      </w:r>
      <w:r w:rsidR="00EE20A8">
        <w:t>. For example, correct detection of a red stimulus in a visual search array is always followed by receipt of a high monetary reward, while other colors are paired with low or no reward. In the following test phase participants are informed that the</w:t>
      </w:r>
      <w:r w:rsidR="00E4130A">
        <w:t>y cannot earn any more rewards.</w:t>
      </w:r>
    </w:p>
    <w:p w14:paraId="293CA4DB" w14:textId="013A1EAD" w:rsidR="00EE20A8" w:rsidRDefault="00EE20A8" w:rsidP="00E4130A">
      <w:pPr>
        <w:spacing w:line="480" w:lineRule="auto"/>
        <w:ind w:firstLine="720"/>
        <w:jc w:val="both"/>
      </w:pPr>
      <w:r>
        <w:lastRenderedPageBreak/>
        <w:t xml:space="preserve">Using </w:t>
      </w:r>
      <w:r w:rsidR="00E4130A">
        <w:t xml:space="preserve">this paradigm it was </w:t>
      </w:r>
      <w:r>
        <w:t>demonstrated that objects paired with high rewards are easier to select as targets and harder to ignore as distractors</w:t>
      </w:r>
      <w:r w:rsidR="00E4130A">
        <w:t xml:space="preserve"> </w:t>
      </w:r>
      <w:r w:rsidR="00E4130A">
        <w:fldChar w:fldCharType="begin" w:fldLock="1"/>
      </w:r>
      <w:r w:rsidR="00CF76EF">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losses","type":"article-journal","volume":"20"},"uris":["http://www.mendeley.com/documents/?uuid=45e6fa21-0796-4fec-bf7d-e583dc652a17"]}],"mendeley":{"formattedCitation":"(Della Libera &amp; Chelazzi, 2009)","plainTextFormattedCitation":"(Della Libera &amp; Chelazzi, 2009)","previouslyFormattedCitation":"(Della Libera &amp; Chelazzi, 2009)"},"properties":{"noteIndex":0},"schema":"https://github.com/citation-style-language/schema/raw/master/csl-citation.json"}</w:instrText>
      </w:r>
      <w:r w:rsidR="00E4130A">
        <w:fldChar w:fldCharType="separate"/>
      </w:r>
      <w:r w:rsidR="00E4130A" w:rsidRPr="00E4130A">
        <w:rPr>
          <w:noProof/>
        </w:rPr>
        <w:t>(Della Libera &amp; Chelazzi, 2009)</w:t>
      </w:r>
      <w:r w:rsidR="00E4130A">
        <w:fldChar w:fldCharType="end"/>
      </w:r>
      <w:r w:rsidR="00BF5370">
        <w:t xml:space="preserve">. The </w:t>
      </w:r>
      <w:r>
        <w:t xml:space="preserve">opposite </w:t>
      </w:r>
      <w:r w:rsidR="004B34F5">
        <w:t>was</w:t>
      </w:r>
      <w:r>
        <w:t xml:space="preserve"> true for objects related to low rewards. In a series of studies using a visual search task, distractors related to high rewards </w:t>
      </w:r>
      <w:r w:rsidR="00851D07">
        <w:t>were</w:t>
      </w:r>
      <w:r>
        <w:t xml:space="preserve"> harder to ignore even when no more rewards </w:t>
      </w:r>
      <w:r w:rsidR="00851D07">
        <w:t>could</w:t>
      </w:r>
      <w:r>
        <w:t xml:space="preserve"> be earned and participants </w:t>
      </w:r>
      <w:r w:rsidR="00851D07">
        <w:t>were</w:t>
      </w:r>
      <w:r>
        <w:t xml:space="preserve"> instructed to ignore the color information </w:t>
      </w:r>
      <w:r>
        <w:fldChar w:fldCharType="begin" w:fldLock="1"/>
      </w:r>
      <w:r w:rsidR="006E3FAB">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capture","type":"article-journal","volume":"108"},"uris":["http://www.mendeley.com/documents/?uuid=d494dedf-304d-438c-ad37-25ad56194e7e"]}],"mendeley":{"formattedCitation":"(B a Anderson, Laurent, &amp; Yantis, 2011)","manualFormatting":"(Anderson, Laurent, &amp; Yantis, 2011)","plainTextFormattedCitation":"(B a Anderson, Laurent, &amp; Yantis, 2011)","previouslyFormattedCitation":"(B a Anderson, Laurent, &amp; Yantis, 2011)"},"properties":{"noteIndex":0},"schema":"https://github.com/citation-style-language/schema/raw/master/csl-citation.json"}</w:instrText>
      </w:r>
      <w:r>
        <w:fldChar w:fldCharType="separate"/>
      </w:r>
      <w:r w:rsidRPr="006C0C9B">
        <w:rPr>
          <w:noProof/>
        </w:rPr>
        <w:t>(Anderson, Laurent, &amp; Yantis, 2011)</w:t>
      </w:r>
      <w:r>
        <w:fldChar w:fldCharType="end"/>
      </w:r>
      <w:r>
        <w:t xml:space="preserve">. This effect, termed </w:t>
      </w:r>
      <w:r w:rsidRPr="00851D07">
        <w:rPr>
          <w:i/>
        </w:rPr>
        <w:t>value-driven attentional bias</w:t>
      </w:r>
      <w:r>
        <w:t xml:space="preserve">, was present </w:t>
      </w:r>
      <w:r w:rsidR="00644535">
        <w:t xml:space="preserve">even </w:t>
      </w:r>
      <w:r>
        <w:t>if the training and test phase</w:t>
      </w:r>
      <w:r w:rsidR="00851D07">
        <w:t>s</w:t>
      </w:r>
      <w:r>
        <w:t xml:space="preserve"> </w:t>
      </w:r>
      <w:r w:rsidR="00BF5370">
        <w:t>were</w:t>
      </w:r>
      <w:r>
        <w:t xml:space="preserve"> separated by several weeks </w:t>
      </w:r>
      <w:r>
        <w:fldChar w:fldCharType="begin" w:fldLock="1"/>
      </w:r>
      <w:r>
        <w:instrText>ADDIN CSL_CITATION {"citationItems":[{"id":"ITEM-1","itemData":{"DOI":"10.1037/a0030860","ISSN":"1939-1277","author":[{"dropping-particle":"","family":"Anderson","given":"Brian A","non-dropping-particle":"","parse-names":false,"suffix":""},{"dropping-particle":"","family":"Yantis","given":"Steven","non-dropping-particle":"","parse-names":false,"suffix":""}],"container-title":"Journal of Experimental Psychology: Human Perception and Performance","id":"ITEM-1","issue":"1","issued":{"date-parts":[["2013"]]},"page":"6-9","title":"Persistence of value-driven attentional capture.","type":"article-journal","volume":"39"},"uris":["http://www.mendeley.com/documents/?uuid=c63a449e-755f-482e-a320-d52d3212fa35"]}],"mendeley":{"formattedCitation":"(B. A. Anderson &amp; Yantis, 2013)","manualFormatting":"(Anderson &amp; Yantis, 2013)","plainTextFormattedCitation":"(B. A. Anderson &amp; Yantis, 2013)","previouslyFormattedCitation":"(B. A. Anderson &amp; Yantis, 2013)"},"properties":{"noteIndex":0},"schema":"https://github.com/citation-style-language/schema/raw/master/csl-citation.json"}</w:instrText>
      </w:r>
      <w:r>
        <w:fldChar w:fldCharType="separate"/>
      </w:r>
      <w:r>
        <w:rPr>
          <w:noProof/>
        </w:rPr>
        <w:t>(</w:t>
      </w:r>
      <w:r w:rsidRPr="006C0C9B">
        <w:rPr>
          <w:noProof/>
        </w:rPr>
        <w:t>Anderson &amp; Yantis, 2013)</w:t>
      </w:r>
      <w:r>
        <w:fldChar w:fldCharType="end"/>
      </w:r>
      <w:r>
        <w:t>. Similar results were found in a visual search task</w:t>
      </w:r>
      <w:r w:rsidR="00DC7549">
        <w:t>,</w:t>
      </w:r>
      <w:r>
        <w:t xml:space="preserve"> even when the distractor stimuli related to rewards were always task-irrelevant </w:t>
      </w:r>
      <w:r>
        <w:fldChar w:fldCharType="begin" w:fldLock="1"/>
      </w:r>
      <w:r>
        <w:instrText>ADDIN CSL_CITATION {"citationItems":[{"id":"ITEM-1","itemData":{"DOI":"10.1080/13506285.2014.994252","ISBN":"1350-6285","ISSN":"1350-6285","abstract":"Two experiments investigated the extent to which value-modulated oculomotor capture is subject to top-down control. In these experiments, participants were never required to look at the reward-related stimuli; indeed, doing so was directly counterproductive because it caused omission of the reward that would otherwise have been obtained. In Experiment 1, participants were explicitly informed of this omission contingency. Nevertheless, they still showed counterproductive oculomotor capture by reward-related stimuli, suggesting that this effect is relatively immune to cognitive control. Experiment 2 more directly tested whether this capture is controllable by comparing the performance of participants who either had or had not been explicitly informed of the omission contingency. There was no evidence that value-modulated oculomotor capture differed between the two conditions, providing further evidence that this effect proceeds independently of cognitive control. Taken together, the results of the present research provide strong evidence for the automaticity and cognitive impenetrability of value-modulated attentional capture. © 2015 Taylor &amp; Francis.","author":[{"dropping-particle":"","family":"Pearson","given":"Daniel","non-dropping-particle":"","parse-names":false,"suffix":""},{"dropping-particle":"","family":"Donkin","given":"Chris","non-dropping-particle":"","parse-names":false,"suffix":""},{"dropping-particle":"","family":"Tran","given":"Sophia C.","non-dropping-particle":"","parse-names":false,"suffix":""},{"dropping-particle":"","family":"Most","given":"Steven B.","non-dropping-particle":"","parse-names":false,"suffix":""},{"dropping-particle":"","family":"Pelley","given":"Mike E.","non-dropping-particle":"Le","parse-names":false,"suffix":""}],"container-title":"Visual Cognition","id":"ITEM-1","issue":"May 2015","issued":{"date-parts":[["2015"]]},"page":"1-26","title":"Cognitive control and counterproductive oculomotor capture by reward-related stimuli","type":"article-journal","volume":"6285"},"uris":["http://www.mendeley.com/documents/?uuid=07365e89-6c75-43b3-ae52-580dd3021bb4"]}],"mendeley":{"formattedCitation":"(Pearson, Donkin, Tran, Most, &amp; Le Pelley, 2015)","plainTextFormattedCitation":"(Pearson, Donkin, Tran, Most, &amp; Le Pelley, 2015)","previouslyFormattedCitation":"(Pearson, Donkin, Tran, Most, &amp; Le Pelley, 2015)"},"properties":{"noteIndex":0},"schema":"https://github.com/citation-style-language/schema/raw/master/csl-citation.json"}</w:instrText>
      </w:r>
      <w:r>
        <w:fldChar w:fldCharType="separate"/>
      </w:r>
      <w:r w:rsidRPr="009237BE">
        <w:rPr>
          <w:noProof/>
        </w:rPr>
        <w:t>(Pearson, Donkin, Tran, Most, &amp; Le Pelley, 2015)</w:t>
      </w:r>
      <w:r>
        <w:fldChar w:fldCharType="end"/>
      </w:r>
      <w:r w:rsidR="00851D07">
        <w:t>, as well as in a variant of the spatial cueing task</w:t>
      </w:r>
      <w:r>
        <w:t xml:space="preserve"> </w:t>
      </w:r>
      <w:r>
        <w:fldChar w:fldCharType="begin" w:fldLock="1"/>
      </w:r>
      <w:r>
        <w:instrText>ADDIN CSL_CITATION {"citationItems":[{"id":"ITEM-1","itemData":{"DOI":"10.1167/14.5.6.doi","ISSN":"1534-7362","PMID":"24819737","abstract":"Classic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Vision","id":"ITEM-1","issue":"2014","issued":{"date-parts":[["2014"]]},"page":"1-9","title":"Exogenous visual orienting by reward","type":"article-journal","volume":"14"},"uris":["http://www.mendeley.com/documents/?uuid=42255e82-e8b3-4659-a168-287f428c6ebe"]}],"mendeley":{"formattedCitation":"(M. F. Failing &amp; Theeuwes, 2014)","manualFormatting":"(Failing &amp; Theeuwes, 2014)","plainTextFormattedCitation":"(M. F. Failing &amp; Theeuwes, 2014)","previouslyFormattedCitation":"(M. F. Failing &amp; Theeuwes, 2014)"},"properties":{"noteIndex":0},"schema":"https://github.com/citation-style-language/schema/raw/master/csl-citation.json"}</w:instrText>
      </w:r>
      <w:r>
        <w:fldChar w:fldCharType="separate"/>
      </w:r>
      <w:r w:rsidRPr="004C5142">
        <w:rPr>
          <w:noProof/>
        </w:rPr>
        <w:t>(Failing &amp; Theeuwes, 2014)</w:t>
      </w:r>
      <w:r>
        <w:fldChar w:fldCharType="end"/>
      </w:r>
      <w:r>
        <w:t xml:space="preserve">. </w:t>
      </w:r>
    </w:p>
    <w:p w14:paraId="168D31D7" w14:textId="3E6D44B8" w:rsidR="00EE20A8" w:rsidRDefault="00EE20A8" w:rsidP="00C61A09">
      <w:pPr>
        <w:spacing w:line="480" w:lineRule="auto"/>
        <w:ind w:firstLine="720"/>
        <w:jc w:val="both"/>
      </w:pPr>
      <w:r>
        <w:t xml:space="preserve">Neuroimaging studies have mainly focused on the effects of rewards on attention during the training phase. In an fMRI experiment </w:t>
      </w:r>
      <w:r w:rsidR="0051718B">
        <w:t xml:space="preserve">Hickey and Peelen </w:t>
      </w:r>
      <w:r w:rsidR="0051718B">
        <w:fldChar w:fldCharType="begin" w:fldLock="1"/>
      </w:r>
      <w:r w:rsidR="0051718B">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layton","non-dropping-particle":"","parse-names":false,"suffix":""},{"dropping-particle":"V.","family":"Peelen","given":"Marius","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vision","type":"article-journal","volume":"85"},"uris":["http://www.mendeley.com/documents/?uuid=8023251a-3e10-4ac6-ab72-1cd54c2c81ef"]}],"mendeley":{"formattedCitation":"(Clayton Hickey &amp; Peelen, 2015)","manualFormatting":"(2015)","plainTextFormattedCitation":"(Clayton Hickey &amp; Peelen, 2015)","previouslyFormattedCitation":"(Clayton Hickey &amp; Peelen, 2015)"},"properties":{"noteIndex":0},"schema":"https://github.com/citation-style-language/schema/raw/master/csl-citation.json"}</w:instrText>
      </w:r>
      <w:r w:rsidR="0051718B">
        <w:fldChar w:fldCharType="separate"/>
      </w:r>
      <w:r w:rsidR="0051718B" w:rsidRPr="00545923">
        <w:rPr>
          <w:noProof/>
        </w:rPr>
        <w:t>(2015)</w:t>
      </w:r>
      <w:r w:rsidR="0051718B">
        <w:fldChar w:fldCharType="end"/>
      </w:r>
      <w:r w:rsidR="0051718B">
        <w:t xml:space="preserve"> </w:t>
      </w:r>
      <w:r w:rsidR="004B34F5">
        <w:t>showed</w:t>
      </w:r>
      <w:r>
        <w:t xml:space="preserve"> that the representation of objects (cars, trees, or people in naturalistic images) </w:t>
      </w:r>
      <w:r w:rsidR="00C61A09">
        <w:t xml:space="preserve">in </w:t>
      </w:r>
      <w:r>
        <w:t xml:space="preserve">object-selective visual cortex paired with high rewards was enhanced, while the representation of objects paired with low rewards was suppressed. Using electroencephalography in a visual search task </w:t>
      </w:r>
      <w:r w:rsidR="00C61A09">
        <w:t>it was</w:t>
      </w:r>
      <w:r w:rsidR="0051718B">
        <w:t xml:space="preserve"> </w:t>
      </w:r>
      <w:r>
        <w:t>demonstrated that previous rewards facilitate per</w:t>
      </w:r>
      <w:r w:rsidR="00DC1DF3">
        <w:t>ce</w:t>
      </w:r>
      <w:r>
        <w:t>ptual activity and lead to an increase in the deployment of attention</w:t>
      </w:r>
      <w:r w:rsidR="00C61A09">
        <w:t xml:space="preserve"> </w:t>
      </w:r>
      <w:r w:rsidR="00C61A09">
        <w:fldChar w:fldCharType="begin" w:fldLock="1"/>
      </w:r>
      <w:r w:rsidR="00C61A09">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Cingulate","type":"article-journal","volume":"30"},"uris":["http://www.mendeley.com/documents/?uuid=63f54998-73ab-4870-b69a-5a1e479f1bd2"]}],"mendeley":{"formattedCitation":"(C. Hickey, Chelazzi, &amp; Theeuwes, 2010)","manualFormatting":"(Hickey, Chelazzi, &amp; Theeuwes, 2010)","plainTextFormattedCitation":"(C. Hickey, Chelazzi, &amp; Theeuwes, 2010)","previouslyFormattedCitation":"(C. Hickey, Chelazzi, &amp; Theeuwes, 2010)"},"properties":{"noteIndex":0},"schema":"https://github.com/citation-style-language/schema/raw/master/csl-citation.json"}</w:instrText>
      </w:r>
      <w:r w:rsidR="00C61A09">
        <w:fldChar w:fldCharType="separate"/>
      </w:r>
      <w:r w:rsidR="00C61A09" w:rsidRPr="00545923">
        <w:rPr>
          <w:noProof/>
        </w:rPr>
        <w:t>(Hickey, Chelazzi, &amp; Theeuwes, 2010)</w:t>
      </w:r>
      <w:r w:rsidR="00C61A09">
        <w:fldChar w:fldCharType="end"/>
      </w:r>
      <w:r>
        <w:t xml:space="preserve">. </w:t>
      </w:r>
      <w:r w:rsidR="00C61A09">
        <w:t>These authors</w:t>
      </w:r>
      <w:r>
        <w:t xml:space="preserve"> have shown an amplification of early visual processing in extrastriate visual cortex (increased P1 component) and an increase in visuospatial attention (increased N2pc component) contralateral to the color associated with a high reward on the previous trial. This effect was present when that color was in the location of either the distractor or a target. A similar modulation of the N2pc component was found when object categories were linked to different reward schedules </w:t>
      </w:r>
      <w:r>
        <w:fldChar w:fldCharType="begin" w:fldLock="1"/>
      </w:r>
      <w:r>
        <w:instrText>ADDIN CSL_CITATION {"citationItems":[{"id":"ITEM-1","itemData":{"DOI":"10.1162/jocn_a_00917","ISBN":"9780192880512","ISSN":"0898-929X","PMID":"1000111929","abstract":"The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Neuroscience","id":"ITEM-1","issue":"4","issued":{"date-parts":[["2016","4","12"]]},"page":"529-541","title":"The Rapid Capture of Attention by Rewarded Objects","type":"article-journal","volume":"28"},"uris":["http://www.mendeley.com/documents/?uuid=f0eaac4c-bf00-4bef-a3e0-4a9ac530cb56"]}],"mendeley":{"formattedCitation":"(Donohue et al., 2016)","plainTextFormattedCitation":"(Donohue et al., 2016)","previouslyFormattedCitation":"(Donohue et al., 2016)"},"properties":{"noteIndex":0},"schema":"https://github.com/citation-style-language/schema/raw/master/csl-citation.json"}</w:instrText>
      </w:r>
      <w:r>
        <w:fldChar w:fldCharType="separate"/>
      </w:r>
      <w:r w:rsidRPr="008458D0">
        <w:rPr>
          <w:noProof/>
        </w:rPr>
        <w:t>(Donohue et al., 2016)</w:t>
      </w:r>
      <w:r>
        <w:fldChar w:fldCharType="end"/>
      </w:r>
      <w:r>
        <w:t>. An</w:t>
      </w:r>
      <w:r w:rsidR="00E97BE9">
        <w:t>other</w:t>
      </w:r>
      <w:r>
        <w:t xml:space="preserve"> ERP study used a training-</w:t>
      </w:r>
      <w:r>
        <w:lastRenderedPageBreak/>
        <w:t xml:space="preserve">test design and found a larger P1 component for stimuli associated with high rewards up to 7 days after the training </w:t>
      </w:r>
      <w:r>
        <w:fldChar w:fldCharType="begin" w:fldLock="1"/>
      </w:r>
      <w:r>
        <w:instrText>ADDIN CSL_CITATION {"citationItems":[{"id":"ITEM-1","itemData":{"DOI":"10.1016/j.brainres.2015.02.016","ISSN":"00068993","PMID":"25701717","abstract":"Selective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Research","id":"ITEM-1","issued":{"date-parts":[["2015","5"]]},"page":"86-94","publisher":"Elsevier","title":"Neural evidence reveals the rapid effects of reward history on selective attention","type":"article-journal","volume":"1606"},"uris":["http://www.mendeley.com/documents/?uuid=ecde4fc0-3497-4da2-9ced-1c4afcbeebf9"]}],"mendeley":{"formattedCitation":"(MacLean &amp; Giesbrecht, 2015)","plainTextFormattedCitation":"(MacLean &amp; Giesbrecht, 2015)","previouslyFormattedCitation":"(MacLean &amp; Giesbrecht, 2015)"},"properties":{"noteIndex":0},"schema":"https://github.com/citation-style-language/schema/raw/master/csl-citation.json"}</w:instrText>
      </w:r>
      <w:r>
        <w:fldChar w:fldCharType="separate"/>
      </w:r>
      <w:r w:rsidRPr="00674F83">
        <w:rPr>
          <w:noProof/>
        </w:rPr>
        <w:t>(MacLean &amp; Giesbrecht, 2015)</w:t>
      </w:r>
      <w:r>
        <w:fldChar w:fldCharType="end"/>
      </w:r>
      <w:r>
        <w:t xml:space="preserve">.  </w:t>
      </w:r>
    </w:p>
    <w:p w14:paraId="2E36E826" w14:textId="5DB7CDE2" w:rsidR="00BC7927" w:rsidRDefault="00331EE4" w:rsidP="00E4130A">
      <w:pPr>
        <w:spacing w:line="480" w:lineRule="auto"/>
        <w:ind w:firstLine="720"/>
        <w:jc w:val="both"/>
      </w:pPr>
      <w:r>
        <w:t xml:space="preserve">The aforementioned behavioral and neuroimaging studies have </w:t>
      </w:r>
      <w:r w:rsidR="00FE41DD">
        <w:t>suggested</w:t>
      </w:r>
      <w:r>
        <w:t xml:space="preserve"> that rewards can bias visual selective attention in spite of current goals and with no changes in the physical salience of the stimuli</w:t>
      </w:r>
      <w:r w:rsidR="00FE41DD">
        <w:t xml:space="preserve">. Such results have been further developed into frameworks which posit reward history as an additional factor which </w:t>
      </w:r>
      <w:r w:rsidR="00BC3939">
        <w:t>can guide</w:t>
      </w:r>
      <w:r w:rsidR="00FE41DD">
        <w:t xml:space="preserve"> attention independently of the traditional top-down and bottom-up factors</w:t>
      </w:r>
      <w:r>
        <w:t xml:space="preserve"> </w:t>
      </w:r>
      <w:r w:rsidR="00EE20A8">
        <w:fldChar w:fldCharType="begin" w:fldLock="1"/>
      </w:r>
      <w:r w:rsidR="006E3FAB">
        <w:instrText>ADDIN CSL_CITATION {"citationItems":[{"id":"ITEM-1","itemData":{"DOI":"10.3758/s13423-017-1380-y","ISSN":"15315320","abstract":"Visual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ichel","non-dropping-particle":"","parse-names":false,"suffix":""},{"dropping-particle":"","family":"Theeuwes","given":"Jan","non-dropping-particle":"","parse-names":false,"suffix":""}],"container-title":"Psychonomic Bulletin and Review","id":"ITEM-1","issued":{"date-parts":[["2017"]]},"page":"1-25","publisher":"Psychonomic Bulletin &amp; Review","title":"Selection history: How reward modulates selectivity of visual attention","type":"article-journal"},"uris":["http://www.mendeley.com/documents/?uuid=83f24a00-4327-40fe-99b4-3137e0d2c26a"]},{"id":"ITEM-2","itemData":{"DOI":"10.1016/j.tics.2012.06.010","ISBN":"1364-6613","ISSN":"13646613","PMID":"22795563","abstract":"Prominent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Sciences","id":"ITEM-3","issue":"25","issued":{"date-parts":[["2011","6","21"]]},"page":"10367-10371","title":"Value-driven attentional capture","type":"article-journal","volume":"108"},"uris":["http://www.mendeley.com/documents/?uuid=d494dedf-304d-438c-ad37-25ad56194e7e"]},{"id":"ITEM-4","itemData":{"DOI":"10.1016/j.visres.2012.12.005","ISBN":"0042-6989","ISSN":"00426989","PMID":"23262054","abstract":"Visual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Research","id":"ITEM-4","issued":{"date-parts":[["2013"]]},"page":"58-62","publisher":"Elsevier Ltd","title":"Rewards teach visual selective attention","type":"article-journal","volume":"85"},"uris":["http://www.mendeley.com/documents/?uuid=32b99263-1c78-4ea2-a826-fea9bd9f805a"]}],"mendeley":{"formattedCitation":"(B a Anderson et al., 2011; Awh et al., 2012; Chelazzi et al., 2013; M. Failing &amp; Theeuwes, 2017)","manualFormatting":"(Anderson, Laurent, &amp; Yantis, 2011; Awh, Belopolsky, &amp; Theeuwes, 2012; Chelazzi, Perlato, Santandrea, &amp; Della Libera, 2013; Failing &amp; Theeuwes, 2017)","plainTextFormattedCitation":"(B a Anderson et al., 2011; Awh et al., 2012; Chelazzi et al., 2013; M. Failing &amp; Theeuwes, 2017)","previouslyFormattedCitation":"(B a Anderson et al., 2011; Awh et al., 2012; Chelazzi et al., 2013; M. Failing &amp; Theeuwes, 2017)"},"properties":{"noteIndex":0},"schema":"https://github.com/citation-style-language/schema/raw/master/csl-citation.json"}</w:instrText>
      </w:r>
      <w:r w:rsidR="00EE20A8">
        <w:fldChar w:fldCharType="separate"/>
      </w:r>
      <w:r w:rsidR="00EE20A8" w:rsidRPr="00117A39">
        <w:rPr>
          <w:noProof/>
        </w:rPr>
        <w:t>(Anderson, Laurent, &amp; Yantis, 2011; Awh, Belopolsky, &amp; Theeuwes, 2012; Chelazzi, Perlato, Santandrea, &amp; Della Libera, 2013; Failing &amp; Theeuwes, 2017)</w:t>
      </w:r>
      <w:r w:rsidR="00EE20A8">
        <w:fldChar w:fldCharType="end"/>
      </w:r>
      <w:r w:rsidR="00D229B8">
        <w:t xml:space="preserve">. </w:t>
      </w:r>
      <w:r>
        <w:t>This idea has generated considerable interest, given its potential impact on current theories</w:t>
      </w:r>
      <w:r w:rsidR="00BC3939">
        <w:t xml:space="preserve"> of attention</w:t>
      </w:r>
      <w:r w:rsidR="00BF64F7">
        <w:t>,</w:t>
      </w:r>
      <w:r>
        <w:t xml:space="preserve"> as well as its clinical implications </w:t>
      </w:r>
      <w:r w:rsidR="00D229B8">
        <w:fldChar w:fldCharType="begin" w:fldLock="1"/>
      </w:r>
      <w:r>
        <w:instrText>ADDIN CSL_CITATION {"citationItems":[{"id":"ITEM-1","itemData":{"DOI":"10.3758/s13415-014-0301-z","ISSN":"1531-135X","PMID":"24874421","abstract":"The capture of attention by stimuli previously associated with reward has been demonstrated across a wide range of studies. Such value-based attentional priority appears to be robust, and cases where reward feedback fails to modulate subsequent attention have not been reported. However, individuals differ in their sensitivity to external rewards, and such sensitivity is abnormally blunted in depression. Here, we show that depressive symptomology is accompanied by insensitivity to value-based attentional bias. We replicate attentional capture by stimuli previously associated with reward in a control sample and show that these same reward-related stimuli do not capture attention in individuals experiencing symptoms of depression. This sharp contrast in performance indicates that value-based attentional biases depend on the normal functioning of the brain's reward system and suggests that a failure to preferentially attend to reward-related information may play a role in the experience of depression.","author":[{"dropping-particle":"","family":"Anderson","given":"Brian A","non-dropping-particle":"","parse-names":false,"suffix":""},{"dropping-particle":"","family":"Leal","given":"Stephanie L","non-dropping-particle":"","parse-names":false,"suffix":""},{"dropping-particle":"","family":"Hall","given":"Michelle G","non-dropping-particle":"","parse-names":false,"suffix":""},{"dropping-particle":"","family":"Yassa","given":"Michael A","non-dropping-particle":"","parse-names":false,"suffix":""},{"dropping-particle":"","family":"Yantis","given":"Steven","non-dropping-particle":"","parse-names":false,"suffix":""}],"container-title":"Cognitive, affective &amp; behavioral neuroscience","id":"ITEM-1","issue":"4","issued":{"date-parts":[["2014"]]},"page":"1221-7","title":"The attribution of value-based attentional priority in individuals with depressive symptoms.","type":"article-journal","volume":"14"},"uris":["http://www.mendeley.com/documents/?uuid=8dca8e70-4254-44ba-97c3-6ce5b657c56b"]},{"id":"ITEM-2","itemData":{"DOI":"10.3758/s13423-017-1240-9","ISSN":"1069-9384","author":[{"dropping-particle":"","family":"Anderson","given":"Brian A.","non-dropping-particle":"","parse-names":false,"suffix":""},{"dropping-particle":"","family":"Chiu","given":"Michelle","non-dropping-particle":"","parse-names":false,"suffix":""},{"dropping-particle":"","family":"DiBartolo","given":"Michelle M.","non-dropping-particle":"","parse-names":false,"suffix":""},{"dropping-particle":"","family":"Leal","given":"Stephanie L.","non-dropping-particle":"","parse-names":false,"suffix":""}],"container-title":"Psychonomic Bulletin &amp; Review","id":"ITEM-2","issue":"February","issued":{"date-parts":[["2017"]]},"publisher":"Psychonomic Bulletin &amp; Review","title":"On t</w:instrText>
      </w:r>
      <w:r>
        <w:rPr>
          <w:rFonts w:ascii="Tahoma" w:hAnsi="Tahoma" w:cs="Tahoma"/>
        </w:rPr>
        <w:instrText>﻿</w:instrText>
      </w:r>
      <w:r>
        <w:instrText>he distinction between value-driven attention and selection history: Evidence from individuals with depressive symptoms","type":"article-journal"},"uris":["http://www.mendeley.com/documents/?uuid=8f3a35d6-09cf-4ef3-8dde-0d6fd233386a"]}],"mendeley":{"formattedCitation":"(B. A. Anderson, Chiu, DiBartolo, &amp; Leal, 2017; B. A. Anderson, Leal, Hall, Yassa, &amp; Yantis, 2014)","manualFormatting":"(Anderson, Chiu, DiBartolo, &amp; Leal, 2017; Anderson, Leal, Hall, Yassa, &amp; Yantis, 2014)","plainTextFormattedCitation":"(B. A. Anderson, Chiu, DiBartolo, &amp; Leal, 2017; B. A. Anderson, Leal, Hall, Yassa, &amp; Yantis, 2014)","previouslyFormattedCitation":"(B. A. Anderson, Chiu, DiBartolo, &amp; Leal, 2017; B. A. Anderson, Leal, Hall, Yassa, &amp; Yantis, 2014)"},"properties":{"noteIndex":0},"schema":"https://github.com/citation-style-language/schema/raw/master/csl-citation.json"}</w:instrText>
      </w:r>
      <w:r w:rsidR="00D229B8">
        <w:fldChar w:fldCharType="separate"/>
      </w:r>
      <w:r w:rsidR="00D229B8" w:rsidRPr="00D229B8">
        <w:rPr>
          <w:noProof/>
        </w:rPr>
        <w:t>(Anderson, Chiu, DiBartolo, &amp; Leal, 2017; Anderson, Leal, Hall, Yassa, &amp; Yantis, 2014)</w:t>
      </w:r>
      <w:r w:rsidR="00D229B8">
        <w:fldChar w:fldCharType="end"/>
      </w:r>
      <w:r w:rsidR="00463635">
        <w:t>.</w:t>
      </w:r>
      <w:r w:rsidR="00EE20A8">
        <w:t xml:space="preserve"> </w:t>
      </w:r>
    </w:p>
    <w:p w14:paraId="5D800881" w14:textId="157F3448" w:rsidR="00BC3939" w:rsidRDefault="00BF64F7" w:rsidP="00E4130A">
      <w:pPr>
        <w:spacing w:line="480" w:lineRule="auto"/>
        <w:ind w:firstLine="720"/>
        <w:jc w:val="both"/>
      </w:pPr>
      <w:r>
        <w:t xml:space="preserve">However, there are still a number of issues unanswered. </w:t>
      </w:r>
    </w:p>
    <w:p w14:paraId="4C057005" w14:textId="40BB460F" w:rsidR="00BC3939" w:rsidRDefault="00BC3939" w:rsidP="00396D2A">
      <w:pPr>
        <w:spacing w:line="480" w:lineRule="auto"/>
        <w:jc w:val="both"/>
        <w:rPr>
          <w:i/>
        </w:rPr>
      </w:pPr>
      <w:r w:rsidRPr="00396D2A">
        <w:rPr>
          <w:i/>
        </w:rPr>
        <w:t>Competition of features with different reward schedules for attention</w:t>
      </w:r>
    </w:p>
    <w:p w14:paraId="39F8403E" w14:textId="77777777" w:rsidR="00396D2A" w:rsidRDefault="00396D2A" w:rsidP="00396D2A">
      <w:pPr>
        <w:spacing w:line="480" w:lineRule="auto"/>
        <w:jc w:val="both"/>
      </w:pPr>
      <w:r>
        <w:t xml:space="preserve">Second, the attentional capture in the existing paradigms is always inferred: trials with and without the distractor associated with a reward are compared. However, the competition between stimuli linked to different reward probabilities has not been directly investigated. In this way, the proposal that stimuli related to high rewards capture more attention compared to the other stimuli, has not been directly tested. </w:t>
      </w:r>
    </w:p>
    <w:p w14:paraId="66B197D6" w14:textId="30750736" w:rsidR="00BC3939" w:rsidRDefault="00BC3939" w:rsidP="00396D2A">
      <w:pPr>
        <w:spacing w:line="480" w:lineRule="auto"/>
        <w:jc w:val="both"/>
        <w:rPr>
          <w:i/>
        </w:rPr>
      </w:pPr>
      <w:r w:rsidRPr="00396D2A">
        <w:rPr>
          <w:i/>
        </w:rPr>
        <w:t>What if the goal-directed and value-based attention compete in the same domain?</w:t>
      </w:r>
    </w:p>
    <w:p w14:paraId="14A26D79" w14:textId="3CC7353C" w:rsidR="00396D2A" w:rsidRDefault="00396D2A" w:rsidP="00396D2A">
      <w:pPr>
        <w:spacing w:line="480" w:lineRule="auto"/>
        <w:jc w:val="both"/>
        <w:rPr>
          <w:i/>
        </w:rPr>
      </w:pPr>
      <w:r>
        <w:t xml:space="preserve">Second, studies showing the superiority of the reward effects over goal-directed attention have done so in the settings in which the goals of the participants are assumed (i.e. they are aware that they cannot earn any more money, so it is assumed that their goal is to pay equal amount of attention </w:t>
      </w:r>
      <w:r>
        <w:lastRenderedPageBreak/>
        <w:t>to all of the stimuli). However, this idea hasn’t been tested in a more rigorous setting in which participants would have a clear goal on each trial which would be in collision or in line with the reward-driven effect.</w:t>
      </w:r>
      <w:bookmarkStart w:id="2" w:name="_GoBack"/>
      <w:bookmarkEnd w:id="2"/>
    </w:p>
    <w:p w14:paraId="5A4F6A81" w14:textId="77777777" w:rsidR="00396D2A" w:rsidRPr="00396D2A" w:rsidRDefault="00BC3939" w:rsidP="00396D2A">
      <w:pPr>
        <w:spacing w:line="480" w:lineRule="auto"/>
        <w:jc w:val="both"/>
        <w:rPr>
          <w:i/>
        </w:rPr>
      </w:pPr>
      <w:r w:rsidRPr="00396D2A">
        <w:rPr>
          <w:i/>
        </w:rPr>
        <w:t>Spatial vs. feature-based attention</w:t>
      </w:r>
    </w:p>
    <w:p w14:paraId="0271CD80" w14:textId="45E76D0D" w:rsidR="00396D2A" w:rsidRDefault="00396D2A" w:rsidP="00396D2A">
      <w:pPr>
        <w:spacing w:line="480" w:lineRule="auto"/>
        <w:jc w:val="both"/>
      </w:pPr>
      <w:r>
        <w:t>Finally, most of the research on value-based attention has been focused on spatial attention, while the feature-based attention has received less attention. Importantly, relating features (e.g. different colors) to different reward schedules in a visual search task makes it difficult to fully disentangle the effects of feature-based and spatial attention</w:t>
      </w:r>
    </w:p>
    <w:p w14:paraId="5EB5FC5E" w14:textId="77777777" w:rsidR="00396D2A" w:rsidRDefault="00396D2A" w:rsidP="00396D2A">
      <w:pPr>
        <w:spacing w:line="480" w:lineRule="auto"/>
        <w:ind w:left="720"/>
        <w:jc w:val="both"/>
      </w:pPr>
    </w:p>
    <w:p w14:paraId="00443A23" w14:textId="77777777" w:rsidR="00BC3939" w:rsidRDefault="00BC3939" w:rsidP="00E4130A">
      <w:pPr>
        <w:spacing w:line="480" w:lineRule="auto"/>
        <w:ind w:firstLine="720"/>
        <w:jc w:val="both"/>
      </w:pPr>
    </w:p>
    <w:p w14:paraId="33BCE90C" w14:textId="4E8849B2" w:rsidR="00BC3939" w:rsidRDefault="00BF64F7" w:rsidP="00E4130A">
      <w:pPr>
        <w:spacing w:line="480" w:lineRule="auto"/>
        <w:ind w:firstLine="720"/>
        <w:jc w:val="both"/>
      </w:pPr>
      <w:r>
        <w:t xml:space="preserve">First, most published studies, especially </w:t>
      </w:r>
      <w:r w:rsidR="00BC3939">
        <w:t xml:space="preserve">the ones </w:t>
      </w:r>
      <w:r>
        <w:t xml:space="preserve">using electrophysiological measures, have focused on transient attention, i.e., focusing on the quick processing of briefly presented stimuli. </w:t>
      </w:r>
      <w:commentRangeStart w:id="3"/>
      <w:r w:rsidR="00EE20A8">
        <w:t>This approach could favor the fast and automatic effects of reward history on attention.</w:t>
      </w:r>
      <w:commentRangeEnd w:id="3"/>
      <w:r w:rsidR="00A67CCD">
        <w:rPr>
          <w:rStyle w:val="CommentReference"/>
        </w:rPr>
        <w:commentReference w:id="3"/>
      </w:r>
      <w:r w:rsidR="00EE20A8">
        <w:t xml:space="preserve"> </w:t>
      </w:r>
    </w:p>
    <w:p w14:paraId="41BDB522" w14:textId="2FAEF4AB" w:rsidR="00EE20A8" w:rsidRDefault="000801F7" w:rsidP="00E4130A">
      <w:pPr>
        <w:spacing w:line="480" w:lineRule="auto"/>
        <w:ind w:firstLine="720"/>
        <w:jc w:val="both"/>
      </w:pPr>
      <w:r>
        <w:t xml:space="preserve">. </w:t>
      </w:r>
    </w:p>
    <w:p w14:paraId="25DAC3C0" w14:textId="5160DA01" w:rsidR="00EE20A8" w:rsidRDefault="000801F7" w:rsidP="00E4130A">
      <w:pPr>
        <w:spacing w:line="480" w:lineRule="auto"/>
        <w:ind w:firstLine="720"/>
        <w:jc w:val="both"/>
      </w:pPr>
      <w:r>
        <w:t xml:space="preserve">In this study we have set out to directly compare the simultaneous processing of the features linked to different reward schedules. Furthermore, we compared how the goal-directed attention is influenced by rewards. </w:t>
      </w:r>
      <w:r w:rsidR="00887A38">
        <w:t xml:space="preserve">We did so by </w:t>
      </w:r>
      <w:r w:rsidR="001D293D">
        <w:t>investigating</w:t>
      </w:r>
      <w:r w:rsidR="00EE20A8">
        <w:t xml:space="preserve"> the simultaneous deployment of attention to the stimuli</w:t>
      </w:r>
      <w:r w:rsidR="001D293D">
        <w:t xml:space="preserve"> currently or previously</w:t>
      </w:r>
      <w:r w:rsidR="00EE20A8">
        <w:t xml:space="preserve"> linked to high or low probability</w:t>
      </w:r>
      <w:r w:rsidR="001D293D">
        <w:t xml:space="preserve"> of earning a monetary reward</w:t>
      </w:r>
      <w:r w:rsidR="00EE20A8">
        <w:t xml:space="preserve">. </w:t>
      </w:r>
      <w:r w:rsidR="00FD25AD">
        <w:t>To this end, w</w:t>
      </w:r>
      <w:r w:rsidR="00EE20A8">
        <w:t>e used steady-state visual evoked potentials (SSVEPs) to track stimulus processing in the early visual cortex. SSVEPs represent the oscillatory response of the visual cortex to flickering stimuli</w:t>
      </w:r>
      <w:r w:rsidR="009552B1">
        <w:t xml:space="preserve"> </w:t>
      </w:r>
      <w:r w:rsidR="009552B1">
        <w:fldChar w:fldCharType="begin" w:fldLock="1"/>
      </w:r>
      <w:r w:rsidR="00B06880">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rsidR="009552B1">
        <w:fldChar w:fldCharType="separate"/>
      </w:r>
      <w:r w:rsidR="009552B1" w:rsidRPr="009552B1">
        <w:rPr>
          <w:noProof/>
        </w:rPr>
        <w:t>(Norcia, Appelbaum, Ales, Cottereau, &amp; Rossion, 2015)</w:t>
      </w:r>
      <w:r w:rsidR="009552B1">
        <w:fldChar w:fldCharType="end"/>
      </w:r>
      <w:r w:rsidR="00EE20A8">
        <w:t xml:space="preserve">. They provide a continuous measure of feature-based attention </w:t>
      </w:r>
      <w:r w:rsidR="00A67CCD">
        <w:t>deployment</w:t>
      </w:r>
      <w:r w:rsidR="00EE20A8">
        <w:t xml:space="preserve"> across multiple stimuli simultaneously, and are a </w:t>
      </w:r>
      <w:r w:rsidR="00EE20A8">
        <w:lastRenderedPageBreak/>
        <w:t>reliably modulated by goals such as paying attention to a certain stimulus feature. For example, in a random-dot kinematogram (RDK) task, dots of different colors can be frequency-tagged with different flickering rates. If participants are instructed to pay attention to</w:t>
      </w:r>
      <w:r w:rsidR="00FD25AD">
        <w:t xml:space="preserve"> the movement of</w:t>
      </w:r>
      <w:r w:rsidR="00EE20A8">
        <w:t xml:space="preserve"> red dots, the amplitude in their frequency is reliably increased, while the amplitude in the frequencies of the other stimuli is decreased </w:t>
      </w:r>
      <w:r w:rsidR="00EE20A8">
        <w:fldChar w:fldCharType="begin" w:fldLock="1"/>
      </w:r>
      <w:r w:rsidR="00D229B8">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rsidR="00EE20A8">
        <w:fldChar w:fldCharType="separate"/>
      </w:r>
      <w:r w:rsidR="00EE20A8" w:rsidRPr="00C06628">
        <w:rPr>
          <w:noProof/>
        </w:rPr>
        <w:t>(Andersen &amp; Müller, 2010)</w:t>
      </w:r>
      <w:r w:rsidR="00EE20A8">
        <w:fldChar w:fldCharType="end"/>
      </w:r>
      <w:r w:rsidR="00EE20A8">
        <w:t>. Using the RDK task, we investigated the simultaneous deployment of attention to two features (red and blue dots) across three phases o</w:t>
      </w:r>
      <w:r w:rsidR="001D293D">
        <w:t xml:space="preserve">f the experiment. </w:t>
      </w:r>
      <w:commentRangeStart w:id="4"/>
      <w:r w:rsidR="00A92CBA">
        <w:t>On each trial participants were instructed to attend to one of the two colors, first without any reward (baseline), then with each color associated with different probabilities of earning a rewards (reward). In the last phase (extinction)</w:t>
      </w:r>
      <w:commentRangeEnd w:id="4"/>
      <w:r w:rsidR="00A92CBA">
        <w:rPr>
          <w:rStyle w:val="CommentReference"/>
        </w:rPr>
        <w:commentReference w:id="4"/>
      </w:r>
      <w:r w:rsidR="00A92CBA">
        <w:t xml:space="preserve">, participants were informed that they would not earn any more rewards. This design enabled us to investigate the influence of reward on attention simultaneously for both features. </w:t>
      </w:r>
      <w:r w:rsidR="00EE20A8">
        <w:t xml:space="preserve">This design enabled us to investigate the influence of rewards on </w:t>
      </w:r>
      <w:r>
        <w:t xml:space="preserve">goal-directed </w:t>
      </w:r>
      <w:r w:rsidR="00EE20A8">
        <w:t xml:space="preserve">attention simultaneously for both features. </w:t>
      </w:r>
    </w:p>
    <w:p w14:paraId="218ADFAA" w14:textId="27B86E97" w:rsidR="00D86F4B" w:rsidRDefault="00D86F4B" w:rsidP="00E4130A">
      <w:pPr>
        <w:spacing w:line="480" w:lineRule="auto"/>
        <w:ind w:firstLine="720"/>
        <w:jc w:val="both"/>
      </w:pPr>
      <w:commentRangeStart w:id="5"/>
      <w:r>
        <w:t xml:space="preserve">In this setting the cognitive control account and the value-driven attention view </w:t>
      </w:r>
      <w:r w:rsidR="00733744">
        <w:t xml:space="preserve">both predict that the amount of attention allocated toward the high rewarded feature should be increased, and the amount of attention allocated toward the low rewarded feature should be decreased during the reward phase. </w:t>
      </w:r>
      <w:commentRangeEnd w:id="5"/>
      <w:r w:rsidR="005D1A60">
        <w:rPr>
          <w:rStyle w:val="CommentReference"/>
        </w:rPr>
        <w:commentReference w:id="5"/>
      </w:r>
      <w:r w:rsidR="00733744">
        <w:t xml:space="preserve">However, they </w:t>
      </w:r>
      <w:r>
        <w:t>provide diverging predictions</w:t>
      </w:r>
      <w:r w:rsidR="00733744">
        <w:t xml:space="preserve"> about the extinction phase</w:t>
      </w:r>
      <w:r>
        <w:t xml:space="preserve">. </w:t>
      </w:r>
      <w:commentRangeStart w:id="6"/>
      <w:r>
        <w:t>Namely, if attention is allocated in order to maximize value</w:t>
      </w:r>
      <w:r w:rsidR="00FD25AD">
        <w:t xml:space="preserve"> (cognitive control account)</w:t>
      </w:r>
      <w:commentRangeEnd w:id="6"/>
      <w:r w:rsidR="005D1A60">
        <w:rPr>
          <w:rStyle w:val="CommentReference"/>
        </w:rPr>
        <w:commentReference w:id="6"/>
      </w:r>
      <w:r>
        <w:t xml:space="preserve">, the amount of attention allocated toward each of the features should be the same in the baseline and in the extinction phase. However, the value-driven account would predict that more attention will be allocated toward the feature that was previously linked to a high probability of earning a reward. </w:t>
      </w:r>
      <w:r w:rsidR="00733744">
        <w:t>The current paradigm allowed us to test these predictions</w:t>
      </w:r>
      <w:r w:rsidR="002745F6">
        <w:t xml:space="preserve">. </w:t>
      </w:r>
      <w:commentRangeStart w:id="7"/>
      <w:r w:rsidR="002745F6">
        <w:t xml:space="preserve">The paradigm also provided us with an </w:t>
      </w:r>
      <w:r w:rsidR="00733744">
        <w:t xml:space="preserve">electrophysiological measure of the amount of attention that is simultaneously being allocated </w:t>
      </w:r>
      <w:r w:rsidR="00733744">
        <w:lastRenderedPageBreak/>
        <w:t>toward the high and low rewarded feature.</w:t>
      </w:r>
      <w:commentRangeEnd w:id="7"/>
      <w:r w:rsidR="005D1A60">
        <w:rPr>
          <w:rStyle w:val="CommentReference"/>
        </w:rPr>
        <w:commentReference w:id="7"/>
      </w:r>
      <w:r w:rsidR="00733744">
        <w:t xml:space="preserve"> </w:t>
      </w:r>
      <w:r w:rsidR="002353A8">
        <w:t xml:space="preserve">This enabled us to more directly test the idea that more attention is paid toward the feature linked to the high probability of earning a reward. </w:t>
      </w:r>
    </w:p>
    <w:p w14:paraId="00B5A0A1" w14:textId="77777777" w:rsidR="00EE20A8" w:rsidRPr="00EE20A8" w:rsidRDefault="00EE20A8" w:rsidP="00EE20A8"/>
    <w:p w14:paraId="78FCD169" w14:textId="4A7F2141"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43BBF4FC"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recording. Four additional participants were discarded due to excessive artifacts in the EEG signal (i.e., the </w:t>
      </w:r>
      <w:r w:rsidR="00E23355" w:rsidRPr="00554168">
        <w:t>percentage of rejected epochs in one or more conditions exceed</w:t>
      </w:r>
      <w:r w:rsidR="00E23355">
        <w:t>ed</w:t>
      </w:r>
      <w:r w:rsidR="00E23355" w:rsidRPr="00554168">
        <w:t xml:space="preserve"> 35%</w:t>
      </w:r>
      <w:r w:rsidR="00E23355">
        <w:t xml:space="preserve">). Thus, the final data set consisted of 40 </w:t>
      </w:r>
      <w:r w:rsidR="00E23355" w:rsidRPr="00050303">
        <w:t>participants (27 female</w:t>
      </w:r>
      <w:r w:rsidR="00E23355">
        <w:t>s, 13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extra as </w:t>
      </w:r>
      <w:r w:rsidR="00E23355">
        <w:t xml:space="preserve">performance-contingent </w:t>
      </w:r>
      <w:r w:rsidR="00321CA8">
        <w:t>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6EB3CB7B"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B1021D">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008C257C" w:rsidRPr="008C257C">
        <w:rPr>
          <w:noProof/>
        </w:rPr>
        <w:t>(Andersen &amp; Müller, 2010)</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r w:rsidR="00595B7D" w:rsidRPr="00D63926">
        <w:t>ms</w:t>
      </w:r>
      <w:r w:rsidR="00352BD6">
        <w:t xml:space="preserve"> </w:t>
      </w:r>
      <w:r w:rsidR="005D4203">
        <w:t xml:space="preserve">post-RDK onset </w:t>
      </w:r>
      <w:r w:rsidR="00352BD6">
        <w:t xml:space="preserve">and no response </w:t>
      </w:r>
      <w:r w:rsidR="005D4203">
        <w:t xml:space="preserve">was recorded </w:t>
      </w:r>
      <w:r w:rsidR="00352BD6">
        <w:t>before 200 ms</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Responses that were too late or incorrect were followed by </w:t>
      </w:r>
      <w:r w:rsidR="00D204BA" w:rsidRPr="00D63926">
        <w:t xml:space="preserve">a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p>
    <w:p w14:paraId="724CB6B0" w14:textId="16E97874" w:rsidR="002749F6" w:rsidRDefault="008D6BE0" w:rsidP="002749F6">
      <w:pPr>
        <w:spacing w:after="0" w:line="480" w:lineRule="auto"/>
        <w:ind w:firstLine="284"/>
        <w:jc w:val="both"/>
        <w:rPr>
          <w:lang w:val="da-DK"/>
        </w:rPr>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t xml:space="preserve">of 50 trials </w:t>
      </w:r>
      <w:r>
        <w:t>divided into 3 phases</w:t>
      </w:r>
      <w:r w:rsidR="00DB4776">
        <w:t xml:space="preserve"> (</w:t>
      </w:r>
      <w:r w:rsidR="00DB4776" w:rsidRPr="00DB4776">
        <w:rPr>
          <w:i/>
        </w:rPr>
        <w:t>baseline</w:t>
      </w:r>
      <w:r w:rsidR="00DB4776">
        <w:t xml:space="preserve">, </w:t>
      </w:r>
      <w:r w:rsidR="00DB4776" w:rsidRPr="00DB4776">
        <w:rPr>
          <w:i/>
        </w:rPr>
        <w:t>acquisition</w:t>
      </w:r>
      <w:r w:rsidR="00DB4776">
        <w:t xml:space="preserve">, and </w:t>
      </w:r>
      <w:r w:rsidR="00DB4776" w:rsidRPr="00DB4776">
        <w:rPr>
          <w:i/>
        </w:rPr>
        <w:t>extinction</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990174">
        <w:t>During baseline, participants were simply doing the described task. In the acquisition</w:t>
      </w:r>
      <w:r w:rsidR="00990174" w:rsidDel="00BA1868">
        <w:t xml:space="preserve"> </w:t>
      </w:r>
      <w:r w:rsidR="00990174">
        <w:t xml:space="preserve">phase, the task was identical but participants could earn additional monetary rewards (up to 6 €) based on their 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The mapping between color and reward probability was counterbalanced across participants.</w:t>
      </w:r>
      <w:r w:rsidR="00DF0A3A">
        <w:t xml:space="preserve"> </w:t>
      </w:r>
      <w:r w:rsidR="00FF4565">
        <w:t xml:space="preserve">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the 4 blocks of the acquisition phase, participants got feedback on both their performance and the amount of extra money earned within the block. The third phase, extinction, was identical to baseline (i.e., no monetary rewards assigned). The whole task lasted for </w:t>
      </w:r>
      <w:r w:rsidR="002749F6" w:rsidRPr="00FC3F13">
        <w:t>approximately 50 minutes</w:t>
      </w:r>
      <w:r w:rsidR="002749F6">
        <w:t xml:space="preserve">, plus a few minutes of break in between blocks. After completing the task, participants filled in two questionnaires aimed at assessing their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p>
    <w:p w14:paraId="51519D5E" w14:textId="77777777" w:rsidR="002749F6" w:rsidRDefault="002749F6" w:rsidP="002749F6">
      <w:pPr>
        <w:spacing w:line="480" w:lineRule="auto"/>
        <w:ind w:firstLine="720"/>
        <w:jc w:val="both"/>
      </w:pPr>
      <w:r w:rsidRPr="00695F22">
        <w:t xml:space="preserve">This experiment was realized using Cogent 2000 developed by the Cogent 2000 team at the FIL and the ICN and Cogent Graphics developed by John </w:t>
      </w:r>
      <w:proofErr w:type="spellStart"/>
      <w:r w:rsidRPr="00695F22">
        <w:t>Romaya</w:t>
      </w:r>
      <w:proofErr w:type="spellEnd"/>
      <w:r w:rsidRPr="00695F22">
        <w:t xml:space="preserve"> at the LON at the </w:t>
      </w:r>
      <w:proofErr w:type="spellStart"/>
      <w:r w:rsidRPr="00695F22">
        <w:t>Wellcome</w:t>
      </w:r>
      <w:proofErr w:type="spellEnd"/>
      <w:r w:rsidRPr="00695F22">
        <w:t xml:space="preserve"> Department of Imaging Neuroscience</w:t>
      </w:r>
      <w:r>
        <w:t>.</w:t>
      </w:r>
    </w:p>
    <w:p w14:paraId="59AD0E82" w14:textId="0AA627C5" w:rsidR="00917742" w:rsidRPr="00917742" w:rsidRDefault="00917742" w:rsidP="00917742">
      <w:pPr>
        <w:spacing w:line="480" w:lineRule="auto"/>
        <w:ind w:firstLine="720"/>
        <w:jc w:val="center"/>
        <w:rPr>
          <w:b/>
          <w:sz w:val="20"/>
          <w:lang w:val="da-DK"/>
        </w:rPr>
      </w:pPr>
      <w:commentRangeStart w:id="8"/>
      <w:r w:rsidRPr="00917742">
        <w:rPr>
          <w:b/>
          <w:sz w:val="20"/>
          <w:lang w:val="da-DK"/>
        </w:rPr>
        <w:t>Figure 1. The design of the task. Depiction of a single trial and of the phases of the experiment.</w:t>
      </w:r>
      <w:commentRangeEnd w:id="8"/>
      <w:r>
        <w:rPr>
          <w:rStyle w:val="CommentReference"/>
        </w:rPr>
        <w:commentReference w:id="8"/>
      </w:r>
    </w:p>
    <w:p w14:paraId="08D1DCE6" w14:textId="359E1E5C" w:rsidR="002749F6" w:rsidRDefault="002749F6" w:rsidP="00CA0030">
      <w:pPr>
        <w:pStyle w:val="Heading2"/>
        <w:spacing w:before="0" w:after="240"/>
      </w:pPr>
      <w:commentRangeStart w:id="9"/>
      <w:r>
        <w:t xml:space="preserve">Behavior </w:t>
      </w:r>
      <w:commentRangeEnd w:id="9"/>
      <w:r>
        <w:rPr>
          <w:rStyle w:val="CommentReference"/>
          <w:rFonts w:eastAsiaTheme="minorHAnsi" w:cs="Times New Roman"/>
          <w:b w:val="0"/>
        </w:rPr>
        <w:commentReference w:id="9"/>
      </w:r>
    </w:p>
    <w:p w14:paraId="0DFF79D4" w14:textId="1D01E22C" w:rsidR="00F02AB1" w:rsidRDefault="00F02AB1" w:rsidP="00F02AB1"/>
    <w:p w14:paraId="6C4E84ED" w14:textId="28AA2BBD" w:rsidR="00F02AB1" w:rsidRDefault="00F02AB1" w:rsidP="00F02AB1">
      <w:r w:rsidRPr="00F02AB1">
        <w:rPr>
          <w:highlight w:val="yellow"/>
        </w:rPr>
        <w:t>XXXXXXXXXXXXXXXXXXXXX</w:t>
      </w:r>
    </w:p>
    <w:p w14:paraId="3594AC76" w14:textId="77777777" w:rsidR="00F02AB1" w:rsidRPr="00F02AB1" w:rsidRDefault="00F02AB1" w:rsidP="00F02AB1"/>
    <w:p w14:paraId="1B0C36CA" w14:textId="42426963" w:rsidR="00BA0ADE" w:rsidRDefault="00BA0ADE" w:rsidP="00CA0030">
      <w:pPr>
        <w:pStyle w:val="Heading2"/>
        <w:spacing w:before="0" w:after="240"/>
      </w:pPr>
      <w:r>
        <w:t>EEG recording and pre</w:t>
      </w:r>
      <w:r w:rsidR="00703DB2">
        <w:t>-</w:t>
      </w:r>
      <w:r>
        <w:t>processing</w:t>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w:t>
      </w:r>
      <w:proofErr w:type="spellStart"/>
      <w:r w:rsidRPr="002006AF">
        <w:rPr>
          <w:szCs w:val="24"/>
        </w:rPr>
        <w:t>ActiveTwo</w:t>
      </w:r>
      <w:proofErr w:type="spellEnd"/>
      <w:r w:rsidRPr="002006AF">
        <w:rPr>
          <w:szCs w:val="24"/>
        </w:rPr>
        <w:t xml:space="preserve"> amplifier (</w:t>
      </w:r>
      <w:proofErr w:type="spellStart"/>
      <w:r w:rsidRPr="002006AF">
        <w:rPr>
          <w:szCs w:val="24"/>
        </w:rPr>
        <w:t>BioSemi</w:t>
      </w:r>
      <w:proofErr w:type="spellEnd"/>
      <w:r w:rsidRPr="002006AF">
        <w:rPr>
          <w:szCs w:val="24"/>
        </w:rPr>
        <w:t xml:space="preserve">, Inc., The Netherlands) at a sampling rate of 512 Hz. </w:t>
      </w:r>
      <w:r>
        <w:rPr>
          <w:szCs w:val="24"/>
        </w:rPr>
        <w:t>Sixty-f</w:t>
      </w:r>
      <w:r w:rsidRPr="002006AF">
        <w:rPr>
          <w:szCs w:val="24"/>
        </w:rPr>
        <w:t>our Ag/</w:t>
      </w:r>
      <w:proofErr w:type="spellStart"/>
      <w:r w:rsidRPr="002006AF">
        <w:rPr>
          <w:szCs w:val="24"/>
        </w:rPr>
        <w:t>AgCl</w:t>
      </w:r>
      <w:proofErr w:type="spellEnd"/>
      <w:r w:rsidRPr="002006AF">
        <w:rPr>
          <w:szCs w:val="24"/>
        </w:rPr>
        <w:t xml:space="preserve">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 xml:space="preserve">and vertical </w:t>
      </w:r>
      <w:proofErr w:type="spellStart"/>
      <w:r w:rsidR="007A5260" w:rsidRPr="002006AF">
        <w:rPr>
          <w:szCs w:val="24"/>
        </w:rPr>
        <w:t>electrooculogram</w:t>
      </w:r>
      <w:proofErr w:type="spellEnd"/>
      <w:r w:rsidR="007A5260">
        <w:rPr>
          <w:szCs w:val="24"/>
        </w:rPr>
        <w:t>, EOG).</w:t>
      </w:r>
    </w:p>
    <w:p w14:paraId="4A694E5F" w14:textId="6560E112"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w:t>
      </w:r>
      <w:proofErr w:type="spellStart"/>
      <w:r w:rsidRPr="002006AF">
        <w:rPr>
          <w:szCs w:val="24"/>
        </w:rPr>
        <w:t>epoched</w:t>
      </w:r>
      <w:proofErr w:type="spellEnd"/>
      <w:r w:rsidRPr="002006AF">
        <w:rPr>
          <w:szCs w:val="24"/>
        </w:rPr>
        <w:t xml:space="preserve"> between 0 and </w:t>
      </w:r>
      <w:r w:rsidR="00E34F80">
        <w:rPr>
          <w:szCs w:val="24"/>
        </w:rPr>
        <w:t>3,250</w:t>
      </w:r>
      <w:r w:rsidRPr="002006AF">
        <w:rPr>
          <w:szCs w:val="24"/>
        </w:rPr>
        <w:t xml:space="preserve"> ms, corresponding to the beginning and end of the </w:t>
      </w:r>
      <w:r w:rsidR="00E34F80">
        <w:rPr>
          <w:szCs w:val="24"/>
        </w:rPr>
        <w:t>RDK trial</w:t>
      </w:r>
      <w:r w:rsidRPr="002006AF">
        <w:rPr>
          <w:szCs w:val="24"/>
        </w:rPr>
        <w:t xml:space="preserve">, respectively. After referencing to </w:t>
      </w:r>
      <w:proofErr w:type="spellStart"/>
      <w:r w:rsidRPr="00CA0030">
        <w:rPr>
          <w:i/>
          <w:szCs w:val="24"/>
        </w:rPr>
        <w:t>Cz</w:t>
      </w:r>
      <w:proofErr w:type="spellEnd"/>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w:t>
      </w:r>
      <w:proofErr w:type="spellStart"/>
      <w:r w:rsidR="00290CF8">
        <w:rPr>
          <w:szCs w:val="24"/>
        </w:rPr>
        <w:t>i</w:t>
      </w:r>
      <w:proofErr w:type="spellEnd"/>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A16807">
        <w:rPr>
          <w:szCs w:val="24"/>
        </w:rPr>
        <w:t xml:space="preserve">containing residual </w:t>
      </w:r>
      <w:r w:rsidR="0091756E">
        <w:rPr>
          <w:szCs w:val="24"/>
        </w:rPr>
        <w:t>artifacts</w:t>
      </w:r>
      <w:r w:rsidR="00054E36">
        <w:rPr>
          <w:szCs w:val="24"/>
        </w:rPr>
        <w:t>.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average number of interpolated channels was </w:t>
      </w:r>
      <w:r w:rsidR="00EB170F">
        <w:rPr>
          <w:szCs w:val="24"/>
        </w:rPr>
        <w:t>4.08</w:t>
      </w:r>
      <w:r w:rsidRPr="002006AF">
        <w:rPr>
          <w:szCs w:val="24"/>
        </w:rPr>
        <w:t xml:space="preserve"> (</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After re-referencing </w:t>
      </w:r>
      <w:r w:rsidR="003319D7" w:rsidRPr="003319D7">
        <w:rPr>
          <w:szCs w:val="24"/>
        </w:rPr>
        <w:t xml:space="preserve">to </w:t>
      </w:r>
      <w:r w:rsidR="000B39A4">
        <w:t xml:space="preserve">averaged </w:t>
      </w:r>
      <w:r w:rsidR="000B39A4">
        <w:rPr>
          <w:rStyle w:val="highlight"/>
        </w:rPr>
        <w:t>mast</w:t>
      </w:r>
      <w:r w:rsidR="000B39A4">
        <w:t>oids</w:t>
      </w:r>
      <w:r w:rsidRPr="002006AF">
        <w:rPr>
          <w:szCs w:val="24"/>
        </w:rPr>
        <w:t xml:space="preserve">, </w:t>
      </w:r>
      <w:r w:rsidR="00A91667">
        <w:rPr>
          <w:szCs w:val="24"/>
        </w:rPr>
        <w:t>trials in each condition were averaged separately for each participant</w:t>
      </w:r>
      <w:r w:rsidR="0017433F">
        <w:rPr>
          <w:szCs w:val="24"/>
        </w:rPr>
        <w:t>, resulting in the following grand-averages: (</w:t>
      </w:r>
      <w:proofErr w:type="spellStart"/>
      <w:r w:rsidR="0017433F">
        <w:rPr>
          <w:szCs w:val="24"/>
        </w:rPr>
        <w:t>i</w:t>
      </w:r>
      <w:proofErr w:type="spellEnd"/>
      <w:r w:rsidR="0017433F">
        <w:rPr>
          <w:szCs w:val="24"/>
        </w:rPr>
        <w:t>) baseline, red attended; (ii)</w:t>
      </w:r>
      <w:r w:rsidR="0017433F" w:rsidRPr="0017433F">
        <w:rPr>
          <w:szCs w:val="24"/>
        </w:rPr>
        <w:t xml:space="preserve"> baseline, blue attended;</w:t>
      </w:r>
      <w:r w:rsidR="0017433F">
        <w:rPr>
          <w:szCs w:val="24"/>
        </w:rPr>
        <w:t xml:space="preserve"> (iii) acquisition, red attended; (iv)</w:t>
      </w:r>
      <w:r w:rsidR="0017433F" w:rsidRPr="0017433F">
        <w:rPr>
          <w:szCs w:val="24"/>
        </w:rPr>
        <w:t xml:space="preserve"> acquisition, blue attended;</w:t>
      </w:r>
      <w:r w:rsidR="0017433F">
        <w:rPr>
          <w:szCs w:val="24"/>
        </w:rPr>
        <w:t xml:space="preserve"> (v) extinction, red attended; (vi)</w:t>
      </w:r>
      <w:r w:rsidR="0017433F" w:rsidRPr="0017433F">
        <w:rPr>
          <w:szCs w:val="24"/>
        </w:rPr>
        <w:t xml:space="preserve"> extinction, blue attended.</w:t>
      </w:r>
    </w:p>
    <w:p w14:paraId="3E9E022B" w14:textId="78F426C9" w:rsidR="00F6194D" w:rsidRPr="00D92BFE"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w:t>
      </w:r>
      <w:proofErr w:type="spellStart"/>
      <w:r w:rsidRPr="00D92BFE">
        <w:rPr>
          <w:rFonts w:eastAsia="Times New Roman"/>
          <w:szCs w:val="24"/>
        </w:rPr>
        <w:t>isocontour</w:t>
      </w:r>
      <w:proofErr w:type="spellEnd"/>
      <w:r w:rsidRPr="00D92BFE">
        <w:rPr>
          <w:rFonts w:eastAsia="Times New Roman"/>
          <w:szCs w:val="24"/>
        </w:rPr>
        <w:t xml:space="preserve">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commentRangeStart w:id="10"/>
      <w:r>
        <w:rPr>
          <w:rFonts w:eastAsia="Times New Roman"/>
          <w:szCs w:val="24"/>
        </w:rPr>
        <w:t xml:space="preserve">The amplitudes were normalized for each </w:t>
      </w:r>
      <w:r w:rsidR="004C379C">
        <w:rPr>
          <w:rFonts w:eastAsia="Times New Roman"/>
          <w:szCs w:val="24"/>
        </w:rPr>
        <w:t>participant</w:t>
      </w:r>
      <w:r>
        <w:rPr>
          <w:rFonts w:eastAsia="Times New Roman"/>
          <w:szCs w:val="24"/>
        </w:rPr>
        <w:t xml:space="preserve"> and frequency separately by dividing amplitudes by the average amplitude across all six conditions. </w:t>
      </w:r>
      <w:commentRangeEnd w:id="10"/>
      <w:r w:rsidR="004C379C">
        <w:rPr>
          <w:rStyle w:val="CommentReference"/>
        </w:rPr>
        <w:commentReference w:id="10"/>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10D01D99" w14:textId="4A93E230" w:rsidR="004F6F4C" w:rsidRDefault="004F6F4C" w:rsidP="00F36223">
      <w:pPr>
        <w:pStyle w:val="Heading2"/>
        <w:spacing w:before="0" w:after="240"/>
      </w:pPr>
      <w:r>
        <w:t>Statistical analyses</w:t>
      </w:r>
    </w:p>
    <w:p w14:paraId="2FA87989" w14:textId="23AC5EDB"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complexity to predict hit rates, reaction times</w:t>
      </w:r>
      <w:r w:rsidR="0041367D">
        <w:t xml:space="preserve"> for correct responses</w:t>
      </w:r>
      <w:r w:rsidR="00A55975">
        <w:t xml:space="preserve">,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xml:space="preserve">. </w:t>
      </w:r>
      <w:r w:rsidR="00E1746F">
        <w:t>In brief,</w:t>
      </w:r>
      <w:r w:rsidR="00DE2D24">
        <w:t xml:space="preserve"> estimates that strongly deviate from the mean (e.g., a participant performing the task much worse than the average of the </w:t>
      </w:r>
      <w:r w:rsidR="00E1746F">
        <w:t xml:space="preserve">total </w:t>
      </w:r>
      <w:r w:rsidR="00DE2D24">
        <w:t xml:space="preserve">sample) will be </w:t>
      </w:r>
      <w:r w:rsidR="00E1746F">
        <w:t>pulled</w:t>
      </w:r>
      <w:r w:rsidR="00DE2D24">
        <w:t xml:space="preserve">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w:t>
      </w:r>
      <w:r w:rsidR="00E1746F">
        <w:t xml:space="preserve">the </w:t>
      </w:r>
      <w:r w:rsidR="00DE2D24">
        <w:t>results.</w:t>
      </w:r>
    </w:p>
    <w:p w14:paraId="3B96C488" w14:textId="5910868C"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w:t>
      </w:r>
      <w:r w:rsidR="00462C5A">
        <w:t>ere</w:t>
      </w:r>
      <w:r w:rsidR="00750379">
        <w:t xml:space="preserve">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and Gaussian likelihood. Four MCMC simulations (“chains”) with 10</w:t>
      </w:r>
      <w:r w:rsidR="00462C5A">
        <w:t>,</w:t>
      </w:r>
      <w:r w:rsidR="00750379">
        <w:t>000 iterations (2</w:t>
      </w:r>
      <w:r w:rsidR="00462C5A">
        <w:t>,</w:t>
      </w:r>
      <w:r w:rsidR="00750379">
        <w:t>000 warmup)</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CF76EF">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commentRangeStart w:id="11"/>
      <w:r>
        <w:t>Behavioral results</w:t>
      </w:r>
      <w:commentRangeEnd w:id="11"/>
      <w:r w:rsidR="00917742">
        <w:rPr>
          <w:rStyle w:val="CommentReference"/>
          <w:rFonts w:eastAsiaTheme="minorHAnsi" w:cs="Times New Roman"/>
          <w:b w:val="0"/>
        </w:rPr>
        <w:commentReference w:id="11"/>
      </w:r>
    </w:p>
    <w:p w14:paraId="524FBDC5" w14:textId="01E6273D" w:rsidR="00FE2900" w:rsidRDefault="00FF793F" w:rsidP="00F35FBF">
      <w:pPr>
        <w:spacing w:line="480" w:lineRule="auto"/>
        <w:ind w:firstLine="284"/>
        <w:jc w:val="both"/>
      </w:pPr>
      <w:r>
        <w:t xml:space="preserve">We fitted </w:t>
      </w:r>
      <w:r w:rsidR="00563137">
        <w:t>three</w:t>
      </w:r>
      <w:r>
        <w:t xml:space="preserve"> models to predict both hit rates</w:t>
      </w:r>
      <w:r w:rsidR="003460DC">
        <w:t xml:space="preserve"> (proportion of hits)</w:t>
      </w:r>
      <w:r>
        <w:t xml:space="preserve"> and reaction times</w:t>
      </w:r>
      <w:r w:rsidR="003460DC">
        <w:t xml:space="preserve"> (</w:t>
      </w:r>
      <w:r w:rsidR="00BC7D05">
        <w:t xml:space="preserve">in </w:t>
      </w:r>
      <w:r w:rsidR="003460DC">
        <w:t>milliseconds)</w:t>
      </w:r>
      <w:r>
        <w:t xml:space="preserve"> separately</w:t>
      </w:r>
      <w:r w:rsidR="00E66917">
        <w:t xml:space="preserve"> (</w:t>
      </w:r>
      <w:r w:rsidR="00E66917" w:rsidRPr="00B57645">
        <w:rPr>
          <w:i/>
        </w:rPr>
        <w:t>Figure 2</w:t>
      </w:r>
      <w:r w:rsidR="00E66917">
        <w:t xml:space="preserve"> and </w:t>
      </w:r>
      <w:r w:rsidR="00E66917" w:rsidRPr="00B57645">
        <w:rPr>
          <w:i/>
        </w:rPr>
        <w:t>Table 1</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411041">
        <w:t>one</w:t>
      </w:r>
      <w:r w:rsidR="004D3AB3">
        <w:t xml:space="preserve"> </w:t>
      </w:r>
      <w:r w:rsidR="00700D33">
        <w:t>constant</w:t>
      </w:r>
      <w:r w:rsidR="00AA56D6">
        <w:t xml:space="preserve"> and </w:t>
      </w:r>
      <w:r w:rsidR="00411041">
        <w:t xml:space="preserve">multiple </w:t>
      </w:r>
      <w:r w:rsidR="00AA56D6">
        <w:t xml:space="preserve">varying intercepts across </w:t>
      </w:r>
      <w:r w:rsidR="00411041">
        <w:t>participants</w:t>
      </w:r>
      <w:r w:rsidR="00AA56D6">
        <w:t xml:space="preserve">. This model was fitted in order to </w:t>
      </w:r>
      <w:r w:rsidR="00411041">
        <w:t>explore</w:t>
      </w:r>
      <w:r w:rsidR="00AA56D6">
        <w:t xml:space="preserv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w:t>
      </w:r>
      <w:r w:rsidR="00411041">
        <w:t>participants</w:t>
      </w:r>
      <w:r w:rsidR="00AA56D6">
        <w:t xml:space="preserve">. </w:t>
      </w:r>
      <w:r w:rsidR="006F62F4">
        <w:t>To</w:t>
      </w:r>
      <w:r w:rsidR="00AF1D01">
        <w:t xml:space="preserve"> investigate the effect of </w:t>
      </w:r>
      <w:r w:rsidR="006F62F4">
        <w:t xml:space="preserve">reward </w:t>
      </w:r>
      <w:r w:rsidR="00AF1D01">
        <w:t>phase</w:t>
      </w:r>
      <w:r w:rsidR="006F62F4">
        <w:t xml:space="preserve"> (baseline, acquisition, extinction),</w:t>
      </w:r>
      <w:r w:rsidR="00AF1D01">
        <w:t xml:space="preserve"> we fitted</w:t>
      </w:r>
      <w:r w:rsidR="004D7EBB">
        <w:t xml:space="preserve"> the</w:t>
      </w:r>
      <w:r w:rsidR="00AF1D01">
        <w:t xml:space="preserve"> </w:t>
      </w:r>
      <w:r w:rsidR="004D7EBB" w:rsidRPr="004D7EBB">
        <w:rPr>
          <w:i/>
        </w:rPr>
        <w:t xml:space="preserve">Reward phase </w:t>
      </w:r>
      <w:r w:rsidR="00AF1D01" w:rsidRPr="004D7EBB">
        <w:rPr>
          <w:i/>
        </w:rPr>
        <w:t>model</w:t>
      </w:r>
      <w:r w:rsidR="00AF1D01">
        <w:t xml:space="preserve"> that included only reward phase as the constant predictor and varying intercepts and slopes across </w:t>
      </w:r>
      <w:r w:rsidR="00411041">
        <w:t>participants</w:t>
      </w:r>
      <w:r w:rsidR="00AF1D01">
        <w:t xml:space="preserve"> for this effect. To investigate the possible interaction between reward phase a</w:t>
      </w:r>
      <w:r w:rsidR="004D7EBB">
        <w:t xml:space="preserve">nd reward </w:t>
      </w:r>
      <w:r w:rsidR="00884EE2">
        <w:t>probability</w:t>
      </w:r>
      <w:r w:rsidR="004D7EBB">
        <w:t xml:space="preserve">, we fitted the </w:t>
      </w:r>
      <w:r w:rsidR="004D7EBB" w:rsidRPr="004D7EBB">
        <w:rPr>
          <w:i/>
        </w:rPr>
        <w:t>Interaction</w:t>
      </w:r>
      <w:r w:rsidR="00AF1D01" w:rsidRPr="004D7EBB">
        <w:rPr>
          <w:i/>
        </w:rPr>
        <w:t xml:space="preserve"> model</w:t>
      </w:r>
      <w:r w:rsidR="00AF1D01">
        <w:t xml:space="preserve"> </w:t>
      </w:r>
      <w:r w:rsidR="006F62F4">
        <w:t xml:space="preserve">including </w:t>
      </w:r>
      <w:r w:rsidR="00AF1D01">
        <w:t>these two effects and their interaction as constant effects. The intercepts and slopes of main effects and their interaction were allow</w:t>
      </w:r>
      <w:r w:rsidR="00FE2900">
        <w:t xml:space="preserve">ed to vary across participants. </w:t>
      </w:r>
      <w:r w:rsidR="006F62F4">
        <w:t>Please</w:t>
      </w:r>
      <w:r w:rsidR="00563137">
        <w:t xml:space="preserve"> note that </w:t>
      </w:r>
      <w:r w:rsidR="0066169F">
        <w:t xml:space="preserve">there are two additional models that, although possible to 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acquisition phase, thus interacting with the effect of reward phase. The same logic applies to the model with additive effects of reward phase and </w:t>
      </w:r>
      <w:r w:rsidR="00884EE2">
        <w:t>probability</w:t>
      </w:r>
      <w:r w:rsidR="008D6F6F">
        <w:t xml:space="preserve"> (i.e., these effects cannot act independently in our experimental design)</w:t>
      </w:r>
      <w:r w:rsidR="00FE2900">
        <w:t>.</w:t>
      </w:r>
    </w:p>
    <w:p w14:paraId="1F63DEB1" w14:textId="77777777" w:rsidR="00C11E13" w:rsidRDefault="00C11E13" w:rsidP="00F35FBF">
      <w:pPr>
        <w:spacing w:line="480" w:lineRule="auto"/>
        <w:ind w:firstLine="284"/>
        <w:jc w:val="both"/>
      </w:pPr>
    </w:p>
    <w:p w14:paraId="12513D98" w14:textId="5426A805" w:rsidR="00FF1479" w:rsidRDefault="00FF1479" w:rsidP="007709FE">
      <w:pPr>
        <w:ind w:firstLine="720"/>
      </w:pPr>
    </w:p>
    <w:tbl>
      <w:tblPr>
        <w:tblStyle w:val="APA6"/>
        <w:tblpPr w:leftFromText="181" w:rightFromText="181" w:vertAnchor="text" w:tblpXSpec="center" w:tblpY="1"/>
        <w:tblOverlap w:val="never"/>
        <w:tblW w:w="9378" w:type="dxa"/>
        <w:tblLook w:val="04A0" w:firstRow="1" w:lastRow="0" w:firstColumn="1" w:lastColumn="0" w:noHBand="0" w:noVBand="1"/>
      </w:tblPr>
      <w:tblGrid>
        <w:gridCol w:w="1973"/>
        <w:gridCol w:w="2103"/>
        <w:gridCol w:w="2563"/>
        <w:gridCol w:w="2739"/>
      </w:tblGrid>
      <w:tr w:rsidR="00FF1479" w14:paraId="0D71388E" w14:textId="77777777" w:rsidTr="00C11E13">
        <w:trPr>
          <w:trHeight w:val="588"/>
        </w:trPr>
        <w:tc>
          <w:tcPr>
            <w:tcW w:w="9378" w:type="dxa"/>
            <w:gridSpan w:val="4"/>
            <w:tcBorders>
              <w:bottom w:val="single" w:sz="4" w:space="0" w:color="auto"/>
            </w:tcBorders>
          </w:tcPr>
          <w:p w14:paraId="4E4589FE" w14:textId="32278603" w:rsidR="00FF1479" w:rsidRDefault="001D374C" w:rsidP="00C11E13">
            <w:pPr>
              <w:spacing w:line="360" w:lineRule="auto"/>
            </w:pPr>
            <w:commentRangeStart w:id="12"/>
            <w:r>
              <w:t>Table 1</w:t>
            </w:r>
            <w:commentRangeEnd w:id="12"/>
            <w:r w:rsidR="00917742">
              <w:rPr>
                <w:rStyle w:val="CommentReference"/>
              </w:rPr>
              <w:commentReference w:id="12"/>
            </w:r>
          </w:p>
          <w:p w14:paraId="5CCBB1CF" w14:textId="4021BE69" w:rsidR="00FF1479" w:rsidRDefault="00FF1479" w:rsidP="00C11E13">
            <w:pPr>
              <w:spacing w:line="360" w:lineRule="auto"/>
              <w:rPr>
                <w:i/>
              </w:rPr>
            </w:pPr>
            <w:r>
              <w:rPr>
                <w:i/>
              </w:rPr>
              <w:t xml:space="preserve">Means and 95% HDIs </w:t>
            </w:r>
            <w:r w:rsidR="006F62F4">
              <w:rPr>
                <w:i/>
              </w:rPr>
              <w:t xml:space="preserve">(in square brackets) </w:t>
            </w:r>
            <w:r>
              <w:rPr>
                <w:i/>
              </w:rPr>
              <w:t>of hit rates</w:t>
            </w:r>
            <w:r w:rsidR="001D374C">
              <w:rPr>
                <w:i/>
              </w:rPr>
              <w:t xml:space="preserve"> and reaction times</w:t>
            </w:r>
            <w:r w:rsidR="007063D5">
              <w:rPr>
                <w:i/>
              </w:rPr>
              <w:t>.</w:t>
            </w:r>
          </w:p>
        </w:tc>
      </w:tr>
      <w:tr w:rsidR="00FF1479" w14:paraId="1EFD9796" w14:textId="77777777" w:rsidTr="00C11E13">
        <w:trPr>
          <w:trHeight w:val="588"/>
        </w:trPr>
        <w:tc>
          <w:tcPr>
            <w:tcW w:w="1973" w:type="dxa"/>
            <w:tcBorders>
              <w:top w:val="single" w:sz="4" w:space="0" w:color="auto"/>
            </w:tcBorders>
            <w:vAlign w:val="center"/>
          </w:tcPr>
          <w:p w14:paraId="4B9357B5" w14:textId="77777777" w:rsidR="00FF1479" w:rsidRDefault="00FF1479" w:rsidP="00C11E13">
            <w:r>
              <w:t>Reward phase</w:t>
            </w:r>
          </w:p>
        </w:tc>
        <w:tc>
          <w:tcPr>
            <w:tcW w:w="2103" w:type="dxa"/>
            <w:tcBorders>
              <w:top w:val="single" w:sz="4" w:space="0" w:color="auto"/>
            </w:tcBorders>
            <w:vAlign w:val="center"/>
          </w:tcPr>
          <w:p w14:paraId="6E989677" w14:textId="21646892" w:rsidR="00FF1479" w:rsidRDefault="00FF1479" w:rsidP="00C11E13">
            <w:r>
              <w:t xml:space="preserve">Reward </w:t>
            </w:r>
            <w:r w:rsidR="00884EE2">
              <w:t>probability</w:t>
            </w:r>
          </w:p>
        </w:tc>
        <w:tc>
          <w:tcPr>
            <w:tcW w:w="2563" w:type="dxa"/>
            <w:tcBorders>
              <w:top w:val="single" w:sz="4" w:space="0" w:color="auto"/>
            </w:tcBorders>
            <w:vAlign w:val="center"/>
          </w:tcPr>
          <w:p w14:paraId="6ED139A8" w14:textId="77777777" w:rsidR="00FF1479" w:rsidRPr="007F6AA7" w:rsidRDefault="00FF1479" w:rsidP="00C11E13">
            <w:r>
              <w:t>Hit rates (proportion)</w:t>
            </w:r>
          </w:p>
        </w:tc>
        <w:tc>
          <w:tcPr>
            <w:tcW w:w="2737" w:type="dxa"/>
            <w:tcBorders>
              <w:top w:val="single" w:sz="4" w:space="0" w:color="auto"/>
            </w:tcBorders>
            <w:vAlign w:val="center"/>
          </w:tcPr>
          <w:p w14:paraId="6B9DC78F" w14:textId="77777777" w:rsidR="00FF1479" w:rsidRPr="00297068" w:rsidRDefault="00FF1479" w:rsidP="00C11E13">
            <w:r>
              <w:t>Reaction times (milliseconds)</w:t>
            </w:r>
          </w:p>
        </w:tc>
      </w:tr>
      <w:tr w:rsidR="00FF1479" w14:paraId="78D93BB0" w14:textId="77777777" w:rsidTr="00C11E13">
        <w:trPr>
          <w:trHeight w:val="387"/>
        </w:trPr>
        <w:tc>
          <w:tcPr>
            <w:tcW w:w="1973" w:type="dxa"/>
            <w:vAlign w:val="center"/>
          </w:tcPr>
          <w:p w14:paraId="01AD18DB" w14:textId="77777777" w:rsidR="00FF1479" w:rsidRDefault="00FF1479" w:rsidP="00C11E13">
            <w:r>
              <w:t>Baseline</w:t>
            </w:r>
          </w:p>
        </w:tc>
        <w:tc>
          <w:tcPr>
            <w:tcW w:w="2103" w:type="dxa"/>
            <w:vAlign w:val="center"/>
          </w:tcPr>
          <w:p w14:paraId="689F4859" w14:textId="63D51402" w:rsidR="00FF1479" w:rsidRPr="008E021D" w:rsidRDefault="00FF1479" w:rsidP="00C11E13">
            <w:r>
              <w:t>High</w:t>
            </w:r>
          </w:p>
        </w:tc>
        <w:tc>
          <w:tcPr>
            <w:tcW w:w="2563" w:type="dxa"/>
            <w:vAlign w:val="center"/>
          </w:tcPr>
          <w:p w14:paraId="41A7606A" w14:textId="04D29640" w:rsidR="00FF1479" w:rsidRPr="00FF1479" w:rsidRDefault="00FF1479" w:rsidP="00C11E13">
            <w:r w:rsidRPr="00FF1479">
              <w:rPr>
                <w:color w:val="000000"/>
              </w:rPr>
              <w:t>0.6</w:t>
            </w:r>
            <w:r>
              <w:rPr>
                <w:color w:val="000000"/>
              </w:rPr>
              <w:t>0 [</w:t>
            </w:r>
            <w:r w:rsidRPr="00FF1479">
              <w:rPr>
                <w:color w:val="000000"/>
              </w:rPr>
              <w:t>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4D2AAA6F" w14:textId="174900FB" w:rsidR="00FF1479" w:rsidRDefault="00FF1479" w:rsidP="00C11E13">
            <w:r>
              <w:rPr>
                <w:color w:val="000000"/>
              </w:rPr>
              <w:t>547.18 [</w:t>
            </w:r>
            <w:r w:rsidRPr="00FF1479">
              <w:rPr>
                <w:color w:val="000000"/>
              </w:rPr>
              <w:t>460.9</w:t>
            </w:r>
            <w:r w:rsidR="00703CFE">
              <w:rPr>
                <w:color w:val="000000"/>
              </w:rPr>
              <w:t>0</w:t>
            </w:r>
            <w:r>
              <w:rPr>
                <w:color w:val="000000"/>
              </w:rPr>
              <w:t>,</w:t>
            </w:r>
            <w:r w:rsidRPr="00FF1479">
              <w:rPr>
                <w:color w:val="000000"/>
              </w:rPr>
              <w:t xml:space="preserve"> 612.74]</w:t>
            </w:r>
          </w:p>
        </w:tc>
      </w:tr>
      <w:tr w:rsidR="00FF1479" w14:paraId="60CB0A2D" w14:textId="77777777" w:rsidTr="00C11E13">
        <w:trPr>
          <w:trHeight w:val="387"/>
        </w:trPr>
        <w:tc>
          <w:tcPr>
            <w:tcW w:w="1973" w:type="dxa"/>
            <w:vAlign w:val="center"/>
          </w:tcPr>
          <w:p w14:paraId="40D3C733" w14:textId="77777777" w:rsidR="00FF1479" w:rsidRDefault="00FF1479" w:rsidP="00C11E13">
            <w:r>
              <w:t>Baseline</w:t>
            </w:r>
          </w:p>
        </w:tc>
        <w:tc>
          <w:tcPr>
            <w:tcW w:w="2103" w:type="dxa"/>
            <w:vAlign w:val="center"/>
          </w:tcPr>
          <w:p w14:paraId="178DB789" w14:textId="1E8533C2" w:rsidR="00FF1479" w:rsidRPr="008E021D" w:rsidRDefault="00FF1479" w:rsidP="00C11E13">
            <w:r>
              <w:t>Low</w:t>
            </w:r>
          </w:p>
        </w:tc>
        <w:tc>
          <w:tcPr>
            <w:tcW w:w="2563" w:type="dxa"/>
            <w:vAlign w:val="center"/>
          </w:tcPr>
          <w:p w14:paraId="32C6CB9A" w14:textId="64474135" w:rsidR="00FF1479" w:rsidRPr="00FF1479" w:rsidRDefault="00FF1479" w:rsidP="00C11E13">
            <w:r w:rsidRPr="00FF1479">
              <w:rPr>
                <w:color w:val="000000"/>
              </w:rPr>
              <w:t>0.59 [0.32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0F7D9BB4" w14:textId="5B1C106B" w:rsidR="00FF1479" w:rsidRDefault="00FF1479" w:rsidP="00C11E13">
            <w:r w:rsidRPr="00FF1479">
              <w:rPr>
                <w:color w:val="000000"/>
              </w:rPr>
              <w:t>552.93 [470.68</w:t>
            </w:r>
            <w:r>
              <w:rPr>
                <w:color w:val="000000"/>
              </w:rPr>
              <w:t>,</w:t>
            </w:r>
            <w:r w:rsidRPr="00FF1479">
              <w:rPr>
                <w:color w:val="000000"/>
              </w:rPr>
              <w:t xml:space="preserve"> 631.36]</w:t>
            </w:r>
          </w:p>
        </w:tc>
      </w:tr>
      <w:tr w:rsidR="00FF1479" w14:paraId="1D6E14A9" w14:textId="77777777" w:rsidTr="00C11E13">
        <w:trPr>
          <w:trHeight w:val="387"/>
        </w:trPr>
        <w:tc>
          <w:tcPr>
            <w:tcW w:w="1973" w:type="dxa"/>
            <w:vAlign w:val="center"/>
          </w:tcPr>
          <w:p w14:paraId="68524C9E" w14:textId="77777777" w:rsidR="00FF1479" w:rsidRDefault="00FF1479" w:rsidP="00C11E13">
            <w:r>
              <w:t>Acquisition</w:t>
            </w:r>
          </w:p>
        </w:tc>
        <w:tc>
          <w:tcPr>
            <w:tcW w:w="2103" w:type="dxa"/>
            <w:vAlign w:val="center"/>
          </w:tcPr>
          <w:p w14:paraId="3852354C" w14:textId="593D4E9A" w:rsidR="00FF1479" w:rsidRPr="008E021D" w:rsidRDefault="00FF1479" w:rsidP="00C11E13">
            <w:r>
              <w:t>High</w:t>
            </w:r>
          </w:p>
        </w:tc>
        <w:tc>
          <w:tcPr>
            <w:tcW w:w="2563" w:type="dxa"/>
            <w:vAlign w:val="center"/>
          </w:tcPr>
          <w:p w14:paraId="44D36DAA" w14:textId="0694C743" w:rsidR="00FF1479" w:rsidRPr="00FF1479" w:rsidRDefault="00FF1479" w:rsidP="00C11E13">
            <w:r w:rsidRPr="00FF1479">
              <w:rPr>
                <w:color w:val="000000"/>
              </w:rPr>
              <w:t>0.62 [0.37</w:t>
            </w:r>
            <w:r>
              <w:rPr>
                <w:color w:val="000000"/>
              </w:rPr>
              <w:t>,</w:t>
            </w:r>
            <w:r w:rsidRPr="00FF1479">
              <w:rPr>
                <w:color w:val="000000"/>
              </w:rPr>
              <w:t xml:space="preserve"> 0.8</w:t>
            </w:r>
            <w:r>
              <w:rPr>
                <w:color w:val="000000"/>
              </w:rPr>
              <w:t>0</w:t>
            </w:r>
            <w:r w:rsidRPr="00FF1479">
              <w:rPr>
                <w:color w:val="000000"/>
              </w:rPr>
              <w:t>]</w:t>
            </w:r>
          </w:p>
        </w:tc>
        <w:tc>
          <w:tcPr>
            <w:tcW w:w="2737" w:type="dxa"/>
            <w:vAlign w:val="center"/>
          </w:tcPr>
          <w:p w14:paraId="7E22F06A" w14:textId="5EAEC238" w:rsidR="00FF1479" w:rsidRDefault="00FF1479" w:rsidP="00C11E13">
            <w:r w:rsidRPr="00FF1479">
              <w:rPr>
                <w:color w:val="000000"/>
              </w:rPr>
              <w:t>526</w:t>
            </w:r>
            <w:r>
              <w:rPr>
                <w:color w:val="000000"/>
              </w:rPr>
              <w:t>.00</w:t>
            </w:r>
            <w:r w:rsidRPr="00FF1479">
              <w:rPr>
                <w:color w:val="000000"/>
              </w:rPr>
              <w:t xml:space="preserve"> [457.23</w:t>
            </w:r>
            <w:r>
              <w:rPr>
                <w:color w:val="000000"/>
              </w:rPr>
              <w:t>,</w:t>
            </w:r>
            <w:r w:rsidRPr="00FF1479">
              <w:rPr>
                <w:color w:val="000000"/>
              </w:rPr>
              <w:t xml:space="preserve"> 599.49]</w:t>
            </w:r>
          </w:p>
        </w:tc>
      </w:tr>
      <w:tr w:rsidR="00FF1479" w14:paraId="40BB724E" w14:textId="77777777" w:rsidTr="00C11E13">
        <w:trPr>
          <w:trHeight w:val="387"/>
        </w:trPr>
        <w:tc>
          <w:tcPr>
            <w:tcW w:w="1973" w:type="dxa"/>
            <w:vAlign w:val="center"/>
          </w:tcPr>
          <w:p w14:paraId="231B5E81" w14:textId="5118095B" w:rsidR="00FF1479" w:rsidRDefault="00FF1479" w:rsidP="00C11E13">
            <w:r>
              <w:t>Acquisition</w:t>
            </w:r>
          </w:p>
        </w:tc>
        <w:tc>
          <w:tcPr>
            <w:tcW w:w="2103" w:type="dxa"/>
            <w:vAlign w:val="center"/>
          </w:tcPr>
          <w:p w14:paraId="6C053CCC" w14:textId="5411D566" w:rsidR="00FF1479" w:rsidRPr="00534F07" w:rsidRDefault="00FF1479" w:rsidP="00C11E13">
            <w:r>
              <w:t>Low</w:t>
            </w:r>
          </w:p>
        </w:tc>
        <w:tc>
          <w:tcPr>
            <w:tcW w:w="2563" w:type="dxa"/>
            <w:vAlign w:val="center"/>
          </w:tcPr>
          <w:p w14:paraId="1FFA5852" w14:textId="33ED6770" w:rsidR="00FF1479" w:rsidRPr="00FF1479" w:rsidRDefault="00FF1479" w:rsidP="00C11E13">
            <w:r w:rsidRPr="00FF1479">
              <w:rPr>
                <w:color w:val="000000"/>
              </w:rPr>
              <w:t>0.63 [0.47</w:t>
            </w:r>
            <w:r>
              <w:rPr>
                <w:color w:val="000000"/>
              </w:rPr>
              <w:t>,</w:t>
            </w:r>
            <w:r w:rsidRPr="00FF1479">
              <w:rPr>
                <w:color w:val="000000"/>
              </w:rPr>
              <w:t xml:space="preserve"> 0.77]</w:t>
            </w:r>
          </w:p>
        </w:tc>
        <w:tc>
          <w:tcPr>
            <w:tcW w:w="2737" w:type="dxa"/>
            <w:vAlign w:val="center"/>
          </w:tcPr>
          <w:p w14:paraId="621AFF27" w14:textId="715DC704" w:rsidR="00FF1479" w:rsidRDefault="00FF1479" w:rsidP="00C11E13">
            <w:r w:rsidRPr="00FF1479">
              <w:rPr>
                <w:color w:val="000000"/>
              </w:rPr>
              <w:t>538.41 [465.32</w:t>
            </w:r>
            <w:r>
              <w:rPr>
                <w:color w:val="000000"/>
              </w:rPr>
              <w:t>,</w:t>
            </w:r>
            <w:r w:rsidRPr="00FF1479">
              <w:rPr>
                <w:color w:val="000000"/>
              </w:rPr>
              <w:t xml:space="preserve"> 605.14]</w:t>
            </w:r>
          </w:p>
        </w:tc>
      </w:tr>
      <w:tr w:rsidR="00FF1479" w14:paraId="3AC35046" w14:textId="77777777" w:rsidTr="00C11E13">
        <w:trPr>
          <w:trHeight w:val="387"/>
        </w:trPr>
        <w:tc>
          <w:tcPr>
            <w:tcW w:w="1973" w:type="dxa"/>
            <w:vAlign w:val="center"/>
          </w:tcPr>
          <w:p w14:paraId="721CECD4" w14:textId="61D7D3A1" w:rsidR="00FF1479" w:rsidRDefault="00FF1479" w:rsidP="00C11E13">
            <w:r>
              <w:t>Extinction</w:t>
            </w:r>
          </w:p>
        </w:tc>
        <w:tc>
          <w:tcPr>
            <w:tcW w:w="2103" w:type="dxa"/>
            <w:vAlign w:val="center"/>
          </w:tcPr>
          <w:p w14:paraId="5AB680B1" w14:textId="75F2B1E5" w:rsidR="00FF1479" w:rsidRPr="00C21D51" w:rsidRDefault="00FF1479" w:rsidP="00C11E13">
            <w:r>
              <w:t>High</w:t>
            </w:r>
          </w:p>
        </w:tc>
        <w:tc>
          <w:tcPr>
            <w:tcW w:w="2563" w:type="dxa"/>
            <w:vAlign w:val="center"/>
          </w:tcPr>
          <w:p w14:paraId="2673F3EC" w14:textId="190BCE41" w:rsidR="00FF1479" w:rsidRPr="00FF1479" w:rsidRDefault="00FF1479" w:rsidP="00C11E13">
            <w:r w:rsidRPr="00FF1479">
              <w:rPr>
                <w:color w:val="000000"/>
              </w:rPr>
              <w:t>0.61 [0.32</w:t>
            </w:r>
            <w:r>
              <w:rPr>
                <w:color w:val="000000"/>
              </w:rPr>
              <w:t>,</w:t>
            </w:r>
            <w:r w:rsidRPr="00FF1479">
              <w:rPr>
                <w:color w:val="000000"/>
              </w:rPr>
              <w:t xml:space="preserve"> 0.74]</w:t>
            </w:r>
          </w:p>
        </w:tc>
        <w:tc>
          <w:tcPr>
            <w:tcW w:w="2737" w:type="dxa"/>
            <w:vAlign w:val="center"/>
          </w:tcPr>
          <w:p w14:paraId="4961749C" w14:textId="34362390" w:rsidR="00FF1479" w:rsidRDefault="00FF1479" w:rsidP="00C11E13">
            <w:r w:rsidRPr="00FF1479">
              <w:rPr>
                <w:color w:val="000000"/>
              </w:rPr>
              <w:t>528.21 [448.5</w:t>
            </w:r>
            <w:r w:rsidR="00703CFE">
              <w:rPr>
                <w:color w:val="000000"/>
              </w:rPr>
              <w:t>0</w:t>
            </w:r>
            <w:r>
              <w:rPr>
                <w:color w:val="000000"/>
              </w:rPr>
              <w:t>,</w:t>
            </w:r>
            <w:r w:rsidRPr="00FF1479">
              <w:rPr>
                <w:color w:val="000000"/>
              </w:rPr>
              <w:t xml:space="preserve"> 599.83]</w:t>
            </w:r>
          </w:p>
        </w:tc>
      </w:tr>
      <w:tr w:rsidR="00FF1479" w14:paraId="701049D1" w14:textId="77777777" w:rsidTr="00C11E13">
        <w:trPr>
          <w:trHeight w:val="387"/>
        </w:trPr>
        <w:tc>
          <w:tcPr>
            <w:tcW w:w="1973" w:type="dxa"/>
            <w:tcBorders>
              <w:bottom w:val="single" w:sz="4" w:space="0" w:color="auto"/>
            </w:tcBorders>
            <w:vAlign w:val="center"/>
          </w:tcPr>
          <w:p w14:paraId="71EB71D5" w14:textId="1EECDFEF" w:rsidR="00FF1479" w:rsidRDefault="00FF1479" w:rsidP="00C11E13">
            <w:r>
              <w:t>Extinction</w:t>
            </w:r>
          </w:p>
        </w:tc>
        <w:tc>
          <w:tcPr>
            <w:tcW w:w="2103" w:type="dxa"/>
            <w:tcBorders>
              <w:bottom w:val="single" w:sz="4" w:space="0" w:color="auto"/>
            </w:tcBorders>
            <w:vAlign w:val="center"/>
          </w:tcPr>
          <w:p w14:paraId="707AE180" w14:textId="19816106" w:rsidR="00FF1479" w:rsidRPr="00C21D51" w:rsidRDefault="00FF1479" w:rsidP="00C11E13">
            <w:r>
              <w:t>Low</w:t>
            </w:r>
          </w:p>
        </w:tc>
        <w:tc>
          <w:tcPr>
            <w:tcW w:w="2563" w:type="dxa"/>
            <w:tcBorders>
              <w:bottom w:val="single" w:sz="4" w:space="0" w:color="auto"/>
            </w:tcBorders>
            <w:vAlign w:val="center"/>
          </w:tcPr>
          <w:p w14:paraId="3529E5B6" w14:textId="035C5198" w:rsidR="00FF1479" w:rsidRPr="00FF1479" w:rsidRDefault="00FF1479" w:rsidP="00C11E13">
            <w:r w:rsidRPr="00FF1479">
              <w:rPr>
                <w:color w:val="000000"/>
              </w:rPr>
              <w:t>0.61 [0.39</w:t>
            </w:r>
            <w:r>
              <w:rPr>
                <w:color w:val="000000"/>
              </w:rPr>
              <w:t>,</w:t>
            </w:r>
            <w:r w:rsidRPr="00FF1479">
              <w:rPr>
                <w:color w:val="000000"/>
              </w:rPr>
              <w:t xml:space="preserve"> 0.79]</w:t>
            </w:r>
          </w:p>
        </w:tc>
        <w:tc>
          <w:tcPr>
            <w:tcW w:w="2737" w:type="dxa"/>
            <w:tcBorders>
              <w:bottom w:val="single" w:sz="4" w:space="0" w:color="auto"/>
            </w:tcBorders>
            <w:vAlign w:val="center"/>
          </w:tcPr>
          <w:p w14:paraId="235E347C" w14:textId="29EBC321" w:rsidR="00FF1479" w:rsidRDefault="00FF1479" w:rsidP="00C11E13">
            <w:r w:rsidRPr="00FF1479">
              <w:rPr>
                <w:color w:val="000000"/>
              </w:rPr>
              <w:t>538.21 [464.21</w:t>
            </w:r>
            <w:r>
              <w:rPr>
                <w:color w:val="000000"/>
              </w:rPr>
              <w:t>,</w:t>
            </w:r>
            <w:r w:rsidRPr="00FF1479">
              <w:rPr>
                <w:color w:val="000000"/>
              </w:rPr>
              <w:t xml:space="preserve"> 642.55]</w:t>
            </w:r>
          </w:p>
        </w:tc>
      </w:tr>
    </w:tbl>
    <w:commentRangeStart w:id="13"/>
    <w:p w14:paraId="71258051" w14:textId="21EA61D3" w:rsidR="00EF140D" w:rsidRDefault="00C11E13" w:rsidP="007709FE">
      <w:pPr>
        <w:ind w:firstLine="720"/>
      </w:pPr>
      <w:r w:rsidRPr="003A0B81">
        <w:rPr>
          <w:noProof/>
        </w:rPr>
        <mc:AlternateContent>
          <mc:Choice Requires="wpg">
            <w:drawing>
              <wp:anchor distT="0" distB="0" distL="114300" distR="114300" simplePos="0" relativeHeight="251664384" behindDoc="0" locked="0" layoutInCell="1" allowOverlap="1" wp14:anchorId="0AE3DD69" wp14:editId="6DF48179">
                <wp:simplePos x="0" y="0"/>
                <wp:positionH relativeFrom="margin">
                  <wp:posOffset>-623570</wp:posOffset>
                </wp:positionH>
                <wp:positionV relativeFrom="margin">
                  <wp:posOffset>2724073</wp:posOffset>
                </wp:positionV>
                <wp:extent cx="7212330" cy="2472055"/>
                <wp:effectExtent l="19050" t="19050" r="26670" b="23495"/>
                <wp:wrapSquare wrapText="bothSides"/>
                <wp:docPr id="32" name="Group 23"/>
                <wp:cNvGraphicFramePr/>
                <a:graphic xmlns:a="http://schemas.openxmlformats.org/drawingml/2006/main">
                  <a:graphicData uri="http://schemas.microsoft.com/office/word/2010/wordprocessingGroup">
                    <wpg:wgp>
                      <wpg:cNvGrpSpPr/>
                      <wpg:grpSpPr>
                        <a:xfrm>
                          <a:off x="0" y="0"/>
                          <a:ext cx="7212330" cy="2472055"/>
                          <a:chOff x="0" y="0"/>
                          <a:chExt cx="6146152" cy="1911600"/>
                        </a:xfrm>
                      </wpg:grpSpPr>
                      <pic:pic xmlns:pic="http://schemas.openxmlformats.org/drawingml/2006/picture">
                        <pic:nvPicPr>
                          <pic:cNvPr id="33" name="Picture 3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132"/>
                            <a:ext cx="3072970" cy="1911468"/>
                          </a:xfrm>
                          <a:prstGeom prst="rect">
                            <a:avLst/>
                          </a:prstGeom>
                          <a:ln>
                            <a:solidFill>
                              <a:schemeClr val="bg1"/>
                            </a:solidFill>
                          </a:ln>
                        </pic:spPr>
                      </pic:pic>
                      <pic:pic xmlns:pic="http://schemas.openxmlformats.org/drawingml/2006/picture">
                        <pic:nvPicPr>
                          <pic:cNvPr id="34" name="Picture 3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072972" y="0"/>
                            <a:ext cx="3073180" cy="1911600"/>
                          </a:xfrm>
                          <a:prstGeom prst="rect">
                            <a:avLst/>
                          </a:prstGeom>
                          <a:ln>
                            <a:solidFill>
                              <a:schemeClr val="bg1"/>
                            </a:solidFill>
                          </a:ln>
                        </pic:spPr>
                      </pic:pic>
                      <wps:wsp>
                        <wps:cNvPr id="35" name="Rectangle 35"/>
                        <wps:cNvSpPr/>
                        <wps:spPr>
                          <a:xfrm>
                            <a:off x="9315" y="1672416"/>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077522" y="1677178"/>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120B399F" id="Group 23" o:spid="_x0000_s1026" style="position:absolute;margin-left:-49.1pt;margin-top:214.5pt;width:567.9pt;height:194.65pt;z-index:251664384;mso-position-horizontal-relative:margin;mso-position-vertical-relative:margin;mso-width-relative:margin;mso-height-relative:margin" coordsize="61461,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top:1;width:30729;height:19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" stroked="t" strokecolor="white [3212]">
                  <v:imagedata r:id="rId14" o:title=""/>
                  <v:path arrowok="t"/>
                </v:shape>
                <v:shape id="Picture 34" o:spid="_x0000_s1028" type="#_x0000_t75" style="position:absolute;left:30729;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" stroked="t" strokecolor="white [3212]">
                  <v:imagedata r:id="rId15" o:title=""/>
                  <v:path arrowok="t"/>
                </v:shape>
                <v:rect id="Rectangle 35" o:spid="_x0000_s1029" style="position:absolute;left:93;top:16724;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" fillcolor="white [3212]" strokecolor="white [3212]" strokeweight="1pt"/>
                <v:rect id="Rectangle 36" o:spid="_x0000_s1030" style="position:absolute;left:30775;top:16771;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ExAAAANsAAAAPAAAAZHJzL2Rvd25yZXYueG1sRI9Ba8JA&#10;FITvBf/D8oTe6kYL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FgH9UTEAAAA2wAAAA8A&#10;AAAAAAAAAAAAAAAABwIAAGRycy9kb3ducmV2LnhtbFBLBQYAAAAAAwADALcAAAD4AgAAAAA=&#10;" fillcolor="white [3212]" strokecolor="white [3212]" strokeweight="1pt"/>
                <w10:wrap type="square" anchorx="margin" anchory="margin"/>
              </v:group>
            </w:pict>
          </mc:Fallback>
        </mc:AlternateContent>
      </w:r>
      <w:commentRangeEnd w:id="13"/>
      <w:r w:rsidR="00917742">
        <w:rPr>
          <w:rStyle w:val="CommentReference"/>
        </w:rPr>
        <w:commentReference w:id="13"/>
      </w:r>
    </w:p>
    <w:p w14:paraId="6D93541F" w14:textId="4029401F" w:rsidR="009F2266" w:rsidRPr="00EF140D" w:rsidRDefault="00765B6B" w:rsidP="00917742">
      <w:pPr>
        <w:jc w:val="center"/>
        <w:rPr>
          <w:b/>
          <w:sz w:val="20"/>
        </w:rPr>
      </w:pPr>
      <w:r>
        <w:rPr>
          <w:b/>
          <w:sz w:val="20"/>
        </w:rPr>
        <w:t>Figure</w:t>
      </w:r>
      <w:r w:rsidR="00E1045E">
        <w:rPr>
          <w:b/>
          <w:sz w:val="20"/>
        </w:rPr>
        <w:t xml:space="preserve"> 2.</w:t>
      </w:r>
      <w:r>
        <w:rPr>
          <w:b/>
          <w:sz w:val="20"/>
        </w:rPr>
        <w:t xml:space="preserve"> </w:t>
      </w:r>
      <w:r w:rsidR="00FF793F" w:rsidRPr="00FF793F">
        <w:rPr>
          <w:b/>
          <w:sz w:val="20"/>
        </w:rPr>
        <w:t xml:space="preserve"> </w:t>
      </w:r>
      <w:r w:rsidR="00EF140D">
        <w:rPr>
          <w:sz w:val="20"/>
        </w:rPr>
        <w:t>Distributions</w:t>
      </w:r>
      <w:r w:rsidR="00BF580F">
        <w:rPr>
          <w:sz w:val="20"/>
        </w:rPr>
        <w:t xml:space="preserve"> and means of raw hit</w:t>
      </w:r>
      <w:r w:rsidR="00EF140D">
        <w:rPr>
          <w:sz w:val="20"/>
        </w:rPr>
        <w:t xml:space="preserve"> rates and reaction times per condition.</w:t>
      </w:r>
    </w:p>
    <w:p w14:paraId="3A333C60" w14:textId="351AFE52" w:rsidR="0078557A" w:rsidRDefault="0078557A" w:rsidP="00FD5FE6">
      <w:pPr>
        <w:ind w:firstLine="284"/>
      </w:pPr>
    </w:p>
    <w:p w14:paraId="27CE72C1" w14:textId="77777777" w:rsidR="00E66917" w:rsidRDefault="00E66917" w:rsidP="00E66917">
      <w:pPr>
        <w:pStyle w:val="Heading2"/>
        <w:spacing w:before="0" w:after="240"/>
      </w:pPr>
      <w:commentRangeStart w:id="14"/>
      <w:r>
        <w:t>Hit rates</w:t>
      </w:r>
      <w:del w:id="15" w:author="Antonio Schettino" w:date="2018-08-28T10:15:00Z">
        <w:r w:rsidDel="006F62F4">
          <w:delText xml:space="preserve"> </w:delText>
        </w:r>
      </w:del>
      <w:commentRangeEnd w:id="14"/>
      <w:r w:rsidR="00411041">
        <w:rPr>
          <w:rStyle w:val="CommentReference"/>
          <w:rFonts w:eastAsiaTheme="minorHAnsi" w:cs="Times New Roman"/>
          <w:b w:val="0"/>
        </w:rPr>
        <w:commentReference w:id="14"/>
      </w:r>
    </w:p>
    <w:p w14:paraId="38AFDDD3" w14:textId="12AAE065" w:rsidR="00FE683F" w:rsidRDefault="00411041" w:rsidP="00575829">
      <w:pPr>
        <w:spacing w:line="480" w:lineRule="auto"/>
        <w:ind w:firstLine="284"/>
        <w:jc w:val="both"/>
      </w:pPr>
      <w:r>
        <w:t xml:space="preserve">As can be seen in </w:t>
      </w:r>
      <w:r>
        <w:rPr>
          <w:i/>
        </w:rPr>
        <w:t xml:space="preserve">Table </w:t>
      </w:r>
      <w:r w:rsidRPr="00917742">
        <w:rPr>
          <w:i/>
        </w:rPr>
        <w:t>1</w:t>
      </w:r>
      <w:r>
        <w:t>, this task was quite challenging as participants were able to detect only about 60% of the movements across different experimental conditions. Nonetheless</w:t>
      </w:r>
      <w:commentRangeStart w:id="16"/>
      <w:r w:rsidR="00917742">
        <w:t xml:space="preserve">, it should be noted that this is a signal detection task, so the performance of 50% is not chance level. </w:t>
      </w:r>
      <w:commentRangeEnd w:id="16"/>
      <w:r w:rsidR="0041367D">
        <w:rPr>
          <w:rStyle w:val="CommentReference"/>
        </w:rPr>
        <w:commentReference w:id="16"/>
      </w:r>
      <w:r w:rsidR="00765B6B" w:rsidRPr="00917742">
        <w:t>Of</w:t>
      </w:r>
      <w:r w:rsidR="00765B6B">
        <w:t xml:space="preserve"> all the tested models, t</w:t>
      </w:r>
      <w:r w:rsidR="00FE2900">
        <w:t xml:space="preserve">he interaction model best predicted hit rates </w:t>
      </w:r>
      <w:r w:rsidR="00C11E13">
        <w:t>(</w:t>
      </w:r>
      <w:r w:rsidR="00C11E13" w:rsidRPr="00B57645">
        <w:rPr>
          <w:i/>
        </w:rPr>
        <w:t>Table 2</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hit rates. </w:t>
      </w:r>
      <w:r w:rsidR="00B92561">
        <w:t>T</w:t>
      </w:r>
      <w:r w:rsidR="00FD5FE6">
        <w:t>he posterior distribution</w:t>
      </w:r>
      <w:r>
        <w:t>s</w:t>
      </w:r>
      <w:r w:rsidR="00FD5FE6">
        <w:t xml:space="preserve"> of the</w:t>
      </w:r>
      <w:r w:rsidR="00C11E13">
        <w:t xml:space="preserve"> interaction model (</w:t>
      </w:r>
      <w:r w:rsidR="00C11E13" w:rsidRPr="00B57645">
        <w:rPr>
          <w:i/>
        </w:rPr>
        <w:t>Figure 3</w:t>
      </w:r>
      <w:r w:rsidR="00FD5FE6">
        <w:t>)</w:t>
      </w:r>
      <w:r w:rsidR="0078557A">
        <w:t xml:space="preserve"> revealed that hit rates improved in the acquisition phase compared to the baseline</w:t>
      </w:r>
      <w:r w:rsidR="00923E38">
        <w:t xml:space="preserve"> for both low</w:t>
      </w:r>
      <w:r w:rsidR="0078557A">
        <w:t xml:space="preserve"> </w:t>
      </w:r>
      <w:r w:rsidR="003B33DC">
        <w:t>(</w:t>
      </w:r>
      <w:r w:rsidR="003B33DC">
        <w:rPr>
          <w:i/>
        </w:rPr>
        <w:t xml:space="preserve">M = </w:t>
      </w:r>
      <w:r w:rsidR="003B33DC">
        <w:t>0.04; 95% HDI [0.02, 0.06]; ER = 999</w:t>
      </w:r>
      <w:r w:rsidR="005B2FAA">
        <w:t>.00</w:t>
      </w:r>
      <w:r w:rsidR="003B33DC">
        <w:t xml:space="preserve">) </w:t>
      </w:r>
      <w:r w:rsidR="00C04A3E">
        <w:t>and</w:t>
      </w:r>
      <w:r w:rsidR="003B33DC">
        <w:t xml:space="preserve"> high rewarded color (</w:t>
      </w:r>
      <w:r w:rsidR="003B33DC">
        <w:rPr>
          <w:i/>
        </w:rPr>
        <w:t xml:space="preserve">M = </w:t>
      </w:r>
      <w:r w:rsidR="003B33DC">
        <w:t>0.02; 95% HDI [0.00, 0.04]; ER = 33.48)</w:t>
      </w:r>
      <w:r w:rsidR="00C36A08">
        <w:t xml:space="preserve">. </w:t>
      </w:r>
      <w:r w:rsidR="00923E38">
        <w:t xml:space="preserve">This </w:t>
      </w:r>
      <w:r w:rsidR="00C04A3E">
        <w:t xml:space="preserve">improvement </w:t>
      </w:r>
      <w:r w:rsidR="00923E38">
        <w:t xml:space="preserve">was 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792843">
        <w:t>0.02; 95% HDI [-0.01, 0.05]; ER = 8.43</w:t>
      </w:r>
      <w:r w:rsidR="00923E38" w:rsidRPr="00792843">
        <w:t>).</w:t>
      </w:r>
      <w:r w:rsidR="00923E38">
        <w:t xml:space="preserve"> </w:t>
      </w:r>
      <w:r w:rsidR="00C04A3E">
        <w:t xml:space="preserve">Conversely, </w:t>
      </w:r>
      <w:r w:rsidR="00FE2900">
        <w:t>evidence for the difference between acquisition and extinction phase</w:t>
      </w:r>
      <w:r w:rsidR="00C04A3E">
        <w:t>s</w:t>
      </w:r>
      <w:r w:rsidR="00FE2900">
        <w:t xml:space="preserve"> was much weaker. </w:t>
      </w:r>
      <w:r w:rsidR="00575829">
        <w:t>Participants were</w:t>
      </w:r>
      <w:r w:rsidR="007063D5">
        <w:t xml:space="preserve"> slightly</w:t>
      </w:r>
      <w:r w:rsidR="00575829">
        <w:t xml:space="preserve"> less accurate in extinction compared to acquisition in the low rewarded condition (</w:t>
      </w:r>
      <w:r w:rsidR="00575829">
        <w:rPr>
          <w:i/>
        </w:rPr>
        <w:t xml:space="preserve">M = </w:t>
      </w:r>
      <w:r w:rsidR="00C36A08">
        <w:t>-</w:t>
      </w:r>
      <w:r w:rsidR="00575829">
        <w:t>0.</w:t>
      </w:r>
      <w:r w:rsidR="00C36A08">
        <w:t>01</w:t>
      </w:r>
      <w:r w:rsidR="00575829">
        <w:t>; 95% HDI</w:t>
      </w:r>
      <w:r w:rsidR="00C36A08">
        <w:t xml:space="preserve"> [-0.04</w:t>
      </w:r>
      <w:r w:rsidR="00575829">
        <w:t xml:space="preserve">, </w:t>
      </w:r>
      <w:r w:rsidR="00C36A08">
        <w:t>0.01</w:t>
      </w:r>
      <w:r w:rsidR="00575829">
        <w:t>]</w:t>
      </w:r>
      <w:r w:rsidR="00B71FD2">
        <w:t>; ER = 8</w:t>
      </w:r>
      <w:r w:rsidR="003B33DC">
        <w:t>.43</w:t>
      </w:r>
      <w:r w:rsidR="00575829">
        <w:t xml:space="preserve">), </w:t>
      </w:r>
      <w:r w:rsidR="00B71FD2">
        <w:t>while there was very little difference i</w:t>
      </w:r>
      <w:r w:rsidR="00575829">
        <w:t>n the high rewarded condition (</w:t>
      </w:r>
      <w:r w:rsidR="00575829">
        <w:rPr>
          <w:i/>
        </w:rPr>
        <w:t xml:space="preserve">M = </w:t>
      </w:r>
      <w:r w:rsidR="00C36A08" w:rsidRPr="00C36A08">
        <w:t>-</w:t>
      </w:r>
      <w:r w:rsidR="00575829">
        <w:t>0.01; 95% HDI</w:t>
      </w:r>
      <w:r w:rsidR="00C36A08">
        <w:t xml:space="preserve"> [-0.03</w:t>
      </w:r>
      <w:r w:rsidR="00575829">
        <w:t xml:space="preserve">, </w:t>
      </w:r>
      <w:r w:rsidR="00C36A08">
        <w:t>0.02</w:t>
      </w:r>
      <w:r w:rsidR="00575829">
        <w:t>]</w:t>
      </w:r>
      <w:r w:rsidR="00B71FD2">
        <w:t>; ER = 2</w:t>
      </w:r>
      <w:r w:rsidR="003B33DC">
        <w:t>.42</w:t>
      </w:r>
      <w:r w:rsidR="00575829">
        <w:t>).</w:t>
      </w:r>
    </w:p>
    <w:p w14:paraId="3C6DA101" w14:textId="47ABB91B" w:rsidR="00FF793F" w:rsidRDefault="00575829" w:rsidP="00575829">
      <w:pPr>
        <w:spacing w:line="480" w:lineRule="auto"/>
        <w:ind w:firstLine="284"/>
        <w:jc w:val="both"/>
      </w:pPr>
      <w:r>
        <w:t xml:space="preserve">These results suggest that participants were reliably more accurate in the acquisition phase compared to baseline, </w:t>
      </w:r>
      <w:r w:rsidR="00B92561">
        <w:t xml:space="preserve">and </w:t>
      </w:r>
      <w:commentRangeStart w:id="17"/>
      <w:commentRangeStart w:id="18"/>
      <w:r w:rsidR="00B92561">
        <w:t>more so</w:t>
      </w:r>
      <w:r>
        <w:t xml:space="preserve"> for the low rewarded color</w:t>
      </w:r>
      <w:commentRangeEnd w:id="17"/>
      <w:r w:rsidR="0041367D">
        <w:rPr>
          <w:rStyle w:val="CommentReference"/>
        </w:rPr>
        <w:commentReference w:id="17"/>
      </w:r>
      <w:commentRangeEnd w:id="18"/>
      <w:r w:rsidR="00411041">
        <w:rPr>
          <w:rStyle w:val="CommentReference"/>
        </w:rPr>
        <w:commentReference w:id="18"/>
      </w:r>
      <w:r>
        <w:t xml:space="preserve">. There was also evidence for </w:t>
      </w:r>
      <w:r w:rsidR="00FE683F">
        <w:t xml:space="preserve">a </w:t>
      </w:r>
      <w:r>
        <w:t>drop in their accuracy in the extinction phase for the low rewarded, but not high rewarded color.</w:t>
      </w:r>
    </w:p>
    <w:tbl>
      <w:tblPr>
        <w:tblStyle w:val="APA6"/>
        <w:tblpPr w:leftFromText="181" w:rightFromText="181" w:vertAnchor="text" w:tblpXSpec="center" w:tblpY="1"/>
        <w:tblOverlap w:val="never"/>
        <w:tblW w:w="8505" w:type="dxa"/>
        <w:tblLook w:val="04A0" w:firstRow="1" w:lastRow="0" w:firstColumn="1" w:lastColumn="0" w:noHBand="0" w:noVBand="1"/>
      </w:tblPr>
      <w:tblGrid>
        <w:gridCol w:w="1762"/>
        <w:gridCol w:w="2418"/>
        <w:gridCol w:w="2079"/>
        <w:gridCol w:w="262"/>
        <w:gridCol w:w="1984"/>
      </w:tblGrid>
      <w:tr w:rsidR="009F2266" w14:paraId="595A2DD2" w14:textId="77777777" w:rsidTr="00C11E13">
        <w:trPr>
          <w:trHeight w:val="664"/>
        </w:trPr>
        <w:tc>
          <w:tcPr>
            <w:tcW w:w="8505" w:type="dxa"/>
            <w:gridSpan w:val="5"/>
            <w:vAlign w:val="center"/>
          </w:tcPr>
          <w:p w14:paraId="66503193" w14:textId="72DEBD4D" w:rsidR="009F2266" w:rsidRDefault="001D374C" w:rsidP="00C11E13">
            <w:pPr>
              <w:spacing w:line="360" w:lineRule="auto"/>
            </w:pPr>
            <w:r>
              <w:t>Table 2</w:t>
            </w:r>
          </w:p>
          <w:p w14:paraId="4B536518" w14:textId="1D3C3F38" w:rsidR="009F2266" w:rsidRDefault="00FE683F" w:rsidP="00C11E13">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hit rates and </w:t>
            </w:r>
            <w:r w:rsidR="002952F2">
              <w:rPr>
                <w:i/>
              </w:rPr>
              <w:t>r</w:t>
            </w:r>
            <w:r w:rsidR="009215B9">
              <w:rPr>
                <w:i/>
              </w:rPr>
              <w:t>eaction times.</w:t>
            </w:r>
          </w:p>
        </w:tc>
      </w:tr>
      <w:tr w:rsidR="007427B7" w14:paraId="05156EE8" w14:textId="77777777" w:rsidTr="00C11E13">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C11E13">
        <w:trPr>
          <w:trHeight w:val="438"/>
        </w:trPr>
        <w:tc>
          <w:tcPr>
            <w:tcW w:w="8505" w:type="dxa"/>
            <w:gridSpan w:val="5"/>
            <w:tcBorders>
              <w:top w:val="single" w:sz="4" w:space="0" w:color="auto"/>
            </w:tcBorders>
            <w:vAlign w:val="center"/>
          </w:tcPr>
          <w:p w14:paraId="24A6DC17" w14:textId="1A4D2CC6" w:rsidR="00876BCA" w:rsidRPr="00297068" w:rsidRDefault="00876BCA" w:rsidP="00C11E13">
            <w:pPr>
              <w:rPr>
                <w:i/>
              </w:rPr>
            </w:pPr>
            <w:r w:rsidRPr="00297068">
              <w:rPr>
                <w:i/>
              </w:rPr>
              <w:t>Hit rates</w:t>
            </w:r>
          </w:p>
        </w:tc>
      </w:tr>
      <w:tr w:rsidR="009609D6" w14:paraId="62120BFC" w14:textId="77777777" w:rsidTr="00C11E13">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568B9A34" w:rsidR="00F21309" w:rsidRDefault="00F21309" w:rsidP="00C11E13">
            <w:r w:rsidRPr="008E021D">
              <w:t xml:space="preserve">-475.41 </w:t>
            </w:r>
            <w:r>
              <w:t>(</w:t>
            </w:r>
            <w:r w:rsidRPr="008E021D">
              <w:t>32.92</w:t>
            </w:r>
            <w:r>
              <w:t>)</w:t>
            </w:r>
          </w:p>
        </w:tc>
        <w:tc>
          <w:tcPr>
            <w:tcW w:w="262" w:type="dxa"/>
            <w:vAlign w:val="center"/>
          </w:tcPr>
          <w:p w14:paraId="56A348BD" w14:textId="74DD500E" w:rsidR="00F21309" w:rsidRDefault="00F21309" w:rsidP="00C11E13"/>
        </w:tc>
        <w:tc>
          <w:tcPr>
            <w:tcW w:w="1984" w:type="dxa"/>
            <w:vAlign w:val="center"/>
          </w:tcPr>
          <w:p w14:paraId="512A6283" w14:textId="59975660" w:rsidR="00F21309" w:rsidRDefault="00F21309" w:rsidP="00C11E13">
            <w:r>
              <w:t>0.34</w:t>
            </w:r>
            <w:r w:rsidR="00651687">
              <w:t xml:space="preserve"> (0.05)</w:t>
            </w:r>
          </w:p>
        </w:tc>
      </w:tr>
      <w:tr w:rsidR="009609D6" w14:paraId="26EFEC87" w14:textId="77777777" w:rsidTr="00C11E13">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4DC8183E" w:rsidR="00F21309" w:rsidRDefault="00F21309" w:rsidP="00C11E13">
            <w:r w:rsidRPr="008E021D">
              <w:t>-471.65</w:t>
            </w:r>
            <w:r>
              <w:t xml:space="preserve"> (</w:t>
            </w:r>
            <w:r w:rsidRPr="008E021D">
              <w:t>33.43</w:t>
            </w:r>
            <w:r>
              <w:t>)</w:t>
            </w:r>
          </w:p>
        </w:tc>
        <w:tc>
          <w:tcPr>
            <w:tcW w:w="262" w:type="dxa"/>
            <w:vAlign w:val="center"/>
          </w:tcPr>
          <w:p w14:paraId="694D0F02" w14:textId="69552910" w:rsidR="00F21309" w:rsidRDefault="00F21309" w:rsidP="00C11E13"/>
        </w:tc>
        <w:tc>
          <w:tcPr>
            <w:tcW w:w="1984" w:type="dxa"/>
            <w:vAlign w:val="center"/>
          </w:tcPr>
          <w:p w14:paraId="4C45A5A1" w14:textId="230385B3" w:rsidR="00F21309" w:rsidRDefault="00F21309" w:rsidP="00C11E13">
            <w:r>
              <w:t>0.36</w:t>
            </w:r>
            <w:r w:rsidR="00651687">
              <w:t xml:space="preserve"> (0.05)</w:t>
            </w:r>
          </w:p>
        </w:tc>
      </w:tr>
      <w:tr w:rsidR="009609D6" w14:paraId="4C6545EB" w14:textId="77777777" w:rsidTr="00C11E13">
        <w:trPr>
          <w:trHeight w:val="438"/>
        </w:trPr>
        <w:tc>
          <w:tcPr>
            <w:tcW w:w="4180" w:type="dxa"/>
            <w:gridSpan w:val="2"/>
            <w:tcBorders>
              <w:bottom w:val="single" w:sz="4" w:space="0" w:color="auto"/>
            </w:tcBorders>
            <w:tcMar>
              <w:left w:w="284" w:type="dxa"/>
            </w:tcMar>
            <w:vAlign w:val="center"/>
          </w:tcPr>
          <w:p w14:paraId="5D51C51E" w14:textId="54287D26" w:rsidR="00F21309" w:rsidRDefault="00FE683F" w:rsidP="00C11E13">
            <w:r>
              <w:t>Reward phase x Reward probability</w:t>
            </w:r>
          </w:p>
        </w:tc>
        <w:tc>
          <w:tcPr>
            <w:tcW w:w="2079" w:type="dxa"/>
            <w:tcBorders>
              <w:bottom w:val="single" w:sz="4" w:space="0" w:color="auto"/>
            </w:tcBorders>
            <w:vAlign w:val="center"/>
          </w:tcPr>
          <w:p w14:paraId="2503F414" w14:textId="78AC66BF" w:rsidR="00F21309" w:rsidRDefault="00F21309" w:rsidP="00C11E13">
            <w:r w:rsidRPr="008E021D">
              <w:t>-709.13</w:t>
            </w:r>
            <w:r>
              <w:t xml:space="preserve"> (</w:t>
            </w:r>
            <w:r w:rsidRPr="008E021D">
              <w:t>23.99</w:t>
            </w:r>
            <w:r>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2CF708CF" w:rsidR="00F21309" w:rsidRDefault="00F21309" w:rsidP="00C11E13">
            <w:r>
              <w:t>0.82</w:t>
            </w:r>
            <w:r w:rsidR="00651687">
              <w:t xml:space="preserve"> (0.03)</w:t>
            </w:r>
          </w:p>
        </w:tc>
      </w:tr>
      <w:tr w:rsidR="00876BCA" w14:paraId="47028B34" w14:textId="77777777" w:rsidTr="00C11E13">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C11E13">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FF4C158" w:rsidR="00876BCA" w:rsidRDefault="00876BCA" w:rsidP="00C11E13">
            <w:r w:rsidRPr="00534F07">
              <w:t>2</w:t>
            </w:r>
            <w:r w:rsidR="00FE683F">
              <w:t>,</w:t>
            </w:r>
            <w:r w:rsidRPr="00534F07">
              <w:t xml:space="preserve">346.29 </w:t>
            </w:r>
            <w:r>
              <w:t>(</w:t>
            </w:r>
            <w:r w:rsidRPr="00534F07">
              <w:t>32.74</w:t>
            </w:r>
            <w:r>
              <w:t>)</w:t>
            </w:r>
          </w:p>
        </w:tc>
        <w:tc>
          <w:tcPr>
            <w:tcW w:w="262" w:type="dxa"/>
            <w:vAlign w:val="center"/>
          </w:tcPr>
          <w:p w14:paraId="372FC307" w14:textId="7490FABD" w:rsidR="00876BCA" w:rsidRDefault="00876BCA" w:rsidP="00C11E13"/>
        </w:tc>
        <w:tc>
          <w:tcPr>
            <w:tcW w:w="1984" w:type="dxa"/>
            <w:vAlign w:val="center"/>
          </w:tcPr>
          <w:p w14:paraId="3E59B7B0" w14:textId="0562264E" w:rsidR="00876BCA" w:rsidRDefault="00676E2A" w:rsidP="00C11E13">
            <w:r>
              <w:t>0.49</w:t>
            </w:r>
            <w:r w:rsidR="00876BCA" w:rsidRPr="00C21D51">
              <w:t xml:space="preserve"> </w:t>
            </w:r>
            <w:r w:rsidR="00876BCA">
              <w:t>(0.04)</w:t>
            </w:r>
          </w:p>
        </w:tc>
      </w:tr>
      <w:tr w:rsidR="009609D6" w14:paraId="7F012FA8" w14:textId="77777777" w:rsidTr="00C11E13">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2BAA14FA" w:rsidR="00876BCA" w:rsidRDefault="00876BCA" w:rsidP="00C11E13">
            <w:r w:rsidRPr="00C21D51">
              <w:t>2</w:t>
            </w:r>
            <w:r w:rsidR="00FE683F">
              <w:t>,</w:t>
            </w:r>
            <w:r w:rsidRPr="00C21D51">
              <w:t xml:space="preserve">329.70 </w:t>
            </w:r>
            <w:r>
              <w:t>(</w:t>
            </w:r>
            <w:r w:rsidRPr="00C21D51">
              <w:t>35.38</w:t>
            </w:r>
            <w:r>
              <w:t>)</w:t>
            </w:r>
          </w:p>
        </w:tc>
        <w:tc>
          <w:tcPr>
            <w:tcW w:w="262" w:type="dxa"/>
            <w:vAlign w:val="center"/>
          </w:tcPr>
          <w:p w14:paraId="1EBA8610" w14:textId="78F00C22" w:rsidR="00876BCA" w:rsidRDefault="00876BCA" w:rsidP="00C11E13"/>
        </w:tc>
        <w:tc>
          <w:tcPr>
            <w:tcW w:w="1984" w:type="dxa"/>
            <w:vAlign w:val="center"/>
          </w:tcPr>
          <w:p w14:paraId="74B5D6DF" w14:textId="72137617" w:rsidR="00876BCA" w:rsidRDefault="00876BCA" w:rsidP="00C11E13">
            <w:r w:rsidRPr="00C21D51">
              <w:t>0.5</w:t>
            </w:r>
            <w:r>
              <w:t>6</w:t>
            </w:r>
            <w:r w:rsidRPr="00C21D51">
              <w:t xml:space="preserve"> </w:t>
            </w:r>
            <w:r>
              <w:t>(</w:t>
            </w:r>
            <w:r w:rsidRPr="00C21D51">
              <w:t>0.04</w:t>
            </w:r>
            <w:r>
              <w:t>)</w:t>
            </w:r>
          </w:p>
        </w:tc>
      </w:tr>
      <w:tr w:rsidR="009609D6" w14:paraId="5C3FF6BF" w14:textId="77777777" w:rsidTr="00C11E13">
        <w:trPr>
          <w:trHeight w:val="438"/>
        </w:trPr>
        <w:tc>
          <w:tcPr>
            <w:tcW w:w="4180" w:type="dxa"/>
            <w:gridSpan w:val="2"/>
            <w:tcBorders>
              <w:bottom w:val="single" w:sz="4" w:space="0" w:color="auto"/>
            </w:tcBorders>
            <w:tcMar>
              <w:left w:w="284" w:type="dxa"/>
            </w:tcMar>
            <w:vAlign w:val="center"/>
          </w:tcPr>
          <w:p w14:paraId="3E99428A" w14:textId="207B77EF" w:rsidR="00876BCA" w:rsidRDefault="00FE683F" w:rsidP="00C11E13">
            <w:r>
              <w:t>Reward phase x Reward probability</w:t>
            </w:r>
          </w:p>
        </w:tc>
        <w:tc>
          <w:tcPr>
            <w:tcW w:w="2079" w:type="dxa"/>
            <w:tcBorders>
              <w:bottom w:val="single" w:sz="4" w:space="0" w:color="auto"/>
            </w:tcBorders>
            <w:vAlign w:val="center"/>
          </w:tcPr>
          <w:p w14:paraId="189A6D72" w14:textId="36F383A7" w:rsidR="00876BCA" w:rsidRDefault="00876BCA" w:rsidP="00C11E13">
            <w:r w:rsidRPr="00C21D51">
              <w:t>2</w:t>
            </w:r>
            <w:r w:rsidR="00FE683F">
              <w:t>,</w:t>
            </w:r>
            <w:r w:rsidRPr="00C21D51">
              <w:t xml:space="preserve">154.64 </w:t>
            </w:r>
            <w:r>
              <w:t>(</w:t>
            </w:r>
            <w:r w:rsidRPr="00C21D51">
              <w:t>25.19</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09F480C9" w:rsidR="00876BCA" w:rsidRDefault="00876BCA" w:rsidP="00C11E13">
            <w:r w:rsidRPr="00C21D51">
              <w:t xml:space="preserve">0.84 </w:t>
            </w:r>
            <w:r>
              <w:t>(0.03)</w:t>
            </w:r>
          </w:p>
        </w:tc>
      </w:tr>
    </w:tbl>
    <w:p w14:paraId="7707032B" w14:textId="4433072C" w:rsidR="00C11E13" w:rsidRDefault="00C11E13" w:rsidP="008E021D"/>
    <w:p w14:paraId="74A706DC" w14:textId="3E817639" w:rsidR="00C11E13" w:rsidRDefault="00C11E13" w:rsidP="008E021D"/>
    <w:p w14:paraId="07A14360" w14:textId="5AE7209E" w:rsidR="00C11E13" w:rsidRDefault="00C11E13" w:rsidP="008E021D"/>
    <w:p w14:paraId="6FDB3087" w14:textId="77777777"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713" w:type="dxa"/>
        <w:tblLook w:val="04A0" w:firstRow="1" w:lastRow="0" w:firstColumn="1" w:lastColumn="0" w:noHBand="0" w:noVBand="1"/>
      </w:tblPr>
      <w:tblGrid>
        <w:gridCol w:w="2044"/>
        <w:gridCol w:w="2179"/>
        <w:gridCol w:w="2372"/>
        <w:gridCol w:w="3118"/>
      </w:tblGrid>
      <w:tr w:rsidR="007F6AA7" w14:paraId="5095E8B3" w14:textId="77777777" w:rsidTr="00C11E13">
        <w:trPr>
          <w:trHeight w:val="646"/>
        </w:trPr>
        <w:tc>
          <w:tcPr>
            <w:tcW w:w="9713" w:type="dxa"/>
            <w:gridSpan w:val="4"/>
            <w:tcBorders>
              <w:bottom w:val="single" w:sz="4" w:space="0" w:color="auto"/>
            </w:tcBorders>
          </w:tcPr>
          <w:p w14:paraId="68CDCE02" w14:textId="7AEA6F24" w:rsidR="007F6AA7" w:rsidRDefault="001D374C" w:rsidP="00C11E13">
            <w:pPr>
              <w:spacing w:line="360" w:lineRule="auto"/>
            </w:pPr>
            <w:r>
              <w:t>Table 3</w:t>
            </w:r>
          </w:p>
          <w:p w14:paraId="3A6505A2" w14:textId="005DA362" w:rsidR="007F6AA7" w:rsidRDefault="007F6AA7" w:rsidP="00C11E13">
            <w:pPr>
              <w:spacing w:line="360" w:lineRule="auto"/>
              <w:rPr>
                <w:i/>
              </w:rPr>
            </w:pPr>
            <w:r>
              <w:rPr>
                <w:i/>
              </w:rPr>
              <w:t>Means and 95% HDIs of the posterior distributions</w:t>
            </w:r>
            <w:r w:rsidR="00F0061E">
              <w:rPr>
                <w:i/>
              </w:rPr>
              <w:t xml:space="preserve"> of reaction times and hit rates</w:t>
            </w:r>
            <w:r>
              <w:rPr>
                <w:i/>
              </w:rPr>
              <w:t xml:space="preserve"> </w:t>
            </w:r>
            <w:r w:rsidR="00FE683F">
              <w:rPr>
                <w:i/>
              </w:rPr>
              <w:t xml:space="preserve">in </w:t>
            </w:r>
            <w:r>
              <w:rPr>
                <w:i/>
              </w:rPr>
              <w:t>each condition</w:t>
            </w:r>
            <w:r w:rsidR="00B100A4">
              <w:rPr>
                <w:i/>
              </w:rPr>
              <w:t>.</w:t>
            </w:r>
          </w:p>
        </w:tc>
      </w:tr>
      <w:tr w:rsidR="00055026" w14:paraId="4A37E2EC" w14:textId="77777777" w:rsidTr="00C11E13">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12297F12" w:rsidR="007F6AA7" w:rsidRPr="007F6AA7" w:rsidRDefault="007F6AA7" w:rsidP="00C11E13">
            <w:r>
              <w:t xml:space="preserve">Hit rates </w:t>
            </w:r>
            <w:r w:rsidR="005C4A57">
              <w:t>(proportion)</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5C4A57" w14:paraId="44D3F323" w14:textId="77777777" w:rsidTr="00C11E13">
        <w:trPr>
          <w:trHeight w:val="425"/>
        </w:trPr>
        <w:tc>
          <w:tcPr>
            <w:tcW w:w="2044" w:type="dxa"/>
            <w:vAlign w:val="center"/>
          </w:tcPr>
          <w:p w14:paraId="416C0973" w14:textId="42022716" w:rsidR="007F6AA7" w:rsidRDefault="007F6AA7" w:rsidP="00C11E13">
            <w:r>
              <w:t>Baseline</w:t>
            </w:r>
          </w:p>
        </w:tc>
        <w:tc>
          <w:tcPr>
            <w:tcW w:w="2179" w:type="dxa"/>
            <w:vAlign w:val="center"/>
          </w:tcPr>
          <w:p w14:paraId="4C6C0157" w14:textId="6D8DF16C" w:rsidR="007F6AA7" w:rsidRPr="008E021D" w:rsidRDefault="007F6AA7" w:rsidP="00C11E13">
            <w:r>
              <w:t>High</w:t>
            </w:r>
          </w:p>
        </w:tc>
        <w:tc>
          <w:tcPr>
            <w:tcW w:w="2372" w:type="dxa"/>
            <w:vAlign w:val="center"/>
          </w:tcPr>
          <w:p w14:paraId="44ADC54D" w14:textId="21865E63" w:rsidR="007F6AA7" w:rsidRDefault="007F6AA7" w:rsidP="00C11E13">
            <w:r>
              <w:t>0.6</w:t>
            </w:r>
            <w:r w:rsidR="00055026">
              <w:t>0</w:t>
            </w:r>
            <w:r>
              <w:t xml:space="preserve"> [0.57</w:t>
            </w:r>
            <w:r w:rsidR="00055026">
              <w:t>,</w:t>
            </w:r>
            <w:r>
              <w:t xml:space="preserve"> 0.63</w:t>
            </w:r>
            <w:r w:rsidRPr="00C57028">
              <w:t>]</w:t>
            </w:r>
          </w:p>
        </w:tc>
        <w:tc>
          <w:tcPr>
            <w:tcW w:w="3118" w:type="dxa"/>
            <w:vAlign w:val="center"/>
          </w:tcPr>
          <w:p w14:paraId="5976FCFA" w14:textId="460B9049" w:rsidR="007F6AA7" w:rsidRDefault="007F6AA7" w:rsidP="00C11E13">
            <w:r>
              <w:t>547.19 [</w:t>
            </w:r>
            <w:r w:rsidRPr="00C57028">
              <w:t>534.84</w:t>
            </w:r>
            <w:r w:rsidR="00055026">
              <w:t>,</w:t>
            </w:r>
            <w:r w:rsidRPr="00C57028">
              <w:t xml:space="preserve"> 559.56]</w:t>
            </w:r>
          </w:p>
        </w:tc>
      </w:tr>
      <w:tr w:rsidR="005C4A57" w14:paraId="673FC164" w14:textId="77777777" w:rsidTr="00C11E13">
        <w:trPr>
          <w:trHeight w:val="425"/>
        </w:trPr>
        <w:tc>
          <w:tcPr>
            <w:tcW w:w="2044" w:type="dxa"/>
            <w:vAlign w:val="center"/>
          </w:tcPr>
          <w:p w14:paraId="12236A46" w14:textId="7CC86F68" w:rsidR="007F6AA7" w:rsidRDefault="007F6AA7" w:rsidP="00C11E13">
            <w:r>
              <w:t>Baseline</w:t>
            </w:r>
          </w:p>
        </w:tc>
        <w:tc>
          <w:tcPr>
            <w:tcW w:w="2179" w:type="dxa"/>
            <w:vAlign w:val="center"/>
          </w:tcPr>
          <w:p w14:paraId="48C54B58" w14:textId="43823C2E" w:rsidR="007F6AA7" w:rsidRPr="008E021D" w:rsidRDefault="007F6AA7" w:rsidP="00C11E13">
            <w:r>
              <w:t>Low</w:t>
            </w:r>
          </w:p>
        </w:tc>
        <w:tc>
          <w:tcPr>
            <w:tcW w:w="2372" w:type="dxa"/>
            <w:vAlign w:val="center"/>
          </w:tcPr>
          <w:p w14:paraId="5B6D8FBB" w14:textId="7FBF2468" w:rsidR="007F6AA7" w:rsidRDefault="007F6AA7" w:rsidP="00C11E13">
            <w:r>
              <w:t>0.59 [0.55</w:t>
            </w:r>
            <w:r w:rsidR="00055026">
              <w:t>,</w:t>
            </w:r>
            <w:r>
              <w:t xml:space="preserve"> 0.62</w:t>
            </w:r>
            <w:r w:rsidRPr="00C57028">
              <w:t>]</w:t>
            </w:r>
          </w:p>
        </w:tc>
        <w:tc>
          <w:tcPr>
            <w:tcW w:w="3118" w:type="dxa"/>
            <w:vAlign w:val="center"/>
          </w:tcPr>
          <w:p w14:paraId="152FD65F" w14:textId="051EFD99" w:rsidR="007F6AA7" w:rsidRDefault="007F6AA7" w:rsidP="00C11E13">
            <w:r w:rsidRPr="00C57028">
              <w:t>552.97 [539.22</w:t>
            </w:r>
            <w:r w:rsidR="00055026">
              <w:t>,</w:t>
            </w:r>
            <w:r w:rsidRPr="00C57028">
              <w:t xml:space="preserve"> 567.24]</w:t>
            </w:r>
          </w:p>
        </w:tc>
      </w:tr>
      <w:tr w:rsidR="005C4A57" w14:paraId="758184FE" w14:textId="77777777" w:rsidTr="00C11E13">
        <w:trPr>
          <w:trHeight w:val="425"/>
        </w:trPr>
        <w:tc>
          <w:tcPr>
            <w:tcW w:w="2044" w:type="dxa"/>
            <w:vAlign w:val="center"/>
          </w:tcPr>
          <w:p w14:paraId="13EB1317" w14:textId="70F280EF" w:rsidR="007F6AA7" w:rsidRDefault="007F6AA7" w:rsidP="00C11E13">
            <w:r>
              <w:t>Acquisition</w:t>
            </w:r>
          </w:p>
        </w:tc>
        <w:tc>
          <w:tcPr>
            <w:tcW w:w="2179" w:type="dxa"/>
            <w:vAlign w:val="center"/>
          </w:tcPr>
          <w:p w14:paraId="1240B33C" w14:textId="2010B45F" w:rsidR="007F6AA7" w:rsidRPr="008E021D" w:rsidRDefault="007F6AA7" w:rsidP="00C11E13">
            <w:r>
              <w:t>High</w:t>
            </w:r>
          </w:p>
        </w:tc>
        <w:tc>
          <w:tcPr>
            <w:tcW w:w="2372" w:type="dxa"/>
            <w:vAlign w:val="center"/>
          </w:tcPr>
          <w:p w14:paraId="34156E0F" w14:textId="626C9AEC" w:rsidR="007F6AA7" w:rsidRDefault="007F6AA7" w:rsidP="00C11E13">
            <w:r>
              <w:t>0.62 [0.59</w:t>
            </w:r>
            <w:r w:rsidR="00055026">
              <w:t>,</w:t>
            </w:r>
            <w:r>
              <w:t xml:space="preserve"> 0.65</w:t>
            </w:r>
            <w:r w:rsidRPr="00C57028">
              <w:t>]</w:t>
            </w:r>
          </w:p>
        </w:tc>
        <w:tc>
          <w:tcPr>
            <w:tcW w:w="3118" w:type="dxa"/>
            <w:vAlign w:val="center"/>
          </w:tcPr>
          <w:p w14:paraId="352C09D2" w14:textId="68834773" w:rsidR="007F6AA7" w:rsidRDefault="007F6AA7" w:rsidP="00C11E13">
            <w:r w:rsidRPr="00C57028">
              <w:t>526.03 [513.9</w:t>
            </w:r>
            <w:r w:rsidR="00055026">
              <w:t>0,</w:t>
            </w:r>
            <w:r w:rsidRPr="00C57028">
              <w:t xml:space="preserve"> 538.04]</w:t>
            </w:r>
          </w:p>
        </w:tc>
      </w:tr>
      <w:tr w:rsidR="005C4A57" w14:paraId="6681AAF1" w14:textId="77777777" w:rsidTr="00C11E13">
        <w:trPr>
          <w:trHeight w:val="425"/>
        </w:trPr>
        <w:tc>
          <w:tcPr>
            <w:tcW w:w="2044" w:type="dxa"/>
            <w:vAlign w:val="center"/>
          </w:tcPr>
          <w:p w14:paraId="5DD6262C" w14:textId="5E52338E" w:rsidR="007F6AA7" w:rsidRDefault="007F6AA7" w:rsidP="00C11E13">
            <w:r>
              <w:t>Acquisition</w:t>
            </w:r>
          </w:p>
        </w:tc>
        <w:tc>
          <w:tcPr>
            <w:tcW w:w="2179" w:type="dxa"/>
            <w:vAlign w:val="center"/>
          </w:tcPr>
          <w:p w14:paraId="520991E4" w14:textId="3BE4770E" w:rsidR="007F6AA7" w:rsidRPr="00534F07" w:rsidRDefault="007F6AA7" w:rsidP="00C11E13">
            <w:r>
              <w:t>Low</w:t>
            </w:r>
          </w:p>
        </w:tc>
        <w:tc>
          <w:tcPr>
            <w:tcW w:w="2372" w:type="dxa"/>
            <w:vAlign w:val="center"/>
          </w:tcPr>
          <w:p w14:paraId="7A199AEF" w14:textId="6380ADD6" w:rsidR="007F6AA7" w:rsidRDefault="007F6AA7" w:rsidP="00C11E13">
            <w:r w:rsidRPr="00C57028">
              <w:t>0.63 [0.59</w:t>
            </w:r>
            <w:r w:rsidR="00055026">
              <w:t>,</w:t>
            </w:r>
            <w:r w:rsidRPr="00C57028">
              <w:t xml:space="preserve"> 0.66]</w:t>
            </w:r>
          </w:p>
        </w:tc>
        <w:tc>
          <w:tcPr>
            <w:tcW w:w="3118" w:type="dxa"/>
            <w:vAlign w:val="center"/>
          </w:tcPr>
          <w:p w14:paraId="4359C905" w14:textId="711D10AD" w:rsidR="007F6AA7" w:rsidRDefault="007F6AA7" w:rsidP="00C11E13">
            <w:r>
              <w:t>538.5</w:t>
            </w:r>
            <w:r w:rsidR="00326703">
              <w:t>0</w:t>
            </w:r>
            <w:r>
              <w:t xml:space="preserve"> [</w:t>
            </w:r>
            <w:r w:rsidRPr="00C57028">
              <w:t>525.69</w:t>
            </w:r>
            <w:r w:rsidR="00055026">
              <w:t>,</w:t>
            </w:r>
            <w:r w:rsidRPr="00C57028">
              <w:t xml:space="preserve"> 550.34]</w:t>
            </w:r>
          </w:p>
        </w:tc>
      </w:tr>
      <w:tr w:rsidR="005C4A57" w14:paraId="53921331" w14:textId="77777777" w:rsidTr="00C11E13">
        <w:trPr>
          <w:trHeight w:val="425"/>
        </w:trPr>
        <w:tc>
          <w:tcPr>
            <w:tcW w:w="2044" w:type="dxa"/>
            <w:vAlign w:val="center"/>
          </w:tcPr>
          <w:p w14:paraId="1787CF7F" w14:textId="020165B3" w:rsidR="007F6AA7" w:rsidRDefault="007F6AA7" w:rsidP="00C11E13">
            <w:r>
              <w:t>Extinction</w:t>
            </w:r>
          </w:p>
        </w:tc>
        <w:tc>
          <w:tcPr>
            <w:tcW w:w="2179" w:type="dxa"/>
            <w:vAlign w:val="center"/>
          </w:tcPr>
          <w:p w14:paraId="2084E639" w14:textId="671A36A1" w:rsidR="007F6AA7" w:rsidRPr="00C21D51" w:rsidRDefault="007F6AA7" w:rsidP="00C11E13">
            <w:r>
              <w:t>High</w:t>
            </w:r>
          </w:p>
        </w:tc>
        <w:tc>
          <w:tcPr>
            <w:tcW w:w="2372" w:type="dxa"/>
            <w:vAlign w:val="center"/>
          </w:tcPr>
          <w:p w14:paraId="5C03F622" w14:textId="448A8F0C" w:rsidR="007F6AA7" w:rsidRDefault="007F6AA7" w:rsidP="00C11E13">
            <w:r w:rsidRPr="00C57028">
              <w:t>0.61 [0.58</w:t>
            </w:r>
            <w:r w:rsidR="00055026">
              <w:t>,</w:t>
            </w:r>
            <w:r w:rsidRPr="00C57028">
              <w:t xml:space="preserve"> 0.65]</w:t>
            </w:r>
          </w:p>
        </w:tc>
        <w:tc>
          <w:tcPr>
            <w:tcW w:w="3118" w:type="dxa"/>
            <w:vAlign w:val="center"/>
          </w:tcPr>
          <w:p w14:paraId="1F06665F" w14:textId="43A12EAC" w:rsidR="007F6AA7" w:rsidRDefault="007F6AA7" w:rsidP="00C11E13">
            <w:r w:rsidRPr="00C57028">
              <w:t>528.29 [</w:t>
            </w:r>
            <w:r>
              <w:t>515.32</w:t>
            </w:r>
            <w:r w:rsidR="00055026">
              <w:t>,</w:t>
            </w:r>
            <w:r>
              <w:t xml:space="preserve"> 541.69</w:t>
            </w:r>
            <w:r w:rsidRPr="00C57028">
              <w:t>]</w:t>
            </w:r>
          </w:p>
        </w:tc>
      </w:tr>
      <w:tr w:rsidR="005C4A57" w14:paraId="5A0BDAC0" w14:textId="77777777" w:rsidTr="00C11E13">
        <w:trPr>
          <w:trHeight w:val="425"/>
        </w:trPr>
        <w:tc>
          <w:tcPr>
            <w:tcW w:w="2044" w:type="dxa"/>
            <w:tcBorders>
              <w:bottom w:val="single" w:sz="4" w:space="0" w:color="auto"/>
            </w:tcBorders>
            <w:vAlign w:val="center"/>
          </w:tcPr>
          <w:p w14:paraId="25F71FFC" w14:textId="7C2B1B33" w:rsidR="007F6AA7" w:rsidRDefault="007F6AA7" w:rsidP="00C11E13">
            <w:r>
              <w:t>Extinction</w:t>
            </w:r>
          </w:p>
        </w:tc>
        <w:tc>
          <w:tcPr>
            <w:tcW w:w="2179" w:type="dxa"/>
            <w:tcBorders>
              <w:bottom w:val="single" w:sz="4" w:space="0" w:color="auto"/>
            </w:tcBorders>
            <w:vAlign w:val="center"/>
          </w:tcPr>
          <w:p w14:paraId="5C78D277" w14:textId="73AEAD28" w:rsidR="007F6AA7" w:rsidRPr="00C21D51" w:rsidRDefault="007F6AA7" w:rsidP="00C11E13">
            <w:r>
              <w:t>Low</w:t>
            </w:r>
          </w:p>
        </w:tc>
        <w:tc>
          <w:tcPr>
            <w:tcW w:w="2372" w:type="dxa"/>
            <w:tcBorders>
              <w:bottom w:val="single" w:sz="4" w:space="0" w:color="auto"/>
            </w:tcBorders>
            <w:vAlign w:val="center"/>
          </w:tcPr>
          <w:p w14:paraId="5F5882EC" w14:textId="133D5992" w:rsidR="007F6AA7" w:rsidRDefault="007F6AA7" w:rsidP="00C11E13">
            <w:r>
              <w:t>0.61 [</w:t>
            </w:r>
            <w:r w:rsidRPr="00C57028">
              <w:t>0.57</w:t>
            </w:r>
            <w:r w:rsidR="00055026">
              <w:t>,</w:t>
            </w:r>
            <w:r w:rsidRPr="00C57028">
              <w:t xml:space="preserve"> 0.65]</w:t>
            </w:r>
          </w:p>
        </w:tc>
        <w:tc>
          <w:tcPr>
            <w:tcW w:w="3118" w:type="dxa"/>
            <w:tcBorders>
              <w:bottom w:val="single" w:sz="4" w:space="0" w:color="auto"/>
            </w:tcBorders>
            <w:vAlign w:val="center"/>
          </w:tcPr>
          <w:p w14:paraId="61A38AAC" w14:textId="79E3645A" w:rsidR="007F6AA7" w:rsidRDefault="007F6AA7" w:rsidP="00C11E13">
            <w:r w:rsidRPr="00C57028">
              <w:t>538.35 [</w:t>
            </w:r>
            <w:r>
              <w:t>522.97</w:t>
            </w:r>
            <w:r w:rsidR="00055026">
              <w:t>,</w:t>
            </w:r>
            <w:r>
              <w:t xml:space="preserve"> 554.23</w:t>
            </w:r>
            <w:r w:rsidRPr="00C57028">
              <w:t>]</w:t>
            </w:r>
          </w:p>
        </w:tc>
      </w:tr>
    </w:tbl>
    <w:p w14:paraId="6DFB8006" w14:textId="77777777" w:rsidR="00510DA0" w:rsidRDefault="00510DA0" w:rsidP="008E021D">
      <w:pPr>
        <w:rPr>
          <w:b/>
        </w:rPr>
      </w:pPr>
    </w:p>
    <w:p w14:paraId="493B129A" w14:textId="330482BB" w:rsidR="004D7EBB" w:rsidRPr="004D7EBB" w:rsidRDefault="003A0B81" w:rsidP="008E021D">
      <w:pPr>
        <w:rPr>
          <w:b/>
        </w:rPr>
      </w:pPr>
      <w:r w:rsidRPr="003A0B81">
        <w:rPr>
          <w:b/>
          <w:noProof/>
        </w:rPr>
        <mc:AlternateContent>
          <mc:Choice Requires="wpg">
            <w:drawing>
              <wp:anchor distT="0" distB="0" distL="114300" distR="114300" simplePos="0" relativeHeight="251666432" behindDoc="0" locked="0" layoutInCell="1" allowOverlap="1" wp14:anchorId="4F181D98" wp14:editId="460C570F">
                <wp:simplePos x="0" y="0"/>
                <wp:positionH relativeFrom="margin">
                  <wp:align>center</wp:align>
                </wp:positionH>
                <wp:positionV relativeFrom="paragraph">
                  <wp:posOffset>20320</wp:posOffset>
                </wp:positionV>
                <wp:extent cx="7210800" cy="2473200"/>
                <wp:effectExtent l="19050" t="19050" r="28575" b="22860"/>
                <wp:wrapSquare wrapText="bothSides"/>
                <wp:docPr id="37" name="Group 22"/>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38" name="Picture 3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pic:pic xmlns:pic="http://schemas.openxmlformats.org/drawingml/2006/picture">
                        <pic:nvPicPr>
                          <pic:cNvPr id="39" name="Picture 3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073181" y="0"/>
                            <a:ext cx="3073182" cy="1911600"/>
                          </a:xfrm>
                          <a:prstGeom prst="rect">
                            <a:avLst/>
                          </a:prstGeom>
                          <a:ln>
                            <a:solidFill>
                              <a:schemeClr val="bg1"/>
                            </a:solidFill>
                          </a:ln>
                        </pic:spPr>
                      </pic:pic>
                      <wps:wsp>
                        <wps:cNvPr id="40" name="Rectangle 40"/>
                        <wps:cNvSpPr/>
                        <wps:spPr>
                          <a:xfrm>
                            <a:off x="0" y="1677142"/>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077732" y="170252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4151E092" id="Group 22" o:spid="_x0000_s1026" style="position:absolute;margin-left:0;margin-top:1.6pt;width:567.8pt;height:194.75pt;z-index:251666432;mso-position-horizontal:center;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">
                <v:shape id="Picture 38"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" stroked="t" strokecolor="white [3212]">
                  <v:imagedata r:id="rId18" o:title=""/>
                  <v:path arrowok="t"/>
                </v:shape>
                <v:shape id="Picture 39"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" stroked="t" strokecolor="white [3212]">
                  <v:imagedata r:id="rId19" o:title=""/>
                  <v:path arrowok="t"/>
                </v:shape>
                <v:rect id="Rectangle 40" o:spid="_x0000_s1029" style="position:absolute;top:1677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" fillcolor="white [3212]" strokecolor="white [3212]" strokeweight="1pt"/>
                <v:rect id="Rectangle 41" o:spid="_x0000_s1030" style="position:absolute;left:30777;top:17025;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" fillcolor="white [3212]" strokecolor="white [3212]" strokeweight="1pt"/>
                <w10:wrap type="square" anchorx="margin"/>
              </v:group>
            </w:pict>
          </mc:Fallback>
        </mc:AlternateContent>
      </w:r>
    </w:p>
    <w:p w14:paraId="6A17D506" w14:textId="0EA182D2" w:rsidR="00FF793F" w:rsidRDefault="00765B6B" w:rsidP="004269CE">
      <w:pPr>
        <w:jc w:val="both"/>
        <w:rPr>
          <w:sz w:val="20"/>
        </w:rPr>
      </w:pPr>
      <w:r>
        <w:rPr>
          <w:b/>
          <w:sz w:val="20"/>
        </w:rPr>
        <w:t xml:space="preserve">Figure </w:t>
      </w:r>
      <w:r w:rsidR="00E1045E">
        <w:rPr>
          <w:b/>
          <w:sz w:val="20"/>
        </w:rPr>
        <w:t>3</w:t>
      </w:r>
      <w:r w:rsidR="00FF793F" w:rsidRPr="00FF793F">
        <w:rPr>
          <w:b/>
          <w:sz w:val="20"/>
        </w:rPr>
        <w:t xml:space="preserve">. </w:t>
      </w:r>
      <w:r w:rsidR="00FF793F" w:rsidRPr="00FF793F">
        <w:rPr>
          <w:sz w:val="20"/>
        </w:rPr>
        <w:t>Posterior distribution</w:t>
      </w:r>
      <w:r w:rsidR="00EF140D">
        <w:rPr>
          <w:sz w:val="20"/>
        </w:rPr>
        <w:t>s</w:t>
      </w:r>
      <w:r w:rsidR="00FF793F" w:rsidRPr="00FF793F">
        <w:rPr>
          <w:sz w:val="20"/>
        </w:rPr>
        <w:t xml:space="preserve"> of the interaction model</w:t>
      </w:r>
      <w:r w:rsidR="00EF140D">
        <w:rPr>
          <w:sz w:val="20"/>
        </w:rPr>
        <w:t>s for hit rates and reaction times across conditions.</w:t>
      </w:r>
    </w:p>
    <w:p w14:paraId="434C3BCB" w14:textId="0342B6C3" w:rsidR="00EF140D" w:rsidRDefault="00EF140D" w:rsidP="00FF793F">
      <w:pPr>
        <w:rPr>
          <w:sz w:val="20"/>
        </w:rPr>
      </w:pPr>
    </w:p>
    <w:p w14:paraId="77451852" w14:textId="0BBD55E4" w:rsidR="008C4B5F" w:rsidRDefault="008C4B5F" w:rsidP="00BC3FB6">
      <w:pPr>
        <w:pStyle w:val="Heading2"/>
        <w:spacing w:before="0" w:after="240"/>
      </w:pPr>
      <w:r>
        <w:t>Reaction times</w:t>
      </w:r>
    </w:p>
    <w:p w14:paraId="557A58F4" w14:textId="4D606666" w:rsidR="00825530" w:rsidRDefault="00B92561" w:rsidP="00411041">
      <w:pPr>
        <w:spacing w:line="480" w:lineRule="auto"/>
        <w:ind w:firstLine="284"/>
        <w:jc w:val="both"/>
      </w:pPr>
      <w:r>
        <w:t>The interaction model</w:t>
      </w:r>
      <w:r w:rsidR="00B100A4">
        <w:t xml:space="preserve"> (Reward phase x Reward probability)</w:t>
      </w:r>
      <w:r>
        <w:t xml:space="preserve"> also best pr</w:t>
      </w:r>
      <w:r w:rsidR="00C11E13">
        <w:t>edict</w:t>
      </w:r>
      <w:r w:rsidR="00B100A4">
        <w:t>ed</w:t>
      </w:r>
      <w:r w:rsidR="00C11E13">
        <w:t xml:space="preserve"> reaction times (</w:t>
      </w:r>
      <w:r w:rsidR="00C11E13" w:rsidRPr="00B57645">
        <w:rPr>
          <w:i/>
        </w:rPr>
        <w:t>Table 2</w:t>
      </w:r>
      <w:r>
        <w:t>). Participants were reliably faster in the acquisition compared to the baseline phase</w:t>
      </w:r>
      <w:r w:rsidR="00DF3CBB">
        <w:t xml:space="preserve"> in both the high reward</w:t>
      </w:r>
      <w:r w:rsidR="00825530">
        <w:t>ed</w:t>
      </w:r>
      <w:r w:rsidR="00CC2633">
        <w:t xml:space="preserve"> (</w:t>
      </w:r>
      <w:r w:rsidR="00CC2633">
        <w:rPr>
          <w:i/>
        </w:rPr>
        <w:t xml:space="preserve">M = </w:t>
      </w:r>
      <w:r w:rsidR="00746C80">
        <w:t>-21.16</w:t>
      </w:r>
      <w:r w:rsidR="00BF4EA7">
        <w:t>; 95% HDI [-29.79, -12.27</w:t>
      </w:r>
      <w:r w:rsidR="00CC2633">
        <w:t xml:space="preserve">]; ER = </w:t>
      </w:r>
      <w:r w:rsidR="00CC2633" w:rsidRPr="00B57645">
        <w:rPr>
          <w:i/>
        </w:rPr>
        <w:t>Inf.</w:t>
      </w:r>
      <w:r w:rsidR="00CC2633">
        <w:t xml:space="preserve">, i.e. </w:t>
      </w:r>
      <w:r w:rsidR="00462A22">
        <w:t>whole</w:t>
      </w:r>
      <w:r w:rsidR="00CC2633">
        <w:t xml:space="preserve"> </w:t>
      </w:r>
      <w:r w:rsidR="00462A22">
        <w:t xml:space="preserve">posterior </w:t>
      </w:r>
      <w:r w:rsidR="00CC2633">
        <w:t>distribution</w:t>
      </w:r>
      <w:r w:rsidR="00462A22">
        <w:t xml:space="preserve"> </w:t>
      </w:r>
      <w:r w:rsidR="00CC2633">
        <w:t xml:space="preserve">above zero) </w:t>
      </w:r>
      <w:r w:rsidR="00DF3CBB">
        <w:t>and</w:t>
      </w:r>
      <w:r w:rsidR="00CC2633">
        <w:t xml:space="preserve"> the low rewarded condition</w:t>
      </w:r>
      <w:r w:rsidR="0041367D">
        <w:t>s</w:t>
      </w:r>
      <w:r w:rsidR="00CC2633">
        <w:t xml:space="preserve"> (</w:t>
      </w:r>
      <w:r w:rsidR="00CC2633">
        <w:rPr>
          <w:i/>
        </w:rPr>
        <w:t xml:space="preserve">M = </w:t>
      </w:r>
      <w:r w:rsidR="00323FBF">
        <w:t>-14.47</w:t>
      </w:r>
      <w:r w:rsidR="00CC2633">
        <w:t>; 95% HDI [-24.7</w:t>
      </w:r>
      <w:r w:rsidR="00323FBF">
        <w:t>1</w:t>
      </w:r>
      <w:r w:rsidR="00CC2633">
        <w:t>, -4.63]; ER = 332</w:t>
      </w:r>
      <w:r w:rsidR="00323FBF">
        <w:t>.33</w:t>
      </w:r>
      <w:r w:rsidR="00CC2633">
        <w:t>)</w:t>
      </w:r>
      <w:r>
        <w:t xml:space="preserve">. </w:t>
      </w:r>
      <w:r w:rsidR="00DF3CBB">
        <w:t>Moreover, this difference was larger in the high compared to low rewarded condition (</w:t>
      </w:r>
      <w:r w:rsidR="00DF3CBB">
        <w:rPr>
          <w:i/>
        </w:rPr>
        <w:t xml:space="preserve">M = </w:t>
      </w:r>
      <w:r w:rsidR="00DF3CBB">
        <w:t xml:space="preserve">-6.69; 95% HDI [-18.01, 4.77]; ER = 7.20). </w:t>
      </w:r>
      <w:r w:rsidR="00340112">
        <w:t xml:space="preserve">We found little evidence for </w:t>
      </w:r>
      <w:r w:rsidR="00825530">
        <w:t xml:space="preserve">any </w:t>
      </w:r>
      <w:r w:rsidR="00340112">
        <w:t>change</w:t>
      </w:r>
      <w:r w:rsidR="00825530">
        <w:t>s</w:t>
      </w:r>
      <w:r w:rsidR="00340112">
        <w:t xml:space="preserve"> in reaction times between the acquisition and the extinction phase. </w:t>
      </w:r>
      <w:r w:rsidR="00B71FD2">
        <w:t xml:space="preserve">Participants were approximately equally fast in acquisition and extinction for both the </w:t>
      </w:r>
      <w:r w:rsidR="00340112">
        <w:t>high (</w:t>
      </w:r>
      <w:r w:rsidR="00340112">
        <w:rPr>
          <w:i/>
        </w:rPr>
        <w:t xml:space="preserve">M = </w:t>
      </w:r>
      <w:r w:rsidR="00771373">
        <w:t>2.26</w:t>
      </w:r>
      <w:r w:rsidR="0090292B">
        <w:t>; 95% HDI [-6</w:t>
      </w:r>
      <w:r w:rsidR="00340112">
        <w:t>.8</w:t>
      </w:r>
      <w:r w:rsidR="00613D9B">
        <w:t>0</w:t>
      </w:r>
      <w:r w:rsidR="00340112">
        <w:t xml:space="preserve">, </w:t>
      </w:r>
      <w:r w:rsidR="00323FBF">
        <w:t>11</w:t>
      </w:r>
      <w:r w:rsidR="00613D9B">
        <w:t>.00</w:t>
      </w:r>
      <w:r w:rsidR="00340112">
        <w:t>]</w:t>
      </w:r>
      <w:r w:rsidR="00B71FD2">
        <w:t>; ER = 2</w:t>
      </w:r>
      <w:r w:rsidR="00323FBF">
        <w:t>.26</w:t>
      </w:r>
      <w:r w:rsidR="00340112">
        <w:t xml:space="preserve">), </w:t>
      </w:r>
      <w:r w:rsidR="00B71FD2">
        <w:t xml:space="preserve">and the </w:t>
      </w:r>
      <w:r w:rsidR="0090292B">
        <w:t xml:space="preserve">low </w:t>
      </w:r>
      <w:r w:rsidR="00746C80">
        <w:t xml:space="preserve">reward </w:t>
      </w:r>
      <w:r w:rsidR="0090292B">
        <w:t>condition (</w:t>
      </w:r>
      <w:r w:rsidR="0090292B">
        <w:rPr>
          <w:i/>
        </w:rPr>
        <w:t xml:space="preserve">M = </w:t>
      </w:r>
      <w:r w:rsidR="00771373">
        <w:t>-0.15</w:t>
      </w:r>
      <w:r w:rsidR="00323FBF">
        <w:t>; 95% HDI [-10.86, 10.26</w:t>
      </w:r>
      <w:r w:rsidR="0090292B">
        <w:t>]</w:t>
      </w:r>
      <w:r w:rsidR="00B71FD2">
        <w:t>; ER = 1.05</w:t>
      </w:r>
      <w:r w:rsidR="0090292B">
        <w:t>)</w:t>
      </w:r>
      <w:r w:rsidR="000205D1">
        <w:t>.</w:t>
      </w:r>
    </w:p>
    <w:p w14:paraId="1B4E111D" w14:textId="7CBDF49D" w:rsidR="00B92561" w:rsidRDefault="000205D1" w:rsidP="00340112">
      <w:pPr>
        <w:spacing w:line="480" w:lineRule="auto"/>
        <w:ind w:firstLine="284"/>
        <w:jc w:val="both"/>
      </w:pPr>
      <w:r>
        <w:t xml:space="preserve">These results indicate that participants were faster in the condition in which they could earn rewards, </w:t>
      </w:r>
      <w:commentRangeStart w:id="19"/>
      <w:commentRangeStart w:id="20"/>
      <w:r>
        <w:t>and more so in the condition with higher probability of earning a reward</w:t>
      </w:r>
      <w:commentRangeEnd w:id="19"/>
      <w:r w:rsidR="0041367D">
        <w:rPr>
          <w:rStyle w:val="CommentReference"/>
        </w:rPr>
        <w:commentReference w:id="19"/>
      </w:r>
      <w:commentRangeEnd w:id="20"/>
      <w:r w:rsidR="00411041">
        <w:rPr>
          <w:rStyle w:val="CommentReference"/>
        </w:rPr>
        <w:commentReference w:id="20"/>
      </w:r>
      <w:r>
        <w:t xml:space="preserve">. Also, there </w:t>
      </w:r>
      <w:r w:rsidR="00CC2633">
        <w:t>was</w:t>
      </w:r>
      <w:r>
        <w:t xml:space="preserve"> no evidence for </w:t>
      </w:r>
      <w:r w:rsidR="00825530">
        <w:t xml:space="preserve">any </w:t>
      </w:r>
      <w:r>
        <w:t>change</w:t>
      </w:r>
      <w:r w:rsidR="00825530">
        <w:t>s</w:t>
      </w:r>
      <w:r>
        <w:t xml:space="preserve"> in reaction times when rewards were no longer available.</w:t>
      </w:r>
    </w:p>
    <w:p w14:paraId="6A363A93" w14:textId="22B14FF2" w:rsidR="00F4458A" w:rsidRDefault="00825530" w:rsidP="00340112">
      <w:pPr>
        <w:spacing w:line="480" w:lineRule="auto"/>
        <w:ind w:firstLine="284"/>
        <w:jc w:val="both"/>
      </w:pPr>
      <w:r>
        <w:t>Supplementary analyses carried out to</w:t>
      </w:r>
      <w:r w:rsidR="00F4458A">
        <w:t xml:space="preserve"> </w:t>
      </w:r>
      <w:r>
        <w:t xml:space="preserve">assess possible </w:t>
      </w:r>
      <w:r w:rsidR="00F4458A">
        <w:t xml:space="preserve">training effects indicated some evidence for the presence of training effects in hit rates and </w:t>
      </w:r>
      <w:r>
        <w:t xml:space="preserve">scant </w:t>
      </w:r>
      <w:r w:rsidR="00F4458A">
        <w:t>evidence for such effects in reaction times. The</w:t>
      </w:r>
      <w:r>
        <w:t>se</w:t>
      </w:r>
      <w:r w:rsidR="00F4458A">
        <w:t xml:space="preserve"> results can be found in </w:t>
      </w:r>
      <w:r w:rsidR="00F4458A" w:rsidRPr="00411041">
        <w:rPr>
          <w:i/>
        </w:rPr>
        <w:t>Appendix 1</w:t>
      </w:r>
      <w:r w:rsidR="00F4458A">
        <w:t>.</w:t>
      </w:r>
    </w:p>
    <w:p w14:paraId="4134A50A" w14:textId="743F911E" w:rsidR="006531B0" w:rsidRDefault="00565524" w:rsidP="007B463E">
      <w:pPr>
        <w:pStyle w:val="Heading2"/>
        <w:spacing w:before="0" w:after="240"/>
      </w:pPr>
      <w:r>
        <w:t xml:space="preserve">SSVEP </w:t>
      </w:r>
      <w:r w:rsidR="00BE710C">
        <w:t>amplitudes</w:t>
      </w:r>
    </w:p>
    <w:p w14:paraId="45AF31F2" w14:textId="2491990D" w:rsidR="00826535" w:rsidRPr="00826535" w:rsidRDefault="00826535" w:rsidP="00411041">
      <w:pPr>
        <w:spacing w:line="480" w:lineRule="auto"/>
        <w:ind w:firstLine="284"/>
      </w:pPr>
      <w:r w:rsidRPr="00D92BFE">
        <w:rPr>
          <w:rFonts w:eastAsia="Times New Roman"/>
          <w:szCs w:val="24"/>
        </w:rPr>
        <w:t xml:space="preserve">As shown in </w:t>
      </w:r>
      <w:r>
        <w:rPr>
          <w:rFonts w:eastAsia="Times New Roman"/>
          <w:i/>
          <w:szCs w:val="24"/>
        </w:rPr>
        <w:t>Figure 4</w:t>
      </w:r>
      <w:r w:rsidRPr="00D92BFE">
        <w:rPr>
          <w:rFonts w:eastAsia="Times New Roman"/>
          <w:szCs w:val="24"/>
        </w:rPr>
        <w:t>, activity</w:t>
      </w:r>
      <w:r>
        <w:rPr>
          <w:rFonts w:eastAsia="Times New Roman"/>
          <w:szCs w:val="24"/>
        </w:rPr>
        <w:t xml:space="preserve"> 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proofErr w:type="spellStart"/>
      <w:r w:rsidRPr="00411041">
        <w:rPr>
          <w:rFonts w:eastAsia="Times New Roman"/>
          <w:i/>
          <w:szCs w:val="24"/>
        </w:rPr>
        <w:t>POz</w:t>
      </w:r>
      <w:proofErr w:type="spellEnd"/>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FFT-amplitude spectra showed the expected peaks at the frequencies of 10 and 12</w:t>
      </w:r>
      <w:r w:rsidR="00085449">
        <w:t xml:space="preserve"> </w:t>
      </w:r>
      <w:r>
        <w:t>Hz.</w:t>
      </w:r>
    </w:p>
    <w:p w14:paraId="1059B01C" w14:textId="6B87E171" w:rsidR="00E1045E" w:rsidRDefault="00E1045E" w:rsidP="00C11E13">
      <w:pPr>
        <w:spacing w:line="480" w:lineRule="auto"/>
        <w:ind w:firstLine="284"/>
        <w:jc w:val="both"/>
      </w:pPr>
      <w:commentRangeStart w:id="21"/>
      <w:r>
        <w:rPr>
          <w:noProof/>
        </w:rPr>
        <w:drawing>
          <wp:inline distT="0" distB="0" distL="0" distR="0" wp14:anchorId="56E09EC4" wp14:editId="0237A2A5">
            <wp:extent cx="5971540" cy="542867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xperiments\Grahek_Ivan\FSAReward\repo\figures\topos_spectra.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71540" cy="5428672"/>
                    </a:xfrm>
                    <a:prstGeom prst="rect">
                      <a:avLst/>
                    </a:prstGeom>
                    <a:noFill/>
                    <a:ln>
                      <a:noFill/>
                    </a:ln>
                  </pic:spPr>
                </pic:pic>
              </a:graphicData>
            </a:graphic>
          </wp:inline>
        </w:drawing>
      </w:r>
      <w:commentRangeEnd w:id="21"/>
      <w:r w:rsidR="001F2B18">
        <w:rPr>
          <w:rStyle w:val="CommentReference"/>
        </w:rPr>
        <w:commentReference w:id="21"/>
      </w:r>
    </w:p>
    <w:p w14:paraId="18F62F57" w14:textId="0F3C5616" w:rsidR="00E1045E" w:rsidRPr="00F36223" w:rsidRDefault="00E1045E" w:rsidP="00E1045E">
      <w:pPr>
        <w:jc w:val="both"/>
        <w:rPr>
          <w:sz w:val="20"/>
          <w:szCs w:val="20"/>
        </w:rPr>
      </w:pPr>
      <w:r w:rsidRPr="00F36223">
        <w:rPr>
          <w:b/>
          <w:sz w:val="20"/>
          <w:szCs w:val="20"/>
        </w:rPr>
        <w:t>Figure</w:t>
      </w:r>
      <w:r>
        <w:rPr>
          <w:b/>
          <w:sz w:val="20"/>
          <w:szCs w:val="20"/>
        </w:rPr>
        <w:t xml:space="preserve"> 4.</w:t>
      </w:r>
      <w:r w:rsidRPr="00F36223">
        <w:rPr>
          <w:sz w:val="20"/>
          <w:szCs w:val="20"/>
        </w:rPr>
        <w:t xml:space="preserve"> Grand average FFT-amplitude spectra derived from EEG signals at each participant's best four-electrode cluster for the </w:t>
      </w:r>
      <w:r>
        <w:rPr>
          <w:sz w:val="20"/>
          <w:szCs w:val="20"/>
        </w:rPr>
        <w:t>10 and 1</w:t>
      </w:r>
      <w:r w:rsidRPr="00F36223">
        <w:rPr>
          <w:sz w:val="20"/>
          <w:szCs w:val="20"/>
        </w:rPr>
        <w:t>2 Hz signal</w:t>
      </w:r>
      <w:r>
        <w:rPr>
          <w:sz w:val="20"/>
          <w:szCs w:val="20"/>
        </w:rPr>
        <w:t>.</w:t>
      </w:r>
      <w:r w:rsidR="00917742">
        <w:rPr>
          <w:sz w:val="20"/>
          <w:szCs w:val="20"/>
        </w:rPr>
        <w:t xml:space="preserve"> </w:t>
      </w:r>
      <w:r>
        <w:rPr>
          <w:sz w:val="20"/>
          <w:szCs w:val="20"/>
        </w:rPr>
        <w:t xml:space="preserve">Data in the figure are filtered with 1Hz high-pass filter for visualization purposes. </w:t>
      </w:r>
    </w:p>
    <w:p w14:paraId="37CF1C23" w14:textId="77777777" w:rsidR="00E1045E" w:rsidRDefault="00E1045E" w:rsidP="00C11E13">
      <w:pPr>
        <w:spacing w:line="480" w:lineRule="auto"/>
        <w:ind w:firstLine="284"/>
        <w:jc w:val="both"/>
      </w:pPr>
    </w:p>
    <w:p w14:paraId="6D432CAC" w14:textId="2E8EC26C" w:rsidR="00443CF7" w:rsidRDefault="00E66917" w:rsidP="00C11E13">
      <w:pPr>
        <w:spacing w:line="480" w:lineRule="auto"/>
        <w:ind w:firstLine="284"/>
        <w:jc w:val="both"/>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proofErr w:type="spellStart"/>
      <w:r w:rsidR="0011021B">
        <w:t>a.u</w:t>
      </w:r>
      <w:proofErr w:type="spellEnd"/>
      <w:r w:rsidR="0011021B">
        <w:t>. due to the normalization</w:t>
      </w:r>
      <w:r>
        <w:t>) across conditions (</w:t>
      </w:r>
      <w:r w:rsidRPr="00B57645">
        <w:rPr>
          <w:i/>
        </w:rPr>
        <w:t xml:space="preserve">Figure </w:t>
      </w:r>
      <w:r w:rsidR="00825530" w:rsidRPr="00B57645">
        <w:rPr>
          <w:i/>
        </w:rPr>
        <w:t>5</w:t>
      </w:r>
      <w:r w:rsidR="00825530">
        <w:t xml:space="preserve"> </w:t>
      </w:r>
      <w:r>
        <w:t xml:space="preserve">and </w:t>
      </w:r>
      <w:r w:rsidRPr="00B57645">
        <w:rPr>
          <w:i/>
        </w:rPr>
        <w:t>Table 4</w:t>
      </w:r>
      <w:r>
        <w:t xml:space="preserve">). The </w:t>
      </w:r>
      <w:r w:rsidRPr="004D7EBB">
        <w:rPr>
          <w:i/>
        </w:rPr>
        <w:t>Null model</w:t>
      </w:r>
      <w:r>
        <w:t xml:space="preserve"> included </w:t>
      </w:r>
      <w:r w:rsidR="00411041">
        <w:t>one</w:t>
      </w:r>
      <w:r w:rsidR="00700D33">
        <w:t xml:space="preserve"> constant and</w:t>
      </w:r>
      <w:r>
        <w:t xml:space="preserve"> </w:t>
      </w:r>
      <w:r w:rsidR="00411041">
        <w:t xml:space="preserve">multiple </w:t>
      </w:r>
      <w:r>
        <w:t xml:space="preserve">varying intercepts across </w:t>
      </w:r>
      <w:r w:rsidR="00411041">
        <w:t>participants</w:t>
      </w:r>
      <w:r>
        <w:t xml:space="preserve">.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Reward phase model</w:t>
      </w:r>
      <w:r>
        <w:t xml:space="preserve"> included the constant effect of reward phase</w:t>
      </w:r>
      <w:r w:rsidR="00B34D24">
        <w:t>;</w:t>
      </w:r>
      <w:r>
        <w:t xml:space="preserve"> the </w:t>
      </w:r>
      <w:r>
        <w:rPr>
          <w:i/>
        </w:rPr>
        <w:t xml:space="preserve">Reward phase </w:t>
      </w:r>
      <w:r w:rsidR="00B34D24">
        <w:rPr>
          <w:i/>
        </w:rPr>
        <w:t xml:space="preserve">+ </w:t>
      </w:r>
      <w:r>
        <w:rPr>
          <w:i/>
        </w:rPr>
        <w:t>attention</w:t>
      </w:r>
      <w:r>
        <w:t xml:space="preserve"> model included the additive effects of reward phase and attention</w:t>
      </w:r>
      <w:r w:rsidR="00B34D24">
        <w:t>;</w:t>
      </w:r>
      <w:r>
        <w:t xml:space="preserve"> and the </w:t>
      </w:r>
      <w:r>
        <w:rPr>
          <w:i/>
        </w:rPr>
        <w:t xml:space="preserve">Reward phase </w:t>
      </w:r>
      <w:r w:rsidR="00B34D24">
        <w:rPr>
          <w:i/>
        </w:rPr>
        <w:t xml:space="preserve">x </w:t>
      </w:r>
      <w:r>
        <w:rPr>
          <w:i/>
        </w:rPr>
        <w:t>attention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B34D24">
        <w:rPr>
          <w:i/>
        </w:rPr>
        <w:t>x</w:t>
      </w:r>
      <w:r w:rsidR="00B34D24" w:rsidRPr="00822832">
        <w:rPr>
          <w:i/>
        </w:rPr>
        <w:t xml:space="preserve"> </w:t>
      </w:r>
      <w:r w:rsidRPr="00822832">
        <w:rPr>
          <w:i/>
        </w:rPr>
        <w:t>reward phase + attention</w:t>
      </w:r>
      <w:r>
        <w:t xml:space="preserve"> model consisted of the constant effects of reward probability and phase, their interaction, and the </w:t>
      </w:r>
      <w:r w:rsidR="00B34D24">
        <w:t xml:space="preserve">independent </w:t>
      </w:r>
      <w:r>
        <w:t xml:space="preserve">effect of attention. The last model was the </w:t>
      </w:r>
      <w:r>
        <w:rPr>
          <w:i/>
        </w:rPr>
        <w:t>Interaction</w:t>
      </w:r>
      <w:r>
        <w:t xml:space="preserve"> model which included </w:t>
      </w:r>
      <w:r w:rsidR="00B34D24">
        <w:t xml:space="preserve">all constant effects </w:t>
      </w:r>
      <w:r>
        <w:t>and their interaction</w:t>
      </w:r>
      <w:r w:rsidR="00B34D24">
        <w:t xml:space="preserve"> (</w:t>
      </w:r>
      <w:r w:rsidR="00B34D24" w:rsidRPr="00822832">
        <w:rPr>
          <w:i/>
        </w:rPr>
        <w:t xml:space="preserve">Reward </w:t>
      </w:r>
      <w:r w:rsidR="00B34D24">
        <w:rPr>
          <w:i/>
        </w:rPr>
        <w:t>probability</w:t>
      </w:r>
      <w:r w:rsidR="00B34D24" w:rsidRPr="00822832">
        <w:rPr>
          <w:i/>
        </w:rPr>
        <w:t xml:space="preserve"> </w:t>
      </w:r>
      <w:r w:rsidR="00B34D24">
        <w:rPr>
          <w:i/>
        </w:rPr>
        <w:t>x</w:t>
      </w:r>
      <w:r w:rsidR="00B34D24" w:rsidRPr="00822832">
        <w:rPr>
          <w:i/>
        </w:rPr>
        <w:t xml:space="preserve"> reward phase </w:t>
      </w:r>
      <w:r w:rsidR="00B34D24">
        <w:rPr>
          <w:i/>
        </w:rPr>
        <w:t>x</w:t>
      </w:r>
      <w:r w:rsidR="00B34D24" w:rsidRPr="00822832">
        <w:rPr>
          <w:i/>
        </w:rPr>
        <w:t xml:space="preserve"> attention</w:t>
      </w:r>
      <w:r w:rsidR="00B34D24">
        <w:t>)</w:t>
      </w:r>
      <w:r>
        <w:t xml:space="preserve">. All models, except for the </w:t>
      </w:r>
      <w:r>
        <w:rPr>
          <w:i/>
        </w:rPr>
        <w:t>Null</w:t>
      </w:r>
      <w:r>
        <w:t xml:space="preserve"> </w:t>
      </w:r>
      <w:r>
        <w:rPr>
          <w:i/>
        </w:rPr>
        <w:t>model</w:t>
      </w:r>
      <w:r>
        <w:t xml:space="preserve">, included varying slopes and intercepts across participants for all constant effects. As </w:t>
      </w:r>
      <w:r w:rsidR="0041367D">
        <w:t>was</w:t>
      </w:r>
      <w:r>
        <w:t xml:space="preserve"> </w:t>
      </w:r>
      <w:r w:rsidR="00D86728">
        <w:t xml:space="preserve">the </w:t>
      </w:r>
      <w:r>
        <w:t xml:space="preserve">case </w:t>
      </w:r>
      <w:r w:rsidR="0041367D">
        <w:t>for the</w:t>
      </w:r>
      <w:r>
        <w:t xml:space="preserve"> 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p>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443CF7" w14:paraId="3FA00F95" w14:textId="77777777" w:rsidTr="00C11E13">
        <w:trPr>
          <w:trHeight w:val="634"/>
        </w:trPr>
        <w:tc>
          <w:tcPr>
            <w:tcW w:w="10032" w:type="dxa"/>
            <w:gridSpan w:val="4"/>
            <w:tcBorders>
              <w:bottom w:val="single" w:sz="4" w:space="0" w:color="auto"/>
            </w:tcBorders>
          </w:tcPr>
          <w:p w14:paraId="6BD8F538" w14:textId="3668EF26" w:rsidR="00443CF7" w:rsidRDefault="00493C9B" w:rsidP="00C11E13">
            <w:pPr>
              <w:spacing w:line="360" w:lineRule="auto"/>
            </w:pPr>
            <w:r>
              <w:t>Table 4</w:t>
            </w:r>
          </w:p>
          <w:p w14:paraId="7D44488C" w14:textId="414940F9" w:rsidR="00443CF7" w:rsidRDefault="00443CF7" w:rsidP="00352BD6">
            <w:pPr>
              <w:spacing w:line="360" w:lineRule="auto"/>
              <w:rPr>
                <w:i/>
              </w:rPr>
            </w:pPr>
            <w:r>
              <w:rPr>
                <w:i/>
              </w:rPr>
              <w:t xml:space="preserve">Means and 95% HDIs of </w:t>
            </w:r>
            <w:r w:rsidR="00B34D24">
              <w:rPr>
                <w:i/>
              </w:rPr>
              <w:t xml:space="preserve">recorded </w:t>
            </w:r>
            <w:r w:rsidR="00352BD6">
              <w:rPr>
                <w:i/>
              </w:rPr>
              <w:t>SSVEP</w:t>
            </w:r>
            <w:r>
              <w:rPr>
                <w:i/>
              </w:rPr>
              <w:t xml:space="preserve"> amplitudes </w:t>
            </w:r>
            <w:r w:rsidR="00B34D24">
              <w:rPr>
                <w:i/>
              </w:rPr>
              <w:t>in each</w:t>
            </w:r>
            <w:r>
              <w:rPr>
                <w:i/>
              </w:rPr>
              <w:t xml:space="preserve"> condition</w:t>
            </w:r>
            <w:r w:rsidR="00B34D24">
              <w:rPr>
                <w:i/>
              </w:rPr>
              <w:t>.</w:t>
            </w:r>
          </w:p>
        </w:tc>
      </w:tr>
      <w:tr w:rsidR="00443CF7" w14:paraId="1E90C22A" w14:textId="77777777" w:rsidTr="00C11E13">
        <w:trPr>
          <w:trHeight w:val="634"/>
        </w:trPr>
        <w:tc>
          <w:tcPr>
            <w:tcW w:w="2235" w:type="dxa"/>
            <w:tcBorders>
              <w:top w:val="single" w:sz="4" w:space="0" w:color="auto"/>
              <w:bottom w:val="single" w:sz="4" w:space="0" w:color="auto"/>
            </w:tcBorders>
            <w:vAlign w:val="center"/>
          </w:tcPr>
          <w:p w14:paraId="7A82902E" w14:textId="77777777" w:rsidR="00443CF7" w:rsidRDefault="00443CF7" w:rsidP="00C11E13">
            <w:r>
              <w:t>Attention</w:t>
            </w:r>
          </w:p>
        </w:tc>
        <w:tc>
          <w:tcPr>
            <w:tcW w:w="2382" w:type="dxa"/>
            <w:tcBorders>
              <w:top w:val="single" w:sz="4" w:space="0" w:color="auto"/>
              <w:bottom w:val="single" w:sz="4" w:space="0" w:color="auto"/>
            </w:tcBorders>
            <w:vAlign w:val="center"/>
          </w:tcPr>
          <w:p w14:paraId="7DE238BB" w14:textId="77777777" w:rsidR="00443CF7" w:rsidRDefault="00443CF7" w:rsidP="00C11E13">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C11E13">
            <w:r>
              <w:t xml:space="preserve">Reward </w:t>
            </w:r>
            <w:r w:rsidR="00884EE2">
              <w:t>probability</w:t>
            </w:r>
          </w:p>
        </w:tc>
        <w:tc>
          <w:tcPr>
            <w:tcW w:w="3027" w:type="dxa"/>
            <w:tcBorders>
              <w:top w:val="single" w:sz="4" w:space="0" w:color="auto"/>
              <w:bottom w:val="single" w:sz="4" w:space="0" w:color="auto"/>
            </w:tcBorders>
            <w:vAlign w:val="center"/>
          </w:tcPr>
          <w:p w14:paraId="3223B2D7" w14:textId="503D5F53" w:rsidR="00443CF7" w:rsidRPr="00297068" w:rsidRDefault="00443CF7" w:rsidP="0011021B">
            <w:r>
              <w:t>Amplitudes (</w:t>
            </w:r>
            <w:proofErr w:type="spellStart"/>
            <w:r w:rsidR="0011021B">
              <w:t>a.u</w:t>
            </w:r>
            <w:proofErr w:type="spellEnd"/>
            <w:r w:rsidR="0011021B">
              <w:t>.</w:t>
            </w:r>
            <w:r>
              <w:t>)</w:t>
            </w:r>
          </w:p>
        </w:tc>
      </w:tr>
      <w:tr w:rsidR="00443CF7" w14:paraId="1D035D48" w14:textId="77777777" w:rsidTr="00C11E13">
        <w:trPr>
          <w:trHeight w:val="417"/>
        </w:trPr>
        <w:tc>
          <w:tcPr>
            <w:tcW w:w="2235" w:type="dxa"/>
            <w:tcBorders>
              <w:top w:val="single" w:sz="4" w:space="0" w:color="auto"/>
            </w:tcBorders>
            <w:vAlign w:val="center"/>
          </w:tcPr>
          <w:p w14:paraId="327599DA" w14:textId="77777777" w:rsidR="00443CF7" w:rsidRDefault="00443CF7" w:rsidP="00C11E13">
            <w:r>
              <w:t>Attended</w:t>
            </w:r>
          </w:p>
        </w:tc>
        <w:tc>
          <w:tcPr>
            <w:tcW w:w="2382" w:type="dxa"/>
            <w:tcBorders>
              <w:top w:val="single" w:sz="4" w:space="0" w:color="auto"/>
            </w:tcBorders>
            <w:vAlign w:val="center"/>
          </w:tcPr>
          <w:p w14:paraId="649C1CCE" w14:textId="77777777" w:rsidR="00443CF7" w:rsidRPr="008E021D" w:rsidRDefault="00443CF7" w:rsidP="00C11E13">
            <w:r>
              <w:t>Baseline</w:t>
            </w:r>
          </w:p>
        </w:tc>
        <w:tc>
          <w:tcPr>
            <w:tcW w:w="2388" w:type="dxa"/>
            <w:tcBorders>
              <w:top w:val="single" w:sz="4" w:space="0" w:color="auto"/>
            </w:tcBorders>
            <w:vAlign w:val="center"/>
          </w:tcPr>
          <w:p w14:paraId="5409F828" w14:textId="77777777" w:rsidR="00443CF7" w:rsidRDefault="00443CF7" w:rsidP="00C11E13">
            <w:r>
              <w:t>High</w:t>
            </w:r>
          </w:p>
        </w:tc>
        <w:tc>
          <w:tcPr>
            <w:tcW w:w="3027" w:type="dxa"/>
            <w:tcBorders>
              <w:top w:val="single" w:sz="4" w:space="0" w:color="auto"/>
            </w:tcBorders>
            <w:vAlign w:val="center"/>
          </w:tcPr>
          <w:p w14:paraId="1D81F0E6" w14:textId="142081AE" w:rsidR="00443CF7" w:rsidRDefault="00443CF7" w:rsidP="00C11E13">
            <w:r>
              <w:t>1.11 [</w:t>
            </w:r>
            <w:r w:rsidRPr="00E91E20">
              <w:t>0.77</w:t>
            </w:r>
            <w:r>
              <w:t>,</w:t>
            </w:r>
            <w:r w:rsidRPr="00E91E20">
              <w:t xml:space="preserve"> 1.42]</w:t>
            </w:r>
          </w:p>
        </w:tc>
      </w:tr>
      <w:tr w:rsidR="00443CF7" w14:paraId="13BCF29B" w14:textId="77777777" w:rsidTr="00C11E13">
        <w:trPr>
          <w:trHeight w:val="417"/>
        </w:trPr>
        <w:tc>
          <w:tcPr>
            <w:tcW w:w="2235" w:type="dxa"/>
            <w:vAlign w:val="center"/>
          </w:tcPr>
          <w:p w14:paraId="251E4FB3" w14:textId="77777777" w:rsidR="00443CF7" w:rsidRDefault="00443CF7" w:rsidP="00C11E13">
            <w:r>
              <w:t>Attended</w:t>
            </w:r>
          </w:p>
        </w:tc>
        <w:tc>
          <w:tcPr>
            <w:tcW w:w="2382" w:type="dxa"/>
            <w:vAlign w:val="center"/>
          </w:tcPr>
          <w:p w14:paraId="16E456E1" w14:textId="77777777" w:rsidR="00443CF7" w:rsidRPr="008E021D" w:rsidRDefault="00443CF7" w:rsidP="00C11E13">
            <w:r>
              <w:t>Baseline</w:t>
            </w:r>
          </w:p>
        </w:tc>
        <w:tc>
          <w:tcPr>
            <w:tcW w:w="2388" w:type="dxa"/>
            <w:vAlign w:val="center"/>
          </w:tcPr>
          <w:p w14:paraId="50E5A8D7" w14:textId="77777777" w:rsidR="00443CF7" w:rsidRDefault="00443CF7" w:rsidP="00C11E13">
            <w:r>
              <w:t>Low</w:t>
            </w:r>
          </w:p>
        </w:tc>
        <w:tc>
          <w:tcPr>
            <w:tcW w:w="3027" w:type="dxa"/>
            <w:vAlign w:val="center"/>
          </w:tcPr>
          <w:p w14:paraId="158B154D" w14:textId="3BF48C5D" w:rsidR="00443CF7" w:rsidRDefault="00443CF7" w:rsidP="00C11E13">
            <w:r w:rsidRPr="00E91E20">
              <w:t>1.09 [0.41</w:t>
            </w:r>
            <w:r>
              <w:t>,</w:t>
            </w:r>
            <w:r w:rsidRPr="00E91E20">
              <w:t xml:space="preserve"> 1.44]</w:t>
            </w:r>
          </w:p>
        </w:tc>
      </w:tr>
      <w:tr w:rsidR="00443CF7" w14:paraId="4F30A74D" w14:textId="77777777" w:rsidTr="00C11E13">
        <w:trPr>
          <w:trHeight w:val="417"/>
        </w:trPr>
        <w:tc>
          <w:tcPr>
            <w:tcW w:w="2235" w:type="dxa"/>
            <w:vAlign w:val="center"/>
          </w:tcPr>
          <w:p w14:paraId="52B3F0A9" w14:textId="77777777" w:rsidR="00443CF7" w:rsidRDefault="00443CF7" w:rsidP="00C11E13">
            <w:r>
              <w:t>Attended</w:t>
            </w:r>
          </w:p>
        </w:tc>
        <w:tc>
          <w:tcPr>
            <w:tcW w:w="2382" w:type="dxa"/>
            <w:vAlign w:val="center"/>
          </w:tcPr>
          <w:p w14:paraId="5C2460C1" w14:textId="77777777" w:rsidR="00443CF7" w:rsidRPr="008E021D" w:rsidRDefault="00443CF7" w:rsidP="00C11E13">
            <w:r>
              <w:t>Acquisition</w:t>
            </w:r>
          </w:p>
        </w:tc>
        <w:tc>
          <w:tcPr>
            <w:tcW w:w="2388" w:type="dxa"/>
            <w:vAlign w:val="center"/>
          </w:tcPr>
          <w:p w14:paraId="7AA0B263" w14:textId="77777777" w:rsidR="00443CF7" w:rsidRDefault="00443CF7" w:rsidP="00C11E13">
            <w:r>
              <w:t>High</w:t>
            </w:r>
          </w:p>
        </w:tc>
        <w:tc>
          <w:tcPr>
            <w:tcW w:w="3027" w:type="dxa"/>
            <w:vAlign w:val="center"/>
          </w:tcPr>
          <w:p w14:paraId="01E87DD9" w14:textId="112C5D37" w:rsidR="00443CF7" w:rsidRDefault="00443CF7" w:rsidP="00C11E13">
            <w:r w:rsidRPr="00E91E20">
              <w:t>1.1</w:t>
            </w:r>
            <w:r>
              <w:t>0</w:t>
            </w:r>
            <w:r w:rsidRPr="00E91E20">
              <w:t xml:space="preserve"> [0.77</w:t>
            </w:r>
            <w:r>
              <w:t>,</w:t>
            </w:r>
            <w:r w:rsidRPr="00E91E20">
              <w:t xml:space="preserve"> 1.5</w:t>
            </w:r>
            <w:r>
              <w:t>0</w:t>
            </w:r>
            <w:r w:rsidRPr="00E91E20">
              <w:t>]</w:t>
            </w:r>
          </w:p>
        </w:tc>
      </w:tr>
      <w:tr w:rsidR="00443CF7" w14:paraId="2B0265E8" w14:textId="77777777" w:rsidTr="00C11E13">
        <w:trPr>
          <w:trHeight w:val="417"/>
        </w:trPr>
        <w:tc>
          <w:tcPr>
            <w:tcW w:w="2235" w:type="dxa"/>
            <w:vAlign w:val="center"/>
          </w:tcPr>
          <w:p w14:paraId="188F1B08" w14:textId="77777777" w:rsidR="00443CF7" w:rsidRDefault="00443CF7" w:rsidP="00C11E13">
            <w:r>
              <w:t>Attended</w:t>
            </w:r>
          </w:p>
        </w:tc>
        <w:tc>
          <w:tcPr>
            <w:tcW w:w="2382" w:type="dxa"/>
            <w:vAlign w:val="center"/>
          </w:tcPr>
          <w:p w14:paraId="450CB528" w14:textId="77777777" w:rsidR="00443CF7" w:rsidRPr="00534F07" w:rsidRDefault="00443CF7" w:rsidP="00C11E13">
            <w:r>
              <w:t>Acquisition</w:t>
            </w:r>
          </w:p>
        </w:tc>
        <w:tc>
          <w:tcPr>
            <w:tcW w:w="2388" w:type="dxa"/>
            <w:vAlign w:val="center"/>
          </w:tcPr>
          <w:p w14:paraId="138EA2AA" w14:textId="77777777" w:rsidR="00443CF7" w:rsidRDefault="00443CF7" w:rsidP="00C11E13">
            <w:r>
              <w:t>Low</w:t>
            </w:r>
          </w:p>
        </w:tc>
        <w:tc>
          <w:tcPr>
            <w:tcW w:w="3027" w:type="dxa"/>
            <w:vAlign w:val="center"/>
          </w:tcPr>
          <w:p w14:paraId="62031325" w14:textId="6A6D3A5B" w:rsidR="00443CF7" w:rsidRDefault="00443CF7" w:rsidP="00C11E13">
            <w:r w:rsidRPr="00E91E20">
              <w:t>1.04 [0.55</w:t>
            </w:r>
            <w:r>
              <w:t>,</w:t>
            </w:r>
            <w:r w:rsidRPr="00E91E20">
              <w:t xml:space="preserve"> 1.4</w:t>
            </w:r>
            <w:r>
              <w:t>0</w:t>
            </w:r>
            <w:r w:rsidRPr="00E91E20">
              <w:t>]</w:t>
            </w:r>
          </w:p>
        </w:tc>
      </w:tr>
      <w:tr w:rsidR="00443CF7" w14:paraId="38149568" w14:textId="77777777" w:rsidTr="00C11E13">
        <w:trPr>
          <w:trHeight w:val="417"/>
        </w:trPr>
        <w:tc>
          <w:tcPr>
            <w:tcW w:w="2235" w:type="dxa"/>
            <w:vAlign w:val="center"/>
          </w:tcPr>
          <w:p w14:paraId="160C4B9A" w14:textId="77777777" w:rsidR="00443CF7" w:rsidRDefault="00443CF7" w:rsidP="00C11E13">
            <w:r>
              <w:t>Attended</w:t>
            </w:r>
          </w:p>
        </w:tc>
        <w:tc>
          <w:tcPr>
            <w:tcW w:w="2382" w:type="dxa"/>
            <w:vAlign w:val="center"/>
          </w:tcPr>
          <w:p w14:paraId="70BD1002" w14:textId="77777777" w:rsidR="00443CF7" w:rsidRPr="00C21D51" w:rsidRDefault="00443CF7" w:rsidP="00C11E13">
            <w:r>
              <w:t>Extinction</w:t>
            </w:r>
          </w:p>
        </w:tc>
        <w:tc>
          <w:tcPr>
            <w:tcW w:w="2388" w:type="dxa"/>
            <w:vAlign w:val="center"/>
          </w:tcPr>
          <w:p w14:paraId="201C1E5B" w14:textId="77777777" w:rsidR="00443CF7" w:rsidRDefault="00443CF7" w:rsidP="00C11E13">
            <w:r>
              <w:t>High</w:t>
            </w:r>
          </w:p>
        </w:tc>
        <w:tc>
          <w:tcPr>
            <w:tcW w:w="3027" w:type="dxa"/>
            <w:vAlign w:val="center"/>
          </w:tcPr>
          <w:p w14:paraId="71C545D3" w14:textId="7F14C58A" w:rsidR="00443CF7" w:rsidRDefault="00443CF7" w:rsidP="00C11E13">
            <w:r w:rsidRPr="00E91E20">
              <w:t>1.07 [0.72</w:t>
            </w:r>
            <w:r>
              <w:t>,</w:t>
            </w:r>
            <w:r w:rsidRPr="00E91E20">
              <w:t xml:space="preserve"> 1.47]</w:t>
            </w:r>
          </w:p>
        </w:tc>
      </w:tr>
      <w:tr w:rsidR="00443CF7" w14:paraId="53C10384" w14:textId="77777777" w:rsidTr="00C11E13">
        <w:trPr>
          <w:trHeight w:val="417"/>
        </w:trPr>
        <w:tc>
          <w:tcPr>
            <w:tcW w:w="2235" w:type="dxa"/>
            <w:vAlign w:val="center"/>
          </w:tcPr>
          <w:p w14:paraId="08B48409" w14:textId="77777777" w:rsidR="00443CF7" w:rsidRDefault="00443CF7" w:rsidP="00C11E13">
            <w:r>
              <w:t>Attended</w:t>
            </w:r>
          </w:p>
        </w:tc>
        <w:tc>
          <w:tcPr>
            <w:tcW w:w="2382" w:type="dxa"/>
            <w:vAlign w:val="center"/>
          </w:tcPr>
          <w:p w14:paraId="103A0B2A" w14:textId="77777777" w:rsidR="00443CF7" w:rsidRPr="00C21D51" w:rsidRDefault="00443CF7" w:rsidP="00C11E13">
            <w:r>
              <w:t>Extinction</w:t>
            </w:r>
          </w:p>
        </w:tc>
        <w:tc>
          <w:tcPr>
            <w:tcW w:w="2388" w:type="dxa"/>
            <w:vAlign w:val="center"/>
          </w:tcPr>
          <w:p w14:paraId="1DCAFF16" w14:textId="77777777" w:rsidR="00443CF7" w:rsidRDefault="00443CF7" w:rsidP="00C11E13">
            <w:r>
              <w:t>Low</w:t>
            </w:r>
          </w:p>
        </w:tc>
        <w:tc>
          <w:tcPr>
            <w:tcW w:w="3027" w:type="dxa"/>
            <w:vAlign w:val="center"/>
          </w:tcPr>
          <w:p w14:paraId="0FA8A4A5" w14:textId="15A28A64" w:rsidR="00443CF7" w:rsidRDefault="00443CF7" w:rsidP="00C11E13">
            <w:r w:rsidRPr="00E91E20">
              <w:t>1.09 [0.76</w:t>
            </w:r>
            <w:r>
              <w:t>,</w:t>
            </w:r>
            <w:r w:rsidRPr="00E91E20">
              <w:t xml:space="preserve"> 1.59]</w:t>
            </w:r>
          </w:p>
        </w:tc>
      </w:tr>
      <w:tr w:rsidR="00443CF7" w14:paraId="30FE2A72" w14:textId="77777777" w:rsidTr="00C11E13">
        <w:trPr>
          <w:trHeight w:val="417"/>
        </w:trPr>
        <w:tc>
          <w:tcPr>
            <w:tcW w:w="2235" w:type="dxa"/>
            <w:vAlign w:val="center"/>
          </w:tcPr>
          <w:p w14:paraId="2EB0B3EC" w14:textId="77777777" w:rsidR="00443CF7" w:rsidRDefault="00443CF7" w:rsidP="00C11E13">
            <w:r>
              <w:t>Unattended</w:t>
            </w:r>
          </w:p>
        </w:tc>
        <w:tc>
          <w:tcPr>
            <w:tcW w:w="2382" w:type="dxa"/>
            <w:vAlign w:val="center"/>
          </w:tcPr>
          <w:p w14:paraId="4BF33DD3" w14:textId="77777777" w:rsidR="00443CF7" w:rsidRDefault="00443CF7" w:rsidP="00C11E13">
            <w:r>
              <w:t>Baseline</w:t>
            </w:r>
          </w:p>
        </w:tc>
        <w:tc>
          <w:tcPr>
            <w:tcW w:w="2388" w:type="dxa"/>
            <w:vAlign w:val="center"/>
          </w:tcPr>
          <w:p w14:paraId="4D97A05E" w14:textId="77777777" w:rsidR="00443CF7" w:rsidRDefault="00443CF7" w:rsidP="00C11E13">
            <w:r>
              <w:t>High</w:t>
            </w:r>
          </w:p>
        </w:tc>
        <w:tc>
          <w:tcPr>
            <w:tcW w:w="3027" w:type="dxa"/>
            <w:vAlign w:val="center"/>
          </w:tcPr>
          <w:p w14:paraId="4CF01262" w14:textId="683A26B0" w:rsidR="00443CF7" w:rsidRPr="00C57028" w:rsidRDefault="00443CF7" w:rsidP="00C11E13">
            <w:r w:rsidRPr="00E91E20">
              <w:t>0.95 [0.65</w:t>
            </w:r>
            <w:r>
              <w:t>,</w:t>
            </w:r>
            <w:r w:rsidRPr="00E91E20">
              <w:t xml:space="preserve"> 1.43]</w:t>
            </w:r>
          </w:p>
        </w:tc>
      </w:tr>
      <w:tr w:rsidR="00443CF7" w14:paraId="094B2CE6" w14:textId="77777777" w:rsidTr="00C11E13">
        <w:trPr>
          <w:trHeight w:val="417"/>
        </w:trPr>
        <w:tc>
          <w:tcPr>
            <w:tcW w:w="2235" w:type="dxa"/>
            <w:vAlign w:val="center"/>
          </w:tcPr>
          <w:p w14:paraId="21AF2006" w14:textId="77777777" w:rsidR="00443CF7" w:rsidRDefault="00443CF7" w:rsidP="00C11E13">
            <w:r>
              <w:t>Unattended</w:t>
            </w:r>
          </w:p>
        </w:tc>
        <w:tc>
          <w:tcPr>
            <w:tcW w:w="2382" w:type="dxa"/>
            <w:vAlign w:val="center"/>
          </w:tcPr>
          <w:p w14:paraId="566C3A07" w14:textId="77777777" w:rsidR="00443CF7" w:rsidRDefault="00443CF7" w:rsidP="00C11E13">
            <w:r>
              <w:t>Baseline</w:t>
            </w:r>
          </w:p>
        </w:tc>
        <w:tc>
          <w:tcPr>
            <w:tcW w:w="2388" w:type="dxa"/>
            <w:vAlign w:val="center"/>
          </w:tcPr>
          <w:p w14:paraId="10FB130F" w14:textId="77777777" w:rsidR="00443CF7" w:rsidRDefault="00443CF7" w:rsidP="00C11E13">
            <w:r>
              <w:t>Low</w:t>
            </w:r>
          </w:p>
        </w:tc>
        <w:tc>
          <w:tcPr>
            <w:tcW w:w="3027" w:type="dxa"/>
            <w:vAlign w:val="center"/>
          </w:tcPr>
          <w:p w14:paraId="0B16EB3D" w14:textId="1022FE42" w:rsidR="00443CF7" w:rsidRPr="00C57028" w:rsidRDefault="00443CF7" w:rsidP="00C11E13">
            <w:r w:rsidRPr="00E91E20">
              <w:t>0.89 [0.58</w:t>
            </w:r>
            <w:r>
              <w:t>,</w:t>
            </w:r>
            <w:r w:rsidRPr="00E91E20">
              <w:t xml:space="preserve"> 1.32]</w:t>
            </w:r>
          </w:p>
        </w:tc>
      </w:tr>
      <w:tr w:rsidR="00443CF7" w14:paraId="75F94411" w14:textId="77777777" w:rsidTr="00C11E13">
        <w:trPr>
          <w:trHeight w:val="417"/>
        </w:trPr>
        <w:tc>
          <w:tcPr>
            <w:tcW w:w="2235" w:type="dxa"/>
            <w:vAlign w:val="center"/>
          </w:tcPr>
          <w:p w14:paraId="24062DB3" w14:textId="77777777" w:rsidR="00443CF7" w:rsidRDefault="00443CF7" w:rsidP="00C11E13">
            <w:r>
              <w:t>Unattended</w:t>
            </w:r>
          </w:p>
        </w:tc>
        <w:tc>
          <w:tcPr>
            <w:tcW w:w="2382" w:type="dxa"/>
            <w:vAlign w:val="center"/>
          </w:tcPr>
          <w:p w14:paraId="1C140412" w14:textId="77777777" w:rsidR="00443CF7" w:rsidRDefault="00443CF7" w:rsidP="00C11E13">
            <w:r>
              <w:t>Acquisition</w:t>
            </w:r>
          </w:p>
        </w:tc>
        <w:tc>
          <w:tcPr>
            <w:tcW w:w="2388" w:type="dxa"/>
            <w:vAlign w:val="center"/>
          </w:tcPr>
          <w:p w14:paraId="46ECEA6D" w14:textId="77777777" w:rsidR="00443CF7" w:rsidRDefault="00443CF7" w:rsidP="00C11E13">
            <w:r>
              <w:t>High</w:t>
            </w:r>
          </w:p>
        </w:tc>
        <w:tc>
          <w:tcPr>
            <w:tcW w:w="3027" w:type="dxa"/>
            <w:vAlign w:val="center"/>
          </w:tcPr>
          <w:p w14:paraId="09EA20CE" w14:textId="3A50AAFA" w:rsidR="00443CF7" w:rsidRPr="00C57028" w:rsidRDefault="00443CF7" w:rsidP="00C11E13">
            <w:r w:rsidRPr="00E91E20">
              <w:t>0.91 [0.57</w:t>
            </w:r>
            <w:r>
              <w:t>,</w:t>
            </w:r>
            <w:r w:rsidRPr="00E91E20">
              <w:t xml:space="preserve"> 1.3</w:t>
            </w:r>
            <w:r>
              <w:t>0</w:t>
            </w:r>
            <w:r w:rsidRPr="00E91E20">
              <w:t>]</w:t>
            </w:r>
          </w:p>
        </w:tc>
      </w:tr>
      <w:tr w:rsidR="00443CF7" w14:paraId="10A0F3FD" w14:textId="77777777" w:rsidTr="00C11E13">
        <w:trPr>
          <w:trHeight w:val="417"/>
        </w:trPr>
        <w:tc>
          <w:tcPr>
            <w:tcW w:w="2235" w:type="dxa"/>
            <w:vAlign w:val="center"/>
          </w:tcPr>
          <w:p w14:paraId="76B53A15" w14:textId="77777777" w:rsidR="00443CF7" w:rsidRDefault="00443CF7" w:rsidP="00C11E13">
            <w:r>
              <w:t>Unattended</w:t>
            </w:r>
          </w:p>
        </w:tc>
        <w:tc>
          <w:tcPr>
            <w:tcW w:w="2382" w:type="dxa"/>
            <w:vAlign w:val="center"/>
          </w:tcPr>
          <w:p w14:paraId="218225DA" w14:textId="77777777" w:rsidR="00443CF7" w:rsidRDefault="00443CF7" w:rsidP="00C11E13">
            <w:r>
              <w:t>Acquisition</w:t>
            </w:r>
          </w:p>
        </w:tc>
        <w:tc>
          <w:tcPr>
            <w:tcW w:w="2388" w:type="dxa"/>
            <w:vAlign w:val="center"/>
          </w:tcPr>
          <w:p w14:paraId="18F2D72B" w14:textId="77777777" w:rsidR="00443CF7" w:rsidRDefault="00443CF7" w:rsidP="00C11E13">
            <w:r>
              <w:t>Low</w:t>
            </w:r>
          </w:p>
        </w:tc>
        <w:tc>
          <w:tcPr>
            <w:tcW w:w="3027" w:type="dxa"/>
            <w:vAlign w:val="center"/>
          </w:tcPr>
          <w:p w14:paraId="37353E39" w14:textId="7DD7E260" w:rsidR="00443CF7" w:rsidRPr="00C57028" w:rsidRDefault="00443CF7" w:rsidP="00C11E13">
            <w:r w:rsidRPr="00E91E20">
              <w:t>0.9</w:t>
            </w:r>
            <w:r>
              <w:t>0</w:t>
            </w:r>
            <w:r w:rsidRPr="00E91E20">
              <w:t xml:space="preserve"> [0.62</w:t>
            </w:r>
            <w:r>
              <w:t>,</w:t>
            </w:r>
            <w:r w:rsidRPr="00E91E20">
              <w:t xml:space="preserve"> 1.21]</w:t>
            </w:r>
          </w:p>
        </w:tc>
      </w:tr>
      <w:tr w:rsidR="00443CF7" w14:paraId="0810D6D4" w14:textId="77777777" w:rsidTr="00C11E13">
        <w:trPr>
          <w:trHeight w:val="417"/>
        </w:trPr>
        <w:tc>
          <w:tcPr>
            <w:tcW w:w="2235" w:type="dxa"/>
            <w:vAlign w:val="center"/>
          </w:tcPr>
          <w:p w14:paraId="09BCFE3D" w14:textId="77777777" w:rsidR="00443CF7" w:rsidRDefault="00443CF7" w:rsidP="00C11E13">
            <w:r>
              <w:t>Unattended</w:t>
            </w:r>
          </w:p>
        </w:tc>
        <w:tc>
          <w:tcPr>
            <w:tcW w:w="2382" w:type="dxa"/>
            <w:vAlign w:val="center"/>
          </w:tcPr>
          <w:p w14:paraId="32722F05" w14:textId="77777777" w:rsidR="00443CF7" w:rsidRDefault="00443CF7" w:rsidP="00C11E13">
            <w:r>
              <w:t>Extinction</w:t>
            </w:r>
          </w:p>
        </w:tc>
        <w:tc>
          <w:tcPr>
            <w:tcW w:w="2388" w:type="dxa"/>
            <w:vAlign w:val="center"/>
          </w:tcPr>
          <w:p w14:paraId="6182A9E2" w14:textId="77777777" w:rsidR="00443CF7" w:rsidRDefault="00443CF7" w:rsidP="00C11E13">
            <w:r>
              <w:t>High</w:t>
            </w:r>
          </w:p>
        </w:tc>
        <w:tc>
          <w:tcPr>
            <w:tcW w:w="3027" w:type="dxa"/>
            <w:vAlign w:val="center"/>
          </w:tcPr>
          <w:p w14:paraId="6CBC1F7C" w14:textId="00DE4F68" w:rsidR="00443CF7" w:rsidRPr="00C57028" w:rsidRDefault="00443CF7" w:rsidP="00C11E13">
            <w:r w:rsidRPr="00E91E20">
              <w:t>0.93 [0.51</w:t>
            </w:r>
            <w:r>
              <w:t>,</w:t>
            </w:r>
            <w:r w:rsidRPr="00E91E20">
              <w:t xml:space="preserve"> 1.37]</w:t>
            </w:r>
          </w:p>
        </w:tc>
      </w:tr>
      <w:tr w:rsidR="00443CF7" w14:paraId="0FAC480A" w14:textId="77777777" w:rsidTr="00C11E13">
        <w:trPr>
          <w:trHeight w:val="417"/>
        </w:trPr>
        <w:tc>
          <w:tcPr>
            <w:tcW w:w="2235" w:type="dxa"/>
            <w:tcBorders>
              <w:bottom w:val="single" w:sz="4" w:space="0" w:color="auto"/>
            </w:tcBorders>
            <w:vAlign w:val="center"/>
          </w:tcPr>
          <w:p w14:paraId="090E4362" w14:textId="77777777" w:rsidR="00443CF7" w:rsidRDefault="00443CF7" w:rsidP="00C11E13">
            <w:r>
              <w:t>Unattended</w:t>
            </w:r>
          </w:p>
        </w:tc>
        <w:tc>
          <w:tcPr>
            <w:tcW w:w="2382" w:type="dxa"/>
            <w:tcBorders>
              <w:bottom w:val="single" w:sz="4" w:space="0" w:color="auto"/>
            </w:tcBorders>
            <w:vAlign w:val="center"/>
          </w:tcPr>
          <w:p w14:paraId="033BBB35" w14:textId="77777777" w:rsidR="00443CF7" w:rsidRDefault="00443CF7" w:rsidP="00C11E13">
            <w:r>
              <w:t>Extinction</w:t>
            </w:r>
          </w:p>
        </w:tc>
        <w:tc>
          <w:tcPr>
            <w:tcW w:w="2388" w:type="dxa"/>
            <w:tcBorders>
              <w:bottom w:val="single" w:sz="4" w:space="0" w:color="auto"/>
            </w:tcBorders>
            <w:vAlign w:val="center"/>
          </w:tcPr>
          <w:p w14:paraId="25898100" w14:textId="77777777" w:rsidR="00443CF7" w:rsidRDefault="00443CF7" w:rsidP="00C11E13">
            <w:r>
              <w:t>Low</w:t>
            </w:r>
          </w:p>
        </w:tc>
        <w:tc>
          <w:tcPr>
            <w:tcW w:w="3027" w:type="dxa"/>
            <w:tcBorders>
              <w:bottom w:val="single" w:sz="4" w:space="0" w:color="auto"/>
            </w:tcBorders>
            <w:vAlign w:val="center"/>
          </w:tcPr>
          <w:p w14:paraId="27269EF1" w14:textId="3CAA2F1F" w:rsidR="00443CF7" w:rsidRPr="00C57028" w:rsidRDefault="00443CF7" w:rsidP="00C11E13">
            <w:r w:rsidRPr="00E91E20">
              <w:t>0.92 [0.6</w:t>
            </w:r>
            <w:r>
              <w:t>0,</w:t>
            </w:r>
            <w:r w:rsidRPr="00E91E20">
              <w:t xml:space="preserve"> 1.34]</w:t>
            </w:r>
          </w:p>
        </w:tc>
      </w:tr>
    </w:tbl>
    <w:p w14:paraId="7F7F7584" w14:textId="4E2E3237" w:rsidR="00443CF7" w:rsidRDefault="00443CF7" w:rsidP="00443CF7"/>
    <w:p w14:paraId="5D493C93" w14:textId="77777777" w:rsidR="00C11E13" w:rsidRPr="00443CF7" w:rsidRDefault="00C11E13" w:rsidP="00443CF7"/>
    <w:p w14:paraId="106E119A" w14:textId="63885D18" w:rsidR="00C1424D" w:rsidRDefault="00C11E13" w:rsidP="00C1424D">
      <w:pPr>
        <w:rPr>
          <w:b/>
          <w:sz w:val="20"/>
        </w:rPr>
      </w:pPr>
      <w:r w:rsidRPr="008B3849">
        <w:rPr>
          <w:b/>
          <w:noProof/>
          <w:sz w:val="20"/>
        </w:rPr>
        <mc:AlternateContent>
          <mc:Choice Requires="wpg">
            <w:drawing>
              <wp:anchor distT="0" distB="0" distL="114300" distR="114300" simplePos="0" relativeHeight="251672576" behindDoc="0" locked="0" layoutInCell="1" allowOverlap="1" wp14:anchorId="76261424" wp14:editId="541B3E72">
                <wp:simplePos x="0" y="0"/>
                <wp:positionH relativeFrom="margin">
                  <wp:posOffset>-622339</wp:posOffset>
                </wp:positionH>
                <wp:positionV relativeFrom="paragraph">
                  <wp:posOffset>190576</wp:posOffset>
                </wp:positionV>
                <wp:extent cx="7210800" cy="2473200"/>
                <wp:effectExtent l="19050" t="19050" r="28575" b="22860"/>
                <wp:wrapSquare wrapText="bothSides"/>
                <wp:docPr id="4" name="Group 3"/>
                <wp:cNvGraphicFramePr/>
                <a:graphic xmlns:a="http://schemas.openxmlformats.org/drawingml/2006/main">
                  <a:graphicData uri="http://schemas.microsoft.com/office/word/2010/wordprocessingGroup">
                    <wpg:wgp>
                      <wpg:cNvGrpSpPr/>
                      <wpg:grpSpPr>
                        <a:xfrm>
                          <a:off x="0" y="0"/>
                          <a:ext cx="7210800" cy="2473200"/>
                          <a:chOff x="0" y="0"/>
                          <a:chExt cx="6146362" cy="1911600"/>
                        </a:xfrm>
                      </wpg:grpSpPr>
                      <wpg:grpSp>
                        <wpg:cNvPr id="1" name="Group 2"/>
                        <wpg:cNvGrpSpPr/>
                        <wpg:grpSpPr>
                          <a:xfrm>
                            <a:off x="0" y="0"/>
                            <a:ext cx="3073181" cy="1911600"/>
                            <a:chOff x="0" y="0"/>
                            <a:chExt cx="3073181" cy="1911600"/>
                          </a:xfrm>
                        </wpg:grpSpPr>
                        <pic:pic xmlns:pic="http://schemas.openxmlformats.org/drawingml/2006/picture">
                          <pic:nvPicPr>
                            <pic:cNvPr id="7" name="Picture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wps:wsp>
                          <wps:cNvPr id="8" name="Rectangle 8"/>
                          <wps:cNvSpPr/>
                          <wps:spPr>
                            <a:xfrm>
                              <a:off x="1049" y="169812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 name="Group 3"/>
                        <wpg:cNvGrpSpPr/>
                        <wpg:grpSpPr>
                          <a:xfrm>
                            <a:off x="3058357" y="0"/>
                            <a:ext cx="3088005" cy="1911600"/>
                            <a:chOff x="3058357" y="0"/>
                            <a:chExt cx="3088005" cy="1911600"/>
                          </a:xfrm>
                        </wpg:grpSpPr>
                        <pic:pic xmlns:pic="http://schemas.openxmlformats.org/drawingml/2006/picture">
                          <pic:nvPicPr>
                            <pic:cNvPr id="5" name="Picture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073181" y="0"/>
                              <a:ext cx="3073181" cy="1911600"/>
                            </a:xfrm>
                            <a:prstGeom prst="rect">
                              <a:avLst/>
                            </a:prstGeom>
                            <a:ln>
                              <a:solidFill>
                                <a:schemeClr val="bg1"/>
                              </a:solidFill>
                            </a:ln>
                          </pic:spPr>
                        </pic:pic>
                        <wps:wsp>
                          <wps:cNvPr id="6" name="Rectangle 6"/>
                          <wps:cNvSpPr/>
                          <wps:spPr>
                            <a:xfrm>
                              <a:off x="3058357" y="169811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6303A4C6" id="Group 3" o:spid="_x0000_s1026" style="position:absolute;margin-left:-49pt;margin-top:15pt;width:567.8pt;height:194.75pt;z-index:251672576;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">
                <v:group id="Group 2" o:spid="_x0000_s1027" style="position:absolute;width:30731;height:19116" coordsize="30731,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7" o:spid="_x0000_s1028"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" stroked="t" strokecolor="white [3212]">
                    <v:imagedata r:id="rId23" o:title=""/>
                    <v:path arrowok="t"/>
                  </v:shape>
                  <v:rect id="Rectangle 8" o:spid="_x0000_s1029" style="position:absolute;left:10;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" fillcolor="white [3212]" strokecolor="white [3212]" strokeweight="1pt"/>
                </v:group>
                <v:group id="_x0000_s1030" style="position:absolute;left:30583;width:30880;height:19116" coordorigin="30583" coordsize="30880,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5" o:spid="_x0000_s1031"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" stroked="t" strokecolor="white [3212]">
                    <v:imagedata r:id="rId24" o:title=""/>
                    <v:path arrowok="t"/>
                  </v:shape>
                  <v:rect id="Rectangle 6" o:spid="_x0000_s1032" style="position:absolute;left:30583;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group>
                <w10:wrap type="square" anchorx="margin"/>
              </v:group>
            </w:pict>
          </mc:Fallback>
        </mc:AlternateContent>
      </w:r>
    </w:p>
    <w:p w14:paraId="6D033E17" w14:textId="56623763" w:rsidR="006531B0" w:rsidRDefault="00E66917" w:rsidP="007B463E">
      <w:pPr>
        <w:jc w:val="both"/>
        <w:rPr>
          <w:b/>
          <w:sz w:val="20"/>
        </w:rPr>
      </w:pPr>
      <w:r>
        <w:rPr>
          <w:b/>
          <w:sz w:val="20"/>
        </w:rPr>
        <w:t xml:space="preserve">Figure </w:t>
      </w:r>
      <w:r w:rsidR="00825530">
        <w:rPr>
          <w:b/>
          <w:sz w:val="20"/>
        </w:rPr>
        <w:t>5</w:t>
      </w:r>
      <w:r w:rsidR="00C1424D" w:rsidRPr="00FF793F">
        <w:rPr>
          <w:b/>
          <w:sz w:val="20"/>
        </w:rPr>
        <w:t xml:space="preserve">. </w:t>
      </w:r>
      <w:r w:rsidR="00C1424D">
        <w:rPr>
          <w:sz w:val="20"/>
        </w:rPr>
        <w:t xml:space="preserve">Distributions, means, and credible intervals of </w:t>
      </w:r>
      <w:r w:rsidR="00352BD6">
        <w:rPr>
          <w:sz w:val="20"/>
        </w:rPr>
        <w:t>SSVEP</w:t>
      </w:r>
      <w:r w:rsidR="00C1424D">
        <w:rPr>
          <w:sz w:val="20"/>
        </w:rPr>
        <w:t xml:space="preserve"> amplitudes per condition.</w:t>
      </w:r>
    </w:p>
    <w:p w14:paraId="384F4B44" w14:textId="77777777" w:rsidR="007B463E" w:rsidRPr="007B463E" w:rsidRDefault="007B463E" w:rsidP="007B463E">
      <w:pPr>
        <w:jc w:val="both"/>
        <w:rPr>
          <w:b/>
          <w:sz w:val="20"/>
        </w:rPr>
      </w:pPr>
    </w:p>
    <w:p w14:paraId="631E81D8" w14:textId="36308FBE" w:rsidR="00E1045E" w:rsidRDefault="004269CE" w:rsidP="00A02266">
      <w:pPr>
        <w:spacing w:line="480" w:lineRule="auto"/>
        <w:ind w:firstLine="284"/>
        <w:jc w:val="both"/>
      </w:pPr>
      <w:r>
        <w:t>The interaction 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C11E13" w:rsidRPr="00B57645">
        <w:rPr>
          <w:i/>
        </w:rPr>
        <w:t>Table 5</w:t>
      </w:r>
      <w:r>
        <w:t xml:space="preserve">). </w:t>
      </w:r>
      <w:r w:rsidR="003273E4">
        <w:t>The analysis of the posterior distribution</w:t>
      </w:r>
      <w:r w:rsidR="00B34D24">
        <w:t>s</w:t>
      </w:r>
      <w:r w:rsidR="003273E4">
        <w:t xml:space="preserve"> of</w:t>
      </w:r>
      <w:r w:rsidR="00C11E13">
        <w:t xml:space="preserve"> the interaction model (</w:t>
      </w:r>
      <w:r w:rsidR="00C11E13" w:rsidRPr="00B57645">
        <w:rPr>
          <w:i/>
        </w:rPr>
        <w:t xml:space="preserve">Figure </w:t>
      </w:r>
      <w:r w:rsidR="00D86728">
        <w:rPr>
          <w:i/>
        </w:rPr>
        <w:t>6</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for the attended compared to the unattended stimuli. </w:t>
      </w:r>
      <w:r w:rsidR="003A5736">
        <w:t xml:space="preserve">At </w:t>
      </w:r>
      <w:r w:rsidR="003273E4">
        <w:t>baseline</w:t>
      </w:r>
      <w:r w:rsidR="003A5736">
        <w:t>,</w:t>
      </w:r>
      <w:r w:rsidR="003273E4">
        <w:t xml:space="preserve"> the </w:t>
      </w:r>
      <w:r w:rsidR="003A5736">
        <w:t xml:space="preserve">posterior </w:t>
      </w:r>
      <w:r w:rsidR="003273E4">
        <w:t xml:space="preserve">distribution </w:t>
      </w:r>
      <w:r w:rsidR="003A5736">
        <w:t xml:space="preserve">of </w:t>
      </w:r>
      <w:r w:rsidR="003273E4">
        <w:t>the difference between attended and unattended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attended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unattended ones (for high reward probability: </w:t>
      </w:r>
      <w:r w:rsidR="003273E4">
        <w:rPr>
          <w:i/>
        </w:rPr>
        <w:t xml:space="preserve">M = </w:t>
      </w:r>
      <w:r w:rsidR="003460DC">
        <w:t>0.17</w:t>
      </w:r>
      <w:r w:rsidR="003273E4">
        <w:t>; 95% HDI [0.</w:t>
      </w:r>
      <w:r w:rsidR="000A54DD">
        <w:t>09</w:t>
      </w:r>
      <w:r w:rsidR="003273E4">
        <w:t>, 0.24];</w:t>
      </w:r>
      <w:r w:rsidR="00750818">
        <w:t xml:space="preserve"> ER = </w:t>
      </w:r>
      <w:r w:rsidR="00750818" w:rsidRPr="00B57645">
        <w:rPr>
          <w:i/>
        </w:rPr>
        <w:t>Inf.</w:t>
      </w:r>
      <w:r w:rsidR="00750818">
        <w:t>;</w:t>
      </w:r>
      <w:r w:rsidR="003273E4">
        <w:t xml:space="preserve"> for low reward probability: </w:t>
      </w:r>
      <w:r w:rsidR="003273E4">
        <w:rPr>
          <w:i/>
        </w:rPr>
        <w:t xml:space="preserve">M = </w:t>
      </w:r>
      <w:r w:rsidR="000A54DD">
        <w:t>0.19; 95% HDI [0.11, 0.27</w:t>
      </w:r>
      <w:r w:rsidR="003273E4">
        <w:t>]</w:t>
      </w:r>
      <w:r w:rsidR="00750818">
        <w:t xml:space="preserve">; ER = </w:t>
      </w:r>
      <w:r w:rsidR="00750818" w:rsidRPr="00B57645">
        <w:rPr>
          <w:i/>
        </w:rPr>
        <w:t>Inf.</w:t>
      </w:r>
      <w:r w:rsidR="003273E4">
        <w:t xml:space="preserve">). </w:t>
      </w:r>
      <w:r w:rsidR="000A54DD">
        <w:t xml:space="preserve">In the acquisition </w:t>
      </w:r>
      <w:r w:rsidR="008C3227">
        <w:t>phase</w:t>
      </w:r>
      <w:r w:rsidR="003A5736">
        <w:t>,</w:t>
      </w:r>
      <w:r w:rsidR="008C3227">
        <w:t xml:space="preserve"> </w:t>
      </w:r>
      <w:r w:rsidR="000A54DD">
        <w:t xml:space="preserve">amplitudes were higher in the attended condition for </w:t>
      </w:r>
      <w:r w:rsidR="008C3227">
        <w:t xml:space="preserve">both </w:t>
      </w:r>
      <w:r w:rsidR="000A54DD">
        <w:t>high rewarded (</w:t>
      </w:r>
      <w:r w:rsidR="000A54DD">
        <w:rPr>
          <w:i/>
        </w:rPr>
        <w:t xml:space="preserve">M = </w:t>
      </w:r>
      <w:r w:rsidR="003460DC">
        <w:t>0.19</w:t>
      </w:r>
      <w:r w:rsidR="000A54DD">
        <w:t>; 95% HDI [0.11, 0.27]</w:t>
      </w:r>
      <w:r w:rsidR="00750818">
        <w:t xml:space="preserve">; ER = </w:t>
      </w:r>
      <w:r w:rsidR="00750818" w:rsidRPr="00B57645">
        <w:rPr>
          <w:i/>
        </w:rPr>
        <w:t>Inf.</w:t>
      </w:r>
      <w:r w:rsidR="008C3227">
        <w:t>)</w:t>
      </w:r>
      <w:r w:rsidR="000A54DD">
        <w:t xml:space="preserve"> and low rewarded stimuli (</w:t>
      </w:r>
      <w:r w:rsidR="000A54DD">
        <w:rPr>
          <w:i/>
        </w:rPr>
        <w:t xml:space="preserve">M = </w:t>
      </w:r>
      <w:r w:rsidR="003460DC">
        <w:t>0.11</w:t>
      </w:r>
      <w:r w:rsidR="007118AB">
        <w:t>; 95% HDI [-0.02, 0.23</w:t>
      </w:r>
      <w:r w:rsidR="000A54DD">
        <w:t>]</w:t>
      </w:r>
      <w:r w:rsidR="00750818">
        <w:t xml:space="preserve">; ER </w:t>
      </w:r>
      <w:r w:rsidR="007118AB">
        <w:t>= 22.81</w:t>
      </w:r>
      <w:r w:rsidR="000A54DD">
        <w:t xml:space="preserve">). </w:t>
      </w:r>
      <w:r w:rsidR="00750818">
        <w:t>Similarly, i</w:t>
      </w:r>
      <w:r w:rsidR="000A54DD">
        <w:t>n the extinction phase amplitudes were higher in the attended condition for highly rewarded stimuli (</w:t>
      </w:r>
      <w:r w:rsidR="000A54DD">
        <w:rPr>
          <w:i/>
        </w:rPr>
        <w:t xml:space="preserve">M = </w:t>
      </w:r>
      <w:r w:rsidR="007118AB">
        <w:t>0.14</w:t>
      </w:r>
      <w:r w:rsidR="000A54DD">
        <w:t>; 95% HDI [0.05, 0.23]</w:t>
      </w:r>
      <w:r w:rsidR="00750818">
        <w:t>; ER = 999</w:t>
      </w:r>
      <w:r w:rsidR="008C3227">
        <w:t>)</w:t>
      </w:r>
      <w:r w:rsidR="000A54DD">
        <w:t xml:space="preserve"> and for low rewarded stimuli (</w:t>
      </w:r>
      <w:r w:rsidR="000A54DD">
        <w:rPr>
          <w:i/>
        </w:rPr>
        <w:t xml:space="preserve">M = </w:t>
      </w:r>
      <w:r w:rsidR="003460DC">
        <w:t>0.14</w:t>
      </w:r>
      <w:r w:rsidR="000A54DD">
        <w:t>; 95% HDI [0.00, 0.26]</w:t>
      </w:r>
      <w:r w:rsidR="007118AB">
        <w:t xml:space="preserve">; ER = </w:t>
      </w:r>
      <w:r w:rsidR="00D86728">
        <w:t>51.63). These results reveal a very robust effect of attention across all experimental conditions.</w:t>
      </w:r>
    </w:p>
    <w:p w14:paraId="0E1FD766" w14:textId="73A38BEC" w:rsidR="00D86728" w:rsidRDefault="00D86728" w:rsidP="00A02266">
      <w:pPr>
        <w:spacing w:line="480" w:lineRule="auto"/>
        <w:ind w:firstLine="284"/>
        <w:jc w:val="both"/>
      </w:pPr>
    </w:p>
    <w:p w14:paraId="643BE1F4" w14:textId="77777777" w:rsidR="00D86728" w:rsidRDefault="00D86728" w:rsidP="00A02266">
      <w:pPr>
        <w:spacing w:line="480" w:lineRule="auto"/>
        <w:ind w:firstLine="284"/>
        <w:jc w:val="both"/>
      </w:pPr>
    </w:p>
    <w:tbl>
      <w:tblPr>
        <w:tblStyle w:val="APA6"/>
        <w:tblpPr w:leftFromText="181" w:rightFromText="181" w:vertAnchor="text" w:tblpXSpec="center" w:tblpY="252"/>
        <w:tblOverlap w:val="never"/>
        <w:tblW w:w="9498" w:type="dxa"/>
        <w:tblLook w:val="04A0" w:firstRow="1" w:lastRow="0" w:firstColumn="1" w:lastColumn="0" w:noHBand="0" w:noVBand="1"/>
      </w:tblPr>
      <w:tblGrid>
        <w:gridCol w:w="2132"/>
        <w:gridCol w:w="2265"/>
        <w:gridCol w:w="2263"/>
        <w:gridCol w:w="2838"/>
      </w:tblGrid>
      <w:tr w:rsidR="00E1045E" w14:paraId="23CB5753" w14:textId="77777777" w:rsidTr="00E1045E">
        <w:trPr>
          <w:trHeight w:val="634"/>
        </w:trPr>
        <w:tc>
          <w:tcPr>
            <w:tcW w:w="9498" w:type="dxa"/>
            <w:gridSpan w:val="4"/>
            <w:tcBorders>
              <w:bottom w:val="single" w:sz="4" w:space="0" w:color="auto"/>
            </w:tcBorders>
          </w:tcPr>
          <w:p w14:paraId="2468306F" w14:textId="77777777" w:rsidR="00E1045E" w:rsidRDefault="00E1045E" w:rsidP="00E1045E">
            <w:pPr>
              <w:spacing w:line="360" w:lineRule="auto"/>
            </w:pPr>
            <w:r>
              <w:t>Table 6</w:t>
            </w:r>
          </w:p>
          <w:p w14:paraId="4C16DA8E" w14:textId="77777777" w:rsidR="00E1045E" w:rsidRDefault="00E1045E" w:rsidP="00E1045E">
            <w:pPr>
              <w:spacing w:line="360" w:lineRule="auto"/>
              <w:rPr>
                <w:i/>
              </w:rPr>
            </w:pPr>
            <w:r>
              <w:rPr>
                <w:i/>
              </w:rPr>
              <w:t>Means and 95% HDIs of the posterior distributions of the SSVEP amplitudes for each condition.</w:t>
            </w:r>
          </w:p>
        </w:tc>
      </w:tr>
      <w:tr w:rsidR="00E1045E" w14:paraId="67B7D41F" w14:textId="77777777" w:rsidTr="00E1045E">
        <w:trPr>
          <w:trHeight w:val="634"/>
        </w:trPr>
        <w:tc>
          <w:tcPr>
            <w:tcW w:w="2132" w:type="dxa"/>
            <w:tcBorders>
              <w:top w:val="single" w:sz="4" w:space="0" w:color="auto"/>
              <w:bottom w:val="single" w:sz="4" w:space="0" w:color="auto"/>
            </w:tcBorders>
            <w:vAlign w:val="center"/>
          </w:tcPr>
          <w:p w14:paraId="4AE1C78B" w14:textId="77777777" w:rsidR="00E1045E" w:rsidRDefault="00E1045E" w:rsidP="00E1045E">
            <w:r>
              <w:t>Attention</w:t>
            </w:r>
          </w:p>
        </w:tc>
        <w:tc>
          <w:tcPr>
            <w:tcW w:w="2265" w:type="dxa"/>
            <w:tcBorders>
              <w:top w:val="single" w:sz="4" w:space="0" w:color="auto"/>
              <w:bottom w:val="single" w:sz="4" w:space="0" w:color="auto"/>
            </w:tcBorders>
            <w:vAlign w:val="center"/>
          </w:tcPr>
          <w:p w14:paraId="52B108C5" w14:textId="77777777" w:rsidR="00E1045E" w:rsidRDefault="00E1045E" w:rsidP="00E1045E">
            <w:r>
              <w:t>Reward phase</w:t>
            </w:r>
          </w:p>
        </w:tc>
        <w:tc>
          <w:tcPr>
            <w:tcW w:w="2263" w:type="dxa"/>
            <w:tcBorders>
              <w:top w:val="single" w:sz="4" w:space="0" w:color="auto"/>
              <w:bottom w:val="single" w:sz="4" w:space="0" w:color="auto"/>
            </w:tcBorders>
            <w:vAlign w:val="center"/>
          </w:tcPr>
          <w:p w14:paraId="6CAA4F45" w14:textId="77777777" w:rsidR="00E1045E" w:rsidRPr="007F6AA7" w:rsidRDefault="00E1045E" w:rsidP="00E1045E">
            <w:r>
              <w:t>Reward probability</w:t>
            </w:r>
          </w:p>
        </w:tc>
        <w:tc>
          <w:tcPr>
            <w:tcW w:w="2838" w:type="dxa"/>
            <w:tcBorders>
              <w:top w:val="single" w:sz="4" w:space="0" w:color="auto"/>
              <w:bottom w:val="single" w:sz="4" w:space="0" w:color="auto"/>
            </w:tcBorders>
            <w:vAlign w:val="center"/>
          </w:tcPr>
          <w:p w14:paraId="5CB004DF" w14:textId="77777777" w:rsidR="00E1045E" w:rsidRPr="00297068" w:rsidRDefault="00E1045E" w:rsidP="00E1045E">
            <w:r>
              <w:t>Amplitudes (</w:t>
            </w:r>
            <w:proofErr w:type="spellStart"/>
            <w:r>
              <w:t>a.u</w:t>
            </w:r>
            <w:proofErr w:type="spellEnd"/>
            <w:r>
              <w:t>.)</w:t>
            </w:r>
          </w:p>
        </w:tc>
      </w:tr>
      <w:tr w:rsidR="00E1045E" w14:paraId="3DC550C5" w14:textId="77777777" w:rsidTr="00E1045E">
        <w:trPr>
          <w:trHeight w:val="417"/>
        </w:trPr>
        <w:tc>
          <w:tcPr>
            <w:tcW w:w="2132" w:type="dxa"/>
            <w:tcBorders>
              <w:top w:val="single" w:sz="4" w:space="0" w:color="auto"/>
            </w:tcBorders>
            <w:vAlign w:val="center"/>
          </w:tcPr>
          <w:p w14:paraId="1251A5CC" w14:textId="77777777" w:rsidR="00E1045E" w:rsidRDefault="00E1045E" w:rsidP="00E1045E">
            <w:r>
              <w:t>Attended</w:t>
            </w:r>
          </w:p>
        </w:tc>
        <w:tc>
          <w:tcPr>
            <w:tcW w:w="2265" w:type="dxa"/>
            <w:tcBorders>
              <w:top w:val="single" w:sz="4" w:space="0" w:color="auto"/>
            </w:tcBorders>
            <w:vAlign w:val="center"/>
          </w:tcPr>
          <w:p w14:paraId="6152323D" w14:textId="77777777" w:rsidR="00E1045E" w:rsidRPr="008E021D" w:rsidRDefault="00E1045E" w:rsidP="00E1045E">
            <w:r>
              <w:t>Baseline</w:t>
            </w:r>
          </w:p>
        </w:tc>
        <w:tc>
          <w:tcPr>
            <w:tcW w:w="2263" w:type="dxa"/>
            <w:tcBorders>
              <w:top w:val="single" w:sz="4" w:space="0" w:color="auto"/>
            </w:tcBorders>
            <w:vAlign w:val="center"/>
          </w:tcPr>
          <w:p w14:paraId="295E31AB" w14:textId="77777777" w:rsidR="00E1045E" w:rsidRDefault="00E1045E" w:rsidP="00E1045E">
            <w:r>
              <w:t>High</w:t>
            </w:r>
          </w:p>
        </w:tc>
        <w:tc>
          <w:tcPr>
            <w:tcW w:w="2838" w:type="dxa"/>
            <w:tcBorders>
              <w:top w:val="single" w:sz="4" w:space="0" w:color="auto"/>
            </w:tcBorders>
            <w:vAlign w:val="center"/>
          </w:tcPr>
          <w:p w14:paraId="1DA428FE" w14:textId="77777777" w:rsidR="00E1045E" w:rsidRDefault="00E1045E" w:rsidP="00E1045E">
            <w:r>
              <w:t>1.11 [</w:t>
            </w:r>
            <w:r w:rsidRPr="00DB4107">
              <w:t>1.06</w:t>
            </w:r>
            <w:r>
              <w:t>,</w:t>
            </w:r>
            <w:r w:rsidRPr="00DB4107">
              <w:t xml:space="preserve"> 1.16]</w:t>
            </w:r>
          </w:p>
        </w:tc>
      </w:tr>
      <w:tr w:rsidR="00E1045E" w14:paraId="1FE798A3" w14:textId="77777777" w:rsidTr="00E1045E">
        <w:trPr>
          <w:trHeight w:val="417"/>
        </w:trPr>
        <w:tc>
          <w:tcPr>
            <w:tcW w:w="2132" w:type="dxa"/>
            <w:vAlign w:val="center"/>
          </w:tcPr>
          <w:p w14:paraId="55B86DC2" w14:textId="77777777" w:rsidR="00E1045E" w:rsidRDefault="00E1045E" w:rsidP="00E1045E">
            <w:r>
              <w:t>Attended</w:t>
            </w:r>
          </w:p>
        </w:tc>
        <w:tc>
          <w:tcPr>
            <w:tcW w:w="2265" w:type="dxa"/>
            <w:vAlign w:val="center"/>
          </w:tcPr>
          <w:p w14:paraId="1F577D4D" w14:textId="77777777" w:rsidR="00E1045E" w:rsidRPr="008E021D" w:rsidRDefault="00E1045E" w:rsidP="00E1045E">
            <w:r>
              <w:t>Baseline</w:t>
            </w:r>
          </w:p>
        </w:tc>
        <w:tc>
          <w:tcPr>
            <w:tcW w:w="2263" w:type="dxa"/>
            <w:vAlign w:val="center"/>
          </w:tcPr>
          <w:p w14:paraId="7A6EB3EF" w14:textId="77777777" w:rsidR="00E1045E" w:rsidRDefault="00E1045E" w:rsidP="00E1045E">
            <w:r>
              <w:t>Low</w:t>
            </w:r>
          </w:p>
        </w:tc>
        <w:tc>
          <w:tcPr>
            <w:tcW w:w="2838" w:type="dxa"/>
            <w:vAlign w:val="center"/>
          </w:tcPr>
          <w:p w14:paraId="03F9C42D" w14:textId="77777777" w:rsidR="00E1045E" w:rsidRDefault="00E1045E" w:rsidP="00E1045E">
            <w:r w:rsidRPr="00DB4107">
              <w:t>1.09 [1.02</w:t>
            </w:r>
            <w:r>
              <w:t>,</w:t>
            </w:r>
            <w:r w:rsidRPr="00DB4107">
              <w:t xml:space="preserve"> 1.15]</w:t>
            </w:r>
          </w:p>
        </w:tc>
      </w:tr>
      <w:tr w:rsidR="00E1045E" w14:paraId="06B36DD1" w14:textId="77777777" w:rsidTr="00E1045E">
        <w:trPr>
          <w:trHeight w:val="417"/>
        </w:trPr>
        <w:tc>
          <w:tcPr>
            <w:tcW w:w="2132" w:type="dxa"/>
            <w:vAlign w:val="center"/>
          </w:tcPr>
          <w:p w14:paraId="12D77817" w14:textId="77777777" w:rsidR="00E1045E" w:rsidRDefault="00E1045E" w:rsidP="00E1045E">
            <w:r>
              <w:t>Attended</w:t>
            </w:r>
          </w:p>
        </w:tc>
        <w:tc>
          <w:tcPr>
            <w:tcW w:w="2265" w:type="dxa"/>
            <w:vAlign w:val="center"/>
          </w:tcPr>
          <w:p w14:paraId="6F26B9C8" w14:textId="77777777" w:rsidR="00E1045E" w:rsidRPr="008E021D" w:rsidRDefault="00E1045E" w:rsidP="00E1045E">
            <w:r>
              <w:t>Acquisition</w:t>
            </w:r>
          </w:p>
        </w:tc>
        <w:tc>
          <w:tcPr>
            <w:tcW w:w="2263" w:type="dxa"/>
            <w:vAlign w:val="center"/>
          </w:tcPr>
          <w:p w14:paraId="3BB22D09" w14:textId="77777777" w:rsidR="00E1045E" w:rsidRDefault="00E1045E" w:rsidP="00E1045E">
            <w:r>
              <w:t>High</w:t>
            </w:r>
          </w:p>
        </w:tc>
        <w:tc>
          <w:tcPr>
            <w:tcW w:w="2838" w:type="dxa"/>
            <w:vAlign w:val="center"/>
          </w:tcPr>
          <w:p w14:paraId="3D768404" w14:textId="77777777" w:rsidR="00E1045E" w:rsidRDefault="00E1045E" w:rsidP="00E1045E">
            <w:r>
              <w:t>1.10 [</w:t>
            </w:r>
            <w:r w:rsidRPr="00DB4107">
              <w:t>1.04</w:t>
            </w:r>
            <w:r>
              <w:t>,</w:t>
            </w:r>
            <w:r w:rsidRPr="00DB4107">
              <w:t xml:space="preserve"> 1.15]</w:t>
            </w:r>
          </w:p>
        </w:tc>
      </w:tr>
      <w:tr w:rsidR="00E1045E" w14:paraId="2C08664D" w14:textId="77777777" w:rsidTr="00E1045E">
        <w:trPr>
          <w:trHeight w:val="417"/>
        </w:trPr>
        <w:tc>
          <w:tcPr>
            <w:tcW w:w="2132" w:type="dxa"/>
            <w:vAlign w:val="center"/>
          </w:tcPr>
          <w:p w14:paraId="2C888EAB" w14:textId="77777777" w:rsidR="00E1045E" w:rsidRDefault="00E1045E" w:rsidP="00E1045E">
            <w:r>
              <w:t>Attended</w:t>
            </w:r>
          </w:p>
        </w:tc>
        <w:tc>
          <w:tcPr>
            <w:tcW w:w="2265" w:type="dxa"/>
            <w:vAlign w:val="center"/>
          </w:tcPr>
          <w:p w14:paraId="0DD60240" w14:textId="77777777" w:rsidR="00E1045E" w:rsidRPr="00534F07" w:rsidRDefault="00E1045E" w:rsidP="00E1045E">
            <w:r>
              <w:t>Acquisition</w:t>
            </w:r>
          </w:p>
        </w:tc>
        <w:tc>
          <w:tcPr>
            <w:tcW w:w="2263" w:type="dxa"/>
            <w:vAlign w:val="center"/>
          </w:tcPr>
          <w:p w14:paraId="662119B4" w14:textId="77777777" w:rsidR="00E1045E" w:rsidRDefault="00E1045E" w:rsidP="00E1045E">
            <w:r>
              <w:t>Low</w:t>
            </w:r>
          </w:p>
        </w:tc>
        <w:tc>
          <w:tcPr>
            <w:tcW w:w="2838" w:type="dxa"/>
            <w:vAlign w:val="center"/>
          </w:tcPr>
          <w:p w14:paraId="1EE40109" w14:textId="77777777" w:rsidR="00E1045E" w:rsidRDefault="00E1045E" w:rsidP="00E1045E">
            <w:r w:rsidRPr="00DB4107">
              <w:t>1.04 [0.97</w:t>
            </w:r>
            <w:r>
              <w:t>,</w:t>
            </w:r>
            <w:r w:rsidRPr="00DB4107">
              <w:t xml:space="preserve"> 1.11]</w:t>
            </w:r>
          </w:p>
        </w:tc>
      </w:tr>
      <w:tr w:rsidR="00E1045E" w14:paraId="2B45D8E0" w14:textId="77777777" w:rsidTr="00E1045E">
        <w:trPr>
          <w:trHeight w:val="417"/>
        </w:trPr>
        <w:tc>
          <w:tcPr>
            <w:tcW w:w="2132" w:type="dxa"/>
            <w:vAlign w:val="center"/>
          </w:tcPr>
          <w:p w14:paraId="59495C02" w14:textId="77777777" w:rsidR="00E1045E" w:rsidRDefault="00E1045E" w:rsidP="00E1045E">
            <w:r>
              <w:t>Attended</w:t>
            </w:r>
          </w:p>
        </w:tc>
        <w:tc>
          <w:tcPr>
            <w:tcW w:w="2265" w:type="dxa"/>
            <w:vAlign w:val="center"/>
          </w:tcPr>
          <w:p w14:paraId="6E5B8FDE" w14:textId="77777777" w:rsidR="00E1045E" w:rsidRPr="00C21D51" w:rsidRDefault="00E1045E" w:rsidP="00E1045E">
            <w:r>
              <w:t>Extinction</w:t>
            </w:r>
          </w:p>
        </w:tc>
        <w:tc>
          <w:tcPr>
            <w:tcW w:w="2263" w:type="dxa"/>
            <w:vAlign w:val="center"/>
          </w:tcPr>
          <w:p w14:paraId="49AB1B01" w14:textId="77777777" w:rsidR="00E1045E" w:rsidRDefault="00E1045E" w:rsidP="00E1045E">
            <w:r>
              <w:t>High</w:t>
            </w:r>
          </w:p>
        </w:tc>
        <w:tc>
          <w:tcPr>
            <w:tcW w:w="2838" w:type="dxa"/>
            <w:vAlign w:val="center"/>
          </w:tcPr>
          <w:p w14:paraId="4437C9CF" w14:textId="77777777" w:rsidR="00E1045E" w:rsidRDefault="00E1045E" w:rsidP="00E1045E">
            <w:r w:rsidRPr="00DB4107">
              <w:t>1.07 [1.01</w:t>
            </w:r>
            <w:r>
              <w:t>,</w:t>
            </w:r>
            <w:r w:rsidRPr="00DB4107">
              <w:t xml:space="preserve"> 1.13]</w:t>
            </w:r>
          </w:p>
        </w:tc>
      </w:tr>
      <w:tr w:rsidR="00E1045E" w14:paraId="25CE7934" w14:textId="77777777" w:rsidTr="00E1045E">
        <w:trPr>
          <w:trHeight w:val="417"/>
        </w:trPr>
        <w:tc>
          <w:tcPr>
            <w:tcW w:w="2132" w:type="dxa"/>
            <w:vAlign w:val="center"/>
          </w:tcPr>
          <w:p w14:paraId="319DD893" w14:textId="77777777" w:rsidR="00E1045E" w:rsidRDefault="00E1045E" w:rsidP="00E1045E">
            <w:r>
              <w:t>Attended</w:t>
            </w:r>
          </w:p>
        </w:tc>
        <w:tc>
          <w:tcPr>
            <w:tcW w:w="2265" w:type="dxa"/>
            <w:vAlign w:val="center"/>
          </w:tcPr>
          <w:p w14:paraId="0F8A5905" w14:textId="77777777" w:rsidR="00E1045E" w:rsidRPr="00C21D51" w:rsidRDefault="00E1045E" w:rsidP="00E1045E">
            <w:r>
              <w:t>Extinction</w:t>
            </w:r>
          </w:p>
        </w:tc>
        <w:tc>
          <w:tcPr>
            <w:tcW w:w="2263" w:type="dxa"/>
            <w:vAlign w:val="center"/>
          </w:tcPr>
          <w:p w14:paraId="4985D195" w14:textId="77777777" w:rsidR="00E1045E" w:rsidRDefault="00E1045E" w:rsidP="00E1045E">
            <w:r>
              <w:t>Low</w:t>
            </w:r>
          </w:p>
        </w:tc>
        <w:tc>
          <w:tcPr>
            <w:tcW w:w="2838" w:type="dxa"/>
            <w:vAlign w:val="center"/>
          </w:tcPr>
          <w:p w14:paraId="2DC626E2" w14:textId="77777777" w:rsidR="00E1045E" w:rsidRDefault="00E1045E" w:rsidP="00E1045E">
            <w:r w:rsidRPr="00DB4107">
              <w:t>0.95 [0.84</w:t>
            </w:r>
            <w:r>
              <w:t>,</w:t>
            </w:r>
            <w:r w:rsidRPr="00DB4107">
              <w:t xml:space="preserve"> 1.06]</w:t>
            </w:r>
          </w:p>
        </w:tc>
      </w:tr>
      <w:tr w:rsidR="00E1045E" w14:paraId="1D16ED11" w14:textId="77777777" w:rsidTr="00E1045E">
        <w:trPr>
          <w:trHeight w:val="417"/>
        </w:trPr>
        <w:tc>
          <w:tcPr>
            <w:tcW w:w="2132" w:type="dxa"/>
            <w:vAlign w:val="center"/>
          </w:tcPr>
          <w:p w14:paraId="7D0C9634" w14:textId="77777777" w:rsidR="00E1045E" w:rsidRDefault="00E1045E" w:rsidP="00E1045E">
            <w:r>
              <w:t>Unattended</w:t>
            </w:r>
          </w:p>
        </w:tc>
        <w:tc>
          <w:tcPr>
            <w:tcW w:w="2265" w:type="dxa"/>
            <w:vAlign w:val="center"/>
          </w:tcPr>
          <w:p w14:paraId="66EB52AF" w14:textId="77777777" w:rsidR="00E1045E" w:rsidRDefault="00E1045E" w:rsidP="00E1045E">
            <w:r>
              <w:t>Baseline</w:t>
            </w:r>
          </w:p>
        </w:tc>
        <w:tc>
          <w:tcPr>
            <w:tcW w:w="2263" w:type="dxa"/>
            <w:vAlign w:val="center"/>
          </w:tcPr>
          <w:p w14:paraId="6CCFDEE9" w14:textId="77777777" w:rsidR="00E1045E" w:rsidRDefault="00E1045E" w:rsidP="00E1045E">
            <w:r>
              <w:t>High</w:t>
            </w:r>
          </w:p>
        </w:tc>
        <w:tc>
          <w:tcPr>
            <w:tcW w:w="2838" w:type="dxa"/>
            <w:vAlign w:val="center"/>
          </w:tcPr>
          <w:p w14:paraId="7DA77A97" w14:textId="77777777" w:rsidR="00E1045E" w:rsidRPr="00C57028" w:rsidRDefault="00E1045E" w:rsidP="00E1045E">
            <w:r w:rsidRPr="00DB4107">
              <w:t>0.95 [0.89</w:t>
            </w:r>
            <w:r>
              <w:t>,</w:t>
            </w:r>
            <w:r w:rsidRPr="00DB4107">
              <w:t xml:space="preserve"> 1.01]</w:t>
            </w:r>
          </w:p>
        </w:tc>
      </w:tr>
      <w:tr w:rsidR="00E1045E" w14:paraId="0FF7ECC0" w14:textId="77777777" w:rsidTr="00E1045E">
        <w:trPr>
          <w:trHeight w:val="417"/>
        </w:trPr>
        <w:tc>
          <w:tcPr>
            <w:tcW w:w="2132" w:type="dxa"/>
            <w:vAlign w:val="center"/>
          </w:tcPr>
          <w:p w14:paraId="1391628C" w14:textId="77777777" w:rsidR="00E1045E" w:rsidRDefault="00E1045E" w:rsidP="00E1045E">
            <w:r>
              <w:t>Unattended</w:t>
            </w:r>
          </w:p>
        </w:tc>
        <w:tc>
          <w:tcPr>
            <w:tcW w:w="2265" w:type="dxa"/>
            <w:vAlign w:val="center"/>
          </w:tcPr>
          <w:p w14:paraId="4B7E3F45" w14:textId="77777777" w:rsidR="00E1045E" w:rsidRDefault="00E1045E" w:rsidP="00E1045E">
            <w:r>
              <w:t>Baseline</w:t>
            </w:r>
          </w:p>
        </w:tc>
        <w:tc>
          <w:tcPr>
            <w:tcW w:w="2263" w:type="dxa"/>
            <w:vAlign w:val="center"/>
          </w:tcPr>
          <w:p w14:paraId="454E0C90" w14:textId="77777777" w:rsidR="00E1045E" w:rsidRDefault="00E1045E" w:rsidP="00E1045E">
            <w:r>
              <w:t>Low</w:t>
            </w:r>
          </w:p>
        </w:tc>
        <w:tc>
          <w:tcPr>
            <w:tcW w:w="2838" w:type="dxa"/>
            <w:vAlign w:val="center"/>
          </w:tcPr>
          <w:p w14:paraId="5E44C9A0" w14:textId="77777777" w:rsidR="00E1045E" w:rsidRPr="00C57028" w:rsidRDefault="00E1045E" w:rsidP="00E1045E">
            <w:r w:rsidRPr="00DB4107">
              <w:t>0.89 [0.83</w:t>
            </w:r>
            <w:r>
              <w:t>,</w:t>
            </w:r>
            <w:r w:rsidRPr="00DB4107">
              <w:t xml:space="preserve"> 0.96]</w:t>
            </w:r>
          </w:p>
        </w:tc>
      </w:tr>
      <w:tr w:rsidR="00E1045E" w14:paraId="017C34FA" w14:textId="77777777" w:rsidTr="00E1045E">
        <w:trPr>
          <w:trHeight w:val="417"/>
        </w:trPr>
        <w:tc>
          <w:tcPr>
            <w:tcW w:w="2132" w:type="dxa"/>
            <w:vAlign w:val="center"/>
          </w:tcPr>
          <w:p w14:paraId="35422B43" w14:textId="77777777" w:rsidR="00E1045E" w:rsidRDefault="00E1045E" w:rsidP="00E1045E">
            <w:r>
              <w:t>Unattended</w:t>
            </w:r>
          </w:p>
        </w:tc>
        <w:tc>
          <w:tcPr>
            <w:tcW w:w="2265" w:type="dxa"/>
            <w:vAlign w:val="center"/>
          </w:tcPr>
          <w:p w14:paraId="468274F1" w14:textId="77777777" w:rsidR="00E1045E" w:rsidRDefault="00E1045E" w:rsidP="00E1045E">
            <w:r>
              <w:t>Acquisition</w:t>
            </w:r>
          </w:p>
        </w:tc>
        <w:tc>
          <w:tcPr>
            <w:tcW w:w="2263" w:type="dxa"/>
            <w:vAlign w:val="center"/>
          </w:tcPr>
          <w:p w14:paraId="15CD25F5" w14:textId="77777777" w:rsidR="00E1045E" w:rsidRDefault="00E1045E" w:rsidP="00E1045E">
            <w:r>
              <w:t>High</w:t>
            </w:r>
          </w:p>
        </w:tc>
        <w:tc>
          <w:tcPr>
            <w:tcW w:w="2838" w:type="dxa"/>
            <w:vAlign w:val="center"/>
          </w:tcPr>
          <w:p w14:paraId="7A35EAC3" w14:textId="77777777" w:rsidR="00E1045E" w:rsidRPr="00C57028" w:rsidRDefault="00E1045E" w:rsidP="00E1045E">
            <w:r w:rsidRPr="00DB4107">
              <w:t>0.91 [0.84</w:t>
            </w:r>
            <w:r>
              <w:t>,</w:t>
            </w:r>
            <w:r w:rsidRPr="00DB4107">
              <w:t xml:space="preserve"> 0.97]</w:t>
            </w:r>
          </w:p>
        </w:tc>
      </w:tr>
      <w:tr w:rsidR="00E1045E" w14:paraId="2953B3C3" w14:textId="77777777" w:rsidTr="00E1045E">
        <w:trPr>
          <w:trHeight w:val="417"/>
        </w:trPr>
        <w:tc>
          <w:tcPr>
            <w:tcW w:w="2132" w:type="dxa"/>
            <w:vAlign w:val="center"/>
          </w:tcPr>
          <w:p w14:paraId="1509114C" w14:textId="77777777" w:rsidR="00E1045E" w:rsidRDefault="00E1045E" w:rsidP="00E1045E">
            <w:r>
              <w:t>Unattended</w:t>
            </w:r>
          </w:p>
        </w:tc>
        <w:tc>
          <w:tcPr>
            <w:tcW w:w="2265" w:type="dxa"/>
            <w:vAlign w:val="center"/>
          </w:tcPr>
          <w:p w14:paraId="17E9461D" w14:textId="77777777" w:rsidR="00E1045E" w:rsidRDefault="00E1045E" w:rsidP="00E1045E">
            <w:r>
              <w:t>Acquisition</w:t>
            </w:r>
          </w:p>
        </w:tc>
        <w:tc>
          <w:tcPr>
            <w:tcW w:w="2263" w:type="dxa"/>
            <w:vAlign w:val="center"/>
          </w:tcPr>
          <w:p w14:paraId="6B3379AC" w14:textId="77777777" w:rsidR="00E1045E" w:rsidRDefault="00E1045E" w:rsidP="00E1045E">
            <w:r>
              <w:t>Low</w:t>
            </w:r>
          </w:p>
        </w:tc>
        <w:tc>
          <w:tcPr>
            <w:tcW w:w="2838" w:type="dxa"/>
            <w:vAlign w:val="center"/>
          </w:tcPr>
          <w:p w14:paraId="30CFA758" w14:textId="77777777" w:rsidR="00E1045E" w:rsidRPr="00C57028" w:rsidRDefault="00E1045E" w:rsidP="00E1045E">
            <w:r w:rsidRPr="00DB4107">
              <w:t>0.93 [0.82</w:t>
            </w:r>
            <w:r>
              <w:t>,</w:t>
            </w:r>
            <w:r w:rsidRPr="00DB4107">
              <w:t xml:space="preserve"> 1.04]</w:t>
            </w:r>
          </w:p>
        </w:tc>
      </w:tr>
      <w:tr w:rsidR="00E1045E" w14:paraId="16C273B2" w14:textId="77777777" w:rsidTr="00E1045E">
        <w:trPr>
          <w:trHeight w:val="417"/>
        </w:trPr>
        <w:tc>
          <w:tcPr>
            <w:tcW w:w="2132" w:type="dxa"/>
            <w:vAlign w:val="center"/>
          </w:tcPr>
          <w:p w14:paraId="0B23FCAF" w14:textId="77777777" w:rsidR="00E1045E" w:rsidRDefault="00E1045E" w:rsidP="00E1045E">
            <w:r>
              <w:t>Unattended</w:t>
            </w:r>
          </w:p>
        </w:tc>
        <w:tc>
          <w:tcPr>
            <w:tcW w:w="2265" w:type="dxa"/>
            <w:vAlign w:val="center"/>
          </w:tcPr>
          <w:p w14:paraId="7EA18BEE" w14:textId="77777777" w:rsidR="00E1045E" w:rsidRDefault="00E1045E" w:rsidP="00E1045E">
            <w:r>
              <w:t>Extinction</w:t>
            </w:r>
          </w:p>
        </w:tc>
        <w:tc>
          <w:tcPr>
            <w:tcW w:w="2263" w:type="dxa"/>
            <w:vAlign w:val="center"/>
          </w:tcPr>
          <w:p w14:paraId="168218CF" w14:textId="77777777" w:rsidR="00E1045E" w:rsidRDefault="00E1045E" w:rsidP="00E1045E">
            <w:r>
              <w:t>High</w:t>
            </w:r>
          </w:p>
        </w:tc>
        <w:tc>
          <w:tcPr>
            <w:tcW w:w="2838" w:type="dxa"/>
            <w:vAlign w:val="center"/>
          </w:tcPr>
          <w:p w14:paraId="17FE6DAE" w14:textId="77777777" w:rsidR="00E1045E" w:rsidRPr="00C57028" w:rsidRDefault="00E1045E" w:rsidP="00E1045E">
            <w:r w:rsidRPr="00DB4107">
              <w:t>0.93 [0.85</w:t>
            </w:r>
            <w:r>
              <w:t>,</w:t>
            </w:r>
            <w:r w:rsidRPr="00DB4107">
              <w:t xml:space="preserve"> 1</w:t>
            </w:r>
            <w:r>
              <w:t>.00</w:t>
            </w:r>
            <w:r w:rsidRPr="00DB4107">
              <w:t>]</w:t>
            </w:r>
          </w:p>
        </w:tc>
      </w:tr>
      <w:tr w:rsidR="00E1045E" w14:paraId="69DB92F6" w14:textId="77777777" w:rsidTr="00E1045E">
        <w:trPr>
          <w:trHeight w:val="417"/>
        </w:trPr>
        <w:tc>
          <w:tcPr>
            <w:tcW w:w="2132" w:type="dxa"/>
            <w:tcBorders>
              <w:bottom w:val="single" w:sz="4" w:space="0" w:color="auto"/>
            </w:tcBorders>
            <w:vAlign w:val="center"/>
          </w:tcPr>
          <w:p w14:paraId="3CDD3214" w14:textId="77777777" w:rsidR="00E1045E" w:rsidRDefault="00E1045E" w:rsidP="00E1045E">
            <w:r>
              <w:t>Unattended</w:t>
            </w:r>
          </w:p>
        </w:tc>
        <w:tc>
          <w:tcPr>
            <w:tcW w:w="2265" w:type="dxa"/>
            <w:tcBorders>
              <w:bottom w:val="single" w:sz="4" w:space="0" w:color="auto"/>
            </w:tcBorders>
            <w:vAlign w:val="center"/>
          </w:tcPr>
          <w:p w14:paraId="0CD70EDF" w14:textId="77777777" w:rsidR="00E1045E" w:rsidRDefault="00E1045E" w:rsidP="00E1045E">
            <w:r>
              <w:t>Extinction</w:t>
            </w:r>
          </w:p>
        </w:tc>
        <w:tc>
          <w:tcPr>
            <w:tcW w:w="2263" w:type="dxa"/>
            <w:tcBorders>
              <w:bottom w:val="single" w:sz="4" w:space="0" w:color="auto"/>
            </w:tcBorders>
            <w:vAlign w:val="center"/>
          </w:tcPr>
          <w:p w14:paraId="3162402D" w14:textId="77777777" w:rsidR="00E1045E" w:rsidRDefault="00E1045E" w:rsidP="00E1045E">
            <w:r>
              <w:t>Low</w:t>
            </w:r>
          </w:p>
        </w:tc>
        <w:tc>
          <w:tcPr>
            <w:tcW w:w="2838" w:type="dxa"/>
            <w:tcBorders>
              <w:bottom w:val="single" w:sz="4" w:space="0" w:color="auto"/>
            </w:tcBorders>
            <w:vAlign w:val="center"/>
          </w:tcPr>
          <w:p w14:paraId="2144DCE9" w14:textId="77777777" w:rsidR="00E1045E" w:rsidRPr="00C57028" w:rsidRDefault="00E1045E" w:rsidP="00E1045E">
            <w:r w:rsidRPr="00DB4107">
              <w:t>0.95 [0.84</w:t>
            </w:r>
            <w:r>
              <w:t>,</w:t>
            </w:r>
            <w:r w:rsidRPr="00DB4107">
              <w:t xml:space="preserve"> 1.06]</w:t>
            </w:r>
          </w:p>
        </w:tc>
      </w:tr>
    </w:tbl>
    <w:p w14:paraId="69D6C98F" w14:textId="49FAC915" w:rsidR="004269CE" w:rsidRDefault="004269CE" w:rsidP="00A02266">
      <w:pPr>
        <w:spacing w:line="480" w:lineRule="auto"/>
        <w:ind w:firstLine="284"/>
        <w:jc w:val="both"/>
      </w:pPr>
    </w:p>
    <w:tbl>
      <w:tblPr>
        <w:tblStyle w:val="APA6"/>
        <w:tblpPr w:leftFromText="181" w:rightFromText="181" w:vertAnchor="text" w:horzAnchor="margin" w:tblpY="1343"/>
        <w:tblOverlap w:val="never"/>
        <w:tblW w:w="9498" w:type="dxa"/>
        <w:tblLook w:val="04A0" w:firstRow="1" w:lastRow="0" w:firstColumn="1" w:lastColumn="0" w:noHBand="0" w:noVBand="1"/>
      </w:tblPr>
      <w:tblGrid>
        <w:gridCol w:w="4962"/>
        <w:gridCol w:w="2126"/>
        <w:gridCol w:w="425"/>
        <w:gridCol w:w="1985"/>
      </w:tblGrid>
      <w:tr w:rsidR="009F2266" w14:paraId="2403C5D6" w14:textId="77777777" w:rsidTr="00D86728">
        <w:trPr>
          <w:trHeight w:val="664"/>
        </w:trPr>
        <w:tc>
          <w:tcPr>
            <w:tcW w:w="9498" w:type="dxa"/>
            <w:gridSpan w:val="4"/>
            <w:tcBorders>
              <w:bottom w:val="single" w:sz="4" w:space="0" w:color="auto"/>
            </w:tcBorders>
            <w:vAlign w:val="center"/>
          </w:tcPr>
          <w:p w14:paraId="6BAD840F" w14:textId="2F33EAE3" w:rsidR="009F2266" w:rsidRDefault="00493C9B" w:rsidP="00D86728">
            <w:pPr>
              <w:spacing w:line="360" w:lineRule="auto"/>
            </w:pPr>
            <w:r>
              <w:t>Table 5</w:t>
            </w:r>
          </w:p>
          <w:p w14:paraId="2C506A1E" w14:textId="7AB02A78" w:rsidR="009F2266" w:rsidRDefault="009F2266" w:rsidP="00D86728">
            <w:pPr>
              <w:spacing w:line="360" w:lineRule="auto"/>
              <w:rPr>
                <w:i/>
              </w:rPr>
            </w:pPr>
            <w:r>
              <w:rPr>
                <w:i/>
              </w:rPr>
              <w:t>Model comparison indices for EEG results</w:t>
            </w:r>
          </w:p>
        </w:tc>
      </w:tr>
      <w:tr w:rsidR="005D0085" w14:paraId="6C8A9F7E" w14:textId="77777777" w:rsidTr="00D86728">
        <w:trPr>
          <w:trHeight w:val="664"/>
        </w:trPr>
        <w:tc>
          <w:tcPr>
            <w:tcW w:w="4962" w:type="dxa"/>
            <w:tcBorders>
              <w:top w:val="single" w:sz="4" w:space="0" w:color="auto"/>
              <w:bottom w:val="single" w:sz="4" w:space="0" w:color="auto"/>
            </w:tcBorders>
            <w:vAlign w:val="center"/>
          </w:tcPr>
          <w:p w14:paraId="71696330" w14:textId="0C64C253" w:rsidR="005D0085" w:rsidRDefault="005D0085" w:rsidP="00D86728">
            <w:r>
              <w:t>Model</w:t>
            </w:r>
          </w:p>
        </w:tc>
        <w:tc>
          <w:tcPr>
            <w:tcW w:w="2126" w:type="dxa"/>
            <w:tcBorders>
              <w:top w:val="single" w:sz="4" w:space="0" w:color="auto"/>
              <w:bottom w:val="single" w:sz="4" w:space="0" w:color="auto"/>
            </w:tcBorders>
            <w:vAlign w:val="center"/>
          </w:tcPr>
          <w:p w14:paraId="730F1681" w14:textId="77777777" w:rsidR="005D0085" w:rsidRPr="008E021D" w:rsidRDefault="005D0085" w:rsidP="00D86728">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D86728">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D86728">
            <w:r>
              <w:rPr>
                <w:i/>
              </w:rPr>
              <w:t>Bayesian R</w:t>
            </w:r>
            <w:r>
              <w:rPr>
                <w:i/>
                <w:vertAlign w:val="superscript"/>
              </w:rPr>
              <w:t>2</w:t>
            </w:r>
            <w:r w:rsidR="00297068">
              <w:rPr>
                <w:i/>
              </w:rPr>
              <w:t xml:space="preserve"> (SE)</w:t>
            </w:r>
          </w:p>
        </w:tc>
      </w:tr>
      <w:tr w:rsidR="005D0085" w14:paraId="533CDB1C" w14:textId="77777777" w:rsidTr="00D86728">
        <w:trPr>
          <w:trHeight w:val="437"/>
        </w:trPr>
        <w:tc>
          <w:tcPr>
            <w:tcW w:w="4962" w:type="dxa"/>
            <w:tcBorders>
              <w:top w:val="single" w:sz="4" w:space="0" w:color="auto"/>
            </w:tcBorders>
            <w:vAlign w:val="center"/>
          </w:tcPr>
          <w:p w14:paraId="18886DE6" w14:textId="77777777" w:rsidR="005D0085" w:rsidRDefault="005D0085" w:rsidP="00D86728">
            <w:r>
              <w:t>Null</w:t>
            </w:r>
          </w:p>
        </w:tc>
        <w:tc>
          <w:tcPr>
            <w:tcW w:w="2126" w:type="dxa"/>
            <w:tcBorders>
              <w:top w:val="single" w:sz="4" w:space="0" w:color="auto"/>
            </w:tcBorders>
            <w:vAlign w:val="center"/>
          </w:tcPr>
          <w:p w14:paraId="44ECC83A" w14:textId="11072626" w:rsidR="005D0085" w:rsidRDefault="00BA6825" w:rsidP="00D86728">
            <w:r w:rsidRPr="00BA6825">
              <w:t xml:space="preserve">-122.16 </w:t>
            </w:r>
            <w:r>
              <w:t>(</w:t>
            </w:r>
            <w:r w:rsidRPr="00BA6825">
              <w:t>38.14</w:t>
            </w:r>
            <w:r>
              <w:t>)</w:t>
            </w:r>
          </w:p>
        </w:tc>
        <w:tc>
          <w:tcPr>
            <w:tcW w:w="425" w:type="dxa"/>
            <w:tcBorders>
              <w:top w:val="single" w:sz="4" w:space="0" w:color="auto"/>
            </w:tcBorders>
            <w:vAlign w:val="center"/>
          </w:tcPr>
          <w:p w14:paraId="4ACA3156" w14:textId="77EC314B" w:rsidR="005D0085" w:rsidRDefault="005D0085" w:rsidP="00D86728"/>
        </w:tc>
        <w:tc>
          <w:tcPr>
            <w:tcW w:w="1985" w:type="dxa"/>
            <w:tcBorders>
              <w:top w:val="single" w:sz="4" w:space="0" w:color="auto"/>
            </w:tcBorders>
            <w:vAlign w:val="center"/>
          </w:tcPr>
          <w:p w14:paraId="49D38908" w14:textId="29135CA8" w:rsidR="005D0085" w:rsidRDefault="00BA6825" w:rsidP="00D86728">
            <w:r w:rsidRPr="00BA6825">
              <w:t xml:space="preserve">0.00 </w:t>
            </w:r>
            <w:r>
              <w:t>(</w:t>
            </w:r>
            <w:r w:rsidRPr="00BA6825">
              <w:t>0.00</w:t>
            </w:r>
            <w:r>
              <w:t>)</w:t>
            </w:r>
          </w:p>
        </w:tc>
      </w:tr>
      <w:tr w:rsidR="005D0085" w14:paraId="7F731221" w14:textId="77777777" w:rsidTr="00D86728">
        <w:trPr>
          <w:trHeight w:val="437"/>
        </w:trPr>
        <w:tc>
          <w:tcPr>
            <w:tcW w:w="4962" w:type="dxa"/>
            <w:vAlign w:val="center"/>
          </w:tcPr>
          <w:p w14:paraId="60AEADE4" w14:textId="77777777" w:rsidR="005D0085" w:rsidRDefault="005D0085" w:rsidP="00D86728">
            <w:r>
              <w:t>Reward phase</w:t>
            </w:r>
          </w:p>
        </w:tc>
        <w:tc>
          <w:tcPr>
            <w:tcW w:w="2126" w:type="dxa"/>
            <w:vAlign w:val="center"/>
          </w:tcPr>
          <w:p w14:paraId="2851F32C" w14:textId="360BFE81" w:rsidR="005D0085" w:rsidRDefault="00BA6825" w:rsidP="00D86728">
            <w:r w:rsidRPr="00BA6825">
              <w:t xml:space="preserve">-115.47 </w:t>
            </w:r>
            <w:r>
              <w:t>(</w:t>
            </w:r>
            <w:r w:rsidRPr="00BA6825">
              <w:t>38.14</w:t>
            </w:r>
            <w:r>
              <w:t>)</w:t>
            </w:r>
          </w:p>
        </w:tc>
        <w:tc>
          <w:tcPr>
            <w:tcW w:w="425" w:type="dxa"/>
            <w:vAlign w:val="center"/>
          </w:tcPr>
          <w:p w14:paraId="6AEAB5AD" w14:textId="3B2BF5EB" w:rsidR="005D0085" w:rsidRDefault="005D0085" w:rsidP="00D86728"/>
        </w:tc>
        <w:tc>
          <w:tcPr>
            <w:tcW w:w="1985" w:type="dxa"/>
            <w:vAlign w:val="center"/>
          </w:tcPr>
          <w:p w14:paraId="49488DC1" w14:textId="12F03E2E" w:rsidR="005D0085" w:rsidRDefault="00BA6825" w:rsidP="00D86728">
            <w:r w:rsidRPr="00BA6825">
              <w:t>0.0</w:t>
            </w:r>
            <w:r w:rsidR="00FB785C">
              <w:t>2</w:t>
            </w:r>
            <w:r w:rsidRPr="00BA6825">
              <w:t xml:space="preserve"> </w:t>
            </w:r>
            <w:r>
              <w:t>(</w:t>
            </w:r>
            <w:r w:rsidRPr="00BA6825">
              <w:t>0.01</w:t>
            </w:r>
            <w:r>
              <w:t>)</w:t>
            </w:r>
          </w:p>
        </w:tc>
      </w:tr>
      <w:tr w:rsidR="005D0085" w14:paraId="67071F3D" w14:textId="77777777" w:rsidTr="00D86728">
        <w:trPr>
          <w:trHeight w:val="419"/>
        </w:trPr>
        <w:tc>
          <w:tcPr>
            <w:tcW w:w="4962" w:type="dxa"/>
            <w:vAlign w:val="center"/>
          </w:tcPr>
          <w:p w14:paraId="7C8B8734" w14:textId="28A55B41" w:rsidR="005D0085" w:rsidRDefault="00BA6825" w:rsidP="00D86728">
            <w:r>
              <w:t>Attention</w:t>
            </w:r>
          </w:p>
        </w:tc>
        <w:tc>
          <w:tcPr>
            <w:tcW w:w="2126" w:type="dxa"/>
            <w:vAlign w:val="center"/>
          </w:tcPr>
          <w:p w14:paraId="0FCEC29D" w14:textId="188FCF77" w:rsidR="005D0085" w:rsidRDefault="00BA6825" w:rsidP="00D86728">
            <w:r w:rsidRPr="00BA6825">
              <w:t xml:space="preserve">-211.10 </w:t>
            </w:r>
            <w:r>
              <w:t>(</w:t>
            </w:r>
            <w:r w:rsidRPr="00BA6825">
              <w:t>41.72</w:t>
            </w:r>
            <w:r>
              <w:t>)</w:t>
            </w:r>
          </w:p>
        </w:tc>
        <w:tc>
          <w:tcPr>
            <w:tcW w:w="425" w:type="dxa"/>
            <w:vAlign w:val="center"/>
          </w:tcPr>
          <w:p w14:paraId="0A0CCA18" w14:textId="208612F6" w:rsidR="005D0085" w:rsidRDefault="005D0085" w:rsidP="00D86728"/>
        </w:tc>
        <w:tc>
          <w:tcPr>
            <w:tcW w:w="1985" w:type="dxa"/>
            <w:vAlign w:val="center"/>
          </w:tcPr>
          <w:p w14:paraId="27B1B205" w14:textId="2E6E5D00" w:rsidR="005D0085" w:rsidRDefault="00BA6825" w:rsidP="00D86728">
            <w:r w:rsidRPr="00BA6825">
              <w:t xml:space="preserve">0.21 </w:t>
            </w:r>
            <w:r>
              <w:t>(</w:t>
            </w:r>
            <w:r w:rsidRPr="00BA6825">
              <w:t>0.0</w:t>
            </w:r>
            <w:r w:rsidR="00FB785C">
              <w:t>4</w:t>
            </w:r>
            <w:r>
              <w:t>)</w:t>
            </w:r>
          </w:p>
        </w:tc>
      </w:tr>
      <w:tr w:rsidR="00BA6825" w14:paraId="11033BEE" w14:textId="77777777" w:rsidTr="00D86728">
        <w:trPr>
          <w:trHeight w:val="419"/>
        </w:trPr>
        <w:tc>
          <w:tcPr>
            <w:tcW w:w="4962" w:type="dxa"/>
            <w:vAlign w:val="center"/>
          </w:tcPr>
          <w:p w14:paraId="4D6995CA" w14:textId="4B241257" w:rsidR="00BA6825" w:rsidRDefault="00BA6825" w:rsidP="00D86728">
            <w:r>
              <w:t xml:space="preserve">Reward phase </w:t>
            </w:r>
            <w:r w:rsidR="00E91E39">
              <w:t>+</w:t>
            </w:r>
            <w:r>
              <w:t xml:space="preserve"> attention</w:t>
            </w:r>
          </w:p>
        </w:tc>
        <w:tc>
          <w:tcPr>
            <w:tcW w:w="2126" w:type="dxa"/>
            <w:vAlign w:val="center"/>
          </w:tcPr>
          <w:p w14:paraId="66A441C1" w14:textId="52FB3980" w:rsidR="00BA6825" w:rsidRDefault="00BA6825" w:rsidP="00D86728">
            <w:r w:rsidRPr="00BA6825">
              <w:t xml:space="preserve">-200.35 </w:t>
            </w:r>
            <w:r>
              <w:t>(</w:t>
            </w:r>
            <w:r w:rsidRPr="00BA6825">
              <w:t>41.10</w:t>
            </w:r>
            <w:r>
              <w:t>)</w:t>
            </w:r>
          </w:p>
        </w:tc>
        <w:tc>
          <w:tcPr>
            <w:tcW w:w="425" w:type="dxa"/>
            <w:vAlign w:val="center"/>
          </w:tcPr>
          <w:p w14:paraId="467B89B1" w14:textId="529231FF" w:rsidR="00BA6825" w:rsidRDefault="00BA6825" w:rsidP="00D86728"/>
        </w:tc>
        <w:tc>
          <w:tcPr>
            <w:tcW w:w="1985" w:type="dxa"/>
            <w:vAlign w:val="center"/>
          </w:tcPr>
          <w:p w14:paraId="0C5E1974" w14:textId="44F7F2CD" w:rsidR="00BA6825" w:rsidRDefault="00BA6825" w:rsidP="00D86728">
            <w:r w:rsidRPr="00BA6825">
              <w:t xml:space="preserve">0.22 </w:t>
            </w:r>
            <w:r>
              <w:t>(</w:t>
            </w:r>
            <w:r w:rsidRPr="00BA6825">
              <w:t>0.0</w:t>
            </w:r>
            <w:r w:rsidR="00FB785C">
              <w:t>4</w:t>
            </w:r>
            <w:r>
              <w:t>)</w:t>
            </w:r>
          </w:p>
        </w:tc>
      </w:tr>
      <w:tr w:rsidR="00E91E39" w14:paraId="404428DF" w14:textId="77777777" w:rsidTr="00D86728">
        <w:trPr>
          <w:trHeight w:val="419"/>
        </w:trPr>
        <w:tc>
          <w:tcPr>
            <w:tcW w:w="4962" w:type="dxa"/>
            <w:vAlign w:val="center"/>
          </w:tcPr>
          <w:p w14:paraId="073A3545" w14:textId="4054DFF1" w:rsidR="00E91E39" w:rsidRDefault="00E91E39" w:rsidP="00D86728">
            <w:r>
              <w:t xml:space="preserve">Reward phase </w:t>
            </w:r>
            <w:r w:rsidR="007063D5">
              <w:t xml:space="preserve">x </w:t>
            </w:r>
            <w:r>
              <w:t>attention</w:t>
            </w:r>
          </w:p>
        </w:tc>
        <w:tc>
          <w:tcPr>
            <w:tcW w:w="2126" w:type="dxa"/>
            <w:vAlign w:val="center"/>
          </w:tcPr>
          <w:p w14:paraId="5F1A4FD0" w14:textId="24AE73CF" w:rsidR="00E91E39" w:rsidRPr="00BA6825" w:rsidRDefault="00E91E39" w:rsidP="00D86728">
            <w:r w:rsidRPr="00BA6825">
              <w:t>-</w:t>
            </w:r>
            <w:r>
              <w:t>193.05</w:t>
            </w:r>
            <w:r w:rsidRPr="00BA6825">
              <w:t xml:space="preserve"> </w:t>
            </w:r>
            <w:r>
              <w:t>(40.69)</w:t>
            </w:r>
          </w:p>
        </w:tc>
        <w:tc>
          <w:tcPr>
            <w:tcW w:w="425" w:type="dxa"/>
            <w:vAlign w:val="center"/>
          </w:tcPr>
          <w:p w14:paraId="0F74BDCD" w14:textId="4D94DA2E" w:rsidR="00E91E39" w:rsidRPr="00BA6825" w:rsidRDefault="00E91E39" w:rsidP="00D86728"/>
        </w:tc>
        <w:tc>
          <w:tcPr>
            <w:tcW w:w="1985" w:type="dxa"/>
            <w:vAlign w:val="center"/>
          </w:tcPr>
          <w:p w14:paraId="0CA20FC8" w14:textId="59EBB602" w:rsidR="00E91E39" w:rsidRPr="00BA6825" w:rsidRDefault="00E91E39" w:rsidP="00D86728">
            <w:r>
              <w:t>0.23</w:t>
            </w:r>
            <w:r w:rsidRPr="00BA6825">
              <w:t xml:space="preserve"> </w:t>
            </w:r>
            <w:r>
              <w:t>(</w:t>
            </w:r>
            <w:r w:rsidRPr="00BA6825">
              <w:t>0.0</w:t>
            </w:r>
            <w:r>
              <w:t>4)</w:t>
            </w:r>
          </w:p>
        </w:tc>
      </w:tr>
      <w:tr w:rsidR="00E91E39" w14:paraId="4EBA895C" w14:textId="77777777" w:rsidTr="00D86728">
        <w:trPr>
          <w:trHeight w:val="419"/>
        </w:trPr>
        <w:tc>
          <w:tcPr>
            <w:tcW w:w="4962" w:type="dxa"/>
            <w:vAlign w:val="center"/>
          </w:tcPr>
          <w:p w14:paraId="6E205B00" w14:textId="1ED332FF" w:rsidR="00E91E39" w:rsidRDefault="00E91E39" w:rsidP="00D86728">
            <w:r>
              <w:t xml:space="preserve">Reward </w:t>
            </w:r>
            <w:r w:rsidR="00884EE2">
              <w:t>probability</w:t>
            </w:r>
            <w:r>
              <w:t xml:space="preserve"> </w:t>
            </w:r>
            <w:r w:rsidR="007063D5">
              <w:t xml:space="preserve">x </w:t>
            </w:r>
            <w:r>
              <w:t>reward phase + attention</w:t>
            </w:r>
          </w:p>
        </w:tc>
        <w:tc>
          <w:tcPr>
            <w:tcW w:w="2126" w:type="dxa"/>
            <w:vAlign w:val="center"/>
          </w:tcPr>
          <w:p w14:paraId="6A50005D" w14:textId="1359C54F" w:rsidR="00E91E39" w:rsidRDefault="00E91E39" w:rsidP="00D86728">
            <w:r w:rsidRPr="00BA6825">
              <w:t xml:space="preserve">-272.18 </w:t>
            </w:r>
            <w:r>
              <w:t>(</w:t>
            </w:r>
            <w:r w:rsidRPr="00BA6825">
              <w:t>42.75</w:t>
            </w:r>
            <w:r>
              <w:t>)</w:t>
            </w:r>
          </w:p>
        </w:tc>
        <w:tc>
          <w:tcPr>
            <w:tcW w:w="425" w:type="dxa"/>
            <w:vAlign w:val="center"/>
          </w:tcPr>
          <w:p w14:paraId="1A2AE93F" w14:textId="6282E8AE" w:rsidR="00E91E39" w:rsidRDefault="00E91E39" w:rsidP="00D86728"/>
        </w:tc>
        <w:tc>
          <w:tcPr>
            <w:tcW w:w="1985" w:type="dxa"/>
            <w:vAlign w:val="center"/>
          </w:tcPr>
          <w:p w14:paraId="7B42DA38" w14:textId="56052ADB" w:rsidR="00E91E39" w:rsidRDefault="00E91E39" w:rsidP="00D86728">
            <w:r w:rsidRPr="00BA6825">
              <w:t>0.4</w:t>
            </w:r>
            <w:r>
              <w:t>3</w:t>
            </w:r>
            <w:r w:rsidRPr="00BA6825">
              <w:t xml:space="preserve"> </w:t>
            </w:r>
            <w:r>
              <w:t>(</w:t>
            </w:r>
            <w:r w:rsidRPr="00BA6825">
              <w:t>0.0</w:t>
            </w:r>
            <w:r>
              <w:t>4)</w:t>
            </w:r>
          </w:p>
        </w:tc>
      </w:tr>
      <w:tr w:rsidR="00E91E39" w14:paraId="7A6056A2" w14:textId="77777777" w:rsidTr="00D86728">
        <w:trPr>
          <w:trHeight w:val="419"/>
        </w:trPr>
        <w:tc>
          <w:tcPr>
            <w:tcW w:w="4962" w:type="dxa"/>
            <w:tcBorders>
              <w:bottom w:val="single" w:sz="4" w:space="0" w:color="auto"/>
            </w:tcBorders>
            <w:vAlign w:val="center"/>
          </w:tcPr>
          <w:p w14:paraId="205D9A02" w14:textId="7EDA14F1" w:rsidR="00E91E39" w:rsidRDefault="007063D5" w:rsidP="00D86728">
            <w:r>
              <w:t>Reward phase x reward probability x attention</w:t>
            </w:r>
            <w:r w:rsidDel="007063D5">
              <w:t xml:space="preserve"> </w:t>
            </w:r>
          </w:p>
        </w:tc>
        <w:tc>
          <w:tcPr>
            <w:tcW w:w="2126" w:type="dxa"/>
            <w:tcBorders>
              <w:bottom w:val="single" w:sz="4" w:space="0" w:color="auto"/>
            </w:tcBorders>
            <w:vAlign w:val="center"/>
          </w:tcPr>
          <w:p w14:paraId="41E9F81F" w14:textId="0DF0350D" w:rsidR="00E91E39" w:rsidRDefault="00E91E39" w:rsidP="00D86728">
            <w:r w:rsidRPr="00BA6825">
              <w:t xml:space="preserve">-300.60 </w:t>
            </w:r>
            <w:r>
              <w:t>(</w:t>
            </w:r>
            <w:r w:rsidRPr="00BA6825">
              <w:t>40.58</w:t>
            </w:r>
            <w:r>
              <w:t>)</w:t>
            </w:r>
          </w:p>
        </w:tc>
        <w:tc>
          <w:tcPr>
            <w:tcW w:w="425" w:type="dxa"/>
            <w:tcBorders>
              <w:bottom w:val="single" w:sz="4" w:space="0" w:color="auto"/>
            </w:tcBorders>
            <w:vAlign w:val="center"/>
          </w:tcPr>
          <w:p w14:paraId="47E09C58" w14:textId="53255079" w:rsidR="00E91E39" w:rsidRDefault="00E91E39" w:rsidP="00D86728"/>
        </w:tc>
        <w:tc>
          <w:tcPr>
            <w:tcW w:w="1985" w:type="dxa"/>
            <w:tcBorders>
              <w:bottom w:val="single" w:sz="4" w:space="0" w:color="auto"/>
            </w:tcBorders>
            <w:vAlign w:val="center"/>
          </w:tcPr>
          <w:p w14:paraId="0EDAC911" w14:textId="718E3D4D" w:rsidR="00E91E39" w:rsidRDefault="00E91E39" w:rsidP="00D86728">
            <w:r w:rsidRPr="00BA6825">
              <w:t>0.5</w:t>
            </w:r>
            <w:r>
              <w:t>3</w:t>
            </w:r>
            <w:r w:rsidRPr="00BA6825">
              <w:t xml:space="preserve"> </w:t>
            </w:r>
            <w:r>
              <w:t>(</w:t>
            </w:r>
            <w:r w:rsidRPr="00BA6825">
              <w:t>0.0</w:t>
            </w:r>
            <w:r>
              <w:t>5)</w:t>
            </w:r>
          </w:p>
        </w:tc>
      </w:tr>
      <w:tr w:rsidR="00E91E39" w14:paraId="437F542B" w14:textId="77777777" w:rsidTr="00D86728">
        <w:trPr>
          <w:trHeight w:val="419"/>
        </w:trPr>
        <w:tc>
          <w:tcPr>
            <w:tcW w:w="9498" w:type="dxa"/>
            <w:gridSpan w:val="4"/>
            <w:tcBorders>
              <w:top w:val="single" w:sz="4" w:space="0" w:color="auto"/>
            </w:tcBorders>
            <w:vAlign w:val="center"/>
          </w:tcPr>
          <w:p w14:paraId="07FE57EA" w14:textId="2E9837BA" w:rsidR="00E91E39" w:rsidRDefault="00E91E39" w:rsidP="00D86728"/>
        </w:tc>
      </w:tr>
    </w:tbl>
    <w:p w14:paraId="2B23ABA2" w14:textId="5000000D" w:rsidR="007B4D6B" w:rsidRDefault="007B4D6B" w:rsidP="00876BCA">
      <w:pPr>
        <w:framePr w:hSpace="181" w:wrap="around" w:vAnchor="text" w:hAnchor="text" w:xAlign="center" w:y="1"/>
        <w:suppressOverlap/>
      </w:pPr>
    </w:p>
    <w:p w14:paraId="2B0EE25E" w14:textId="19657ACE" w:rsidR="007B4D6B" w:rsidRDefault="00450C0F" w:rsidP="00876BCA">
      <w:r w:rsidRPr="00450C0F">
        <w:rPr>
          <w:noProof/>
        </w:rPr>
        <mc:AlternateContent>
          <mc:Choice Requires="wpg">
            <w:drawing>
              <wp:anchor distT="0" distB="0" distL="114300" distR="114300" simplePos="0" relativeHeight="251670528" behindDoc="0" locked="0" layoutInCell="1" allowOverlap="1" wp14:anchorId="4B0978F4" wp14:editId="4B42A165">
                <wp:simplePos x="0" y="0"/>
                <wp:positionH relativeFrom="margin">
                  <wp:posOffset>-623570</wp:posOffset>
                </wp:positionH>
                <wp:positionV relativeFrom="paragraph">
                  <wp:posOffset>1068501</wp:posOffset>
                </wp:positionV>
                <wp:extent cx="7210800" cy="2473200"/>
                <wp:effectExtent l="19050" t="19050" r="28575" b="22860"/>
                <wp:wrapSquare wrapText="bothSides"/>
                <wp:docPr id="52" name="Group 15"/>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53" name="Picture 5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73182" cy="1911600"/>
                          </a:xfrm>
                          <a:prstGeom prst="rect">
                            <a:avLst/>
                          </a:prstGeom>
                          <a:ln>
                            <a:solidFill>
                              <a:schemeClr val="bg1"/>
                            </a:solidFill>
                          </a:ln>
                        </pic:spPr>
                      </pic:pic>
                      <pic:pic xmlns:pic="http://schemas.openxmlformats.org/drawingml/2006/picture">
                        <pic:nvPicPr>
                          <pic:cNvPr id="54" name="Picture 5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073182" y="0"/>
                            <a:ext cx="3073181" cy="1911600"/>
                          </a:xfrm>
                          <a:prstGeom prst="rect">
                            <a:avLst/>
                          </a:prstGeom>
                          <a:ln>
                            <a:solidFill>
                              <a:schemeClr val="bg1"/>
                            </a:solidFill>
                          </a:ln>
                        </pic:spPr>
                      </pic:pic>
                      <wps:wsp>
                        <wps:cNvPr id="55" name="Rectangle 55"/>
                        <wps:cNvSpPr/>
                        <wps:spPr>
                          <a:xfrm>
                            <a:off x="0" y="1694491"/>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073182" y="169449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2155BA52" id="Group 15" o:spid="_x0000_s1026" style="position:absolute;margin-left:-49.1pt;margin-top:84.15pt;width:567.8pt;height:194.75pt;z-index:251670528;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">
                <v:shape id="Picture 53"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" stroked="t" strokecolor="white [3212]">
                  <v:imagedata r:id="rId27" o:title=""/>
                  <v:path arrowok="t"/>
                </v:shape>
                <v:shape id="Picture 54"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" stroked="t" strokecolor="white [3212]">
                  <v:imagedata r:id="rId28" o:title=""/>
                  <v:path arrowok="t"/>
                </v:shape>
                <v:rect id="Rectangle 55" o:spid="_x0000_s1029" style="position:absolute;top:16944;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o6TxAAAANsAAAAPAAAAZHJzL2Rvd25yZXYueG1sRI9Ba8JA&#10;FITvBf/D8oTe6kZB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HUKjpPEAAAA2wAAAA8A&#10;AAAAAAAAAAAAAAAABwIAAGRycy9kb3ducmV2LnhtbFBLBQYAAAAAAwADALcAAAD4AgAAAAA=&#10;" fillcolor="white [3212]" strokecolor="white [3212]" strokeweight="1pt"/>
                <v:rect id="Rectangle 56" o:spid="_x0000_s1030" style="position:absolute;left:30731;top:16944;width:2331;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BDkxAAAANsAAAAPAAAAZHJzL2Rvd25yZXYueG1sRI9Ba8JA&#10;FITvBf/D8oTe6kah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IXYEOTEAAAA2wAAAA8A&#10;AAAAAAAAAAAAAAAABwIAAGRycy9kb3ducmV2LnhtbFBLBQYAAAAAAwADALcAAAD4AgAAAAA=&#10;" fillcolor="white [3212]" strokecolor="white [3212]" strokeweight="1pt"/>
                <w10:wrap type="square" anchorx="margin"/>
              </v:group>
            </w:pict>
          </mc:Fallback>
        </mc:AlternateContent>
      </w:r>
    </w:p>
    <w:p w14:paraId="32F6AA69" w14:textId="18589554" w:rsidR="005D0085" w:rsidRDefault="005D0085" w:rsidP="00876BCA"/>
    <w:p w14:paraId="1595A41F" w14:textId="681BF6B4" w:rsidR="000F0109" w:rsidRDefault="006B2F93" w:rsidP="004269CE">
      <w:pPr>
        <w:jc w:val="both"/>
        <w:rPr>
          <w:sz w:val="20"/>
        </w:rPr>
      </w:pPr>
      <w:r>
        <w:rPr>
          <w:b/>
          <w:sz w:val="20"/>
        </w:rPr>
        <w:t>Figure 6</w:t>
      </w:r>
      <w:r w:rsidR="00C1424D" w:rsidRPr="00FF793F">
        <w:rPr>
          <w:b/>
          <w:sz w:val="20"/>
        </w:rPr>
        <w:t xml:space="preserve">. </w:t>
      </w:r>
      <w:r w:rsidR="00C1424D" w:rsidRPr="00FF793F">
        <w:rPr>
          <w:sz w:val="20"/>
        </w:rPr>
        <w:t>Posterior distribution</w:t>
      </w:r>
      <w:r w:rsidR="00C1424D">
        <w:rPr>
          <w:sz w:val="20"/>
        </w:rPr>
        <w:t>s</w:t>
      </w:r>
      <w:r w:rsidR="00C1424D" w:rsidRPr="00FF793F">
        <w:rPr>
          <w:sz w:val="20"/>
        </w:rPr>
        <w:t xml:space="preserve"> of the interaction model</w:t>
      </w:r>
      <w:r w:rsidR="00C1424D">
        <w:rPr>
          <w:sz w:val="20"/>
        </w:rPr>
        <w:t xml:space="preserve">s for </w:t>
      </w:r>
      <w:r w:rsidR="00352BD6">
        <w:rPr>
          <w:sz w:val="20"/>
        </w:rPr>
        <w:t>SSVEP</w:t>
      </w:r>
      <w:r w:rsidR="00C1424D">
        <w:rPr>
          <w:sz w:val="20"/>
        </w:rPr>
        <w:t xml:space="preserve"> amplitudes across conditions.</w:t>
      </w:r>
      <w:r w:rsidR="000F0109">
        <w:rPr>
          <w:sz w:val="20"/>
        </w:rPr>
        <w:t xml:space="preserve"> </w:t>
      </w:r>
    </w:p>
    <w:p w14:paraId="31FB0F43" w14:textId="295881AE" w:rsidR="000F0109" w:rsidRDefault="000F0109" w:rsidP="004269CE">
      <w:pPr>
        <w:jc w:val="both"/>
        <w:rPr>
          <w:szCs w:val="24"/>
        </w:rPr>
      </w:pPr>
    </w:p>
    <w:p w14:paraId="628A638D" w14:textId="7CF9E52F" w:rsidR="007D27A2" w:rsidRDefault="000F0109" w:rsidP="00750818">
      <w:pPr>
        <w:spacing w:line="480" w:lineRule="auto"/>
        <w:ind w:firstLine="284"/>
        <w:jc w:val="both"/>
      </w:pPr>
      <w:r>
        <w:t>The poste</w:t>
      </w:r>
      <w:r w:rsidR="005B7BA6">
        <w:t>rior distribution</w:t>
      </w:r>
      <w:r w:rsidR="00E9418F">
        <w:t>s</w:t>
      </w:r>
      <w:r w:rsidR="005B7BA6">
        <w:t xml:space="preserve"> also indicated</w:t>
      </w:r>
      <w:r>
        <w:t xml:space="preserve"> that reward phase and probability interact</w:t>
      </w:r>
      <w:r w:rsidR="005B7BA6">
        <w:t>ed</w:t>
      </w:r>
      <w:r>
        <w:t xml:space="preserve"> differently across attended and unattended stimuli. Focusing on the attended stimuli first, </w:t>
      </w:r>
      <w:r w:rsidR="00750818">
        <w:t xml:space="preserve">there was no evidence </w:t>
      </w:r>
      <w:r w:rsidR="00462A22">
        <w:t>for a difference between acquisition and baseline</w:t>
      </w:r>
      <w:r>
        <w:t xml:space="preserve"> when stimuli </w:t>
      </w:r>
      <w:r w:rsidR="00750818">
        <w:t>were</w:t>
      </w:r>
      <w:r>
        <w:t xml:space="preserve"> highly rewarded</w:t>
      </w:r>
      <w:r w:rsidR="00750818">
        <w:t xml:space="preserve"> (</w:t>
      </w:r>
      <w:r w:rsidR="00750818">
        <w:rPr>
          <w:i/>
        </w:rPr>
        <w:t xml:space="preserve">M = </w:t>
      </w:r>
      <w:r w:rsidR="00750818">
        <w:t>0.02; 95% HDI [-0.06, 0.09]; ER = 2</w:t>
      </w:r>
      <w:r w:rsidR="007118AB">
        <w:t>.06</w:t>
      </w:r>
      <w:r w:rsidR="00750818">
        <w:t>)</w:t>
      </w:r>
      <w:r>
        <w:t xml:space="preserve">, </w:t>
      </w:r>
      <w:r w:rsidR="00750818">
        <w:t xml:space="preserve">but there was </w:t>
      </w:r>
      <w:r w:rsidR="00E9418F">
        <w:t xml:space="preserve">weak </w:t>
      </w:r>
      <w:r w:rsidR="00750818">
        <w:t>evidence for lower amplitudes in acquisition when the stimuli were</w:t>
      </w:r>
      <w:r>
        <w:t xml:space="preserve"> lowly rewarded</w:t>
      </w:r>
      <w:r w:rsidR="00750818">
        <w:t xml:space="preserve"> (</w:t>
      </w:r>
      <w:r w:rsidR="00750818">
        <w:rPr>
          <w:i/>
        </w:rPr>
        <w:t xml:space="preserve">M = </w:t>
      </w:r>
      <w:r w:rsidR="00750818">
        <w:t>0.04; 95% HDI [-0.04, 0.12]</w:t>
      </w:r>
      <w:r w:rsidR="007118AB">
        <w:t>; ER = 6.69</w:t>
      </w:r>
      <w:r w:rsidR="00750818">
        <w:t>)</w:t>
      </w:r>
      <w:r>
        <w:t xml:space="preserve">. </w:t>
      </w:r>
      <w:r w:rsidR="00750818">
        <w:t>There was little evidence</w:t>
      </w:r>
      <w:r w:rsidR="00755367">
        <w:t xml:space="preserve"> that amplitudes were lower in acquisition compared to extinction for the high reward condition (</w:t>
      </w:r>
      <w:r w:rsidR="00755367">
        <w:rPr>
          <w:i/>
        </w:rPr>
        <w:t xml:space="preserve">M = </w:t>
      </w:r>
      <w:r w:rsidR="003460DC">
        <w:t>0.03</w:t>
      </w:r>
      <w:r w:rsidR="00755367">
        <w:t>; 95% HDI [-0.05, 0.11]</w:t>
      </w:r>
      <w:r w:rsidR="00750818">
        <w:t>; ER = 3</w:t>
      </w:r>
      <w:r w:rsidR="007118AB">
        <w:t>.02</w:t>
      </w:r>
      <w:r w:rsidR="00755367">
        <w:t>).</w:t>
      </w:r>
      <w:r w:rsidR="00E9418F">
        <w:t xml:space="preserve"> F</w:t>
      </w:r>
      <w:r w:rsidR="00755367">
        <w:t xml:space="preserve">or the low reward condition, </w:t>
      </w:r>
      <w:r w:rsidR="00750818">
        <w:t xml:space="preserve">there was </w:t>
      </w:r>
      <w:r w:rsidR="00E9418F">
        <w:t xml:space="preserve">weak </w:t>
      </w:r>
      <w:r w:rsidR="00750818">
        <w:t>evidence that</w:t>
      </w:r>
      <w:r w:rsidR="00755367">
        <w:t xml:space="preserve"> amplitudes were higher in extinction compared to acquisition (</w:t>
      </w:r>
      <w:r w:rsidR="00755367">
        <w:rPr>
          <w:i/>
        </w:rPr>
        <w:t xml:space="preserve">M = </w:t>
      </w:r>
      <w:r w:rsidR="003460DC">
        <w:t>0.05</w:t>
      </w:r>
      <w:r w:rsidR="004D7E75">
        <w:t>; 95% HDI [-0.04, 0.14</w:t>
      </w:r>
      <w:r w:rsidR="00755367">
        <w:t>]</w:t>
      </w:r>
      <w:r w:rsidR="007118AB">
        <w:t>; ER = 5.80</w:t>
      </w:r>
      <w:r w:rsidR="00755367">
        <w:t>).</w:t>
      </w:r>
      <w:r w:rsidR="00E9418F">
        <w:t xml:space="preserve"> </w:t>
      </w:r>
      <w:r w:rsidR="004D7E75">
        <w:t xml:space="preserve">For the unattended stimuli, </w:t>
      </w:r>
      <w:r w:rsidR="002F3190">
        <w:t xml:space="preserve">the </w:t>
      </w:r>
      <w:r w:rsidR="004D7E75">
        <w:t>amplitudes</w:t>
      </w:r>
      <w:r w:rsidR="00E9418F">
        <w:t xml:space="preserve"> slightly</w:t>
      </w:r>
      <w:r w:rsidR="004D7E75">
        <w:t xml:space="preserve"> lowered from baseline to acquisition </w:t>
      </w:r>
      <w:r w:rsidR="00E305AF">
        <w:t>in the</w:t>
      </w:r>
      <w:r w:rsidR="004D7E75">
        <w:t xml:space="preserve"> high rewarded condition (</w:t>
      </w:r>
      <w:r w:rsidR="004D7E75">
        <w:rPr>
          <w:i/>
        </w:rPr>
        <w:t xml:space="preserve">M = </w:t>
      </w:r>
      <w:r w:rsidR="004D7E75">
        <w:t>0.04; 95% HDI [-0.03, 0.11]</w:t>
      </w:r>
      <w:r w:rsidR="007118AB">
        <w:t>; ER = 5.76</w:t>
      </w:r>
      <w:r w:rsidR="004D7E75">
        <w:t>)</w:t>
      </w:r>
      <w:r w:rsidR="002F3190">
        <w:t xml:space="preserve">, but not in the </w:t>
      </w:r>
      <w:r w:rsidR="0049608C">
        <w:t>low rewarded condition</w:t>
      </w:r>
      <w:r w:rsidR="004D7E75">
        <w:t xml:space="preserve"> (</w:t>
      </w:r>
      <w:r w:rsidR="004D7E75">
        <w:rPr>
          <w:i/>
        </w:rPr>
        <w:t xml:space="preserve">M = </w:t>
      </w:r>
      <w:r w:rsidR="004D7E75">
        <w:t>0.04; 95% HDI [-0.10, 0.18]</w:t>
      </w:r>
      <w:r w:rsidR="002F3190">
        <w:t>; ER = 2</w:t>
      </w:r>
      <w:r w:rsidR="007118AB">
        <w:t>.48</w:t>
      </w:r>
      <w:r w:rsidR="004D7E75">
        <w:t>).</w:t>
      </w:r>
      <w:r w:rsidR="0049608C">
        <w:t xml:space="preserve"> Amplitudes </w:t>
      </w:r>
      <w:r w:rsidR="002F3190">
        <w:t xml:space="preserve">did not </w:t>
      </w:r>
      <w:r w:rsidR="00E9418F">
        <w:t xml:space="preserve">reliably </w:t>
      </w:r>
      <w:r w:rsidR="002F3190">
        <w:t>change</w:t>
      </w:r>
      <w:r w:rsidR="0049608C">
        <w:t xml:space="preserve"> from acquisition to extinction for </w:t>
      </w:r>
      <w:r w:rsidR="00E305AF">
        <w:t>neither</w:t>
      </w:r>
      <w:r w:rsidR="0049608C">
        <w:t xml:space="preserve"> the high reward (</w:t>
      </w:r>
      <w:r w:rsidR="0049608C">
        <w:rPr>
          <w:i/>
        </w:rPr>
        <w:t xml:space="preserve">M = </w:t>
      </w:r>
      <w:r w:rsidR="0049608C">
        <w:t>0.02; 95% HDI [-0.07, 0.11]</w:t>
      </w:r>
      <w:r w:rsidR="007118AB">
        <w:t>; ER = 1.78</w:t>
      </w:r>
      <w:r w:rsidR="0049608C">
        <w:t xml:space="preserve">) </w:t>
      </w:r>
      <w:r w:rsidR="00E305AF">
        <w:t>nor</w:t>
      </w:r>
      <w:r w:rsidR="0049608C">
        <w:t xml:space="preserve"> the low reward condition (</w:t>
      </w:r>
      <w:r w:rsidR="0049608C">
        <w:rPr>
          <w:i/>
        </w:rPr>
        <w:t xml:space="preserve">M = </w:t>
      </w:r>
      <w:r w:rsidR="007118AB">
        <w:t>0.02</w:t>
      </w:r>
      <w:r w:rsidR="0049608C">
        <w:t>; 95% HDI [-0.07, 0.11]</w:t>
      </w:r>
      <w:r w:rsidR="002F3190">
        <w:t xml:space="preserve">; ER = </w:t>
      </w:r>
      <w:r w:rsidR="007118AB">
        <w:t>1.88</w:t>
      </w:r>
      <w:r w:rsidR="0049608C">
        <w:t>).</w:t>
      </w:r>
    </w:p>
    <w:p w14:paraId="05C73435" w14:textId="4CFAF736" w:rsidR="004D7E75" w:rsidRDefault="007D27A2" w:rsidP="00750818">
      <w:pPr>
        <w:spacing w:line="480" w:lineRule="auto"/>
        <w:ind w:firstLine="284"/>
        <w:jc w:val="both"/>
      </w:pPr>
      <w:r>
        <w:t xml:space="preserve">To summarize, in the attended condition </w:t>
      </w:r>
      <w:r w:rsidR="00352BD6">
        <w:rPr>
          <w:rFonts w:eastAsia="Times New Roman"/>
          <w:szCs w:val="24"/>
        </w:rPr>
        <w:t>SSVEP</w:t>
      </w:r>
      <w:r w:rsidR="0046376A" w:rsidRPr="00D92BFE">
        <w:rPr>
          <w:rFonts w:eastAsia="Times New Roman"/>
          <w:szCs w:val="24"/>
        </w:rPr>
        <w:t xml:space="preserve"> </w:t>
      </w:r>
      <w:r>
        <w:t>amplitudes did not change across reward phases for high reward</w:t>
      </w:r>
      <w:r w:rsidR="00E9418F">
        <w:t>ed</w:t>
      </w:r>
      <w:r>
        <w:t xml:space="preserve"> stimuli. However, for low rewarded stimuli, there was some evidence that they lowered from baseline to acquisition and increased from acquisition to extinction. For the unattended condition</w:t>
      </w:r>
      <w:r w:rsidR="0084073F">
        <w:t xml:space="preserve">, amplitudes </w:t>
      </w:r>
      <w:r w:rsidR="00E9418F">
        <w:t xml:space="preserve">elicited by </w:t>
      </w:r>
      <w:r w:rsidR="0084073F">
        <w:t xml:space="preserve">the low rewarded color did not change across reward phases. For the high rewarded color, there was some evidence that amplitudes </w:t>
      </w:r>
      <w:r w:rsidR="00E9418F">
        <w:t xml:space="preserve">decreased </w:t>
      </w:r>
      <w:r w:rsidR="0084073F">
        <w:t>from baseline to acquisition and increased from acquisition to extinction.</w:t>
      </w:r>
    </w:p>
    <w:p w14:paraId="7DDADE4C" w14:textId="2809C670" w:rsidR="002374F2" w:rsidRDefault="00E9418F" w:rsidP="00750818">
      <w:pPr>
        <w:spacing w:line="480" w:lineRule="auto"/>
        <w:ind w:firstLine="284"/>
        <w:jc w:val="both"/>
      </w:pPr>
      <w:r>
        <w:t>We also observed</w:t>
      </w:r>
      <w:r w:rsidR="002374F2">
        <w:t xml:space="preserve"> a</w:t>
      </w:r>
      <w:r>
        <w:t>n unexpected</w:t>
      </w:r>
      <w:r w:rsidR="002374F2">
        <w:t xml:space="preserve"> </w:t>
      </w:r>
      <w:r w:rsidR="00FA2A75">
        <w:t xml:space="preserve">(albeit weak) </w:t>
      </w:r>
      <w:r w:rsidR="002374F2">
        <w:t>baseline difference between the two reward probability conditions</w:t>
      </w:r>
      <w:r>
        <w:t>, both</w:t>
      </w:r>
      <w:r w:rsidR="002374F2">
        <w:t xml:space="preserve"> in the unattended </w:t>
      </w:r>
      <w:r w:rsidR="008C3227">
        <w:t>(</w:t>
      </w:r>
      <w:r w:rsidR="008C3227">
        <w:rPr>
          <w:i/>
        </w:rPr>
        <w:t xml:space="preserve">M = </w:t>
      </w:r>
      <w:r w:rsidR="008C3227">
        <w:t>0.05; 95</w:t>
      </w:r>
      <w:r w:rsidR="00464912">
        <w:t xml:space="preserve">% HDI [-0.03, 0.14]; ER = 8.90) and </w:t>
      </w:r>
      <w:r w:rsidR="002374F2">
        <w:t>attended condition</w:t>
      </w:r>
      <w:r>
        <w:t>s</w:t>
      </w:r>
      <w:r w:rsidR="008C3227">
        <w:t xml:space="preserve"> (</w:t>
      </w:r>
      <w:r w:rsidR="008C3227">
        <w:rPr>
          <w:i/>
        </w:rPr>
        <w:t xml:space="preserve">M = </w:t>
      </w:r>
      <w:r w:rsidR="008C3227">
        <w:t>0.03; 95% HDI [-0.06, 0.11]; ER = 2.73)</w:t>
      </w:r>
      <w:r w:rsidR="002374F2">
        <w:t xml:space="preserve">. This was </w:t>
      </w:r>
      <w:r w:rsidR="008362CF">
        <w:t>surprising</w:t>
      </w:r>
      <w:r w:rsidR="002374F2">
        <w:t xml:space="preserve"> because </w:t>
      </w:r>
      <w:r w:rsidR="008362CF">
        <w:t>participants had no</w:t>
      </w:r>
      <w:r w:rsidR="002374F2">
        <w:t xml:space="preserve"> way of knowing which color </w:t>
      </w:r>
      <w:r w:rsidR="00FA2A75">
        <w:t xml:space="preserve">would </w:t>
      </w:r>
      <w:r w:rsidR="002374F2">
        <w:t>be rewarded in the acquisition phase</w:t>
      </w:r>
      <w:r w:rsidR="00FA2A75">
        <w:t>; in addition, they</w:t>
      </w:r>
      <w:r w:rsidR="002374F2">
        <w:t xml:space="preserve"> were informed about the possibility of earning rewards only when they completed the baseline phase. </w:t>
      </w:r>
      <w:r w:rsidR="008362CF">
        <w:t xml:space="preserve">However, this baseline difference does not affect our results given that our comparisons of interest are between reward phases for the same reward </w:t>
      </w:r>
      <w:r w:rsidR="00884EE2">
        <w:t>probability</w:t>
      </w:r>
      <w:r w:rsidR="008362CF">
        <w:t>.</w:t>
      </w:r>
    </w:p>
    <w:p w14:paraId="10ED776D" w14:textId="01482922" w:rsidR="004D7E75" w:rsidRDefault="004D7E75" w:rsidP="004269CE">
      <w:pPr>
        <w:jc w:val="both"/>
      </w:pPr>
      <w:r>
        <w:tab/>
      </w:r>
    </w:p>
    <w:p w14:paraId="0A2B91AF" w14:textId="7090ADF5" w:rsidR="009508C9" w:rsidRDefault="009508C9" w:rsidP="004B04C5">
      <w:pPr>
        <w:pStyle w:val="Heading1"/>
        <w:spacing w:before="0" w:after="240"/>
      </w:pPr>
      <w:r>
        <w:t>Discussion</w:t>
      </w:r>
    </w:p>
    <w:p w14:paraId="4757875A" w14:textId="6EAE0C5A" w:rsidR="00410220" w:rsidRDefault="0053165D" w:rsidP="00E4130A">
      <w:pPr>
        <w:spacing w:line="480" w:lineRule="auto"/>
        <w:jc w:val="both"/>
      </w:pPr>
      <w:r>
        <w:tab/>
        <w:t>Our results show that rewards influence the deployment of voluntary attention at both behavioral and neural level</w:t>
      </w:r>
      <w:r w:rsidR="0022579B">
        <w:t>s</w:t>
      </w:r>
      <w:r>
        <w:t xml:space="preserve">. </w:t>
      </w:r>
      <w:r w:rsidR="00E32915">
        <w:t xml:space="preserve">The introduction of rewards improved </w:t>
      </w:r>
      <w:r w:rsidR="00410220">
        <w:t xml:space="preserve">behavioral </w:t>
      </w:r>
      <w:r w:rsidR="00E32915">
        <w:t>performance in the task, and the stimuli linked to higher probability</w:t>
      </w:r>
      <w:r w:rsidR="00004924">
        <w:t xml:space="preserve"> of obtaining a reward</w:t>
      </w:r>
      <w:r w:rsidR="00E32915">
        <w:t xml:space="preserve"> were detected faster. </w:t>
      </w:r>
      <w:r w:rsidR="00410220">
        <w:t xml:space="preserve">The absence of rewards in the extinction phase did not influence behavior. </w:t>
      </w:r>
      <w:commentRangeStart w:id="22"/>
      <w:r w:rsidR="00410220">
        <w:t>This result provides a conceptual replication</w:t>
      </w:r>
      <w:commentRangeEnd w:id="22"/>
      <w:r w:rsidR="0022579B">
        <w:rPr>
          <w:rStyle w:val="CommentReference"/>
        </w:rPr>
        <w:commentReference w:id="22"/>
      </w:r>
      <w:r w:rsidR="00410220">
        <w:t xml:space="preserve"> of the value-driven effects found in </w:t>
      </w:r>
      <w:r w:rsidR="00A902AD">
        <w:t>studies using</w:t>
      </w:r>
      <w:r w:rsidR="00410220">
        <w:t xml:space="preserve"> visual search and cueing tasks </w:t>
      </w:r>
      <w:r w:rsidR="00410220">
        <w:fldChar w:fldCharType="begin" w:fldLock="1"/>
      </w:r>
      <w:r w:rsidR="006E3FAB">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Vision","id":"ITEM-2","issue":"2014","issued":{"date-parts":[["2014"]]},"page":"1-9","title":"Exogenous visual orienting by reward","type":"article-journal","volume":"14"},"uris":["http://www.mendeley.com/documents/?uuid=42255e82-e8b3-4659-a168-287f428c6ebe"]}],"mendeley":{"formattedCitation":"(B a Anderson et al., 2011; M. F. Failing &amp; Theeuwes, 2014)","manualFormatting":"(Anderson et al., 2011; Failing &amp; Theeuwes, 2014)","plainTextFormattedCitation":"(B a Anderson et al., 2011; M. F. Failing &amp; Theeuwes, 2014)","previouslyFormattedCitation":"(B a Anderson et al., 2011; M. F. Failing &amp; Theeuwes, 2014)"},"properties":{"noteIndex":0},"schema":"https://github.com/citation-style-language/schema/raw/master/csl-citation.json"}</w:instrText>
      </w:r>
      <w:r w:rsidR="00410220">
        <w:fldChar w:fldCharType="separate"/>
      </w:r>
      <w:r w:rsidR="00410220" w:rsidRPr="00410220">
        <w:rPr>
          <w:noProof/>
        </w:rPr>
        <w:t>(Anderson et al., 2011; Failing &amp; Theeuwes, 2014)</w:t>
      </w:r>
      <w:r w:rsidR="00410220">
        <w:fldChar w:fldCharType="end"/>
      </w:r>
      <w:r w:rsidR="00410220">
        <w:t xml:space="preserve">. </w:t>
      </w:r>
      <w:commentRangeStart w:id="23"/>
      <w:r w:rsidR="00410220">
        <w:t xml:space="preserve">This replication is significant given the large differences between our task and the previously used tasks. </w:t>
      </w:r>
      <w:commentRangeEnd w:id="23"/>
      <w:r w:rsidR="0039218C">
        <w:rPr>
          <w:rStyle w:val="CommentReference"/>
        </w:rPr>
        <w:commentReference w:id="23"/>
      </w:r>
      <w:r w:rsidR="00410220">
        <w:t xml:space="preserve">In our paradigm, participants </w:t>
      </w:r>
      <w:r w:rsidR="00004924">
        <w:t>were</w:t>
      </w:r>
      <w:r w:rsidR="00410220">
        <w:t xml:space="preserve"> instructed which features to pay attention to, and they </w:t>
      </w:r>
      <w:r w:rsidR="00A902AD">
        <w:t>were</w:t>
      </w:r>
      <w:r w:rsidR="00410220">
        <w:t xml:space="preserve"> doing so over the much longer periods of time than in previously used paradigms. </w:t>
      </w:r>
      <w:commentRangeStart w:id="24"/>
      <w:r w:rsidR="00410220">
        <w:t xml:space="preserve">This result thus provides additional support to the robustness of the value-driven attentional effects </w:t>
      </w:r>
      <w:commentRangeEnd w:id="24"/>
      <w:r w:rsidR="0039218C">
        <w:rPr>
          <w:rStyle w:val="CommentReference"/>
        </w:rPr>
        <w:commentReference w:id="24"/>
      </w:r>
      <w:r w:rsidR="00410220">
        <w:fldChar w:fldCharType="begin" w:fldLock="1"/>
      </w:r>
      <w:r w:rsidR="00CD3D93">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implications.","author":[{"dropping-particle":"","family":"Anderson","given":"Brian A.","non-dropping-particle":"","parse-names":false,"suffix":""}],"container-title":"Annals of the New York Academy of Sciences","id":"ITEM-1","issue":"1","issued":{"date-parts":[["2016"]]},"page":"24-39","title":"The attention habit: How reward learning shapes attentional selection","type":"article-journal","volume":"1369"},"uris":["http://www.mendeley.com/documents/?uuid=bf18196b-3de6-417d-a9df-feca7fa72ba0"]},{"id":"ITEM-2","itemData":{"DOI":"10.3758/s13423-017-1380-y","ISSN":"15315320","abstract":"Visual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ichel","non-dropping-particle":"","parse-names":false,"suffix":""},{"dropping-particle":"","family":"Theeuwes","given":"Jan","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rsidR="00410220">
        <w:fldChar w:fldCharType="separate"/>
      </w:r>
      <w:r w:rsidR="00410220" w:rsidRPr="00410220">
        <w:rPr>
          <w:noProof/>
        </w:rPr>
        <w:t>(Anderson, 2016; Chelazzi et al., 2013; Failing &amp; Theeuwes, 2017)</w:t>
      </w:r>
      <w:r w:rsidR="00410220">
        <w:fldChar w:fldCharType="end"/>
      </w:r>
      <w:r w:rsidR="00410220">
        <w:t xml:space="preserve">.  </w:t>
      </w:r>
    </w:p>
    <w:p w14:paraId="6AAF7B46" w14:textId="57118D46" w:rsidR="00CD3D93" w:rsidRDefault="00B754E8" w:rsidP="00E4130A">
      <w:pPr>
        <w:spacing w:line="480" w:lineRule="auto"/>
        <w:jc w:val="both"/>
      </w:pPr>
      <w:r>
        <w:tab/>
      </w:r>
      <w:r w:rsidR="00CD3D93">
        <w:t>At the neural level w</w:t>
      </w:r>
      <w:r w:rsidR="0046723F">
        <w:t xml:space="preserve">e have </w:t>
      </w:r>
      <w:r w:rsidR="00CD3D93">
        <w:t xml:space="preserve">directly </w:t>
      </w:r>
      <w:r w:rsidR="0046723F">
        <w:t xml:space="preserve">replicated the finding that the SSVEP amplitudes are strongly influenced by voluntary attention </w:t>
      </w:r>
      <w:r w:rsidR="0046723F">
        <w:fldChar w:fldCharType="begin" w:fldLock="1"/>
      </w:r>
      <w:r w:rsidR="0041022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 Andersen, Müller, &amp; Hillyard, 2012)","plainTextFormattedCitation":"(Andersen &amp; Müller, 2010; Andersen, Müller, &amp; Hillyard, 2012)","previouslyFormattedCitation":"(Andersen &amp; Müller, 2010; Andersen, Müller, &amp; Hillyard, 2012)"},"properties":{"noteIndex":0},"schema":"https://github.com/citation-style-language/schema/raw/master/csl-citation.json"}</w:instrText>
      </w:r>
      <w:r w:rsidR="0046723F">
        <w:fldChar w:fldCharType="separate"/>
      </w:r>
      <w:r w:rsidR="0046723F" w:rsidRPr="0046723F">
        <w:rPr>
          <w:noProof/>
        </w:rPr>
        <w:t>(Andersen &amp; Müller, 2010; Andersen, Müller, &amp; Hillyard, 2012)</w:t>
      </w:r>
      <w:r w:rsidR="0046723F">
        <w:fldChar w:fldCharType="end"/>
      </w:r>
      <w:r w:rsidR="0046723F">
        <w:t xml:space="preserve">. Across all of the phases of the experiment, the SSVEP amplitudes in the frequency of the attended stimuli were </w:t>
      </w:r>
      <w:r w:rsidR="00CD3D93">
        <w:t xml:space="preserve">robustly </w:t>
      </w:r>
      <w:r w:rsidR="0046723F">
        <w:t xml:space="preserve">higher than the amplitudes in the frequency of the unattended stimuli. This strong </w:t>
      </w:r>
      <w:ins w:id="25" w:author="Gilles Pourtois" w:date="2019-02-12T14:41:00Z">
        <w:r w:rsidR="0039218C">
          <w:t xml:space="preserve">gating </w:t>
        </w:r>
      </w:ins>
      <w:r w:rsidR="0046723F">
        <w:t xml:space="preserve">effect was modulated by </w:t>
      </w:r>
      <w:del w:id="26" w:author="Gilles Pourtois" w:date="2019-02-12T14:41:00Z">
        <w:r w:rsidR="0046723F" w:rsidDel="0039218C">
          <w:delText xml:space="preserve">the introduction of </w:delText>
        </w:r>
      </w:del>
      <w:r w:rsidR="0046723F">
        <w:t>reward</w:t>
      </w:r>
      <w:del w:id="27" w:author="Gilles Pourtois" w:date="2019-02-12T14:41:00Z">
        <w:r w:rsidR="0046723F" w:rsidDel="0039218C">
          <w:delText>s</w:delText>
        </w:r>
      </w:del>
      <w:r w:rsidR="0046723F">
        <w:t xml:space="preserve">. </w:t>
      </w:r>
      <w:r w:rsidR="00CD3D93">
        <w:t xml:space="preserve">Model comparisons have provided evidence that the models which take into account </w:t>
      </w:r>
      <w:ins w:id="28" w:author="Gilles Pourtois" w:date="2019-02-12T14:42:00Z">
        <w:r w:rsidR="0039218C">
          <w:t>the</w:t>
        </w:r>
      </w:ins>
      <w:del w:id="29" w:author="Gilles Pourtois" w:date="2019-02-12T14:42:00Z">
        <w:r w:rsidR="00CD3D93" w:rsidDel="0039218C">
          <w:delText>our</w:delText>
        </w:r>
      </w:del>
      <w:r w:rsidR="00CD3D93">
        <w:t xml:space="preserve"> reward manipulation account better for the data compared to the model that includes only the effect of voluntary attention. </w:t>
      </w:r>
      <w:commentRangeStart w:id="30"/>
      <w:r w:rsidR="00CD3D93">
        <w:t xml:space="preserve">This result further corroborates models of cognitive control </w:t>
      </w:r>
      <w:commentRangeEnd w:id="30"/>
      <w:r w:rsidR="0039218C">
        <w:rPr>
          <w:rStyle w:val="CommentReference"/>
        </w:rPr>
        <w:commentReference w:id="30"/>
      </w:r>
      <w:r w:rsidR="00CD3D93">
        <w:t xml:space="preserve">which posit motivation as the crucial component in the </w:t>
      </w:r>
      <w:r w:rsidR="00A902AD">
        <w:t xml:space="preserve">voluntary </w:t>
      </w:r>
      <w:r w:rsidR="00CD3D93">
        <w:t xml:space="preserve">allocation of attention </w:t>
      </w:r>
      <w:r w:rsidR="00CD3D93">
        <w:fldChar w:fldCharType="begin" w:fldLock="1"/>
      </w:r>
      <w:r w:rsidR="006E3FAB">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CD3D93">
        <w:fldChar w:fldCharType="separate"/>
      </w:r>
      <w:r w:rsidR="006E3FAB" w:rsidRPr="006E3FAB">
        <w:rPr>
          <w:noProof/>
        </w:rPr>
        <w:t>(Brown &amp; Alexander, 2017; Holroyd &amp; McClure, 2015; Shenhav, Botvinick, &amp; Cohen, 2013; Verguts, Vassena, &amp; Silvetti, 2015)</w:t>
      </w:r>
      <w:r w:rsidR="00CD3D93">
        <w:fldChar w:fldCharType="end"/>
      </w:r>
      <w:r w:rsidR="00CD3D93">
        <w:t xml:space="preserve">. </w:t>
      </w:r>
    </w:p>
    <w:p w14:paraId="5382C25C" w14:textId="775443E2" w:rsidR="00CD3D93" w:rsidRDefault="00CD3D93" w:rsidP="00E4130A">
      <w:pPr>
        <w:spacing w:line="480" w:lineRule="auto"/>
        <w:ind w:firstLine="720"/>
        <w:jc w:val="both"/>
      </w:pPr>
      <w:r>
        <w:t xml:space="preserve">The SSVEP results further indicate that </w:t>
      </w:r>
      <w:r w:rsidR="00B754E8">
        <w:t xml:space="preserve">when participants were attending to the </w:t>
      </w:r>
      <w:r w:rsidR="00A902AD">
        <w:t>stimuli paired with high reward probability</w:t>
      </w:r>
      <w:r w:rsidR="00B754E8">
        <w:t xml:space="preserve">, the amplitudes did not change during the phases of the experiment. </w:t>
      </w:r>
      <w:r>
        <w:t xml:space="preserve">This result is somewhat surprising given that previous neuroimaging studies demonstrated </w:t>
      </w:r>
      <w:r w:rsidR="00A902AD">
        <w:t>enhanced</w:t>
      </w:r>
      <w:r>
        <w:t xml:space="preserve"> processing of targets paired with high reward</w:t>
      </w:r>
      <w:r w:rsidR="00004924">
        <w:t>s</w:t>
      </w:r>
      <w:r>
        <w:t xml:space="preserve"> </w:t>
      </w:r>
      <w:r>
        <w:fldChar w:fldCharType="begin" w:fldLock="1"/>
      </w:r>
      <w:r w:rsidR="00A902AD">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Vision","type":"article-journal","volume":"85"},"uris":["http://www.mendeley.com/documents/?uuid=ce429b97-da77-4522-a4ce-592dcebda922"]},{"id":"ITEM-2","itemData":{"DOI":"10.1523/JNEUROSCI.1026-10.2010","ISBN":"1529-2401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Neuroscience","id":"ITEM-2","issue":"33","issued":{"date-parts":[["2010"]]},"page":"11096-11103","title":"Reward Changes Salience in Human Vision via the Anterior Cingulate","type":"article-journal","volume":"30"},"uris":["http://www.mendeley.com/documents/?uuid=63f54998-73ab-4870-b69a-5a1e479f1bd2"]}],"mendeley":{"formattedCitation":"(C. Hickey et al., 2010; Clayton Hickey, Peelen, Hickey, &amp; Peelen, 2015)","manualFormatting":"(Hickey et al., 2010; Hickey, Peelen, Hickey, &amp; Peelen, 2015)","plainTextFormattedCitation":"(C. Hickey et al., 2010; Clayton Hickey, Peelen, Hickey, &amp; Peelen, 2015)","previouslyFormattedCitation":"(C. Hickey et al., 2010; Clayton Hickey, Peelen, Hickey, &amp; Peelen, 2015)"},"properties":{"noteIndex":0},"schema":"https://github.com/citation-style-language/schema/raw/master/csl-citation.json"}</w:instrText>
      </w:r>
      <w:r>
        <w:fldChar w:fldCharType="separate"/>
      </w:r>
      <w:r w:rsidRPr="00CD3D93">
        <w:rPr>
          <w:noProof/>
        </w:rPr>
        <w:t>(Hickey et al., 2010; Hickey, Peelen, Hickey, &amp; Peelen, 2015)</w:t>
      </w:r>
      <w:r>
        <w:fldChar w:fldCharType="end"/>
      </w:r>
      <w:r>
        <w:t xml:space="preserve">. </w:t>
      </w:r>
      <w:commentRangeStart w:id="31"/>
      <w:r w:rsidR="0043206E">
        <w:t xml:space="preserve">One of the possible explanations for this result is that it is due to the high difficulty of our task. </w:t>
      </w:r>
      <w:commentRangeEnd w:id="31"/>
      <w:r w:rsidR="0039218C">
        <w:rPr>
          <w:rStyle w:val="CommentReference"/>
        </w:rPr>
        <w:commentReference w:id="31"/>
      </w:r>
      <w:r w:rsidR="0043206E">
        <w:t xml:space="preserve">As can be seen from the behavioral data, on average participants </w:t>
      </w:r>
      <w:del w:id="32" w:author="Gilles Pourtois" w:date="2019-02-12T14:47:00Z">
        <w:r w:rsidR="0043206E" w:rsidDel="0039218C">
          <w:delText>were able to correctly detect only</w:delText>
        </w:r>
      </w:del>
      <w:ins w:id="33" w:author="Gilles Pourtois" w:date="2019-02-12T14:47:00Z">
        <w:r w:rsidR="0039218C">
          <w:t>had</w:t>
        </w:r>
      </w:ins>
      <w:r w:rsidR="0043206E">
        <w:t xml:space="preserve"> 60% </w:t>
      </w:r>
      <w:ins w:id="34" w:author="Gilles Pourtois" w:date="2019-02-12T14:47:00Z">
        <w:r w:rsidR="0039218C">
          <w:t>correct responses</w:t>
        </w:r>
      </w:ins>
      <w:del w:id="35" w:author="Gilles Pourtois" w:date="2019-02-12T14:47:00Z">
        <w:r w:rsidR="0043206E" w:rsidDel="0039218C">
          <w:delText>of dot movements</w:delText>
        </w:r>
      </w:del>
      <w:r w:rsidR="0043206E">
        <w:t xml:space="preserve">. </w:t>
      </w:r>
      <w:commentRangeStart w:id="36"/>
      <w:r w:rsidR="003A042E">
        <w:t xml:space="preserve">Having this in mind, it is possible that our participants were already at the ceiling in terms of the allocation of attentional resources. This would suggest that there was no room for the further increase in the SSVEP amplitudes. However, it was possible to adaptively allocate less resources to certain features. </w:t>
      </w:r>
      <w:r w:rsidR="0043206E">
        <w:t xml:space="preserve"> </w:t>
      </w:r>
      <w:commentRangeEnd w:id="36"/>
      <w:r w:rsidR="0039218C">
        <w:rPr>
          <w:rStyle w:val="CommentReference"/>
        </w:rPr>
        <w:commentReference w:id="36"/>
      </w:r>
    </w:p>
    <w:p w14:paraId="69039E93" w14:textId="12295F18" w:rsidR="00E32915" w:rsidRDefault="003A042E" w:rsidP="00E4130A">
      <w:pPr>
        <w:spacing w:line="480" w:lineRule="auto"/>
        <w:ind w:firstLine="720"/>
        <w:jc w:val="both"/>
      </w:pPr>
      <w:r>
        <w:t>W</w:t>
      </w:r>
      <w:r w:rsidR="00B754E8">
        <w:t xml:space="preserve">hen </w:t>
      </w:r>
      <w:r w:rsidR="00004924">
        <w:t>the</w:t>
      </w:r>
      <w:r>
        <w:t xml:space="preserve"> participants </w:t>
      </w:r>
      <w:r w:rsidR="00B754E8">
        <w:t xml:space="preserve">were attending to the low rewarded stimuli, the </w:t>
      </w:r>
      <w:r>
        <w:t xml:space="preserve">SSVEP </w:t>
      </w:r>
      <w:r w:rsidR="00B754E8">
        <w:t xml:space="preserve">amplitudes decreased in the reward phase and went back to the baseline level in the extinction phase. The opposite was true when looking at the unattended stimuli. While the low rewarded stimuli did not change over the experiment, the amount of attention being allocated toward the high rewarded stimuli dropped in the reward phase, and </w:t>
      </w:r>
      <w:r w:rsidR="003E7343">
        <w:t>stayed at that</w:t>
      </w:r>
      <w:r w:rsidR="00B754E8">
        <w:t xml:space="preserve"> level in the extinction. </w:t>
      </w:r>
      <w:r w:rsidR="00A902AD">
        <w:t xml:space="preserve">The finding of suppression in processing of the stimuli related with low rewards is comparable to the results found in the fMRI study focusing on the visual cortex </w:t>
      </w:r>
      <w:r w:rsidR="00A902AD">
        <w:fldChar w:fldCharType="begin" w:fldLock="1"/>
      </w:r>
      <w:r w:rsidR="00033739">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Vision","type":"article-journal","volume":"85"},"uris":["http://www.mendeley.com/documents/?uuid=ce429b97-da77-4522-a4ce-592dcebda922"]}],"mendeley":{"formattedCitation":"(Clayton Hickey et al., 2015)","manualFormatting":"(Hickey et al., 2015)","plainTextFormattedCitation":"(Clayton Hickey et al., 2015)","previouslyFormattedCitation":"(Clayton Hickey et al., 2015)"},"properties":{"noteIndex":0},"schema":"https://github.com/citation-style-language/schema/raw/master/csl-citation.json"}</w:instrText>
      </w:r>
      <w:r w:rsidR="00A902AD">
        <w:fldChar w:fldCharType="separate"/>
      </w:r>
      <w:r w:rsidR="00A902AD" w:rsidRPr="00A902AD">
        <w:rPr>
          <w:noProof/>
        </w:rPr>
        <w:t>(Hickey et al., 2015)</w:t>
      </w:r>
      <w:r w:rsidR="00A902AD">
        <w:fldChar w:fldCharType="end"/>
      </w:r>
      <w:r w:rsidR="00A902AD">
        <w:t>. Our result</w:t>
      </w:r>
      <w:r w:rsidR="00B754E8">
        <w:t xml:space="preserve"> suggest</w:t>
      </w:r>
      <w:r w:rsidR="00A902AD">
        <w:t>s</w:t>
      </w:r>
      <w:r w:rsidR="00B754E8">
        <w:t xml:space="preserve"> that the voluntary allocation of attention was flexibly adapted depending on the possibility of earning extra monetary rewards in the experiment. </w:t>
      </w:r>
      <w:r w:rsidR="00004924">
        <w:t>This is the first electrophysiological study that has looked into the simultaneous deployment of attention to stimuli linked both to high and low reward probability. As such it provides a novel insight into the flexible dynamics of attentional deployment based on value of different stimuli. Also, t</w:t>
      </w:r>
      <w:r w:rsidR="00B754E8">
        <w:t xml:space="preserve">his result is contrary to the prediction made </w:t>
      </w:r>
      <w:commentRangeStart w:id="37"/>
      <w:r w:rsidR="00B754E8">
        <w:t xml:space="preserve">by the value-based </w:t>
      </w:r>
      <w:r>
        <w:t xml:space="preserve">attention </w:t>
      </w:r>
      <w:r w:rsidR="00B754E8">
        <w:t>account, but in line with the prediction made by cognitive control models</w:t>
      </w:r>
      <w:commentRangeEnd w:id="37"/>
      <w:r w:rsidR="00BA5A51">
        <w:rPr>
          <w:rStyle w:val="CommentReference"/>
        </w:rPr>
        <w:commentReference w:id="37"/>
      </w:r>
      <w:r w:rsidR="00B754E8">
        <w:t xml:space="preserve">. </w:t>
      </w:r>
      <w:commentRangeStart w:id="38"/>
      <w:r w:rsidR="00004924">
        <w:t xml:space="preserve">Namely, the value-driven attentional account posits that linking stimuli to high reward probability induces a long lasting attentional bias toward such stimuli. </w:t>
      </w:r>
      <w:commentRangeEnd w:id="38"/>
      <w:r w:rsidR="00BA5A51">
        <w:rPr>
          <w:rStyle w:val="CommentReference"/>
        </w:rPr>
        <w:commentReference w:id="38"/>
      </w:r>
      <w:r w:rsidR="00004924">
        <w:t xml:space="preserve">However, our data suggests the opposite. Attention is flexibly </w:t>
      </w:r>
      <w:commentRangeStart w:id="39"/>
      <w:r w:rsidR="00004924">
        <w:t xml:space="preserve">deployed in order to maximize the probability of obtaining a reward, but then goes back to the baseline levels once the possibility of earning rewards is gone. </w:t>
      </w:r>
      <w:commentRangeEnd w:id="39"/>
      <w:r w:rsidR="00BA5A51">
        <w:rPr>
          <w:rStyle w:val="CommentReference"/>
        </w:rPr>
        <w:commentReference w:id="39"/>
      </w:r>
    </w:p>
    <w:p w14:paraId="5062F622" w14:textId="445FBFDC" w:rsidR="003A042E" w:rsidRDefault="003A042E" w:rsidP="00E4130A">
      <w:pPr>
        <w:spacing w:line="480" w:lineRule="auto"/>
        <w:ind w:firstLine="720"/>
        <w:jc w:val="both"/>
      </w:pPr>
      <w:commentRangeStart w:id="40"/>
      <w:r>
        <w:t xml:space="preserve">These results point to the importance of several factors in the allocation of attention based on goals and reward history. </w:t>
      </w:r>
      <w:commentRangeEnd w:id="40"/>
      <w:r w:rsidR="00BA5A51">
        <w:rPr>
          <w:rStyle w:val="CommentReference"/>
        </w:rPr>
        <w:commentReference w:id="40"/>
      </w:r>
      <w:commentRangeStart w:id="41"/>
      <w:r>
        <w:t xml:space="preserve">First, our electrophysiological measure displayed an interesting decoupling from the behavior. While the behavioral data seems to be in line with the persistent effect of reward history, the neural data suggests that this effect does not arise from the </w:t>
      </w:r>
      <w:r w:rsidR="00C153E4">
        <w:t xml:space="preserve">long-lasting </w:t>
      </w:r>
      <w:r>
        <w:t xml:space="preserve">change in the amount of attention being allocated based on previous rewards. </w:t>
      </w:r>
      <w:commentRangeEnd w:id="41"/>
      <w:r w:rsidR="00BA5A51">
        <w:rPr>
          <w:rStyle w:val="CommentReference"/>
        </w:rPr>
        <w:commentReference w:id="41"/>
      </w:r>
      <w:r w:rsidR="00033739">
        <w:t xml:space="preserve">This is contrast to some of the existing electrophysiological studies </w:t>
      </w:r>
      <w:r w:rsidR="00033739">
        <w:fldChar w:fldCharType="begin" w:fldLock="1"/>
      </w:r>
      <w:r w:rsidR="00491D76">
        <w:instrText>ADDIN CSL_CITATION {"citationItems":[{"id":"ITEM-1","itemData":{"DOI":"10.1016/j.brainres.2015.02.016","ISSN":"00068993","PMID":"25701717","abstract":"Selective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Research","id":"ITEM-1","issued":{"date-parts":[["2015","5"]]},"page":"86-94","publisher":"Elsevier","title":"Neural evidence reveals the rapid effects of reward history on selective attention","type":"article-journal","volume":"1606"},"uris":["http://www.mendeley.com/documents/?uuid=ecde4fc0-3497-4da2-9ced-1c4afcbeebf9"]}],"mendeley":{"formattedCitation":"(MacLean &amp; Giesbrecht, 2015)","plainTextFormattedCitation":"(MacLean &amp; Giesbrecht, 2015)","previouslyFormattedCitation":"(MacLean &amp; Giesbrecht, 2015)"},"properties":{"noteIndex":0},"schema":"https://github.com/citation-style-language/schema/raw/master/csl-citation.json"}</w:instrText>
      </w:r>
      <w:r w:rsidR="00033739">
        <w:fldChar w:fldCharType="separate"/>
      </w:r>
      <w:r w:rsidR="00033739" w:rsidRPr="00033739">
        <w:rPr>
          <w:noProof/>
        </w:rPr>
        <w:t>(MacLean &amp; Giesbrecht, 2015)</w:t>
      </w:r>
      <w:r w:rsidR="00033739">
        <w:fldChar w:fldCharType="end"/>
      </w:r>
      <w:r w:rsidR="00033739">
        <w:t xml:space="preserve">, but it is important to point out that there are very few such studies to date. Future studies could explore further why such a decoupling occurs. Tentatively, there is a possibility that the persistent behavioral effect is driven by a more motor effect, rather than a one mediated by attention. Interestingly, the value-driven attentional bias has mostly been demonstrated by the speeded responses to the previously rewarded stimuli compared to neutral stimuli. It is possible that such an effect is driven by the motor pairing of a stimulus and a fast response. </w:t>
      </w:r>
    </w:p>
    <w:p w14:paraId="3A0FCBCD" w14:textId="27D53584" w:rsidR="003A042E" w:rsidRDefault="00033739" w:rsidP="00E4130A">
      <w:pPr>
        <w:spacing w:line="480" w:lineRule="auto"/>
        <w:ind w:firstLine="720"/>
        <w:jc w:val="both"/>
      </w:pPr>
      <w:r>
        <w:t xml:space="preserve">Another important factor in the allocation of reward-guided attention is the type of the task used. </w:t>
      </w:r>
      <w:commentRangeStart w:id="42"/>
      <w:r>
        <w:t>O</w:t>
      </w:r>
      <w:r w:rsidR="003A042E">
        <w:t>ur results demonstrate the importance of more rigorous tests of the idea that reward history can counteract goal-</w:t>
      </w:r>
      <w:r w:rsidR="00491D76">
        <w:t xml:space="preserve">driven allocation of attention. </w:t>
      </w:r>
      <w:commentRangeEnd w:id="42"/>
      <w:r w:rsidR="00BA5A51">
        <w:rPr>
          <w:rStyle w:val="CommentReference"/>
        </w:rPr>
        <w:commentReference w:id="42"/>
      </w:r>
      <w:r w:rsidR="00491D76">
        <w:t xml:space="preserve">The tasks used in most studies only infer that the goals of participants have changed in the test phase, or that they are induced in the instruction prior to the experiment </w:t>
      </w:r>
      <w:r w:rsidR="00491D76">
        <w:fldChar w:fldCharType="begin" w:fldLock="1"/>
      </w:r>
      <w:r w:rsidR="006E3FAB">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capture","type":"article-journal","volume":"108"},"uris":["http://www.mendeley.com/documents/?uuid=d494dedf-304d-438c-ad37-25ad56194e7e"]},{"id":"ITEM-2","itemData":{"DOI":"10.1167/13.3.7.doi","ISBN":"1534-7362 (Electronic)\\r1534-7362 (Linking)","ISSN":"1534-7362","PMID":"23589803","abstract":"Attention selects stimuli for cognitive processing, and the mechanisms that underlie the process of attentional selection have been a major topic of psychological research for over 30 years. From this research, it has been well documented that attentional selection can proceed both voluntarily, driven by visual search goals, and involuntarily, driven by the physical salience of stimuli. In this review, I provide a conceptual framework for attentional control that emphasizes the need for stimulus selection to promote the survival and wellbeing of an organism. I argue that although goal-driven and salience-driven mechanisms of attentional selection fit within this framework, a central component that is missing is a mechanism of attentional selection that is uniquely driven by learned associations between stimuli and rewards. I go on to review recent evidence for such a value-driven mechanism of attentional selection, and describe how this mechanism functions independently of the well-documented salience-driven and goal-driven mechanisms. I conclude by arguing that reward learning modifies the attentional priority of stimuli, allowing them to compete more effectively for selection even when nonsalient and task-irrelevant.","author":[{"dropping-particle":"","family":"Anderson","given":"Ba","non-dropping-particle":"","parse-names":false,"suffix":""}],"container-title":"Journal of vision","id":"ITEM-2","issued":{"date-parts":[["2013"]]},"page":"1-16","title":"A value-driven mechanism of attentional selection","type":"article-journal","volume":"13"},"uris":["http://www.mendeley.com/documents/?uuid=1bfad0d9-c8b8-4eee-b37d-7857d882dc7e"]},{"id":"ITEM-3","itemData":{"DOI":"10.1167/14.5.6.doi","ISSN":"1534-7362","PMID":"24819737","abstract":"Classic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Ba Anderson, 2013; M. F. Failing &amp; Theeuwes, 2014)","manualFormatting":"(Anderson et al., 2011; Anderson, 2013; Failing &amp; Theeuwes, 2014)","plainTextFormattedCitation":"(B a Anderson et al., 2011; Ba Anderson, 2013; M. F. Failing &amp; Theeuwes, 2014)","previouslyFormattedCitation":"(B a Anderson et al., 2011; Ba Anderson, 2013; M. F. Failing &amp; Theeuwes, 2014)"},"properties":{"noteIndex":0},"schema":"https://github.com/citation-style-language/schema/raw/master/csl-citation.json"}</w:instrText>
      </w:r>
      <w:r w:rsidR="00491D76">
        <w:fldChar w:fldCharType="separate"/>
      </w:r>
      <w:r w:rsidR="00491D76" w:rsidRPr="00491D76">
        <w:rPr>
          <w:noProof/>
        </w:rPr>
        <w:t>(Anderson et al., 2011; Anderson, 2013; Failing &amp; Theeuwes, 2014)</w:t>
      </w:r>
      <w:r w:rsidR="00491D76">
        <w:fldChar w:fldCharType="end"/>
      </w:r>
      <w:r w:rsidR="00491D76">
        <w:t xml:space="preserve">. </w:t>
      </w:r>
      <w:r>
        <w:t>We have demonstrated that</w:t>
      </w:r>
      <w:r w:rsidR="00491D76">
        <w:t xml:space="preserve">, </w:t>
      </w:r>
      <w:commentRangeStart w:id="43"/>
      <w:r w:rsidR="00491D76">
        <w:t>in the task in which participants have a goal on every trial, we did not observe the value-driven attentional bias in our measure of sustained attention</w:t>
      </w:r>
      <w:commentRangeEnd w:id="43"/>
      <w:r w:rsidR="00BA5A51">
        <w:rPr>
          <w:rStyle w:val="CommentReference"/>
        </w:rPr>
        <w:commentReference w:id="43"/>
      </w:r>
      <w:r w:rsidR="00491D76">
        <w:t xml:space="preserve">. We believe that such an experimental setup provides </w:t>
      </w:r>
      <w:commentRangeStart w:id="44"/>
      <w:r w:rsidR="00491D76">
        <w:t xml:space="preserve">a more rigorous way of looking at the competition between the goal-driven and value-driven attention. </w:t>
      </w:r>
      <w:commentRangeEnd w:id="44"/>
      <w:r w:rsidR="00BA5A51">
        <w:rPr>
          <w:rStyle w:val="CommentReference"/>
        </w:rPr>
        <w:commentReference w:id="44"/>
      </w:r>
      <w:r w:rsidR="00491D76">
        <w:t xml:space="preserve">However, it is important to stress </w:t>
      </w:r>
      <w:commentRangeStart w:id="45"/>
      <w:r w:rsidR="00491D76">
        <w:t>that our paradigm</w:t>
      </w:r>
      <w:r w:rsidR="00C153E4">
        <w:t xml:space="preserve"> could favor the goa</w:t>
      </w:r>
      <w:r w:rsidR="00491D76">
        <w:t xml:space="preserve">l-directed effects on attention, while the previous paradigm could have favored the value-driven effects. </w:t>
      </w:r>
      <w:commentRangeEnd w:id="45"/>
      <w:r w:rsidR="000252E3">
        <w:rPr>
          <w:rStyle w:val="CommentReference"/>
        </w:rPr>
        <w:commentReference w:id="45"/>
      </w:r>
    </w:p>
    <w:p w14:paraId="0FC8378F" w14:textId="1CC3A969" w:rsidR="0047115E" w:rsidRDefault="0047115E" w:rsidP="0047115E">
      <w:pPr>
        <w:pStyle w:val="Heading1"/>
        <w:spacing w:before="0" w:after="240"/>
      </w:pPr>
      <w:r>
        <w:t>Conclusion</w:t>
      </w:r>
    </w:p>
    <w:p w14:paraId="549CDF09" w14:textId="2274961E" w:rsidR="00336569" w:rsidRDefault="00336569" w:rsidP="0047115E">
      <w:pPr>
        <w:spacing w:line="480" w:lineRule="auto"/>
        <w:ind w:firstLine="720"/>
        <w:jc w:val="center"/>
      </w:pPr>
    </w:p>
    <w:p w14:paraId="2C7944EC" w14:textId="49B65C2F" w:rsidR="00B754E8" w:rsidRDefault="00B754E8" w:rsidP="00EE20A8">
      <w:pPr>
        <w:spacing w:line="480" w:lineRule="auto"/>
      </w:pPr>
    </w:p>
    <w:p w14:paraId="5F60CC6B" w14:textId="30DF7427" w:rsidR="008B3849" w:rsidRDefault="008B3849" w:rsidP="004B04C5">
      <w:pPr>
        <w:pStyle w:val="Heading1"/>
        <w:spacing w:before="0" w:after="240"/>
      </w:pPr>
      <w:r>
        <w:t>Appendix 1</w:t>
      </w:r>
    </w:p>
    <w:p w14:paraId="66A9CBAD" w14:textId="09FB9C1F"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158A2" w:rsidRPr="00B57645">
        <w:rPr>
          <w:i/>
        </w:rPr>
        <w:t>Table 1</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acquisition. </w:t>
      </w:r>
      <w:r w:rsidR="00FA2A75">
        <w:t>To</w:t>
      </w:r>
      <w:r w:rsidR="006158A2">
        <w:t xml:space="preserve"> investigate this possibility, we fitted the </w:t>
      </w:r>
      <w:r w:rsidR="006158A2">
        <w:rPr>
          <w:i/>
        </w:rPr>
        <w:t xml:space="preserve">Interaction </w:t>
      </w:r>
      <w:r w:rsidR="006158A2" w:rsidRPr="006158A2">
        <w:rPr>
          <w:i/>
        </w:rPr>
        <w:t>model</w:t>
      </w:r>
      <w:r>
        <w:t xml:space="preserve"> </w:t>
      </w:r>
      <w:r w:rsidR="006158A2">
        <w:t>that was identical as the one described in the results section. We then compared behavioral performance between the first and the second part of the baseline phase, and between the second part of baseline and the first part of acquisition phase.</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900F7E" w14:paraId="7751ED6D" w14:textId="77777777" w:rsidTr="00C11E13">
        <w:trPr>
          <w:trHeight w:val="634"/>
        </w:trPr>
        <w:tc>
          <w:tcPr>
            <w:tcW w:w="10206" w:type="dxa"/>
            <w:gridSpan w:val="4"/>
            <w:tcBorders>
              <w:bottom w:val="single" w:sz="4" w:space="0" w:color="auto"/>
            </w:tcBorders>
          </w:tcPr>
          <w:p w14:paraId="785D8030" w14:textId="24CD01F4" w:rsidR="00900F7E" w:rsidRDefault="000C1A99" w:rsidP="00C11E13">
            <w:pPr>
              <w:spacing w:line="360" w:lineRule="auto"/>
            </w:pPr>
            <w:r w:rsidRPr="000C1A99">
              <w:t xml:space="preserve">Supplementary </w:t>
            </w:r>
            <w:r w:rsidR="00900F7E">
              <w:t>Table 1</w:t>
            </w:r>
          </w:p>
          <w:p w14:paraId="360BA1FB" w14:textId="5DAC9C4C" w:rsidR="00900F7E" w:rsidRDefault="00900F7E" w:rsidP="00C11E13">
            <w:pPr>
              <w:spacing w:line="360" w:lineRule="auto"/>
              <w:rPr>
                <w:i/>
              </w:rPr>
            </w:pPr>
            <w:r>
              <w:rPr>
                <w:i/>
              </w:rPr>
              <w:t>Means and 95% HDIs of hit rates and reaction times across six phases of the experiment</w:t>
            </w:r>
          </w:p>
        </w:tc>
      </w:tr>
      <w:tr w:rsidR="00900F7E" w14:paraId="08F4E747" w14:textId="77777777" w:rsidTr="00C11E1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77777777"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900F7E" w14:paraId="44EB8942" w14:textId="77777777" w:rsidTr="00C11E13">
        <w:trPr>
          <w:trHeight w:val="417"/>
        </w:trPr>
        <w:tc>
          <w:tcPr>
            <w:tcW w:w="2235" w:type="dxa"/>
            <w:tcBorders>
              <w:top w:val="single" w:sz="4" w:space="0" w:color="auto"/>
            </w:tcBorders>
            <w:vAlign w:val="center"/>
          </w:tcPr>
          <w:p w14:paraId="36593DD9" w14:textId="77777777" w:rsidR="00900F7E" w:rsidRDefault="00900F7E" w:rsidP="00C11E13">
            <w:r w:rsidRPr="00DC56DA">
              <w:t>Baseline1</w:t>
            </w:r>
          </w:p>
        </w:tc>
        <w:tc>
          <w:tcPr>
            <w:tcW w:w="2382" w:type="dxa"/>
            <w:tcBorders>
              <w:top w:val="single" w:sz="4" w:space="0" w:color="auto"/>
            </w:tcBorders>
            <w:vAlign w:val="center"/>
          </w:tcPr>
          <w:p w14:paraId="18A68A5F" w14:textId="77777777" w:rsidR="00900F7E" w:rsidRPr="008E021D" w:rsidRDefault="00900F7E" w:rsidP="00C11E13">
            <w:r>
              <w:t>High</w:t>
            </w:r>
          </w:p>
        </w:tc>
        <w:tc>
          <w:tcPr>
            <w:tcW w:w="2388" w:type="dxa"/>
            <w:tcBorders>
              <w:top w:val="single" w:sz="4" w:space="0" w:color="auto"/>
            </w:tcBorders>
            <w:vAlign w:val="center"/>
          </w:tcPr>
          <w:p w14:paraId="48171E80" w14:textId="3506FB46" w:rsidR="00900F7E" w:rsidRDefault="00900F7E" w:rsidP="00C11E13">
            <w:r w:rsidRPr="00873792">
              <w:t>0.59 [0.28</w:t>
            </w:r>
            <w:r>
              <w:t>,</w:t>
            </w:r>
            <w:r w:rsidRPr="00873792">
              <w:t xml:space="preserve"> 0.76]</w:t>
            </w:r>
          </w:p>
        </w:tc>
        <w:tc>
          <w:tcPr>
            <w:tcW w:w="3201" w:type="dxa"/>
            <w:tcBorders>
              <w:top w:val="single" w:sz="4" w:space="0" w:color="auto"/>
            </w:tcBorders>
            <w:vAlign w:val="center"/>
          </w:tcPr>
          <w:p w14:paraId="39F9F2FC" w14:textId="55A1C7DF" w:rsidR="00900F7E" w:rsidRDefault="00900F7E" w:rsidP="00C11E13">
            <w:r w:rsidRPr="00DD6111">
              <w:t>548.8</w:t>
            </w:r>
            <w:r>
              <w:t>0</w:t>
            </w:r>
            <w:r w:rsidRPr="00DD6111">
              <w:t xml:space="preserve"> [471</w:t>
            </w:r>
            <w:r>
              <w:t>.00,</w:t>
            </w:r>
            <w:r w:rsidRPr="00DD6111">
              <w:t xml:space="preserve"> 613.76]</w:t>
            </w:r>
          </w:p>
        </w:tc>
      </w:tr>
      <w:tr w:rsidR="00900F7E" w14:paraId="5D1B8851" w14:textId="77777777" w:rsidTr="00C11E13">
        <w:trPr>
          <w:trHeight w:val="417"/>
        </w:trPr>
        <w:tc>
          <w:tcPr>
            <w:tcW w:w="2235" w:type="dxa"/>
            <w:vAlign w:val="center"/>
          </w:tcPr>
          <w:p w14:paraId="1AFD8F68" w14:textId="77777777" w:rsidR="00900F7E" w:rsidRDefault="00900F7E" w:rsidP="00C11E13">
            <w:r w:rsidRPr="00DC56DA">
              <w:t>Baseline1</w:t>
            </w:r>
          </w:p>
        </w:tc>
        <w:tc>
          <w:tcPr>
            <w:tcW w:w="2382" w:type="dxa"/>
            <w:vAlign w:val="center"/>
          </w:tcPr>
          <w:p w14:paraId="0C7347E0" w14:textId="77777777" w:rsidR="00900F7E" w:rsidRPr="008E021D" w:rsidRDefault="00900F7E" w:rsidP="00C11E13">
            <w:r>
              <w:t>Low</w:t>
            </w:r>
          </w:p>
        </w:tc>
        <w:tc>
          <w:tcPr>
            <w:tcW w:w="2388" w:type="dxa"/>
            <w:vAlign w:val="center"/>
          </w:tcPr>
          <w:p w14:paraId="3D990D9A" w14:textId="24CAF1BE" w:rsidR="00900F7E" w:rsidRDefault="00900F7E" w:rsidP="00C11E13">
            <w:r w:rsidRPr="00873792">
              <w:t>0.57 [0.25</w:t>
            </w:r>
            <w:r>
              <w:t>,</w:t>
            </w:r>
            <w:r w:rsidRPr="00873792">
              <w:t xml:space="preserve"> 0.85]</w:t>
            </w:r>
          </w:p>
        </w:tc>
        <w:tc>
          <w:tcPr>
            <w:tcW w:w="3201" w:type="dxa"/>
            <w:vAlign w:val="center"/>
          </w:tcPr>
          <w:p w14:paraId="33ABB3BF" w14:textId="0680A1AF" w:rsidR="00900F7E" w:rsidRDefault="00900F7E" w:rsidP="00C11E13">
            <w:r w:rsidRPr="00DD6111">
              <w:t>551.68 [458.26</w:t>
            </w:r>
            <w:r>
              <w:t>,</w:t>
            </w:r>
            <w:r w:rsidRPr="00DD6111">
              <w:t xml:space="preserve"> 629.69]</w:t>
            </w:r>
          </w:p>
        </w:tc>
      </w:tr>
      <w:tr w:rsidR="00900F7E" w14:paraId="2E8C7CAC" w14:textId="77777777" w:rsidTr="00C11E13">
        <w:trPr>
          <w:trHeight w:val="417"/>
        </w:trPr>
        <w:tc>
          <w:tcPr>
            <w:tcW w:w="2235" w:type="dxa"/>
            <w:vAlign w:val="center"/>
          </w:tcPr>
          <w:p w14:paraId="044974C7" w14:textId="77777777" w:rsidR="00900F7E" w:rsidRDefault="00900F7E" w:rsidP="00C11E13">
            <w:r w:rsidRPr="00DC56DA">
              <w:t>Baseline2</w:t>
            </w:r>
          </w:p>
        </w:tc>
        <w:tc>
          <w:tcPr>
            <w:tcW w:w="2382" w:type="dxa"/>
            <w:vAlign w:val="center"/>
          </w:tcPr>
          <w:p w14:paraId="1111B89C" w14:textId="77777777" w:rsidR="00900F7E" w:rsidRPr="008E021D" w:rsidRDefault="00900F7E" w:rsidP="00C11E13">
            <w:r>
              <w:t>High</w:t>
            </w:r>
          </w:p>
        </w:tc>
        <w:tc>
          <w:tcPr>
            <w:tcW w:w="2388" w:type="dxa"/>
            <w:vAlign w:val="center"/>
          </w:tcPr>
          <w:p w14:paraId="6FE3E2A1" w14:textId="5B5A56A0" w:rsidR="00900F7E" w:rsidRDefault="00900F7E" w:rsidP="00C11E13">
            <w:r w:rsidRPr="00873792">
              <w:t>0.62 [0.37</w:t>
            </w:r>
            <w:r>
              <w:t>,</w:t>
            </w:r>
            <w:r w:rsidRPr="00873792">
              <w:t xml:space="preserve"> 0.81]</w:t>
            </w:r>
          </w:p>
        </w:tc>
        <w:tc>
          <w:tcPr>
            <w:tcW w:w="3201" w:type="dxa"/>
            <w:vAlign w:val="center"/>
          </w:tcPr>
          <w:p w14:paraId="147A2FE7" w14:textId="3F86B5B2" w:rsidR="00900F7E" w:rsidRDefault="00900F7E" w:rsidP="00C11E13">
            <w:r w:rsidRPr="00DD6111">
              <w:t>546.07 [443.45</w:t>
            </w:r>
            <w:r>
              <w:t>,</w:t>
            </w:r>
            <w:r w:rsidRPr="00DD6111">
              <w:t xml:space="preserve"> 620.36]</w:t>
            </w:r>
          </w:p>
        </w:tc>
      </w:tr>
      <w:tr w:rsidR="00900F7E" w14:paraId="1221C033" w14:textId="77777777" w:rsidTr="00C11E13">
        <w:trPr>
          <w:trHeight w:val="417"/>
        </w:trPr>
        <w:tc>
          <w:tcPr>
            <w:tcW w:w="2235" w:type="dxa"/>
            <w:vAlign w:val="center"/>
          </w:tcPr>
          <w:p w14:paraId="5E979E76" w14:textId="77777777" w:rsidR="00900F7E" w:rsidRDefault="00900F7E" w:rsidP="00C11E13">
            <w:r w:rsidRPr="00DC56DA">
              <w:t>Baseline2</w:t>
            </w:r>
          </w:p>
        </w:tc>
        <w:tc>
          <w:tcPr>
            <w:tcW w:w="2382" w:type="dxa"/>
            <w:vAlign w:val="center"/>
          </w:tcPr>
          <w:p w14:paraId="79A6F5BF" w14:textId="77777777" w:rsidR="00900F7E" w:rsidRPr="00534F07" w:rsidRDefault="00900F7E" w:rsidP="00C11E13">
            <w:r>
              <w:t>Low</w:t>
            </w:r>
          </w:p>
        </w:tc>
        <w:tc>
          <w:tcPr>
            <w:tcW w:w="2388" w:type="dxa"/>
            <w:vAlign w:val="center"/>
          </w:tcPr>
          <w:p w14:paraId="152E9B46" w14:textId="635E92F9" w:rsidR="00900F7E" w:rsidRDefault="00900F7E" w:rsidP="00C11E13">
            <w:r w:rsidRPr="00873792">
              <w:t>0.61 [0.41</w:t>
            </w:r>
            <w:r>
              <w:t>,</w:t>
            </w:r>
            <w:r w:rsidRPr="00873792">
              <w:t xml:space="preserve"> 0.78]</w:t>
            </w:r>
          </w:p>
        </w:tc>
        <w:tc>
          <w:tcPr>
            <w:tcW w:w="3201" w:type="dxa"/>
            <w:vAlign w:val="center"/>
          </w:tcPr>
          <w:p w14:paraId="38077BB6" w14:textId="2AA38327" w:rsidR="00900F7E" w:rsidRDefault="00900F7E" w:rsidP="00C11E13">
            <w:r w:rsidRPr="00DD6111">
              <w:t>554.75 [479.48</w:t>
            </w:r>
            <w:r>
              <w:t>,</w:t>
            </w:r>
            <w:r w:rsidRPr="00DD6111">
              <w:t xml:space="preserve"> 650.73]</w:t>
            </w:r>
          </w:p>
        </w:tc>
      </w:tr>
      <w:tr w:rsidR="00900F7E" w14:paraId="2378FD41" w14:textId="77777777" w:rsidTr="00C11E13">
        <w:trPr>
          <w:trHeight w:val="417"/>
        </w:trPr>
        <w:tc>
          <w:tcPr>
            <w:tcW w:w="2235" w:type="dxa"/>
            <w:vAlign w:val="center"/>
          </w:tcPr>
          <w:p w14:paraId="33D71827" w14:textId="77777777" w:rsidR="00900F7E" w:rsidRDefault="00900F7E" w:rsidP="00C11E13">
            <w:r w:rsidRPr="00DC56DA">
              <w:t>Acquisition1</w:t>
            </w:r>
          </w:p>
        </w:tc>
        <w:tc>
          <w:tcPr>
            <w:tcW w:w="2382" w:type="dxa"/>
            <w:vAlign w:val="center"/>
          </w:tcPr>
          <w:p w14:paraId="5DC66FC6" w14:textId="77777777" w:rsidR="00900F7E" w:rsidRPr="00C21D51" w:rsidRDefault="00900F7E" w:rsidP="00C11E13">
            <w:r>
              <w:t>High</w:t>
            </w:r>
          </w:p>
        </w:tc>
        <w:tc>
          <w:tcPr>
            <w:tcW w:w="2388" w:type="dxa"/>
            <w:vAlign w:val="center"/>
          </w:tcPr>
          <w:p w14:paraId="20BAF671" w14:textId="548AE2CD" w:rsidR="00900F7E" w:rsidRDefault="00900F7E" w:rsidP="00C11E13">
            <w:r w:rsidRPr="00873792">
              <w:t>0.61 [0.33</w:t>
            </w:r>
            <w:r>
              <w:t>,</w:t>
            </w:r>
            <w:r w:rsidRPr="00873792">
              <w:t xml:space="preserve"> 0.8</w:t>
            </w:r>
            <w:r>
              <w:t>0</w:t>
            </w:r>
            <w:r w:rsidRPr="00873792">
              <w:t>]</w:t>
            </w:r>
          </w:p>
        </w:tc>
        <w:tc>
          <w:tcPr>
            <w:tcW w:w="3201" w:type="dxa"/>
            <w:vAlign w:val="center"/>
          </w:tcPr>
          <w:p w14:paraId="3F8D1C07" w14:textId="17EDB566" w:rsidR="00900F7E" w:rsidRDefault="00900F7E" w:rsidP="00C11E13">
            <w:r w:rsidRPr="00DD6111">
              <w:t>522.8</w:t>
            </w:r>
            <w:r>
              <w:t>0</w:t>
            </w:r>
            <w:r w:rsidRPr="00DD6111">
              <w:t xml:space="preserve"> [437.9</w:t>
            </w:r>
            <w:r>
              <w:t>0,</w:t>
            </w:r>
            <w:r w:rsidRPr="00DD6111">
              <w:t xml:space="preserve"> 604.61]</w:t>
            </w:r>
          </w:p>
        </w:tc>
      </w:tr>
      <w:tr w:rsidR="00900F7E" w14:paraId="2C2EA802" w14:textId="77777777" w:rsidTr="00C11E13">
        <w:trPr>
          <w:trHeight w:val="417"/>
        </w:trPr>
        <w:tc>
          <w:tcPr>
            <w:tcW w:w="2235" w:type="dxa"/>
            <w:vAlign w:val="center"/>
          </w:tcPr>
          <w:p w14:paraId="73986FBE" w14:textId="77777777" w:rsidR="00900F7E" w:rsidRDefault="00900F7E" w:rsidP="00C11E13">
            <w:r w:rsidRPr="00DC56DA">
              <w:t>Acquisition1</w:t>
            </w:r>
          </w:p>
        </w:tc>
        <w:tc>
          <w:tcPr>
            <w:tcW w:w="2382" w:type="dxa"/>
            <w:vAlign w:val="center"/>
          </w:tcPr>
          <w:p w14:paraId="3A03B0A7" w14:textId="77777777" w:rsidR="00900F7E" w:rsidRPr="00C21D51" w:rsidRDefault="00900F7E" w:rsidP="00C11E13">
            <w:r>
              <w:t>Low</w:t>
            </w:r>
          </w:p>
        </w:tc>
        <w:tc>
          <w:tcPr>
            <w:tcW w:w="2388" w:type="dxa"/>
            <w:vAlign w:val="center"/>
          </w:tcPr>
          <w:p w14:paraId="3A9CCE69" w14:textId="55EBE932" w:rsidR="00900F7E" w:rsidRDefault="00900F7E" w:rsidP="00C11E13">
            <w:r w:rsidRPr="00873792">
              <w:t>0.64 [0.47</w:t>
            </w:r>
            <w:r>
              <w:t>,</w:t>
            </w:r>
            <w:r w:rsidRPr="00873792">
              <w:t xml:space="preserve"> 0.86]</w:t>
            </w:r>
          </w:p>
        </w:tc>
        <w:tc>
          <w:tcPr>
            <w:tcW w:w="3201" w:type="dxa"/>
            <w:vAlign w:val="center"/>
          </w:tcPr>
          <w:p w14:paraId="2CA76085" w14:textId="7ECE3B5E" w:rsidR="00900F7E" w:rsidRDefault="00900F7E" w:rsidP="00C11E13">
            <w:r w:rsidRPr="00DD6111">
              <w:t>541.89 [457.58</w:t>
            </w:r>
            <w:r>
              <w:t>,</w:t>
            </w:r>
            <w:r w:rsidRPr="00DD6111">
              <w:t xml:space="preserve"> 593.47]</w:t>
            </w:r>
          </w:p>
        </w:tc>
      </w:tr>
      <w:tr w:rsidR="00900F7E" w14:paraId="6A6E7C39" w14:textId="77777777" w:rsidTr="00C11E13">
        <w:trPr>
          <w:trHeight w:val="417"/>
        </w:trPr>
        <w:tc>
          <w:tcPr>
            <w:tcW w:w="2235" w:type="dxa"/>
            <w:vAlign w:val="center"/>
          </w:tcPr>
          <w:p w14:paraId="14F01877" w14:textId="77777777" w:rsidR="00900F7E" w:rsidRDefault="00900F7E" w:rsidP="00C11E13">
            <w:r w:rsidRPr="00DC56DA">
              <w:t>Acquisition2</w:t>
            </w:r>
          </w:p>
        </w:tc>
        <w:tc>
          <w:tcPr>
            <w:tcW w:w="2382" w:type="dxa"/>
            <w:vAlign w:val="center"/>
          </w:tcPr>
          <w:p w14:paraId="59E7487F" w14:textId="77777777" w:rsidR="00900F7E" w:rsidRDefault="00900F7E" w:rsidP="00C11E13">
            <w:r>
              <w:t>High</w:t>
            </w:r>
          </w:p>
        </w:tc>
        <w:tc>
          <w:tcPr>
            <w:tcW w:w="2388" w:type="dxa"/>
            <w:vAlign w:val="center"/>
          </w:tcPr>
          <w:p w14:paraId="18D523FB" w14:textId="3E8AC4B4" w:rsidR="00900F7E" w:rsidRDefault="00900F7E" w:rsidP="00C11E13">
            <w:r w:rsidRPr="00873792">
              <w:t>0.64 [0.31</w:t>
            </w:r>
            <w:r>
              <w:t>,</w:t>
            </w:r>
            <w:r w:rsidRPr="00873792">
              <w:t xml:space="preserve"> 0.76]</w:t>
            </w:r>
          </w:p>
        </w:tc>
        <w:tc>
          <w:tcPr>
            <w:tcW w:w="3201" w:type="dxa"/>
            <w:vAlign w:val="center"/>
          </w:tcPr>
          <w:p w14:paraId="43D2009E" w14:textId="6992F8D7" w:rsidR="00900F7E" w:rsidRPr="00C57028" w:rsidRDefault="00900F7E" w:rsidP="00C11E13">
            <w:r w:rsidRPr="00DD6111">
              <w:t>529.67 [462</w:t>
            </w:r>
            <w:r>
              <w:t>.00,</w:t>
            </w:r>
            <w:r w:rsidRPr="00DD6111">
              <w:t xml:space="preserve"> 598.58]</w:t>
            </w:r>
          </w:p>
        </w:tc>
      </w:tr>
      <w:tr w:rsidR="00900F7E" w14:paraId="66BD893A" w14:textId="77777777" w:rsidTr="00C11E13">
        <w:trPr>
          <w:trHeight w:val="417"/>
        </w:trPr>
        <w:tc>
          <w:tcPr>
            <w:tcW w:w="2235" w:type="dxa"/>
            <w:vAlign w:val="center"/>
          </w:tcPr>
          <w:p w14:paraId="2BA073D8" w14:textId="77777777" w:rsidR="00900F7E" w:rsidRDefault="00900F7E" w:rsidP="00C11E13">
            <w:r w:rsidRPr="00DC56DA">
              <w:t>Acquisition2</w:t>
            </w:r>
          </w:p>
        </w:tc>
        <w:tc>
          <w:tcPr>
            <w:tcW w:w="2382" w:type="dxa"/>
            <w:vAlign w:val="center"/>
          </w:tcPr>
          <w:p w14:paraId="4588F6D7" w14:textId="77777777" w:rsidR="00900F7E" w:rsidRDefault="00900F7E" w:rsidP="00C11E13">
            <w:r>
              <w:t>Low</w:t>
            </w:r>
          </w:p>
        </w:tc>
        <w:tc>
          <w:tcPr>
            <w:tcW w:w="2388" w:type="dxa"/>
            <w:vAlign w:val="center"/>
          </w:tcPr>
          <w:p w14:paraId="327279FC" w14:textId="2D0B9153" w:rsidR="00900F7E" w:rsidRDefault="00900F7E" w:rsidP="00C11E13">
            <w:r w:rsidRPr="00873792">
              <w:t>0.63 [0.45</w:t>
            </w:r>
            <w:r>
              <w:t>,</w:t>
            </w:r>
            <w:r w:rsidRPr="00873792">
              <w:t xml:space="preserve"> 0.79]</w:t>
            </w:r>
          </w:p>
        </w:tc>
        <w:tc>
          <w:tcPr>
            <w:tcW w:w="3201" w:type="dxa"/>
            <w:vAlign w:val="center"/>
          </w:tcPr>
          <w:p w14:paraId="6CBE9741" w14:textId="2FFFD90C" w:rsidR="00900F7E" w:rsidRPr="00C57028" w:rsidRDefault="00900F7E" w:rsidP="00C11E13">
            <w:r w:rsidRPr="00DD6111">
              <w:t>536.08 [471</w:t>
            </w:r>
            <w:r>
              <w:t>.00,</w:t>
            </w:r>
            <w:r w:rsidRPr="00DD6111">
              <w:t xml:space="preserve"> 618.25]</w:t>
            </w:r>
          </w:p>
        </w:tc>
      </w:tr>
      <w:tr w:rsidR="00900F7E" w14:paraId="59B74544" w14:textId="77777777" w:rsidTr="00C11E13">
        <w:trPr>
          <w:trHeight w:val="417"/>
        </w:trPr>
        <w:tc>
          <w:tcPr>
            <w:tcW w:w="2235" w:type="dxa"/>
            <w:vAlign w:val="center"/>
          </w:tcPr>
          <w:p w14:paraId="10467693" w14:textId="77777777" w:rsidR="00900F7E" w:rsidRDefault="00900F7E" w:rsidP="00C11E13">
            <w:r w:rsidRPr="00DC56DA">
              <w:t>Extinction1</w:t>
            </w:r>
          </w:p>
        </w:tc>
        <w:tc>
          <w:tcPr>
            <w:tcW w:w="2382" w:type="dxa"/>
            <w:vAlign w:val="center"/>
          </w:tcPr>
          <w:p w14:paraId="7A3FAC95" w14:textId="77777777" w:rsidR="00900F7E" w:rsidRDefault="00900F7E" w:rsidP="00C11E13">
            <w:r>
              <w:t>High</w:t>
            </w:r>
          </w:p>
        </w:tc>
        <w:tc>
          <w:tcPr>
            <w:tcW w:w="2388" w:type="dxa"/>
            <w:vAlign w:val="center"/>
          </w:tcPr>
          <w:p w14:paraId="77CCBF65" w14:textId="19874EC2" w:rsidR="00900F7E" w:rsidRDefault="00900F7E" w:rsidP="00C11E13">
            <w:r w:rsidRPr="00873792">
              <w:t>0.62 [0.33</w:t>
            </w:r>
            <w:r>
              <w:t>,</w:t>
            </w:r>
            <w:r w:rsidRPr="00873792">
              <w:t xml:space="preserve"> 0.77]</w:t>
            </w:r>
          </w:p>
        </w:tc>
        <w:tc>
          <w:tcPr>
            <w:tcW w:w="3201" w:type="dxa"/>
            <w:vAlign w:val="center"/>
          </w:tcPr>
          <w:p w14:paraId="04D77BDB" w14:textId="323D31E7" w:rsidR="00900F7E" w:rsidRPr="00C57028" w:rsidRDefault="00900F7E" w:rsidP="00C11E13">
            <w:r w:rsidRPr="00DD6111">
              <w:t>529.58 [457.88</w:t>
            </w:r>
            <w:r>
              <w:t>,</w:t>
            </w:r>
            <w:r w:rsidRPr="00DD6111">
              <w:t xml:space="preserve"> 596.17]</w:t>
            </w:r>
          </w:p>
        </w:tc>
      </w:tr>
      <w:tr w:rsidR="00900F7E" w14:paraId="292BD9E5" w14:textId="77777777" w:rsidTr="00C11E13">
        <w:trPr>
          <w:trHeight w:val="417"/>
        </w:trPr>
        <w:tc>
          <w:tcPr>
            <w:tcW w:w="2235" w:type="dxa"/>
            <w:vAlign w:val="center"/>
          </w:tcPr>
          <w:p w14:paraId="66E93132" w14:textId="77777777" w:rsidR="00900F7E" w:rsidRDefault="00900F7E" w:rsidP="00C11E13">
            <w:r w:rsidRPr="00DC56DA">
              <w:t>Extinction1</w:t>
            </w:r>
          </w:p>
        </w:tc>
        <w:tc>
          <w:tcPr>
            <w:tcW w:w="2382" w:type="dxa"/>
            <w:vAlign w:val="center"/>
          </w:tcPr>
          <w:p w14:paraId="1B112FCC" w14:textId="77777777" w:rsidR="00900F7E" w:rsidRDefault="00900F7E" w:rsidP="00C11E13">
            <w:r>
              <w:t>Low</w:t>
            </w:r>
          </w:p>
        </w:tc>
        <w:tc>
          <w:tcPr>
            <w:tcW w:w="2388" w:type="dxa"/>
            <w:vAlign w:val="center"/>
          </w:tcPr>
          <w:p w14:paraId="7D635669" w14:textId="3334F75B" w:rsidR="00900F7E" w:rsidRDefault="00900F7E" w:rsidP="00C11E13">
            <w:r w:rsidRPr="00873792">
              <w:t>0.61 [0.43</w:t>
            </w:r>
            <w:r>
              <w:t>,</w:t>
            </w:r>
            <w:r w:rsidRPr="00873792">
              <w:t xml:space="preserve"> 0.85]</w:t>
            </w:r>
          </w:p>
        </w:tc>
        <w:tc>
          <w:tcPr>
            <w:tcW w:w="3201" w:type="dxa"/>
            <w:vAlign w:val="center"/>
          </w:tcPr>
          <w:p w14:paraId="66F6E7EA" w14:textId="425F5C2D" w:rsidR="00900F7E" w:rsidRPr="00C57028" w:rsidRDefault="00900F7E" w:rsidP="00C11E13">
            <w:r w:rsidRPr="00DD6111">
              <w:t>535.2</w:t>
            </w:r>
            <w:r>
              <w:t>0</w:t>
            </w:r>
            <w:r w:rsidRPr="00DD6111">
              <w:t xml:space="preserve"> [444.89</w:t>
            </w:r>
            <w:r>
              <w:t>,</w:t>
            </w:r>
            <w:r w:rsidRPr="00DD6111">
              <w:t xml:space="preserve"> 629.69]</w:t>
            </w:r>
          </w:p>
        </w:tc>
      </w:tr>
      <w:tr w:rsidR="00900F7E" w14:paraId="640C67D9" w14:textId="77777777" w:rsidTr="00C11E13">
        <w:trPr>
          <w:trHeight w:val="417"/>
        </w:trPr>
        <w:tc>
          <w:tcPr>
            <w:tcW w:w="2235" w:type="dxa"/>
            <w:vAlign w:val="center"/>
          </w:tcPr>
          <w:p w14:paraId="1252F086" w14:textId="77777777" w:rsidR="00900F7E" w:rsidRDefault="00900F7E" w:rsidP="00C11E13">
            <w:r w:rsidRPr="00DC56DA">
              <w:t>Extinction2</w:t>
            </w:r>
          </w:p>
        </w:tc>
        <w:tc>
          <w:tcPr>
            <w:tcW w:w="2382" w:type="dxa"/>
            <w:vAlign w:val="center"/>
          </w:tcPr>
          <w:p w14:paraId="12E1FF5A" w14:textId="77777777" w:rsidR="00900F7E" w:rsidRDefault="00900F7E" w:rsidP="00C11E13">
            <w:r>
              <w:t>High</w:t>
            </w:r>
          </w:p>
        </w:tc>
        <w:tc>
          <w:tcPr>
            <w:tcW w:w="2388" w:type="dxa"/>
            <w:vAlign w:val="center"/>
          </w:tcPr>
          <w:p w14:paraId="030DDBCB" w14:textId="46FFA949" w:rsidR="00900F7E" w:rsidRDefault="00900F7E" w:rsidP="00C11E13">
            <w:r w:rsidRPr="00873792">
              <w:t>0.62 [0.28</w:t>
            </w:r>
            <w:r>
              <w:t>,</w:t>
            </w:r>
            <w:r w:rsidRPr="00873792">
              <w:t xml:space="preserve"> 0.78]</w:t>
            </w:r>
          </w:p>
        </w:tc>
        <w:tc>
          <w:tcPr>
            <w:tcW w:w="3201" w:type="dxa"/>
            <w:vAlign w:val="center"/>
          </w:tcPr>
          <w:p w14:paraId="45B5A1C9" w14:textId="00D12711" w:rsidR="00900F7E" w:rsidRPr="00C57028" w:rsidRDefault="00900F7E" w:rsidP="00C11E13">
            <w:r w:rsidRPr="00DD6111">
              <w:t>526.88 [456</w:t>
            </w:r>
            <w:r>
              <w:t xml:space="preserve">.00, </w:t>
            </w:r>
            <w:r w:rsidRPr="00DD6111">
              <w:t>639.89]</w:t>
            </w:r>
          </w:p>
        </w:tc>
      </w:tr>
      <w:tr w:rsidR="00900F7E" w14:paraId="2B2A0875" w14:textId="77777777" w:rsidTr="00C11E13">
        <w:trPr>
          <w:trHeight w:val="417"/>
        </w:trPr>
        <w:tc>
          <w:tcPr>
            <w:tcW w:w="2235" w:type="dxa"/>
            <w:tcBorders>
              <w:bottom w:val="single" w:sz="4" w:space="0" w:color="auto"/>
            </w:tcBorders>
            <w:vAlign w:val="center"/>
          </w:tcPr>
          <w:p w14:paraId="4AF8D9C8" w14:textId="77777777" w:rsidR="00900F7E" w:rsidRDefault="00900F7E" w:rsidP="00C11E13">
            <w:r w:rsidRPr="00DC56DA">
              <w:t>Extinction2</w:t>
            </w:r>
          </w:p>
        </w:tc>
        <w:tc>
          <w:tcPr>
            <w:tcW w:w="2382" w:type="dxa"/>
            <w:tcBorders>
              <w:bottom w:val="single" w:sz="4" w:space="0" w:color="auto"/>
            </w:tcBorders>
            <w:vAlign w:val="center"/>
          </w:tcPr>
          <w:p w14:paraId="47C7A15A" w14:textId="77777777" w:rsidR="00900F7E" w:rsidRDefault="00900F7E" w:rsidP="00C11E13">
            <w:r>
              <w:t>Low</w:t>
            </w:r>
          </w:p>
        </w:tc>
        <w:tc>
          <w:tcPr>
            <w:tcW w:w="2388" w:type="dxa"/>
            <w:tcBorders>
              <w:bottom w:val="single" w:sz="4" w:space="0" w:color="auto"/>
            </w:tcBorders>
            <w:vAlign w:val="center"/>
          </w:tcPr>
          <w:p w14:paraId="5085CF6A" w14:textId="5ED5B526" w:rsidR="00900F7E" w:rsidRDefault="00900F7E" w:rsidP="00C11E13">
            <w:r w:rsidRPr="00873792">
              <w:t>0.62 [0.35</w:t>
            </w:r>
            <w:r>
              <w:t>,</w:t>
            </w:r>
            <w:r w:rsidRPr="00873792">
              <w:t xml:space="preserve"> 0.78]</w:t>
            </w:r>
          </w:p>
        </w:tc>
        <w:tc>
          <w:tcPr>
            <w:tcW w:w="3201" w:type="dxa"/>
            <w:tcBorders>
              <w:bottom w:val="single" w:sz="4" w:space="0" w:color="auto"/>
            </w:tcBorders>
            <w:vAlign w:val="center"/>
          </w:tcPr>
          <w:p w14:paraId="3872E78E" w14:textId="70987D0A" w:rsidR="00900F7E" w:rsidRPr="00C57028" w:rsidRDefault="00900F7E" w:rsidP="00C11E13">
            <w:r w:rsidRPr="00DD6111">
              <w:t>541.75 [450.11</w:t>
            </w:r>
            <w:r>
              <w:t>,</w:t>
            </w:r>
            <w:r w:rsidRPr="00DD6111">
              <w:t xml:space="preserve"> 633.28]</w:t>
            </w:r>
          </w:p>
        </w:tc>
      </w:tr>
    </w:tbl>
    <w:p w14:paraId="50F8ABF3" w14:textId="625DEE81" w:rsidR="00FA0C17" w:rsidRPr="006158A2" w:rsidRDefault="00E14A1B" w:rsidP="008B3849">
      <w:pPr>
        <w:spacing w:line="480" w:lineRule="auto"/>
        <w:ind w:firstLine="284"/>
        <w:jc w:val="both"/>
      </w:pPr>
      <w:r w:rsidRPr="008B3849">
        <w:rPr>
          <w:noProof/>
        </w:rPr>
        <mc:AlternateContent>
          <mc:Choice Requires="wpg">
            <w:drawing>
              <wp:anchor distT="0" distB="0" distL="114300" distR="114300" simplePos="0" relativeHeight="251676672" behindDoc="0" locked="0" layoutInCell="1" allowOverlap="1" wp14:anchorId="296702B0" wp14:editId="3908E03E">
                <wp:simplePos x="0" y="0"/>
                <wp:positionH relativeFrom="margin">
                  <wp:posOffset>-614680</wp:posOffset>
                </wp:positionH>
                <wp:positionV relativeFrom="paragraph">
                  <wp:posOffset>405765</wp:posOffset>
                </wp:positionV>
                <wp:extent cx="7203440" cy="1800000"/>
                <wp:effectExtent l="19050" t="19050" r="16510" b="10160"/>
                <wp:wrapSquare wrapText="bothSides"/>
                <wp:docPr id="15" name="Group 16"/>
                <wp:cNvGraphicFramePr/>
                <a:graphic xmlns:a="http://schemas.openxmlformats.org/drawingml/2006/main">
                  <a:graphicData uri="http://schemas.microsoft.com/office/word/2010/wordprocessingGroup">
                    <wpg:wgp>
                      <wpg:cNvGrpSpPr/>
                      <wpg:grpSpPr>
                        <a:xfrm>
                          <a:off x="0" y="0"/>
                          <a:ext cx="7203440" cy="1800000"/>
                          <a:chOff x="0" y="0"/>
                          <a:chExt cx="8896930" cy="2210400"/>
                        </a:xfrm>
                      </wpg:grpSpPr>
                      <wpg:grpSp>
                        <wpg:cNvPr id="16" name="Group 16"/>
                        <wpg:cNvGrpSpPr/>
                        <wpg:grpSpPr>
                          <a:xfrm>
                            <a:off x="4447952" y="0"/>
                            <a:ext cx="4448978" cy="2210400"/>
                            <a:chOff x="4447952" y="0"/>
                            <a:chExt cx="4448978" cy="2210400"/>
                          </a:xfrm>
                        </wpg:grpSpPr>
                        <pic:pic xmlns:pic="http://schemas.openxmlformats.org/drawingml/2006/picture">
                          <pic:nvPicPr>
                            <pic:cNvPr id="17" name="Picture 1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4447952" y="0"/>
                              <a:ext cx="4448978" cy="2210400"/>
                            </a:xfrm>
                            <a:prstGeom prst="rect">
                              <a:avLst/>
                            </a:prstGeom>
                            <a:ln>
                              <a:solidFill>
                                <a:schemeClr val="bg1"/>
                              </a:solidFill>
                            </a:ln>
                          </pic:spPr>
                        </pic:pic>
                        <wps:wsp>
                          <wps:cNvPr id="18" name="Rectangle 18"/>
                          <wps:cNvSpPr/>
                          <wps:spPr>
                            <a:xfrm>
                              <a:off x="4468026" y="1946911"/>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0" y="509"/>
                            <a:ext cx="4447953" cy="2209891"/>
                            <a:chOff x="0" y="509"/>
                            <a:chExt cx="4447953" cy="2209891"/>
                          </a:xfrm>
                        </wpg:grpSpPr>
                        <pic:pic xmlns:pic="http://schemas.openxmlformats.org/drawingml/2006/picture">
                          <pic:nvPicPr>
                            <pic:cNvPr id="20" name="Picture 2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509"/>
                              <a:ext cx="4447953" cy="2209891"/>
                            </a:xfrm>
                            <a:prstGeom prst="rect">
                              <a:avLst/>
                            </a:prstGeom>
                            <a:ln>
                              <a:solidFill>
                                <a:schemeClr val="bg1"/>
                              </a:solidFill>
                            </a:ln>
                          </pic:spPr>
                        </pic:pic>
                        <wps:wsp>
                          <wps:cNvPr id="21" name="Rectangle 21"/>
                          <wps:cNvSpPr/>
                          <wps:spPr>
                            <a:xfrm>
                              <a:off x="6349" y="1956400"/>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77543280" id="Group 16" o:spid="_x0000_s1026" style="position:absolute;margin-left:-48.4pt;margin-top:31.95pt;width:567.2pt;height:141.75pt;z-index:251676672;mso-position-horizontal-relative:margin;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">
                <v:group id="_x0000_s1027"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8"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" stroked="t" strokecolor="white [3212]">
                    <v:imagedata r:id="rId31" o:title=""/>
                    <v:path arrowok="t"/>
                  </v:shape>
                  <v:rect id="Rectangle 18" o:spid="_x0000_s1029" style="position:absolute;left:44680;top:19469;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v:group>
                <v:group id="Group 19" o:spid="_x0000_s1030" style="position:absolute;top:5;width:44479;height:22099" coordorigin=",5" coordsize="44479,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20" o:spid="_x0000_s1031" type="#_x0000_t75" style="position:absolute;top:5;width:44479;height:2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" stroked="t" strokecolor="white [3212]">
                    <v:imagedata r:id="rId32" o:title=""/>
                    <v:path arrowok="t"/>
                  </v:shape>
                  <v:rect id="Rectangle 21" o:spid="_x0000_s1032" style="position:absolute;left:63;top:19564;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v:group>
                <w10:wrap type="square" anchorx="margin"/>
              </v:group>
            </w:pict>
          </mc:Fallback>
        </mc:AlternateContent>
      </w:r>
    </w:p>
    <w:p w14:paraId="358FAC71" w14:textId="443A1A91" w:rsidR="00F26D00" w:rsidRDefault="000C1A99" w:rsidP="00F26D00">
      <w:pPr>
        <w:spacing w:line="480" w:lineRule="auto"/>
        <w:jc w:val="both"/>
        <w:rPr>
          <w:sz w:val="20"/>
        </w:rPr>
      </w:pPr>
      <w:r w:rsidRPr="000C1A99">
        <w:rPr>
          <w:b/>
          <w:sz w:val="20"/>
        </w:rPr>
        <w:t xml:space="preserve">Supplementary </w:t>
      </w:r>
      <w:r>
        <w:rPr>
          <w:b/>
          <w:sz w:val="20"/>
        </w:rPr>
        <w:t>F</w:t>
      </w:r>
      <w:r w:rsidR="00F26D00">
        <w:rPr>
          <w:b/>
          <w:sz w:val="20"/>
        </w:rPr>
        <w:t>igure 1</w:t>
      </w:r>
      <w:r w:rsidR="00F26D00" w:rsidRPr="00FF793F">
        <w:rPr>
          <w:b/>
          <w:sz w:val="20"/>
        </w:rPr>
        <w:t xml:space="preserve">. </w:t>
      </w:r>
      <w:r w:rsidR="00F26D00">
        <w:rPr>
          <w:sz w:val="20"/>
        </w:rPr>
        <w:t>Distributions and means of raw hit rates and reaction times per condition.</w:t>
      </w:r>
    </w:p>
    <w:p w14:paraId="7452B809" w14:textId="7CE078CD" w:rsidR="006158A2" w:rsidRDefault="006158A2" w:rsidP="00C94B53">
      <w:pPr>
        <w:spacing w:line="480" w:lineRule="auto"/>
        <w:ind w:firstLine="284"/>
        <w:jc w:val="both"/>
      </w:pPr>
      <w:r w:rsidRPr="006158A2">
        <w:t xml:space="preserve">The posterior </w:t>
      </w:r>
      <w:r>
        <w:t>distribution</w:t>
      </w:r>
      <w:r w:rsidR="000C1A99">
        <w:t>s</w:t>
      </w:r>
      <w:r>
        <w:t xml:space="preserve"> for hit rates </w:t>
      </w:r>
      <w:r w:rsidR="00C94B53">
        <w:t>(</w:t>
      </w:r>
      <w:r w:rsidR="000C1A99" w:rsidRPr="00B57645">
        <w:rPr>
          <w:i/>
        </w:rPr>
        <w:t xml:space="preserve">Supplementary </w:t>
      </w:r>
      <w:r w:rsidR="00C94B53" w:rsidRPr="00B57645">
        <w:rPr>
          <w:i/>
        </w:rPr>
        <w:t>Figure 2</w:t>
      </w:r>
      <w:r w:rsidR="00C94B53">
        <w:t xml:space="preserve"> and </w:t>
      </w:r>
      <w:r w:rsidR="000C1A99" w:rsidRPr="00B57645">
        <w:rPr>
          <w:i/>
        </w:rPr>
        <w:t xml:space="preserve">Supplementary </w:t>
      </w:r>
      <w:r w:rsidR="00C94B53" w:rsidRPr="00B57645">
        <w:rPr>
          <w:i/>
        </w:rPr>
        <w:t>Table 2</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C94B53">
        <w:t xml:space="preserve">0.02; 95% HDI [-0.01, 0.05]; ER = 7.77) </w:t>
      </w:r>
      <w:r>
        <w:t xml:space="preserve">and low </w:t>
      </w:r>
      <w:r w:rsidR="00C94B53">
        <w:t>(</w:t>
      </w:r>
      <w:r w:rsidR="00C94B53">
        <w:rPr>
          <w:i/>
        </w:rPr>
        <w:t xml:space="preserve">M = </w:t>
      </w:r>
      <w:r w:rsidR="00C94B53">
        <w:t xml:space="preserve">0.04; 95% HDI [0.01, 0.08]; ER = 141.86) </w:t>
      </w:r>
      <w:r>
        <w:t xml:space="preserve">reward probability conditions. </w:t>
      </w:r>
      <w:r w:rsidR="00C94B53">
        <w:t>When comparing the second part of baseline to the first part of acquisition</w:t>
      </w:r>
      <w:r w:rsidR="000C1A99">
        <w:t>,</w:t>
      </w:r>
      <w:r w:rsidR="00C94B53">
        <w:t xml:space="preserve"> there was no difference in the high reward probability condition (</w:t>
      </w:r>
      <w:r w:rsidR="00C94B53">
        <w:rPr>
          <w:i/>
        </w:rPr>
        <w:t xml:space="preserve">M = </w:t>
      </w:r>
      <w:r w:rsidR="00C94B53">
        <w:t>0.01; 95% HDI [-0.03, 0.04]; ER = 1.82). However, in the low probability condition, hit rates were higher in the first part of acquisition (</w:t>
      </w:r>
      <w:r w:rsidR="00C94B53">
        <w:rPr>
          <w:i/>
        </w:rPr>
        <w:t xml:space="preserve">M = </w:t>
      </w:r>
      <w:r w:rsidR="00C94B53">
        <w:t>0.03; 95% HDI [-0.01, 0.06]; ER = 9.31).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acquisition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training effects on the </w:t>
      </w:r>
      <w:r w:rsidR="0047115E">
        <w:t>hit rate</w:t>
      </w:r>
      <w:r w:rsidR="008C49F8">
        <w:t xml:space="preserve"> data.</w:t>
      </w:r>
    </w:p>
    <w:p w14:paraId="3D90DF22" w14:textId="266FF88C"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t>2.74; 95% HDI [-8.78, 13.</w:t>
      </w:r>
      <w:r w:rsidR="00AA68C9">
        <w:t>75</w:t>
      </w:r>
      <w:r w:rsidR="009940B0">
        <w:t>]; ER = 2.17)</w:t>
      </w:r>
      <w:r>
        <w:t xml:space="preserve"> nor low (</w:t>
      </w:r>
      <w:r>
        <w:rPr>
          <w:i/>
        </w:rPr>
        <w:t xml:space="preserve">M = </w:t>
      </w:r>
      <w:r>
        <w:t>3.08; 95% HDI [-8.53, 14.</w:t>
      </w:r>
      <w:r w:rsidR="00AA68C9">
        <w:t>75</w:t>
      </w:r>
      <w:r>
        <w:t>]; ER =</w:t>
      </w:r>
      <w:r w:rsidR="00AA68C9">
        <w:t xml:space="preserve"> </w:t>
      </w:r>
      <w:r>
        <w:t xml:space="preserve">2.37) reward probability condition. The comparison between the second part of baseline and the first part of acquisition revealed a </w:t>
      </w:r>
      <w:r w:rsidR="00FA0C17">
        <w:t xml:space="preserve">very </w:t>
      </w:r>
      <w:r>
        <w:t xml:space="preserve">reliable improvement in both high </w:t>
      </w:r>
      <w:r w:rsidR="008E2D11">
        <w:t>(</w:t>
      </w:r>
      <w:r w:rsidR="008E2D11">
        <w:rPr>
          <w:i/>
        </w:rPr>
        <w:t xml:space="preserve">M = </w:t>
      </w:r>
      <w:r w:rsidR="00AA68C9">
        <w:t>23.34</w:t>
      </w:r>
      <w:r w:rsidR="008E2D11">
        <w:t>; 95% HDI [</w:t>
      </w:r>
      <w:r w:rsidR="00AA68C9">
        <w:t>12.06</w:t>
      </w:r>
      <w:r w:rsidR="008E2D11">
        <w:t xml:space="preserve">, </w:t>
      </w:r>
      <w:r w:rsidR="00AA68C9">
        <w:t>35.22</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AA68C9">
        <w:t>1.09</w:t>
      </w:r>
      <w:r w:rsidR="008E2D11">
        <w:t xml:space="preserve">, </w:t>
      </w:r>
      <w:r w:rsidR="00AA68C9">
        <w:t>25.28</w:t>
      </w:r>
      <w:r w:rsidR="008E2D11">
        <w:t>]; ER =</w:t>
      </w:r>
      <w:r w:rsidR="00AA68C9">
        <w:t xml:space="preserve"> 54.55</w:t>
      </w:r>
      <w:r w:rsidR="008E2D11">
        <w:t xml:space="preserve">) </w:t>
      </w:r>
      <w:r>
        <w:t xml:space="preserve">reward probability conditions. </w:t>
      </w:r>
      <w:r w:rsidR="008E2D11">
        <w:t>These results clearly point to the absence of training effects in reaction time data.</w:t>
      </w:r>
    </w:p>
    <w:p w14:paraId="309ECF1A" w14:textId="7F062BA1" w:rsidR="009940B0" w:rsidRDefault="009940B0" w:rsidP="00C94B53">
      <w:pPr>
        <w:spacing w:line="480" w:lineRule="auto"/>
        <w:ind w:firstLine="284"/>
        <w:jc w:val="both"/>
      </w:pPr>
      <w:r>
        <w:t xml:space="preserve">Taken together, these results indicate that our effects were not driven by the improved performance over the course of the task. Although there is some evidence that hit rates were improving during the baseline phase, reaction times clearly indicate that the main shift in performance happens in the beginning of acquisition, when rewards are introduced. Importantly, the strongest behavioral effects in our study were found on reaction time data, as indicated in the results section. </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FA0C17" w14:paraId="4AFCB2DA" w14:textId="77777777" w:rsidTr="00C11E13">
        <w:trPr>
          <w:trHeight w:val="634"/>
        </w:trPr>
        <w:tc>
          <w:tcPr>
            <w:tcW w:w="10206" w:type="dxa"/>
            <w:gridSpan w:val="4"/>
            <w:tcBorders>
              <w:bottom w:val="single" w:sz="4" w:space="0" w:color="auto"/>
            </w:tcBorders>
          </w:tcPr>
          <w:p w14:paraId="3AB517B2" w14:textId="4BD5CFE9" w:rsidR="00FA0C17" w:rsidRDefault="0011021B" w:rsidP="00C11E13">
            <w:pPr>
              <w:spacing w:line="360" w:lineRule="auto"/>
            </w:pPr>
            <w:r w:rsidRPr="000C1A99">
              <w:t xml:space="preserve">Supplementary </w:t>
            </w:r>
            <w:r w:rsidR="00FA0C17">
              <w:t>Table 2</w:t>
            </w:r>
          </w:p>
          <w:p w14:paraId="505AEB2B" w14:textId="2EC04DD9" w:rsidR="00FA0C17" w:rsidRDefault="0011021B" w:rsidP="00C11E13">
            <w:pPr>
              <w:spacing w:line="360" w:lineRule="auto"/>
              <w:rPr>
                <w:i/>
              </w:rPr>
            </w:pPr>
            <w:r>
              <w:rPr>
                <w:i/>
              </w:rPr>
              <w:t>Means and 95% HDIs of hit rates and reaction times across six phases of the experiment</w:t>
            </w:r>
          </w:p>
        </w:tc>
      </w:tr>
      <w:tr w:rsidR="00900F7E" w14:paraId="5565B1C4" w14:textId="77777777" w:rsidTr="00C11E13">
        <w:trPr>
          <w:trHeight w:val="634"/>
        </w:trPr>
        <w:tc>
          <w:tcPr>
            <w:tcW w:w="2235" w:type="dxa"/>
            <w:tcBorders>
              <w:top w:val="single" w:sz="4" w:space="0" w:color="auto"/>
              <w:bottom w:val="single" w:sz="4" w:space="0" w:color="auto"/>
            </w:tcBorders>
            <w:vAlign w:val="center"/>
          </w:tcPr>
          <w:p w14:paraId="5B66340E" w14:textId="3D27B407" w:rsidR="00900F7E" w:rsidRDefault="00900F7E" w:rsidP="00C11E13">
            <w:r>
              <w:t>Reward phase</w:t>
            </w:r>
          </w:p>
        </w:tc>
        <w:tc>
          <w:tcPr>
            <w:tcW w:w="2382" w:type="dxa"/>
            <w:tcBorders>
              <w:top w:val="single" w:sz="4" w:space="0" w:color="auto"/>
              <w:bottom w:val="single" w:sz="4" w:space="0" w:color="auto"/>
            </w:tcBorders>
            <w:vAlign w:val="center"/>
          </w:tcPr>
          <w:p w14:paraId="7AE7D546" w14:textId="114F7B3D"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2AEDD69E" w14:textId="5303474D"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014F2C5E" w14:textId="23EB70E9" w:rsidR="00900F7E" w:rsidRPr="00297068" w:rsidRDefault="00900F7E" w:rsidP="00C11E13">
            <w:r>
              <w:t>Reaction times (milliseconds)</w:t>
            </w:r>
          </w:p>
        </w:tc>
      </w:tr>
      <w:tr w:rsidR="001B2F73" w14:paraId="23361706" w14:textId="77777777" w:rsidTr="00C11E13">
        <w:trPr>
          <w:trHeight w:val="417"/>
        </w:trPr>
        <w:tc>
          <w:tcPr>
            <w:tcW w:w="2235" w:type="dxa"/>
            <w:tcBorders>
              <w:top w:val="single" w:sz="4" w:space="0" w:color="auto"/>
            </w:tcBorders>
            <w:vAlign w:val="center"/>
          </w:tcPr>
          <w:p w14:paraId="39619F12" w14:textId="11F315C5" w:rsidR="001B2F73" w:rsidRDefault="001B2F73" w:rsidP="00C11E13">
            <w:r w:rsidRPr="00DC56DA">
              <w:t>Baseline</w:t>
            </w:r>
            <w:r>
              <w:t xml:space="preserve"> </w:t>
            </w:r>
            <w:r w:rsidRPr="00DC56DA">
              <w:t>1</w:t>
            </w:r>
          </w:p>
        </w:tc>
        <w:tc>
          <w:tcPr>
            <w:tcW w:w="2382" w:type="dxa"/>
            <w:tcBorders>
              <w:top w:val="single" w:sz="4" w:space="0" w:color="auto"/>
            </w:tcBorders>
            <w:vAlign w:val="center"/>
          </w:tcPr>
          <w:p w14:paraId="712045EF" w14:textId="6374EBCB" w:rsidR="001B2F73" w:rsidRPr="008E021D" w:rsidRDefault="001B2F73" w:rsidP="00C11E13">
            <w:r>
              <w:t>High</w:t>
            </w:r>
          </w:p>
        </w:tc>
        <w:tc>
          <w:tcPr>
            <w:tcW w:w="2388" w:type="dxa"/>
            <w:tcBorders>
              <w:top w:val="single" w:sz="4" w:space="0" w:color="auto"/>
            </w:tcBorders>
            <w:vAlign w:val="center"/>
          </w:tcPr>
          <w:p w14:paraId="7E27DE34" w14:textId="0C19AC8E" w:rsidR="001B2F73" w:rsidRDefault="001B2F73" w:rsidP="00C11E13">
            <w:r w:rsidRPr="006C2A11">
              <w:t>0.59 [0.56</w:t>
            </w:r>
            <w:r>
              <w:t>,</w:t>
            </w:r>
            <w:r w:rsidRPr="006C2A11">
              <w:t xml:space="preserve"> 0.63]</w:t>
            </w:r>
          </w:p>
        </w:tc>
        <w:tc>
          <w:tcPr>
            <w:tcW w:w="3201" w:type="dxa"/>
            <w:tcBorders>
              <w:top w:val="single" w:sz="4" w:space="0" w:color="auto"/>
            </w:tcBorders>
            <w:vAlign w:val="center"/>
          </w:tcPr>
          <w:p w14:paraId="5A845ECF" w14:textId="119CA87D" w:rsidR="001B2F73" w:rsidRDefault="001B2F73" w:rsidP="00C11E13">
            <w:r w:rsidRPr="00881056">
              <w:t>548.95 [535.99</w:t>
            </w:r>
            <w:r>
              <w:t>,</w:t>
            </w:r>
            <w:r w:rsidRPr="00881056">
              <w:t xml:space="preserve"> 561.51]</w:t>
            </w:r>
          </w:p>
        </w:tc>
      </w:tr>
      <w:tr w:rsidR="001B2F73" w14:paraId="67031AB2" w14:textId="77777777" w:rsidTr="00C11E13">
        <w:trPr>
          <w:trHeight w:val="417"/>
        </w:trPr>
        <w:tc>
          <w:tcPr>
            <w:tcW w:w="2235" w:type="dxa"/>
            <w:vAlign w:val="center"/>
          </w:tcPr>
          <w:p w14:paraId="6D1E0344" w14:textId="795D29A3" w:rsidR="001B2F73" w:rsidRDefault="001B2F73" w:rsidP="00C11E13">
            <w:r w:rsidRPr="00DC56DA">
              <w:t>Baseline</w:t>
            </w:r>
            <w:r>
              <w:t xml:space="preserve"> </w:t>
            </w:r>
            <w:r w:rsidRPr="00DC56DA">
              <w:t>1</w:t>
            </w:r>
          </w:p>
        </w:tc>
        <w:tc>
          <w:tcPr>
            <w:tcW w:w="2382" w:type="dxa"/>
            <w:vAlign w:val="center"/>
          </w:tcPr>
          <w:p w14:paraId="3370297C" w14:textId="27C8CD99" w:rsidR="001B2F73" w:rsidRPr="008E021D" w:rsidRDefault="001B2F73" w:rsidP="00C11E13">
            <w:r>
              <w:t>Low</w:t>
            </w:r>
          </w:p>
        </w:tc>
        <w:tc>
          <w:tcPr>
            <w:tcW w:w="2388" w:type="dxa"/>
            <w:vAlign w:val="center"/>
          </w:tcPr>
          <w:p w14:paraId="70F45588" w14:textId="7C6DE3A8" w:rsidR="001B2F73" w:rsidRDefault="001B2F73" w:rsidP="00C11E13">
            <w:r w:rsidRPr="006C2A11">
              <w:t>0.62 [0.58</w:t>
            </w:r>
            <w:r>
              <w:t>,</w:t>
            </w:r>
            <w:r w:rsidRPr="006C2A11">
              <w:t xml:space="preserve"> 0.65]</w:t>
            </w:r>
          </w:p>
        </w:tc>
        <w:tc>
          <w:tcPr>
            <w:tcW w:w="3201" w:type="dxa"/>
            <w:vAlign w:val="center"/>
          </w:tcPr>
          <w:p w14:paraId="68823A4A" w14:textId="085FB47E" w:rsidR="001B2F73" w:rsidRDefault="001B2F73" w:rsidP="00C11E13">
            <w:r w:rsidRPr="00881056">
              <w:t>546.2</w:t>
            </w:r>
            <w:r>
              <w:t>0</w:t>
            </w:r>
            <w:r w:rsidRPr="00881056">
              <w:t xml:space="preserve"> [531.5</w:t>
            </w:r>
            <w:r>
              <w:t>0,</w:t>
            </w:r>
            <w:r w:rsidRPr="00881056">
              <w:t xml:space="preserve"> 560</w:t>
            </w:r>
            <w:r>
              <w:t>.00</w:t>
            </w:r>
            <w:r w:rsidRPr="00881056">
              <w:t>]</w:t>
            </w:r>
          </w:p>
        </w:tc>
      </w:tr>
      <w:tr w:rsidR="001B2F73" w14:paraId="32004219" w14:textId="77777777" w:rsidTr="00C11E13">
        <w:trPr>
          <w:trHeight w:val="417"/>
        </w:trPr>
        <w:tc>
          <w:tcPr>
            <w:tcW w:w="2235" w:type="dxa"/>
            <w:vAlign w:val="center"/>
          </w:tcPr>
          <w:p w14:paraId="7D241B7E" w14:textId="3ABAAEDF" w:rsidR="001B2F73" w:rsidRDefault="001B2F73" w:rsidP="00C11E13">
            <w:r w:rsidRPr="00DC56DA">
              <w:t>Baseline</w:t>
            </w:r>
            <w:r>
              <w:t xml:space="preserve"> </w:t>
            </w:r>
            <w:r w:rsidRPr="00DC56DA">
              <w:t>2</w:t>
            </w:r>
          </w:p>
        </w:tc>
        <w:tc>
          <w:tcPr>
            <w:tcW w:w="2382" w:type="dxa"/>
            <w:vAlign w:val="center"/>
          </w:tcPr>
          <w:p w14:paraId="6D3FA223" w14:textId="359421D0" w:rsidR="001B2F73" w:rsidRPr="008E021D" w:rsidRDefault="001B2F73" w:rsidP="00C11E13">
            <w:r>
              <w:t>High</w:t>
            </w:r>
          </w:p>
        </w:tc>
        <w:tc>
          <w:tcPr>
            <w:tcW w:w="2388" w:type="dxa"/>
            <w:vAlign w:val="center"/>
          </w:tcPr>
          <w:p w14:paraId="3D3C122D" w14:textId="6DF36B6A" w:rsidR="001B2F73" w:rsidRDefault="001B2F73" w:rsidP="00C11E13">
            <w:r w:rsidRPr="006C2A11">
              <w:t>0.57 [0.53</w:t>
            </w:r>
            <w:r>
              <w:t>,</w:t>
            </w:r>
            <w:r w:rsidRPr="006C2A11">
              <w:t xml:space="preserve"> 0.61]</w:t>
            </w:r>
          </w:p>
        </w:tc>
        <w:tc>
          <w:tcPr>
            <w:tcW w:w="3201" w:type="dxa"/>
            <w:vAlign w:val="center"/>
          </w:tcPr>
          <w:p w14:paraId="44920CC2" w14:textId="7DD0D869" w:rsidR="001B2F73" w:rsidRDefault="001B2F73" w:rsidP="00C11E13">
            <w:r w:rsidRPr="00881056">
              <w:t>551.83 [537.82</w:t>
            </w:r>
            <w:r>
              <w:t>,</w:t>
            </w:r>
            <w:r w:rsidRPr="00881056">
              <w:t xml:space="preserve"> 566.18]</w:t>
            </w:r>
          </w:p>
        </w:tc>
      </w:tr>
      <w:tr w:rsidR="001B2F73" w14:paraId="1BA0B2C3" w14:textId="77777777" w:rsidTr="00C11E13">
        <w:trPr>
          <w:trHeight w:val="417"/>
        </w:trPr>
        <w:tc>
          <w:tcPr>
            <w:tcW w:w="2235" w:type="dxa"/>
            <w:vAlign w:val="center"/>
          </w:tcPr>
          <w:p w14:paraId="4EF487D5" w14:textId="10A44C93" w:rsidR="001B2F73" w:rsidRDefault="001B2F73" w:rsidP="00C11E13">
            <w:r w:rsidRPr="00DC56DA">
              <w:t>Baseline</w:t>
            </w:r>
            <w:r>
              <w:t xml:space="preserve"> </w:t>
            </w:r>
            <w:r w:rsidRPr="00DC56DA">
              <w:t>2</w:t>
            </w:r>
          </w:p>
        </w:tc>
        <w:tc>
          <w:tcPr>
            <w:tcW w:w="2382" w:type="dxa"/>
            <w:vAlign w:val="center"/>
          </w:tcPr>
          <w:p w14:paraId="160BCC8D" w14:textId="0E04AC4B" w:rsidR="001B2F73" w:rsidRPr="00534F07" w:rsidRDefault="001B2F73" w:rsidP="00C11E13">
            <w:r>
              <w:t>Low</w:t>
            </w:r>
          </w:p>
        </w:tc>
        <w:tc>
          <w:tcPr>
            <w:tcW w:w="2388" w:type="dxa"/>
            <w:vAlign w:val="center"/>
          </w:tcPr>
          <w:p w14:paraId="5DB2EC5A" w14:textId="63A6B8FC" w:rsidR="001B2F73" w:rsidRDefault="001B2F73" w:rsidP="00C11E13">
            <w:r w:rsidRPr="006C2A11">
              <w:t>0.61 [0.57</w:t>
            </w:r>
            <w:r>
              <w:t>,</w:t>
            </w:r>
            <w:r w:rsidRPr="006C2A11">
              <w:t xml:space="preserve"> 0.65]</w:t>
            </w:r>
          </w:p>
        </w:tc>
        <w:tc>
          <w:tcPr>
            <w:tcW w:w="3201" w:type="dxa"/>
            <w:vAlign w:val="center"/>
          </w:tcPr>
          <w:p w14:paraId="34221C33" w14:textId="10349674" w:rsidR="001B2F73" w:rsidRDefault="001B2F73" w:rsidP="00C11E13">
            <w:r w:rsidRPr="00881056">
              <w:t>554.91 [539.42</w:t>
            </w:r>
            <w:r>
              <w:t>,</w:t>
            </w:r>
            <w:r w:rsidRPr="00881056">
              <w:t xml:space="preserve"> 571.04]</w:t>
            </w:r>
          </w:p>
        </w:tc>
      </w:tr>
      <w:tr w:rsidR="001B2F73" w14:paraId="331E6571" w14:textId="77777777" w:rsidTr="00C11E13">
        <w:trPr>
          <w:trHeight w:val="417"/>
        </w:trPr>
        <w:tc>
          <w:tcPr>
            <w:tcW w:w="2235" w:type="dxa"/>
            <w:vAlign w:val="center"/>
          </w:tcPr>
          <w:p w14:paraId="7EF69B55" w14:textId="4217858B" w:rsidR="001B2F73" w:rsidRDefault="001B2F73" w:rsidP="00C11E13">
            <w:r w:rsidRPr="00DC56DA">
              <w:t>Acquisition</w:t>
            </w:r>
            <w:r>
              <w:t xml:space="preserve"> </w:t>
            </w:r>
            <w:r w:rsidRPr="00DC56DA">
              <w:t>1</w:t>
            </w:r>
          </w:p>
        </w:tc>
        <w:tc>
          <w:tcPr>
            <w:tcW w:w="2382" w:type="dxa"/>
            <w:vAlign w:val="center"/>
          </w:tcPr>
          <w:p w14:paraId="55B20A6F" w14:textId="4AB714A5" w:rsidR="001B2F73" w:rsidRPr="00C21D51" w:rsidRDefault="001B2F73" w:rsidP="00C11E13">
            <w:r>
              <w:t>High</w:t>
            </w:r>
          </w:p>
        </w:tc>
        <w:tc>
          <w:tcPr>
            <w:tcW w:w="2388" w:type="dxa"/>
            <w:vAlign w:val="center"/>
          </w:tcPr>
          <w:p w14:paraId="2A471639" w14:textId="39C62E61" w:rsidR="001B2F73" w:rsidRDefault="001B2F73" w:rsidP="00C11E13">
            <w:r w:rsidRPr="006C2A11">
              <w:t>0.61 [0.57</w:t>
            </w:r>
            <w:r>
              <w:t>,</w:t>
            </w:r>
            <w:r w:rsidRPr="006C2A11">
              <w:t xml:space="preserve"> 0.64]</w:t>
            </w:r>
          </w:p>
        </w:tc>
        <w:tc>
          <w:tcPr>
            <w:tcW w:w="3201" w:type="dxa"/>
            <w:vAlign w:val="center"/>
          </w:tcPr>
          <w:p w14:paraId="042C50A4" w14:textId="0A3E4C3C" w:rsidR="001B2F73" w:rsidRDefault="001B2F73" w:rsidP="00C11E13">
            <w:r w:rsidRPr="00881056">
              <w:t>522.87 [509.89</w:t>
            </w:r>
            <w:r>
              <w:t>,</w:t>
            </w:r>
            <w:r w:rsidRPr="00881056">
              <w:t xml:space="preserve"> 535.59]</w:t>
            </w:r>
          </w:p>
        </w:tc>
      </w:tr>
      <w:tr w:rsidR="001B2F73" w14:paraId="7E970313" w14:textId="77777777" w:rsidTr="00C11E13">
        <w:trPr>
          <w:trHeight w:val="417"/>
        </w:trPr>
        <w:tc>
          <w:tcPr>
            <w:tcW w:w="2235" w:type="dxa"/>
            <w:vAlign w:val="center"/>
          </w:tcPr>
          <w:p w14:paraId="30266CEE" w14:textId="038A2ECD" w:rsidR="001B2F73" w:rsidRDefault="001B2F73" w:rsidP="00C11E13">
            <w:r w:rsidRPr="00DC56DA">
              <w:t>Acquisition</w:t>
            </w:r>
            <w:r>
              <w:t xml:space="preserve"> </w:t>
            </w:r>
            <w:r w:rsidRPr="00DC56DA">
              <w:t>1</w:t>
            </w:r>
          </w:p>
        </w:tc>
        <w:tc>
          <w:tcPr>
            <w:tcW w:w="2382" w:type="dxa"/>
            <w:vAlign w:val="center"/>
          </w:tcPr>
          <w:p w14:paraId="4D2DA7DF" w14:textId="4A3D0FCE" w:rsidR="001B2F73" w:rsidRPr="00C21D51" w:rsidRDefault="001B2F73" w:rsidP="00C11E13">
            <w:r>
              <w:t>Low</w:t>
            </w:r>
          </w:p>
        </w:tc>
        <w:tc>
          <w:tcPr>
            <w:tcW w:w="2388" w:type="dxa"/>
            <w:vAlign w:val="center"/>
          </w:tcPr>
          <w:p w14:paraId="6B8E05CD" w14:textId="27641908" w:rsidR="001B2F73" w:rsidRDefault="001B2F73" w:rsidP="00C11E13">
            <w:r w:rsidRPr="006C2A11">
              <w:t>0.64 [0.6</w:t>
            </w:r>
            <w:r>
              <w:t>0,</w:t>
            </w:r>
            <w:r w:rsidRPr="006C2A11">
              <w:t xml:space="preserve"> 0.67]</w:t>
            </w:r>
          </w:p>
        </w:tc>
        <w:tc>
          <w:tcPr>
            <w:tcW w:w="3201" w:type="dxa"/>
            <w:vAlign w:val="center"/>
          </w:tcPr>
          <w:p w14:paraId="428189FA" w14:textId="20B67102" w:rsidR="001B2F73" w:rsidRDefault="001B2F73" w:rsidP="00C11E13">
            <w:r w:rsidRPr="00881056">
              <w:t>529.79 [516.87</w:t>
            </w:r>
            <w:r>
              <w:t>,</w:t>
            </w:r>
            <w:r w:rsidRPr="00881056">
              <w:t xml:space="preserve"> 542.59]</w:t>
            </w:r>
          </w:p>
        </w:tc>
      </w:tr>
      <w:tr w:rsidR="001B2F73" w14:paraId="0BFB665F" w14:textId="77777777" w:rsidTr="00C11E13">
        <w:trPr>
          <w:trHeight w:val="417"/>
        </w:trPr>
        <w:tc>
          <w:tcPr>
            <w:tcW w:w="2235" w:type="dxa"/>
            <w:vAlign w:val="center"/>
          </w:tcPr>
          <w:p w14:paraId="025DE625" w14:textId="6BB604A8" w:rsidR="001B2F73" w:rsidRDefault="001B2F73" w:rsidP="00C11E13">
            <w:r w:rsidRPr="00DC56DA">
              <w:t>Acquisition</w:t>
            </w:r>
            <w:r>
              <w:t xml:space="preserve"> </w:t>
            </w:r>
            <w:r w:rsidRPr="00DC56DA">
              <w:t>2</w:t>
            </w:r>
          </w:p>
        </w:tc>
        <w:tc>
          <w:tcPr>
            <w:tcW w:w="2382" w:type="dxa"/>
            <w:vAlign w:val="center"/>
          </w:tcPr>
          <w:p w14:paraId="6752BED4" w14:textId="049631F5" w:rsidR="001B2F73" w:rsidRDefault="001B2F73" w:rsidP="00C11E13">
            <w:r>
              <w:t>High</w:t>
            </w:r>
          </w:p>
        </w:tc>
        <w:tc>
          <w:tcPr>
            <w:tcW w:w="2388" w:type="dxa"/>
            <w:vAlign w:val="center"/>
          </w:tcPr>
          <w:p w14:paraId="6C6FBD5B" w14:textId="6C3D36AD" w:rsidR="001B2F73" w:rsidRDefault="001B2F73" w:rsidP="00C11E13">
            <w:r w:rsidRPr="006C2A11">
              <w:t>0.64 [0.6</w:t>
            </w:r>
            <w:r>
              <w:t>0,</w:t>
            </w:r>
            <w:r w:rsidRPr="006C2A11">
              <w:t xml:space="preserve"> 0.68]</w:t>
            </w:r>
          </w:p>
        </w:tc>
        <w:tc>
          <w:tcPr>
            <w:tcW w:w="3201" w:type="dxa"/>
            <w:vAlign w:val="center"/>
          </w:tcPr>
          <w:p w14:paraId="15C043F2" w14:textId="0DA9A5FE" w:rsidR="001B2F73" w:rsidRPr="00C57028" w:rsidRDefault="001B2F73" w:rsidP="00C11E13">
            <w:r w:rsidRPr="00881056">
              <w:t>542.05 [528.28</w:t>
            </w:r>
            <w:r>
              <w:t>,</w:t>
            </w:r>
            <w:r w:rsidRPr="00881056">
              <w:t xml:space="preserve"> 556.21]</w:t>
            </w:r>
          </w:p>
        </w:tc>
      </w:tr>
      <w:tr w:rsidR="001B2F73" w14:paraId="2E6099A5" w14:textId="77777777" w:rsidTr="00C11E13">
        <w:trPr>
          <w:trHeight w:val="417"/>
        </w:trPr>
        <w:tc>
          <w:tcPr>
            <w:tcW w:w="2235" w:type="dxa"/>
            <w:vAlign w:val="center"/>
          </w:tcPr>
          <w:p w14:paraId="4692FA9E" w14:textId="6F444B15" w:rsidR="001B2F73" w:rsidRDefault="001B2F73" w:rsidP="00C11E13">
            <w:r w:rsidRPr="00DC56DA">
              <w:t>Acquisition</w:t>
            </w:r>
            <w:r>
              <w:t xml:space="preserve"> </w:t>
            </w:r>
            <w:r w:rsidRPr="00DC56DA">
              <w:t>2</w:t>
            </w:r>
          </w:p>
        </w:tc>
        <w:tc>
          <w:tcPr>
            <w:tcW w:w="2382" w:type="dxa"/>
            <w:vAlign w:val="center"/>
          </w:tcPr>
          <w:p w14:paraId="0FA54A68" w14:textId="5CAEBDF1" w:rsidR="001B2F73" w:rsidRDefault="001B2F73" w:rsidP="00C11E13">
            <w:r>
              <w:t>Low</w:t>
            </w:r>
          </w:p>
        </w:tc>
        <w:tc>
          <w:tcPr>
            <w:tcW w:w="2388" w:type="dxa"/>
            <w:vAlign w:val="center"/>
          </w:tcPr>
          <w:p w14:paraId="53242470" w14:textId="11DD8190" w:rsidR="001B2F73" w:rsidRDefault="001B2F73" w:rsidP="00C11E13">
            <w:r w:rsidRPr="006C2A11">
              <w:t>0.63 [0.59</w:t>
            </w:r>
            <w:r>
              <w:t>,</w:t>
            </w:r>
            <w:r w:rsidRPr="006C2A11">
              <w:t xml:space="preserve"> 0.67]</w:t>
            </w:r>
          </w:p>
        </w:tc>
        <w:tc>
          <w:tcPr>
            <w:tcW w:w="3201" w:type="dxa"/>
            <w:vAlign w:val="center"/>
          </w:tcPr>
          <w:p w14:paraId="2C96C06B" w14:textId="44B6C502" w:rsidR="001B2F73" w:rsidRPr="00C57028" w:rsidRDefault="001B2F73" w:rsidP="00C11E13">
            <w:r w:rsidRPr="00881056">
              <w:t>536.26 [521.92</w:t>
            </w:r>
            <w:r>
              <w:t>,</w:t>
            </w:r>
            <w:r w:rsidRPr="00881056">
              <w:t xml:space="preserve"> 549.75]</w:t>
            </w:r>
          </w:p>
        </w:tc>
      </w:tr>
      <w:tr w:rsidR="001B2F73" w14:paraId="59B17FB0" w14:textId="77777777" w:rsidTr="00C11E13">
        <w:trPr>
          <w:trHeight w:val="417"/>
        </w:trPr>
        <w:tc>
          <w:tcPr>
            <w:tcW w:w="2235" w:type="dxa"/>
            <w:vAlign w:val="center"/>
          </w:tcPr>
          <w:p w14:paraId="4AF32170" w14:textId="36307487" w:rsidR="001B2F73" w:rsidRDefault="001B2F73" w:rsidP="00C11E13">
            <w:r w:rsidRPr="00DC56DA">
              <w:t>Extinction</w:t>
            </w:r>
            <w:r>
              <w:t xml:space="preserve"> </w:t>
            </w:r>
            <w:r w:rsidRPr="00DC56DA">
              <w:t>1</w:t>
            </w:r>
          </w:p>
        </w:tc>
        <w:tc>
          <w:tcPr>
            <w:tcW w:w="2382" w:type="dxa"/>
            <w:vAlign w:val="center"/>
          </w:tcPr>
          <w:p w14:paraId="6C569F00" w14:textId="0B1424F3" w:rsidR="001B2F73" w:rsidRDefault="001B2F73" w:rsidP="00C11E13">
            <w:r>
              <w:t>High</w:t>
            </w:r>
          </w:p>
        </w:tc>
        <w:tc>
          <w:tcPr>
            <w:tcW w:w="2388" w:type="dxa"/>
            <w:vAlign w:val="center"/>
          </w:tcPr>
          <w:p w14:paraId="521EB09F" w14:textId="0F722FAB" w:rsidR="001B2F73" w:rsidRDefault="001B2F73" w:rsidP="00C11E13">
            <w:r w:rsidRPr="006C2A11">
              <w:t>0.62 [0.58</w:t>
            </w:r>
            <w:r>
              <w:t>,</w:t>
            </w:r>
            <w:r w:rsidRPr="006C2A11">
              <w:t xml:space="preserve"> 0.65]</w:t>
            </w:r>
          </w:p>
        </w:tc>
        <w:tc>
          <w:tcPr>
            <w:tcW w:w="3201" w:type="dxa"/>
            <w:vAlign w:val="center"/>
          </w:tcPr>
          <w:p w14:paraId="7E6A93B5" w14:textId="1CB68E5F" w:rsidR="001B2F73" w:rsidRPr="00C57028" w:rsidRDefault="001B2F73" w:rsidP="00C11E13">
            <w:r w:rsidRPr="00881056">
              <w:t>529.68 [515.8</w:t>
            </w:r>
            <w:r>
              <w:t>0,</w:t>
            </w:r>
            <w:r w:rsidRPr="00881056">
              <w:t xml:space="preserve"> 543.76]</w:t>
            </w:r>
          </w:p>
        </w:tc>
      </w:tr>
      <w:tr w:rsidR="001B2F73" w14:paraId="53DA26A2" w14:textId="77777777" w:rsidTr="00C11E13">
        <w:trPr>
          <w:trHeight w:val="417"/>
        </w:trPr>
        <w:tc>
          <w:tcPr>
            <w:tcW w:w="2235" w:type="dxa"/>
            <w:vAlign w:val="center"/>
          </w:tcPr>
          <w:p w14:paraId="097C6360" w14:textId="6A0C2894" w:rsidR="001B2F73" w:rsidRDefault="001B2F73" w:rsidP="00C11E13">
            <w:r w:rsidRPr="00DC56DA">
              <w:t>Extinction</w:t>
            </w:r>
            <w:r>
              <w:t xml:space="preserve"> </w:t>
            </w:r>
            <w:r w:rsidRPr="00DC56DA">
              <w:t>1</w:t>
            </w:r>
          </w:p>
        </w:tc>
        <w:tc>
          <w:tcPr>
            <w:tcW w:w="2382" w:type="dxa"/>
            <w:vAlign w:val="center"/>
          </w:tcPr>
          <w:p w14:paraId="03FD0497" w14:textId="36656BBF" w:rsidR="001B2F73" w:rsidRDefault="001B2F73" w:rsidP="00C11E13">
            <w:r>
              <w:t>Low</w:t>
            </w:r>
          </w:p>
        </w:tc>
        <w:tc>
          <w:tcPr>
            <w:tcW w:w="2388" w:type="dxa"/>
            <w:vAlign w:val="center"/>
          </w:tcPr>
          <w:p w14:paraId="1CA5B680" w14:textId="3BBE8C4C" w:rsidR="001B2F73" w:rsidRDefault="001B2F73" w:rsidP="00C11E13">
            <w:r w:rsidRPr="006C2A11">
              <w:t>0.62 [0.58</w:t>
            </w:r>
            <w:r>
              <w:t>,</w:t>
            </w:r>
            <w:r w:rsidRPr="006C2A11">
              <w:t xml:space="preserve"> 0.66]</w:t>
            </w:r>
          </w:p>
        </w:tc>
        <w:tc>
          <w:tcPr>
            <w:tcW w:w="3201" w:type="dxa"/>
            <w:vAlign w:val="center"/>
          </w:tcPr>
          <w:p w14:paraId="1C571555" w14:textId="55A902FA" w:rsidR="001B2F73" w:rsidRPr="00C57028" w:rsidRDefault="001B2F73" w:rsidP="00C11E13">
            <w:r w:rsidRPr="00881056">
              <w:t>526.96 [512.84</w:t>
            </w:r>
            <w:r>
              <w:t>,</w:t>
            </w:r>
            <w:r w:rsidRPr="00881056">
              <w:t xml:space="preserve"> 540.61]</w:t>
            </w:r>
          </w:p>
        </w:tc>
      </w:tr>
      <w:tr w:rsidR="001B2F73" w14:paraId="498F7D92" w14:textId="77777777" w:rsidTr="00C11E13">
        <w:trPr>
          <w:trHeight w:val="417"/>
        </w:trPr>
        <w:tc>
          <w:tcPr>
            <w:tcW w:w="2235" w:type="dxa"/>
            <w:vAlign w:val="center"/>
          </w:tcPr>
          <w:p w14:paraId="7308FD00" w14:textId="418FA760" w:rsidR="001B2F73" w:rsidRDefault="001B2F73" w:rsidP="00C11E13">
            <w:r w:rsidRPr="00DC56DA">
              <w:t>Extinction</w:t>
            </w:r>
            <w:r>
              <w:t xml:space="preserve"> </w:t>
            </w:r>
            <w:r w:rsidRPr="00DC56DA">
              <w:t>2</w:t>
            </w:r>
          </w:p>
        </w:tc>
        <w:tc>
          <w:tcPr>
            <w:tcW w:w="2382" w:type="dxa"/>
            <w:vAlign w:val="center"/>
          </w:tcPr>
          <w:p w14:paraId="3ADED546" w14:textId="0CED2D09" w:rsidR="001B2F73" w:rsidRDefault="001B2F73" w:rsidP="00C11E13">
            <w:r>
              <w:t>High</w:t>
            </w:r>
          </w:p>
        </w:tc>
        <w:tc>
          <w:tcPr>
            <w:tcW w:w="2388" w:type="dxa"/>
            <w:vAlign w:val="center"/>
          </w:tcPr>
          <w:p w14:paraId="11A8A40B" w14:textId="16775819" w:rsidR="001B2F73" w:rsidRDefault="001B2F73" w:rsidP="00C11E13">
            <w:r w:rsidRPr="006C2A11">
              <w:t>0.61 [0.56</w:t>
            </w:r>
            <w:r>
              <w:t>,</w:t>
            </w:r>
            <w:r w:rsidRPr="006C2A11">
              <w:t xml:space="preserve"> 0.65]</w:t>
            </w:r>
          </w:p>
        </w:tc>
        <w:tc>
          <w:tcPr>
            <w:tcW w:w="3201" w:type="dxa"/>
            <w:vAlign w:val="center"/>
          </w:tcPr>
          <w:p w14:paraId="0DA9E3A9" w14:textId="4C414DBB" w:rsidR="001B2F73" w:rsidRPr="00C57028" w:rsidRDefault="001B2F73" w:rsidP="00C11E13">
            <w:r w:rsidRPr="00881056">
              <w:t>535.39 [518.62</w:t>
            </w:r>
            <w:r>
              <w:t>,</w:t>
            </w:r>
            <w:r w:rsidRPr="00881056">
              <w:t xml:space="preserve"> 552.17]</w:t>
            </w:r>
          </w:p>
        </w:tc>
      </w:tr>
      <w:tr w:rsidR="001B2F73" w14:paraId="629C34D4" w14:textId="77777777" w:rsidTr="00C11E13">
        <w:trPr>
          <w:trHeight w:val="417"/>
        </w:trPr>
        <w:tc>
          <w:tcPr>
            <w:tcW w:w="2235" w:type="dxa"/>
            <w:tcBorders>
              <w:bottom w:val="single" w:sz="4" w:space="0" w:color="auto"/>
            </w:tcBorders>
            <w:vAlign w:val="center"/>
          </w:tcPr>
          <w:p w14:paraId="20D12634" w14:textId="195B3BC9" w:rsidR="001B2F73" w:rsidRDefault="001B2F73" w:rsidP="00C11E13">
            <w:r w:rsidRPr="00DC56DA">
              <w:t>Extinction</w:t>
            </w:r>
            <w:r>
              <w:t xml:space="preserve"> </w:t>
            </w:r>
            <w:r w:rsidRPr="00DC56DA">
              <w:t>2</w:t>
            </w:r>
          </w:p>
        </w:tc>
        <w:tc>
          <w:tcPr>
            <w:tcW w:w="2382" w:type="dxa"/>
            <w:tcBorders>
              <w:bottom w:val="single" w:sz="4" w:space="0" w:color="auto"/>
            </w:tcBorders>
            <w:vAlign w:val="center"/>
          </w:tcPr>
          <w:p w14:paraId="12B35C67" w14:textId="5BF27A3A" w:rsidR="001B2F73" w:rsidRDefault="001B2F73" w:rsidP="00C11E13">
            <w:r>
              <w:t>Low</w:t>
            </w:r>
          </w:p>
        </w:tc>
        <w:tc>
          <w:tcPr>
            <w:tcW w:w="2388" w:type="dxa"/>
            <w:tcBorders>
              <w:bottom w:val="single" w:sz="4" w:space="0" w:color="auto"/>
            </w:tcBorders>
            <w:vAlign w:val="center"/>
          </w:tcPr>
          <w:p w14:paraId="05ECA826" w14:textId="42D8563D" w:rsidR="001B2F73" w:rsidRDefault="001B2F73" w:rsidP="00C11E13">
            <w:r w:rsidRPr="006C2A11">
              <w:t>0.62 [0.58</w:t>
            </w:r>
            <w:r>
              <w:t>,</w:t>
            </w:r>
            <w:r w:rsidRPr="006C2A11">
              <w:t xml:space="preserve"> 0.67]</w:t>
            </w:r>
          </w:p>
        </w:tc>
        <w:tc>
          <w:tcPr>
            <w:tcW w:w="3201" w:type="dxa"/>
            <w:tcBorders>
              <w:bottom w:val="single" w:sz="4" w:space="0" w:color="auto"/>
            </w:tcBorders>
            <w:vAlign w:val="center"/>
          </w:tcPr>
          <w:p w14:paraId="62FB6D47" w14:textId="49A5F07C" w:rsidR="001B2F73" w:rsidRPr="00C57028" w:rsidRDefault="001B2F73" w:rsidP="00C11E13">
            <w:r w:rsidRPr="00881056">
              <w:t>541.87 [525.02</w:t>
            </w:r>
            <w:r>
              <w:t>,</w:t>
            </w:r>
            <w:r w:rsidRPr="00881056">
              <w:t xml:space="preserve"> 557.85]</w:t>
            </w:r>
          </w:p>
        </w:tc>
      </w:tr>
    </w:tbl>
    <w:p w14:paraId="018AA296" w14:textId="77777777" w:rsidR="000518C5" w:rsidRDefault="00F26D00" w:rsidP="000518C5">
      <w:pPr>
        <w:spacing w:line="480" w:lineRule="auto"/>
        <w:jc w:val="both"/>
        <w:rPr>
          <w:b/>
          <w:sz w:val="20"/>
        </w:rPr>
      </w:pPr>
      <w:r w:rsidRPr="008B3849">
        <w:rPr>
          <w:noProof/>
        </w:rPr>
        <mc:AlternateContent>
          <mc:Choice Requires="wpg">
            <w:drawing>
              <wp:anchor distT="0" distB="0" distL="114300" distR="114300" simplePos="0" relativeHeight="251674624" behindDoc="0" locked="0" layoutInCell="1" allowOverlap="1" wp14:anchorId="08B9AB08" wp14:editId="54220229">
                <wp:simplePos x="0" y="0"/>
                <wp:positionH relativeFrom="column">
                  <wp:posOffset>-709930</wp:posOffset>
                </wp:positionH>
                <wp:positionV relativeFrom="paragraph">
                  <wp:posOffset>259080</wp:posOffset>
                </wp:positionV>
                <wp:extent cx="7203600" cy="1800000"/>
                <wp:effectExtent l="19050" t="19050" r="16510" b="10160"/>
                <wp:wrapSquare wrapText="bothSides"/>
                <wp:docPr id="9" name="Group 17"/>
                <wp:cNvGraphicFramePr/>
                <a:graphic xmlns:a="http://schemas.openxmlformats.org/drawingml/2006/main">
                  <a:graphicData uri="http://schemas.microsoft.com/office/word/2010/wordprocessingGroup">
                    <wpg:wgp>
                      <wpg:cNvGrpSpPr/>
                      <wpg:grpSpPr>
                        <a:xfrm>
                          <a:off x="0" y="0"/>
                          <a:ext cx="7203600" cy="1800000"/>
                          <a:chOff x="0" y="0"/>
                          <a:chExt cx="8896931" cy="2210400"/>
                        </a:xfrm>
                      </wpg:grpSpPr>
                      <wpg:grpSp>
                        <wpg:cNvPr id="10" name="Group 9"/>
                        <wpg:cNvGrpSpPr/>
                        <wpg:grpSpPr>
                          <a:xfrm>
                            <a:off x="0" y="0"/>
                            <a:ext cx="4448977" cy="2210400"/>
                            <a:chOff x="0" y="0"/>
                            <a:chExt cx="4448977" cy="2210400"/>
                          </a:xfrm>
                        </wpg:grpSpPr>
                        <pic:pic xmlns:pic="http://schemas.openxmlformats.org/drawingml/2006/picture">
                          <pic:nvPicPr>
                            <pic:cNvPr id="11" name="Picture 1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8977" cy="2210400"/>
                            </a:xfrm>
                            <a:prstGeom prst="rect">
                              <a:avLst/>
                            </a:prstGeom>
                            <a:ln>
                              <a:solidFill>
                                <a:schemeClr val="bg1"/>
                              </a:solidFill>
                            </a:ln>
                          </pic:spPr>
                        </pic:pic>
                        <wps:wsp>
                          <wps:cNvPr id="12" name="Rectangle 11"/>
                          <wps:cNvSpPr/>
                          <wps:spPr>
                            <a:xfrm>
                              <a:off x="6349"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 name="Group 12"/>
                        <wpg:cNvGrpSpPr/>
                        <wpg:grpSpPr>
                          <a:xfrm>
                            <a:off x="4447953" y="0"/>
                            <a:ext cx="4448978" cy="2210400"/>
                            <a:chOff x="4447953" y="0"/>
                            <a:chExt cx="4448978" cy="2210400"/>
                          </a:xfrm>
                        </wpg:grpSpPr>
                        <pic:pic xmlns:pic="http://schemas.openxmlformats.org/drawingml/2006/picture">
                          <pic:nvPicPr>
                            <pic:cNvPr id="14" name="Picture 1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4447953" y="0"/>
                              <a:ext cx="4448978" cy="2210400"/>
                            </a:xfrm>
                            <a:prstGeom prst="rect">
                              <a:avLst/>
                            </a:prstGeom>
                            <a:ln>
                              <a:solidFill>
                                <a:schemeClr val="bg1"/>
                              </a:solidFill>
                            </a:ln>
                          </pic:spPr>
                        </pic:pic>
                        <wps:wsp>
                          <wps:cNvPr id="22" name="Rectangle 14"/>
                          <wps:cNvSpPr/>
                          <wps:spPr>
                            <a:xfrm>
                              <a:off x="4455326"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478601FF" id="Group 17" o:spid="_x0000_s1026" style="position:absolute;margin-left:-55.9pt;margin-top:20.4pt;width:567.2pt;height:141.75pt;z-index:251674624;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">
                <v:group id="Group 9" o:spid="_x0000_s1027" style="position:absolute;width:44489;height:22104"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0" o:spid="_x0000_s1028" type="#_x0000_t75" style="position:absolute;width:44489;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" stroked="t" strokecolor="white [3212]">
                    <v:imagedata r:id="rId35" o:title=""/>
                    <v:path arrowok="t"/>
                  </v:shape>
                  <v:rect id="Rectangle 11" o:spid="_x0000_s1029" style="position:absolute;left:6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" fillcolor="white [3212]" strokecolor="white [3212]" strokeweight="1pt"/>
                </v:group>
                <v:group id="Group 12" o:spid="_x0000_s1030"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3" o:spid="_x0000_s1031"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" stroked="t" strokecolor="white [3212]">
                    <v:imagedata r:id="rId36" o:title=""/>
                    <v:path arrowok="t"/>
                  </v:shape>
                  <v:rect id="Rectangle 14" o:spid="_x0000_s1032" style="position:absolute;left:4455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v:group>
                <w10:wrap type="square"/>
              </v:group>
            </w:pict>
          </mc:Fallback>
        </mc:AlternateContent>
      </w:r>
    </w:p>
    <w:p w14:paraId="7156E915" w14:textId="136FB592" w:rsidR="00F26D00" w:rsidRDefault="00F26D00" w:rsidP="000518C5">
      <w:pPr>
        <w:spacing w:line="480" w:lineRule="auto"/>
        <w:jc w:val="both"/>
        <w:rPr>
          <w:sz w:val="20"/>
        </w:rPr>
      </w:pPr>
      <w:r>
        <w:rPr>
          <w:b/>
          <w:sz w:val="20"/>
        </w:rPr>
        <w:t>Figure 2</w:t>
      </w:r>
      <w:r w:rsidRPr="00FF793F">
        <w:rPr>
          <w:b/>
          <w:sz w:val="20"/>
        </w:rPr>
        <w:t xml:space="preserve">. </w:t>
      </w:r>
      <w:r w:rsidRPr="00FF793F">
        <w:rPr>
          <w:sz w:val="20"/>
        </w:rPr>
        <w:t>Posterior distribution</w:t>
      </w:r>
      <w:r>
        <w:rPr>
          <w:sz w:val="20"/>
        </w:rPr>
        <w:t>s</w:t>
      </w:r>
      <w:r w:rsidRPr="00FF793F">
        <w:rPr>
          <w:sz w:val="20"/>
        </w:rPr>
        <w:t xml:space="preserve"> of the interaction model</w:t>
      </w:r>
      <w:r>
        <w:rPr>
          <w:sz w:val="20"/>
        </w:rPr>
        <w:t xml:space="preserve">s for hit rates and reaction times across </w:t>
      </w:r>
      <w:r w:rsidR="002A5906">
        <w:rPr>
          <w:sz w:val="20"/>
        </w:rPr>
        <w:t>six reward phase conditions</w:t>
      </w:r>
      <w:r>
        <w:rPr>
          <w:sz w:val="20"/>
        </w:rPr>
        <w:t>.</w:t>
      </w:r>
    </w:p>
    <w:p w14:paraId="06465635" w14:textId="77777777" w:rsidR="009940B0" w:rsidRDefault="009940B0" w:rsidP="009940B0">
      <w:pPr>
        <w:spacing w:line="480" w:lineRule="auto"/>
        <w:ind w:firstLine="284"/>
        <w:jc w:val="both"/>
      </w:pPr>
      <w:r>
        <w:t>Similar analyses could not be performed for the EEG data, because splitting the number of trials in each phase would significantly affect the signal-to-noise ratio. However, our EEG results point to changes in SSVEP amplitudes in only one of the reward probability conditions. If amplitude changes were mainly driven by training effects, the differences across reward phases would be expected for both reward probability conditions. This observation, combined with the lack of strong training effects in behavior, suggests that our EEG results are not driven by training effects.</w:t>
      </w: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 xml:space="preserve">data manipulation: </w:t>
      </w:r>
      <w:proofErr w:type="spellStart"/>
      <w:r>
        <w:t>tidyverse</w:t>
      </w:r>
      <w:proofErr w:type="spellEnd"/>
      <w:r>
        <w:t xml:space="preserv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22971E27" w:rsidR="004D7EBB" w:rsidRDefault="004D7EBB" w:rsidP="004D7EBB">
      <w:pPr>
        <w:spacing w:line="480" w:lineRule="auto"/>
        <w:ind w:firstLine="284"/>
        <w:jc w:val="both"/>
      </w:pPr>
      <w:r>
        <w:t>•</w:t>
      </w:r>
      <w:r>
        <w:tab/>
        <w:t xml:space="preserve">statistical analyses: </w:t>
      </w:r>
      <w:proofErr w:type="spellStart"/>
      <w:r>
        <w:t>Rmisc</w:t>
      </w:r>
      <w:proofErr w:type="spellEnd"/>
      <w:r>
        <w:t xml:space="preserve">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p>
    <w:p w14:paraId="15173E87" w14:textId="554F5465" w:rsidR="004D7EBB" w:rsidRDefault="004D7EBB" w:rsidP="004D7EBB">
      <w:pPr>
        <w:spacing w:line="480" w:lineRule="auto"/>
        <w:ind w:firstLine="284"/>
        <w:jc w:val="both"/>
      </w:pPr>
      <w:r>
        <w:t>•</w:t>
      </w:r>
      <w:r>
        <w:tab/>
        <w:t xml:space="preserve">visualization: </w:t>
      </w:r>
      <w:proofErr w:type="spellStart"/>
      <w:r>
        <w:t>cowplot</w:t>
      </w:r>
      <w:proofErr w:type="spellEnd"/>
      <w:r>
        <w:t xml:space="preserve">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xml:space="preserve">, </w:t>
      </w:r>
      <w:proofErr w:type="spellStart"/>
      <w:r>
        <w:t>yarrr</w:t>
      </w:r>
      <w:proofErr w:type="spellEnd"/>
      <w:r>
        <w:t xml:space="preserve">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xml:space="preserve">, </w:t>
      </w:r>
      <w:proofErr w:type="spellStart"/>
      <w:r>
        <w:t>viridis</w:t>
      </w:r>
      <w:proofErr w:type="spellEnd"/>
      <w:r>
        <w:t xml:space="preserve">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xml:space="preserve">, </w:t>
      </w:r>
      <w:proofErr w:type="spellStart"/>
      <w:r>
        <w:t>eegUtils</w:t>
      </w:r>
      <w:proofErr w:type="spellEnd"/>
      <w:r>
        <w:t xml:space="preserve">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2CD3CCB3" w:rsidR="004D7EBB" w:rsidRDefault="004D7EBB" w:rsidP="004D7EBB">
      <w:pPr>
        <w:spacing w:line="480" w:lineRule="auto"/>
        <w:ind w:firstLine="284"/>
        <w:jc w:val="both"/>
      </w:pPr>
      <w:r>
        <w:t>•</w:t>
      </w:r>
      <w:r>
        <w:tab/>
        <w:t xml:space="preserve">report generation: </w:t>
      </w:r>
      <w:proofErr w:type="spellStart"/>
      <w:r>
        <w:t>pacman</w:t>
      </w:r>
      <w:proofErr w:type="spellEnd"/>
      <w:r>
        <w:t xml:space="preserve">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xml:space="preserve">, </w:t>
      </w:r>
      <w:proofErr w:type="spellStart"/>
      <w:r>
        <w:t>knitr</w:t>
      </w:r>
      <w:proofErr w:type="spellEnd"/>
      <w:r>
        <w:t xml:space="preserve">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46"/>
      <w:r w:rsidR="009508C9">
        <w:rPr>
          <w:highlight w:val="yellow"/>
        </w:rPr>
        <w:t xml:space="preserve">Gilles </w:t>
      </w:r>
      <w:commentRangeEnd w:id="46"/>
      <w:r w:rsidR="0047115E">
        <w:rPr>
          <w:rStyle w:val="CommentReference"/>
        </w:rPr>
        <w:commentReference w:id="46"/>
      </w:r>
      <w:r w:rsidR="009508C9" w:rsidRPr="009508C9">
        <w:rPr>
          <w:highlight w:val="yellow"/>
        </w:rPr>
        <w:t xml:space="preserve">and </w:t>
      </w:r>
      <w:proofErr w:type="spellStart"/>
      <w:r w:rsidR="009508C9" w:rsidRPr="009508C9">
        <w:rPr>
          <w:highlight w:val="yellow"/>
        </w:rPr>
        <w:t>Søren</w:t>
      </w:r>
      <w:proofErr w:type="spellEnd"/>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w:t>
      </w:r>
      <w:proofErr w:type="spellStart"/>
      <w:r>
        <w:t>Greven</w:t>
      </w:r>
      <w:proofErr w:type="spellEnd"/>
      <w:r>
        <w:t xml:space="preserve"> </w:t>
      </w:r>
      <w:r w:rsidR="006C644D">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t>References</w:t>
      </w:r>
    </w:p>
    <w:p w14:paraId="1888395D" w14:textId="72E3088B" w:rsidR="00CF76EF" w:rsidRPr="00CF76EF" w:rsidRDefault="009214B6" w:rsidP="00CF76EF">
      <w:pPr>
        <w:widowControl w:val="0"/>
        <w:autoSpaceDE w:val="0"/>
        <w:autoSpaceDN w:val="0"/>
        <w:adjustRightInd w:val="0"/>
        <w:spacing w:after="0" w:line="480" w:lineRule="auto"/>
        <w:ind w:left="480" w:hanging="480"/>
        <w:rPr>
          <w:noProof/>
          <w:szCs w:val="24"/>
        </w:rPr>
      </w:pPr>
      <w:r>
        <w:rPr>
          <w:b/>
        </w:rPr>
        <w:fldChar w:fldCharType="begin" w:fldLock="1"/>
      </w:r>
      <w:r w:rsidRPr="00A57C80">
        <w:rPr>
          <w:b/>
        </w:rPr>
        <w:instrText xml:space="preserve">ADDIN Mendeley Bibliography CSL_BIBLIOGRAPHY </w:instrText>
      </w:r>
      <w:r>
        <w:rPr>
          <w:b/>
        </w:rPr>
        <w:fldChar w:fldCharType="separate"/>
      </w:r>
      <w:r w:rsidR="00CF76EF" w:rsidRPr="00CF76EF">
        <w:rPr>
          <w:noProof/>
          <w:szCs w:val="24"/>
        </w:rPr>
        <w:t xml:space="preserve">Andersen, S. K., &amp; Müller, M. M. (2010). Behavioral performance follows the time course of neural facilitation and suppression during cued shifts of feature-selective attention. </w:t>
      </w:r>
      <w:r w:rsidR="00CF76EF" w:rsidRPr="00CF76EF">
        <w:rPr>
          <w:i/>
          <w:iCs/>
          <w:noProof/>
          <w:szCs w:val="24"/>
        </w:rPr>
        <w:t>Proceedings of the National Academy of Sciences of the United States of America</w:t>
      </w:r>
      <w:r w:rsidR="00CF76EF" w:rsidRPr="00CF76EF">
        <w:rPr>
          <w:noProof/>
          <w:szCs w:val="24"/>
        </w:rPr>
        <w:t xml:space="preserve">, </w:t>
      </w:r>
      <w:r w:rsidR="00CF76EF" w:rsidRPr="00CF76EF">
        <w:rPr>
          <w:i/>
          <w:iCs/>
          <w:noProof/>
          <w:szCs w:val="24"/>
        </w:rPr>
        <w:t>107</w:t>
      </w:r>
      <w:r w:rsidR="00CF76EF" w:rsidRPr="00CF76EF">
        <w:rPr>
          <w:noProof/>
          <w:szCs w:val="24"/>
        </w:rPr>
        <w:t>(31), 13878–13882. https://doi.org/10.1073/pnas.1002436107</w:t>
      </w:r>
    </w:p>
    <w:p w14:paraId="3D0D6D77"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Andersen, S. K., Müller, M. M., &amp; Hillyard, S. A. (2012). Tracking the allocation of attention in visual scenes with steady-state evoked potentials. In </w:t>
      </w:r>
      <w:r w:rsidRPr="00CF76EF">
        <w:rPr>
          <w:i/>
          <w:iCs/>
          <w:noProof/>
          <w:szCs w:val="24"/>
        </w:rPr>
        <w:t>Cognitive neuroscience of attention</w:t>
      </w:r>
      <w:r w:rsidRPr="00CF76EF">
        <w:rPr>
          <w:noProof/>
          <w:szCs w:val="24"/>
        </w:rPr>
        <w:t xml:space="preserve"> (pp. 197–216).</w:t>
      </w:r>
    </w:p>
    <w:p w14:paraId="472D4F6A"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Anderson, B. (2013). A value-driven mechanism of attentional selection. </w:t>
      </w:r>
      <w:r w:rsidRPr="00CF76EF">
        <w:rPr>
          <w:i/>
          <w:iCs/>
          <w:noProof/>
          <w:szCs w:val="24"/>
        </w:rPr>
        <w:t>Journal of Vision</w:t>
      </w:r>
      <w:r w:rsidRPr="00CF76EF">
        <w:rPr>
          <w:noProof/>
          <w:szCs w:val="24"/>
        </w:rPr>
        <w:t xml:space="preserve">, </w:t>
      </w:r>
      <w:r w:rsidRPr="00CF76EF">
        <w:rPr>
          <w:i/>
          <w:iCs/>
          <w:noProof/>
          <w:szCs w:val="24"/>
        </w:rPr>
        <w:t>13</w:t>
      </w:r>
      <w:r w:rsidRPr="00CF76EF">
        <w:rPr>
          <w:noProof/>
          <w:szCs w:val="24"/>
        </w:rPr>
        <w:t>, 1–16. https://doi.org/10.1167/13.3.7.doi</w:t>
      </w:r>
    </w:p>
    <w:p w14:paraId="304C5F8A"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Anderson, B. A. (2016). The attention habit: How reward learning shapes attentional selection. </w:t>
      </w:r>
      <w:r w:rsidRPr="00CF76EF">
        <w:rPr>
          <w:i/>
          <w:iCs/>
          <w:noProof/>
          <w:szCs w:val="24"/>
        </w:rPr>
        <w:t>Annals of the New York Academy of Sciences</w:t>
      </w:r>
      <w:r w:rsidRPr="00CF76EF">
        <w:rPr>
          <w:noProof/>
          <w:szCs w:val="24"/>
        </w:rPr>
        <w:t xml:space="preserve">, </w:t>
      </w:r>
      <w:r w:rsidRPr="00CF76EF">
        <w:rPr>
          <w:i/>
          <w:iCs/>
          <w:noProof/>
          <w:szCs w:val="24"/>
        </w:rPr>
        <w:t>1369</w:t>
      </w:r>
      <w:r w:rsidRPr="00CF76EF">
        <w:rPr>
          <w:noProof/>
          <w:szCs w:val="24"/>
        </w:rPr>
        <w:t>(1), 24–39. https://doi.org/10.1111/nyas.12957</w:t>
      </w:r>
    </w:p>
    <w:p w14:paraId="7CF9F64A"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Anderson, B. A., Chiu, M., DiBartolo, M. M., &amp; Leal, S. L. (2017). On t</w:t>
      </w:r>
      <w:r w:rsidRPr="00CF76EF">
        <w:rPr>
          <w:rFonts w:ascii="Tahoma" w:hAnsi="Tahoma" w:cs="Tahoma"/>
          <w:noProof/>
          <w:szCs w:val="24"/>
        </w:rPr>
        <w:t>﻿</w:t>
      </w:r>
      <w:r w:rsidRPr="00CF76EF">
        <w:rPr>
          <w:noProof/>
          <w:szCs w:val="24"/>
        </w:rPr>
        <w:t xml:space="preserve">he distinction between value-driven attention and selection history: Evidence from individuals with depressive symptoms. </w:t>
      </w:r>
      <w:r w:rsidRPr="00CF76EF">
        <w:rPr>
          <w:i/>
          <w:iCs/>
          <w:noProof/>
          <w:szCs w:val="24"/>
        </w:rPr>
        <w:t>Psychonomic Bulletin &amp; Review</w:t>
      </w:r>
      <w:r w:rsidRPr="00CF76EF">
        <w:rPr>
          <w:noProof/>
          <w:szCs w:val="24"/>
        </w:rPr>
        <w:t>, (February). https://doi.org/10.3758/s13423-017-1240-9</w:t>
      </w:r>
    </w:p>
    <w:p w14:paraId="1C6A67D3"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Anderson, B. A., Leal, S. L., Hall, M. G., Yassa, M. A., &amp; Yantis, S. (2014). The attribution of value-based attentional priority in individuals with depressive symptoms. </w:t>
      </w:r>
      <w:r w:rsidRPr="00CF76EF">
        <w:rPr>
          <w:i/>
          <w:iCs/>
          <w:noProof/>
          <w:szCs w:val="24"/>
        </w:rPr>
        <w:t>Cognitive, Affective &amp; Behavioral Neuroscience</w:t>
      </w:r>
      <w:r w:rsidRPr="00CF76EF">
        <w:rPr>
          <w:noProof/>
          <w:szCs w:val="24"/>
        </w:rPr>
        <w:t xml:space="preserve">, </w:t>
      </w:r>
      <w:r w:rsidRPr="00CF76EF">
        <w:rPr>
          <w:i/>
          <w:iCs/>
          <w:noProof/>
          <w:szCs w:val="24"/>
        </w:rPr>
        <w:t>14</w:t>
      </w:r>
      <w:r w:rsidRPr="00CF76EF">
        <w:rPr>
          <w:noProof/>
          <w:szCs w:val="24"/>
        </w:rPr>
        <w:t>(4), 1221–1227. https://doi.org/10.3758/s13415-014-0301-z</w:t>
      </w:r>
    </w:p>
    <w:p w14:paraId="391DD5B5"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Anderson, B. A., &amp; Yantis, S. (2013). Persistence of value-driven attentional capture. </w:t>
      </w:r>
      <w:r w:rsidRPr="00CF76EF">
        <w:rPr>
          <w:i/>
          <w:iCs/>
          <w:noProof/>
          <w:szCs w:val="24"/>
        </w:rPr>
        <w:t>Journal of Experimental Psychology: Human Perception and Performance</w:t>
      </w:r>
      <w:r w:rsidRPr="00CF76EF">
        <w:rPr>
          <w:noProof/>
          <w:szCs w:val="24"/>
        </w:rPr>
        <w:t xml:space="preserve">, </w:t>
      </w:r>
      <w:r w:rsidRPr="00CF76EF">
        <w:rPr>
          <w:i/>
          <w:iCs/>
          <w:noProof/>
          <w:szCs w:val="24"/>
        </w:rPr>
        <w:t>39</w:t>
      </w:r>
      <w:r w:rsidRPr="00CF76EF">
        <w:rPr>
          <w:noProof/>
          <w:szCs w:val="24"/>
        </w:rPr>
        <w:t>(1), 6–9. https://doi.org/10.1037/a0030860</w:t>
      </w:r>
    </w:p>
    <w:p w14:paraId="489C423E"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Anderson, B. a, Laurent, P. a, &amp; Yantis, S. (2011). Value-driven attentional capture. </w:t>
      </w:r>
      <w:r w:rsidRPr="00CF76EF">
        <w:rPr>
          <w:i/>
          <w:iCs/>
          <w:noProof/>
          <w:szCs w:val="24"/>
        </w:rPr>
        <w:t>Proceedings of the National Academy of Sciences</w:t>
      </w:r>
      <w:r w:rsidRPr="00CF76EF">
        <w:rPr>
          <w:noProof/>
          <w:szCs w:val="24"/>
        </w:rPr>
        <w:t xml:space="preserve">, </w:t>
      </w:r>
      <w:r w:rsidRPr="00CF76EF">
        <w:rPr>
          <w:i/>
          <w:iCs/>
          <w:noProof/>
          <w:szCs w:val="24"/>
        </w:rPr>
        <w:t>108</w:t>
      </w:r>
      <w:r w:rsidRPr="00CF76EF">
        <w:rPr>
          <w:noProof/>
          <w:szCs w:val="24"/>
        </w:rPr>
        <w:t>(25), 10367–10371. https://doi.org/10.1073/pnas.1104047108</w:t>
      </w:r>
    </w:p>
    <w:p w14:paraId="2DA614EC"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Awh, E., Belopolsky, A. V., &amp; Theeuwes, J. (2012). Top-down versus bottom-up attentional control: A failed theoretical dichotomy. </w:t>
      </w:r>
      <w:r w:rsidRPr="00CF76EF">
        <w:rPr>
          <w:i/>
          <w:iCs/>
          <w:noProof/>
          <w:szCs w:val="24"/>
        </w:rPr>
        <w:t>Trends in Cognitive Sciences</w:t>
      </w:r>
      <w:r w:rsidRPr="00CF76EF">
        <w:rPr>
          <w:noProof/>
          <w:szCs w:val="24"/>
        </w:rPr>
        <w:t xml:space="preserve">, </w:t>
      </w:r>
      <w:r w:rsidRPr="00CF76EF">
        <w:rPr>
          <w:i/>
          <w:iCs/>
          <w:noProof/>
          <w:szCs w:val="24"/>
        </w:rPr>
        <w:t>16</w:t>
      </w:r>
      <w:r w:rsidRPr="00CF76EF">
        <w:rPr>
          <w:noProof/>
          <w:szCs w:val="24"/>
        </w:rPr>
        <w:t>(8), 437–443. https://doi.org/10.1016/j.tics.2012.06.010</w:t>
      </w:r>
    </w:p>
    <w:p w14:paraId="577D77C0"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Brown, J. W., &amp; Alexander, W. H. (2017). Foraging Value, Risk Avoidance, and Multiple Control Signals: How the Anterior Cingulate Cortex Controls Value-based Decision-making. </w:t>
      </w:r>
      <w:r w:rsidRPr="00CF76EF">
        <w:rPr>
          <w:i/>
          <w:iCs/>
          <w:noProof/>
          <w:szCs w:val="24"/>
        </w:rPr>
        <w:t>Journal of Cognitive Neuroscience</w:t>
      </w:r>
      <w:r w:rsidRPr="00CF76EF">
        <w:rPr>
          <w:noProof/>
          <w:szCs w:val="24"/>
        </w:rPr>
        <w:t xml:space="preserve">, </w:t>
      </w:r>
      <w:r w:rsidRPr="00CF76EF">
        <w:rPr>
          <w:i/>
          <w:iCs/>
          <w:noProof/>
          <w:szCs w:val="24"/>
        </w:rPr>
        <w:t>29</w:t>
      </w:r>
      <w:r w:rsidRPr="00CF76EF">
        <w:rPr>
          <w:noProof/>
          <w:szCs w:val="24"/>
        </w:rPr>
        <w:t>(10), 1656–1673. https://doi.org/10.1162/jocn_a_01140</w:t>
      </w:r>
    </w:p>
    <w:p w14:paraId="0367EEAC"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Bürkner, P.-C. (2016). brms: An R package for Bayesian multilevel models using Stan. </w:t>
      </w:r>
      <w:r w:rsidRPr="00CF76EF">
        <w:rPr>
          <w:i/>
          <w:iCs/>
          <w:noProof/>
          <w:szCs w:val="24"/>
        </w:rPr>
        <w:t>Journal of Statistical Software</w:t>
      </w:r>
      <w:r w:rsidRPr="00CF76EF">
        <w:rPr>
          <w:noProof/>
          <w:szCs w:val="24"/>
        </w:rPr>
        <w:t xml:space="preserve">, </w:t>
      </w:r>
      <w:r w:rsidRPr="00CF76EF">
        <w:rPr>
          <w:i/>
          <w:iCs/>
          <w:noProof/>
          <w:szCs w:val="24"/>
        </w:rPr>
        <w:t>80</w:t>
      </w:r>
      <w:r w:rsidRPr="00CF76EF">
        <w:rPr>
          <w:noProof/>
          <w:szCs w:val="24"/>
        </w:rPr>
        <w:t>(1), 1–28.</w:t>
      </w:r>
    </w:p>
    <w:p w14:paraId="453C01DE"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Bürkner, P.-C. (2017). Advanced Bayesian Multilevel Modeling with the R Package brms. </w:t>
      </w:r>
      <w:r w:rsidRPr="00CF76EF">
        <w:rPr>
          <w:i/>
          <w:iCs/>
          <w:noProof/>
          <w:szCs w:val="24"/>
        </w:rPr>
        <w:t>ArXiv:1705.11123</w:t>
      </w:r>
      <w:r w:rsidRPr="00CF76EF">
        <w:rPr>
          <w:noProof/>
          <w:szCs w:val="24"/>
        </w:rPr>
        <w:t>.</w:t>
      </w:r>
    </w:p>
    <w:p w14:paraId="2A208322"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Carpenter, B., Gelman, A., Hoffman, M., Lee, D., Goodrich, B., Betancourt, M., … Riddell, A. (2016). Stan: A probabilistic programming language. </w:t>
      </w:r>
      <w:r w:rsidRPr="00CF76EF">
        <w:rPr>
          <w:i/>
          <w:iCs/>
          <w:noProof/>
          <w:szCs w:val="24"/>
        </w:rPr>
        <w:t>Journal of Statistical Software</w:t>
      </w:r>
      <w:r w:rsidRPr="00CF76EF">
        <w:rPr>
          <w:noProof/>
          <w:szCs w:val="24"/>
        </w:rPr>
        <w:t xml:space="preserve">, </w:t>
      </w:r>
      <w:r w:rsidRPr="00CF76EF">
        <w:rPr>
          <w:i/>
          <w:iCs/>
          <w:noProof/>
          <w:szCs w:val="24"/>
        </w:rPr>
        <w:t>2</w:t>
      </w:r>
      <w:r w:rsidRPr="00CF76EF">
        <w:rPr>
          <w:noProof/>
          <w:szCs w:val="24"/>
        </w:rPr>
        <w:t>(20), 1–37.</w:t>
      </w:r>
    </w:p>
    <w:p w14:paraId="3C536EE4"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Chatrian, G. E., Lettich, E., &amp; Nelson, P. L. (1985). Ten percent electrode system for topographic studies of spontaneous and evoked EEG activities. </w:t>
      </w:r>
      <w:r w:rsidRPr="00CF76EF">
        <w:rPr>
          <w:i/>
          <w:iCs/>
          <w:noProof/>
          <w:szCs w:val="24"/>
        </w:rPr>
        <w:t>American Journal of EEG Technology</w:t>
      </w:r>
      <w:r w:rsidRPr="00CF76EF">
        <w:rPr>
          <w:noProof/>
          <w:szCs w:val="24"/>
        </w:rPr>
        <w:t xml:space="preserve">, </w:t>
      </w:r>
      <w:r w:rsidRPr="00CF76EF">
        <w:rPr>
          <w:i/>
          <w:iCs/>
          <w:noProof/>
          <w:szCs w:val="24"/>
        </w:rPr>
        <w:t>25</w:t>
      </w:r>
      <w:r w:rsidRPr="00CF76EF">
        <w:rPr>
          <w:noProof/>
          <w:szCs w:val="24"/>
        </w:rPr>
        <w:t>(2).</w:t>
      </w:r>
    </w:p>
    <w:p w14:paraId="67D1FBDD"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Chelazzi, L., Perlato, A., Santandrea, E., &amp; Della Libera, C. (2013). Rewards teach visual selective attention. </w:t>
      </w:r>
      <w:r w:rsidRPr="00CF76EF">
        <w:rPr>
          <w:i/>
          <w:iCs/>
          <w:noProof/>
          <w:szCs w:val="24"/>
        </w:rPr>
        <w:t>Vision Research</w:t>
      </w:r>
      <w:r w:rsidRPr="00CF76EF">
        <w:rPr>
          <w:noProof/>
          <w:szCs w:val="24"/>
        </w:rPr>
        <w:t xml:space="preserve">, </w:t>
      </w:r>
      <w:r w:rsidRPr="00CF76EF">
        <w:rPr>
          <w:i/>
          <w:iCs/>
          <w:noProof/>
          <w:szCs w:val="24"/>
        </w:rPr>
        <w:t>85</w:t>
      </w:r>
      <w:r w:rsidRPr="00CF76EF">
        <w:rPr>
          <w:noProof/>
          <w:szCs w:val="24"/>
        </w:rPr>
        <w:t>, 58–62. https://doi.org/10.1016/j.visres.2012.12.005</w:t>
      </w:r>
    </w:p>
    <w:p w14:paraId="7DB841B8"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Chun, M. M., Golomb, J. D., &amp; Turk-Browne, N. B. (2011). A Taxonomy of External and Internal Attention. </w:t>
      </w:r>
      <w:r w:rsidRPr="00CF76EF">
        <w:rPr>
          <w:i/>
          <w:iCs/>
          <w:noProof/>
          <w:szCs w:val="24"/>
        </w:rPr>
        <w:t>Annual Review of Psychology</w:t>
      </w:r>
      <w:r w:rsidRPr="00CF76EF">
        <w:rPr>
          <w:noProof/>
          <w:szCs w:val="24"/>
        </w:rPr>
        <w:t xml:space="preserve">, </w:t>
      </w:r>
      <w:r w:rsidRPr="00CF76EF">
        <w:rPr>
          <w:i/>
          <w:iCs/>
          <w:noProof/>
          <w:szCs w:val="24"/>
        </w:rPr>
        <w:t>62</w:t>
      </w:r>
      <w:r w:rsidRPr="00CF76EF">
        <w:rPr>
          <w:noProof/>
          <w:szCs w:val="24"/>
        </w:rPr>
        <w:t>(1), 73–101. https://doi.org/10.1146/annurev.psych.093008.100427</w:t>
      </w:r>
    </w:p>
    <w:p w14:paraId="20BE3A63"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Corbetta, M., &amp; Shulman, G. L. (2002). Control of Goal-Directed and Stimulus-Driven Attention in the Brain. </w:t>
      </w:r>
      <w:r w:rsidRPr="00CF76EF">
        <w:rPr>
          <w:i/>
          <w:iCs/>
          <w:noProof/>
          <w:szCs w:val="24"/>
        </w:rPr>
        <w:t>Nature Reviews Neuroscience</w:t>
      </w:r>
      <w:r w:rsidRPr="00CF76EF">
        <w:rPr>
          <w:noProof/>
          <w:szCs w:val="24"/>
        </w:rPr>
        <w:t xml:space="preserve">, </w:t>
      </w:r>
      <w:r w:rsidRPr="00CF76EF">
        <w:rPr>
          <w:i/>
          <w:iCs/>
          <w:noProof/>
          <w:szCs w:val="24"/>
        </w:rPr>
        <w:t>3</w:t>
      </w:r>
      <w:r w:rsidRPr="00CF76EF">
        <w:rPr>
          <w:noProof/>
          <w:szCs w:val="24"/>
        </w:rPr>
        <w:t>(3), 215–229. https://doi.org/10.1038/nrn755</w:t>
      </w:r>
    </w:p>
    <w:p w14:paraId="3CD2BC42"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Craddock, M. (2018). craddm/eegUtils: eegUtils (Version v0.2.0). Zenodo.</w:t>
      </w:r>
    </w:p>
    <w:p w14:paraId="7B8D1713"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Della Libera, C., &amp; Chelazzi, L. (2009). Learning to attend and to ignore is a matter of gains and losses. </w:t>
      </w:r>
      <w:r w:rsidRPr="00CF76EF">
        <w:rPr>
          <w:i/>
          <w:iCs/>
          <w:noProof/>
          <w:szCs w:val="24"/>
        </w:rPr>
        <w:t>Psychological Science</w:t>
      </w:r>
      <w:r w:rsidRPr="00CF76EF">
        <w:rPr>
          <w:noProof/>
          <w:szCs w:val="24"/>
        </w:rPr>
        <w:t xml:space="preserve">, </w:t>
      </w:r>
      <w:r w:rsidRPr="00CF76EF">
        <w:rPr>
          <w:i/>
          <w:iCs/>
          <w:noProof/>
          <w:szCs w:val="24"/>
        </w:rPr>
        <w:t>20</w:t>
      </w:r>
      <w:r w:rsidRPr="00CF76EF">
        <w:rPr>
          <w:noProof/>
          <w:szCs w:val="24"/>
        </w:rPr>
        <w:t>(6), 778–784. https://doi.org/10.1111/j.1467-9280.2009.02360.x</w:t>
      </w:r>
    </w:p>
    <w:p w14:paraId="6EBB31B4"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Delorme, A., &amp; Makeig, S. (2004). EEGLAB: an open sorce toolbox for analysis of single-trail EEG dynamics including independent component anlaysis. </w:t>
      </w:r>
      <w:r w:rsidRPr="00CF76EF">
        <w:rPr>
          <w:i/>
          <w:iCs/>
          <w:noProof/>
          <w:szCs w:val="24"/>
        </w:rPr>
        <w:t>Journal of Neuroscience Methods</w:t>
      </w:r>
      <w:r w:rsidRPr="00CF76EF">
        <w:rPr>
          <w:noProof/>
          <w:szCs w:val="24"/>
        </w:rPr>
        <w:t xml:space="preserve">, </w:t>
      </w:r>
      <w:r w:rsidRPr="00CF76EF">
        <w:rPr>
          <w:i/>
          <w:iCs/>
          <w:noProof/>
          <w:szCs w:val="24"/>
        </w:rPr>
        <w:t>134</w:t>
      </w:r>
      <w:r w:rsidRPr="00CF76EF">
        <w:rPr>
          <w:noProof/>
          <w:szCs w:val="24"/>
        </w:rPr>
        <w:t>, 9–21. https://doi.org/10.1016/j.jneumeth.2003.10.009</w:t>
      </w:r>
    </w:p>
    <w:p w14:paraId="1E6EC5B2"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Desimone, R., &amp; Duncan, J. (1995). Neural Mechanisms of Selective Visual. </w:t>
      </w:r>
      <w:r w:rsidRPr="00CF76EF">
        <w:rPr>
          <w:i/>
          <w:iCs/>
          <w:noProof/>
          <w:szCs w:val="24"/>
        </w:rPr>
        <w:t>Annual Review of Neuroscience</w:t>
      </w:r>
      <w:r w:rsidRPr="00CF76EF">
        <w:rPr>
          <w:noProof/>
          <w:szCs w:val="24"/>
        </w:rPr>
        <w:t xml:space="preserve">, </w:t>
      </w:r>
      <w:r w:rsidRPr="00CF76EF">
        <w:rPr>
          <w:i/>
          <w:iCs/>
          <w:noProof/>
          <w:szCs w:val="24"/>
        </w:rPr>
        <w:t>18</w:t>
      </w:r>
      <w:r w:rsidRPr="00CF76EF">
        <w:rPr>
          <w:noProof/>
          <w:szCs w:val="24"/>
        </w:rPr>
        <w:t>(1), 193–222. https://doi.org/10.1146/annurev.ne.18.030195.001205</w:t>
      </w:r>
    </w:p>
    <w:p w14:paraId="1AA30885"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Donohue, S. E., Hopf, J.-M., Bartsch, M. V., Schoenfeld, M. A., Heinze, H.-J., &amp; Woldorff, M. G. (2016). The Rapid Capture of Attention by Rewarded Objects. </w:t>
      </w:r>
      <w:r w:rsidRPr="00CF76EF">
        <w:rPr>
          <w:i/>
          <w:iCs/>
          <w:noProof/>
          <w:szCs w:val="24"/>
        </w:rPr>
        <w:t>Journal of Cognitive Neuroscience</w:t>
      </w:r>
      <w:r w:rsidRPr="00CF76EF">
        <w:rPr>
          <w:noProof/>
          <w:szCs w:val="24"/>
        </w:rPr>
        <w:t xml:space="preserve">, </w:t>
      </w:r>
      <w:r w:rsidRPr="00CF76EF">
        <w:rPr>
          <w:i/>
          <w:iCs/>
          <w:noProof/>
          <w:szCs w:val="24"/>
        </w:rPr>
        <w:t>28</w:t>
      </w:r>
      <w:r w:rsidRPr="00CF76EF">
        <w:rPr>
          <w:noProof/>
          <w:szCs w:val="24"/>
        </w:rPr>
        <w:t>(4), 529–541. https://doi.org/10.1162/jocn_a_00917</w:t>
      </w:r>
    </w:p>
    <w:p w14:paraId="7B8A9B66"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Failing, M. F., &amp; Theeuwes, J. (2014). Exogenous visual orienting by reward. </w:t>
      </w:r>
      <w:r w:rsidRPr="00CF76EF">
        <w:rPr>
          <w:i/>
          <w:iCs/>
          <w:noProof/>
          <w:szCs w:val="24"/>
        </w:rPr>
        <w:t>Journal of Vision</w:t>
      </w:r>
      <w:r w:rsidRPr="00CF76EF">
        <w:rPr>
          <w:noProof/>
          <w:szCs w:val="24"/>
        </w:rPr>
        <w:t xml:space="preserve">, </w:t>
      </w:r>
      <w:r w:rsidRPr="00CF76EF">
        <w:rPr>
          <w:i/>
          <w:iCs/>
          <w:noProof/>
          <w:szCs w:val="24"/>
        </w:rPr>
        <w:t>14</w:t>
      </w:r>
      <w:r w:rsidRPr="00CF76EF">
        <w:rPr>
          <w:noProof/>
          <w:szCs w:val="24"/>
        </w:rPr>
        <w:t>(2014), 1–9. https://doi.org/10.1167/14.5.6.doi</w:t>
      </w:r>
    </w:p>
    <w:p w14:paraId="0F788408"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Failing, M., &amp; Theeuwes, J. (2017). Selection history: How reward modulates selectivity of visual attention. </w:t>
      </w:r>
      <w:r w:rsidRPr="00CF76EF">
        <w:rPr>
          <w:i/>
          <w:iCs/>
          <w:noProof/>
          <w:szCs w:val="24"/>
        </w:rPr>
        <w:t>Psychonomic Bulletin and Review</w:t>
      </w:r>
      <w:r w:rsidRPr="00CF76EF">
        <w:rPr>
          <w:noProof/>
          <w:szCs w:val="24"/>
        </w:rPr>
        <w:t>, 1–25. https://doi.org/10.3758/s13423-017-1380-y</w:t>
      </w:r>
    </w:p>
    <w:p w14:paraId="1D6DD0A5"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Franken, I. H. A., Muris, P., &amp; Rassin, E. (2005). Psychometric properties of the Dutch BIS/BAS scales. </w:t>
      </w:r>
      <w:r w:rsidRPr="00CF76EF">
        <w:rPr>
          <w:i/>
          <w:iCs/>
          <w:noProof/>
          <w:szCs w:val="24"/>
        </w:rPr>
        <w:t>Journal of Psychopathology and Behavioral Assessment</w:t>
      </w:r>
      <w:r w:rsidRPr="00CF76EF">
        <w:rPr>
          <w:noProof/>
          <w:szCs w:val="24"/>
        </w:rPr>
        <w:t xml:space="preserve">, </w:t>
      </w:r>
      <w:r w:rsidRPr="00CF76EF">
        <w:rPr>
          <w:i/>
          <w:iCs/>
          <w:noProof/>
          <w:szCs w:val="24"/>
        </w:rPr>
        <w:t>27</w:t>
      </w:r>
      <w:r w:rsidRPr="00CF76EF">
        <w:rPr>
          <w:noProof/>
          <w:szCs w:val="24"/>
        </w:rPr>
        <w:t>(1), 25–30. https://doi.org/10.1007/s10862-005-3262-2</w:t>
      </w:r>
    </w:p>
    <w:p w14:paraId="18EA0417"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Garnier, S. (2018). viridis: Default Color Maps from ‘matplotlib.’ R package version 0.3.</w:t>
      </w:r>
    </w:p>
    <w:p w14:paraId="64AB9808"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Gelman, A., Goodrich, B., Gabry, J., &amp; Ali, I. (2017). R-squared for Bayesian regression models. </w:t>
      </w:r>
      <w:r w:rsidRPr="00CF76EF">
        <w:rPr>
          <w:i/>
          <w:iCs/>
          <w:noProof/>
          <w:szCs w:val="24"/>
        </w:rPr>
        <w:t>Unpublished via Http://Www. Stat. Columbia. Edu/~ Gelman/Research/Unpublished.</w:t>
      </w:r>
      <w:r w:rsidRPr="00CF76EF">
        <w:rPr>
          <w:noProof/>
          <w:szCs w:val="24"/>
        </w:rPr>
        <w:t xml:space="preserve"> Retrieved from http://www.stat.columbia.edu/~gelman/research/unpublished/bayes_R2.pdf</w:t>
      </w:r>
    </w:p>
    <w:p w14:paraId="25F45528"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C580C">
        <w:rPr>
          <w:noProof/>
          <w:szCs w:val="24"/>
          <w:lang w:val="nl-BE"/>
        </w:rPr>
        <w:t xml:space="preserve">Gelman, A., &amp; Rubin, D. B. (1992). </w:t>
      </w:r>
      <w:r w:rsidRPr="00CF76EF">
        <w:rPr>
          <w:noProof/>
          <w:szCs w:val="24"/>
        </w:rPr>
        <w:t xml:space="preserve">Inference from Iterative Simulation Using Multiple Sequences. </w:t>
      </w:r>
      <w:r w:rsidRPr="00CF76EF">
        <w:rPr>
          <w:i/>
          <w:iCs/>
          <w:noProof/>
          <w:szCs w:val="24"/>
        </w:rPr>
        <w:t>Statistical Science</w:t>
      </w:r>
      <w:r w:rsidRPr="00CF76EF">
        <w:rPr>
          <w:noProof/>
          <w:szCs w:val="24"/>
        </w:rPr>
        <w:t xml:space="preserve">, </w:t>
      </w:r>
      <w:r w:rsidRPr="00CF76EF">
        <w:rPr>
          <w:i/>
          <w:iCs/>
          <w:noProof/>
          <w:szCs w:val="24"/>
        </w:rPr>
        <w:t>7</w:t>
      </w:r>
      <w:r w:rsidRPr="00CF76EF">
        <w:rPr>
          <w:noProof/>
          <w:szCs w:val="24"/>
        </w:rPr>
        <w:t>(4), 457–472. https://doi.org/10.1214/ss/1177011136</w:t>
      </w:r>
    </w:p>
    <w:p w14:paraId="2973A8BD"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Hickey, C., Chelazzi, L., &amp; Theeuwes, J. (2010). Reward Changes Salience in Human Vision via the Anterior Cingulate. </w:t>
      </w:r>
      <w:r w:rsidRPr="00CF76EF">
        <w:rPr>
          <w:i/>
          <w:iCs/>
          <w:noProof/>
          <w:szCs w:val="24"/>
        </w:rPr>
        <w:t>Journal of Neuroscience</w:t>
      </w:r>
      <w:r w:rsidRPr="00CF76EF">
        <w:rPr>
          <w:noProof/>
          <w:szCs w:val="24"/>
        </w:rPr>
        <w:t xml:space="preserve">, </w:t>
      </w:r>
      <w:r w:rsidRPr="00CF76EF">
        <w:rPr>
          <w:i/>
          <w:iCs/>
          <w:noProof/>
          <w:szCs w:val="24"/>
        </w:rPr>
        <w:t>30</w:t>
      </w:r>
      <w:r w:rsidRPr="00CF76EF">
        <w:rPr>
          <w:noProof/>
          <w:szCs w:val="24"/>
        </w:rPr>
        <w:t>(33), 11096–11103. https://doi.org/10.1523/JNEUROSCI.1026-10.2010</w:t>
      </w:r>
    </w:p>
    <w:p w14:paraId="551D1FE5"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Hickey, C., &amp; Peelen, M. V. (2015). Neural mechanisms of incentive salience in naturalistic human vision. </w:t>
      </w:r>
      <w:r w:rsidRPr="00CF76EF">
        <w:rPr>
          <w:i/>
          <w:iCs/>
          <w:noProof/>
          <w:szCs w:val="24"/>
        </w:rPr>
        <w:t>Neuron</w:t>
      </w:r>
      <w:r w:rsidRPr="00CF76EF">
        <w:rPr>
          <w:noProof/>
          <w:szCs w:val="24"/>
        </w:rPr>
        <w:t xml:space="preserve">, </w:t>
      </w:r>
      <w:r w:rsidRPr="00CF76EF">
        <w:rPr>
          <w:i/>
          <w:iCs/>
          <w:noProof/>
          <w:szCs w:val="24"/>
        </w:rPr>
        <w:t>85</w:t>
      </w:r>
      <w:r w:rsidRPr="00CF76EF">
        <w:rPr>
          <w:noProof/>
          <w:szCs w:val="24"/>
        </w:rPr>
        <w:t>(3), 512–518. https://doi.org/10.1016/j.neuron.2014.12.049</w:t>
      </w:r>
    </w:p>
    <w:p w14:paraId="595D67BC"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Hickey, C., Peelen, M. V, Hickey, C., &amp; Peelen, M. V. (2015). Neural Mechanisms of Incentive Salience in Naturalistic Human Vision Report Neural Mechanisms of Incentive Salience in Naturalistic Human Vision. </w:t>
      </w:r>
      <w:r w:rsidRPr="00CF76EF">
        <w:rPr>
          <w:i/>
          <w:iCs/>
          <w:noProof/>
          <w:szCs w:val="24"/>
        </w:rPr>
        <w:t>Neuron</w:t>
      </w:r>
      <w:r w:rsidRPr="00CF76EF">
        <w:rPr>
          <w:noProof/>
          <w:szCs w:val="24"/>
        </w:rPr>
        <w:t xml:space="preserve">, </w:t>
      </w:r>
      <w:r w:rsidRPr="00CF76EF">
        <w:rPr>
          <w:i/>
          <w:iCs/>
          <w:noProof/>
          <w:szCs w:val="24"/>
        </w:rPr>
        <w:t>85</w:t>
      </w:r>
      <w:r w:rsidRPr="00CF76EF">
        <w:rPr>
          <w:noProof/>
          <w:szCs w:val="24"/>
        </w:rPr>
        <w:t>(3), 512–518. https://doi.org/10.1016/j.neuron.2014.12.049</w:t>
      </w:r>
    </w:p>
    <w:p w14:paraId="6F618570"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Holroyd, C. B., &amp; McClure, S. M. (2015). Hierarchical control over effortful behavior by rodent medial frontal cortex: A computational model. </w:t>
      </w:r>
      <w:r w:rsidRPr="00CF76EF">
        <w:rPr>
          <w:i/>
          <w:iCs/>
          <w:noProof/>
          <w:szCs w:val="24"/>
        </w:rPr>
        <w:t>Psychological Review</w:t>
      </w:r>
      <w:r w:rsidRPr="00CF76EF">
        <w:rPr>
          <w:noProof/>
          <w:szCs w:val="24"/>
        </w:rPr>
        <w:t xml:space="preserve">, </w:t>
      </w:r>
      <w:r w:rsidRPr="00CF76EF">
        <w:rPr>
          <w:i/>
          <w:iCs/>
          <w:noProof/>
          <w:szCs w:val="24"/>
        </w:rPr>
        <w:t>122</w:t>
      </w:r>
      <w:r w:rsidRPr="00CF76EF">
        <w:rPr>
          <w:noProof/>
          <w:szCs w:val="24"/>
        </w:rPr>
        <w:t>(1), 54–83. https://doi.org/10.1037/a0038339</w:t>
      </w:r>
    </w:p>
    <w:p w14:paraId="0B491A58"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Hope, R. M. (2013). Rmisc: Ryan miscellaneous. R package version, 1(5).</w:t>
      </w:r>
    </w:p>
    <w:p w14:paraId="0E8450CD"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Junghöfer, M., Elbert, T., Tucker, D. O. N. M., &amp; Rockstroh, B. (2000). Statistical control of artifacts in dense array EEG 0 MEG studies. </w:t>
      </w:r>
      <w:r w:rsidRPr="00CF76EF">
        <w:rPr>
          <w:i/>
          <w:iCs/>
          <w:noProof/>
          <w:szCs w:val="24"/>
        </w:rPr>
        <w:t>Wiley Online Library</w:t>
      </w:r>
      <w:r w:rsidRPr="00CF76EF">
        <w:rPr>
          <w:noProof/>
          <w:szCs w:val="24"/>
        </w:rPr>
        <w:t>, 523–532. Retrieved from http://onlinelibrary.wiley.com/doi/10.1111/1469-8986.3740523/full</w:t>
      </w:r>
    </w:p>
    <w:p w14:paraId="051C901C"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Kruschke, J. K. (2014). </w:t>
      </w:r>
      <w:r w:rsidRPr="00CF76EF">
        <w:rPr>
          <w:i/>
          <w:iCs/>
          <w:noProof/>
          <w:szCs w:val="24"/>
        </w:rPr>
        <w:t>Doing Bayesian data analysis: A tutorial with R, JAGS, and Stan, second edition</w:t>
      </w:r>
      <w:r w:rsidRPr="00CF76EF">
        <w:rPr>
          <w:noProof/>
          <w:szCs w:val="24"/>
        </w:rPr>
        <w:t xml:space="preserve">. </w:t>
      </w:r>
      <w:r w:rsidRPr="00CF76EF">
        <w:rPr>
          <w:i/>
          <w:iCs/>
          <w:noProof/>
          <w:szCs w:val="24"/>
        </w:rPr>
        <w:t>Doing Bayesian Data Analysis: A Tutorial with R, JAGS, and Stan, Second Edition</w:t>
      </w:r>
      <w:r w:rsidRPr="00CF76EF">
        <w:rPr>
          <w:noProof/>
          <w:szCs w:val="24"/>
        </w:rPr>
        <w:t xml:space="preserve"> (2nd ed.). Elsevier Inc. https://doi.org/10.1016/B978-0-12-405888-0.09999-2</w:t>
      </w:r>
    </w:p>
    <w:p w14:paraId="33D12829"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Kruschke, J. K., &amp; Meredith, M. (2017). BEST: Bayesian Estimation Supersedes the t-Test.</w:t>
      </w:r>
    </w:p>
    <w:p w14:paraId="79FE8A41"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C580C">
        <w:rPr>
          <w:noProof/>
          <w:szCs w:val="24"/>
          <w:lang w:val="nl-BE"/>
        </w:rPr>
        <w:t xml:space="preserve">MacLean, M. H., &amp; Giesbrecht, B. (2015). </w:t>
      </w:r>
      <w:r w:rsidRPr="00CF76EF">
        <w:rPr>
          <w:noProof/>
          <w:szCs w:val="24"/>
        </w:rPr>
        <w:t xml:space="preserve">Neural evidence reveals the rapid effects of reward history on selective attention. </w:t>
      </w:r>
      <w:r w:rsidRPr="00CF76EF">
        <w:rPr>
          <w:i/>
          <w:iCs/>
          <w:noProof/>
          <w:szCs w:val="24"/>
        </w:rPr>
        <w:t>Brain Research</w:t>
      </w:r>
      <w:r w:rsidRPr="00CF76EF">
        <w:rPr>
          <w:noProof/>
          <w:szCs w:val="24"/>
        </w:rPr>
        <w:t xml:space="preserve">, </w:t>
      </w:r>
      <w:r w:rsidRPr="00CF76EF">
        <w:rPr>
          <w:i/>
          <w:iCs/>
          <w:noProof/>
          <w:szCs w:val="24"/>
        </w:rPr>
        <w:t>1606</w:t>
      </w:r>
      <w:r w:rsidRPr="00CF76EF">
        <w:rPr>
          <w:noProof/>
          <w:szCs w:val="24"/>
        </w:rPr>
        <w:t>, 86–94. https://doi.org/10.1016/j.brainres.2015.02.016</w:t>
      </w:r>
    </w:p>
    <w:p w14:paraId="350AC5E4"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McElreath, R. (2016). </w:t>
      </w:r>
      <w:r w:rsidRPr="00CF76EF">
        <w:rPr>
          <w:i/>
          <w:iCs/>
          <w:noProof/>
          <w:szCs w:val="24"/>
        </w:rPr>
        <w:t>Statistical Rethinking: A Bayesian Course with Examples in R and Stan</w:t>
      </w:r>
      <w:r w:rsidRPr="00CF76EF">
        <w:rPr>
          <w:noProof/>
          <w:szCs w:val="24"/>
        </w:rPr>
        <w:t>. Chapman Hall - CRC.</w:t>
      </w:r>
    </w:p>
    <w:p w14:paraId="7956936B"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Nalborczyk, L., &amp; Bürkner, P.-C. (2019). An Introduction to Bayesian Multilevel Models Using brms: A Case Study of Gender Effects on Vowel Variability in Standard Indonesian. </w:t>
      </w:r>
      <w:r w:rsidRPr="00CF76EF">
        <w:rPr>
          <w:i/>
          <w:iCs/>
          <w:noProof/>
          <w:szCs w:val="24"/>
        </w:rPr>
        <w:t>Journal of Speech, Language, and Hearing Research</w:t>
      </w:r>
      <w:r w:rsidRPr="00CF76EF">
        <w:rPr>
          <w:noProof/>
          <w:szCs w:val="24"/>
        </w:rPr>
        <w:t>.</w:t>
      </w:r>
    </w:p>
    <w:p w14:paraId="096256AD"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Nolan, H., Whelan, R., &amp; Reilly, R. B. (2010). FASTER: Fully Automated Statistical Thresholding for EEG artifact Rejection. </w:t>
      </w:r>
      <w:r w:rsidRPr="00CF76EF">
        <w:rPr>
          <w:i/>
          <w:iCs/>
          <w:noProof/>
          <w:szCs w:val="24"/>
        </w:rPr>
        <w:t>Journal of Neuroscience Methods</w:t>
      </w:r>
      <w:r w:rsidRPr="00CF76EF">
        <w:rPr>
          <w:noProof/>
          <w:szCs w:val="24"/>
        </w:rPr>
        <w:t xml:space="preserve">, </w:t>
      </w:r>
      <w:r w:rsidRPr="00CF76EF">
        <w:rPr>
          <w:i/>
          <w:iCs/>
          <w:noProof/>
          <w:szCs w:val="24"/>
        </w:rPr>
        <w:t>192</w:t>
      </w:r>
      <w:r w:rsidRPr="00CF76EF">
        <w:rPr>
          <w:noProof/>
          <w:szCs w:val="24"/>
        </w:rPr>
        <w:t>(1), 152–162. https://doi.org/10.1016/j.jneumeth.2010.07.015</w:t>
      </w:r>
    </w:p>
    <w:p w14:paraId="1CA3E66B"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Norcia, A. M., Appelbaum, L. G., Ales, J. M., Cottereau, B. R., &amp; Rossion, B. (2015). The steady-state visual evoked potential in vision research : A review. </w:t>
      </w:r>
      <w:r w:rsidRPr="00CF76EF">
        <w:rPr>
          <w:i/>
          <w:iCs/>
          <w:noProof/>
          <w:szCs w:val="24"/>
        </w:rPr>
        <w:t>Journal of Vision</w:t>
      </w:r>
      <w:r w:rsidRPr="00CF76EF">
        <w:rPr>
          <w:noProof/>
          <w:szCs w:val="24"/>
        </w:rPr>
        <w:t xml:space="preserve">, </w:t>
      </w:r>
      <w:r w:rsidRPr="00CF76EF">
        <w:rPr>
          <w:i/>
          <w:iCs/>
          <w:noProof/>
          <w:szCs w:val="24"/>
        </w:rPr>
        <w:t>15</w:t>
      </w:r>
      <w:r w:rsidRPr="00CF76EF">
        <w:rPr>
          <w:noProof/>
          <w:szCs w:val="24"/>
        </w:rPr>
        <w:t>(6), 1–46. https://doi.org/10.1167/15.6.4.doi</w:t>
      </w:r>
    </w:p>
    <w:p w14:paraId="56CB59DB"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Pearson, D., Donkin, C., Tran, S. C., Most, S. B., &amp; Le Pelley, M. E. (2015). Cognitive control and counterproductive oculomotor capture by reward-related stimuli. </w:t>
      </w:r>
      <w:r w:rsidRPr="00CF76EF">
        <w:rPr>
          <w:i/>
          <w:iCs/>
          <w:noProof/>
          <w:szCs w:val="24"/>
        </w:rPr>
        <w:t>Visual Cognition</w:t>
      </w:r>
      <w:r w:rsidRPr="00CF76EF">
        <w:rPr>
          <w:noProof/>
          <w:szCs w:val="24"/>
        </w:rPr>
        <w:t xml:space="preserve">, </w:t>
      </w:r>
      <w:r w:rsidRPr="00CF76EF">
        <w:rPr>
          <w:i/>
          <w:iCs/>
          <w:noProof/>
          <w:szCs w:val="24"/>
        </w:rPr>
        <w:t>6285</w:t>
      </w:r>
      <w:r w:rsidRPr="00CF76EF">
        <w:rPr>
          <w:noProof/>
          <w:szCs w:val="24"/>
        </w:rPr>
        <w:t>(May 2015), 1–26. https://doi.org/10.1080/13506285.2014.994252</w:t>
      </w:r>
    </w:p>
    <w:p w14:paraId="52430F3C"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Perrin, F., Pernier, J., Bertrand, O., &amp; Echallier, J. F. (1989). Spherical splines for scalp potential and current density mapping. </w:t>
      </w:r>
      <w:r w:rsidRPr="00CF76EF">
        <w:rPr>
          <w:i/>
          <w:iCs/>
          <w:noProof/>
          <w:szCs w:val="24"/>
        </w:rPr>
        <w:t>Electroencephalography and Clinical Neurophysiology</w:t>
      </w:r>
      <w:r w:rsidRPr="00CF76EF">
        <w:rPr>
          <w:noProof/>
          <w:szCs w:val="24"/>
        </w:rPr>
        <w:t xml:space="preserve">, </w:t>
      </w:r>
      <w:r w:rsidRPr="00CF76EF">
        <w:rPr>
          <w:i/>
          <w:iCs/>
          <w:noProof/>
          <w:szCs w:val="24"/>
        </w:rPr>
        <w:t>72</w:t>
      </w:r>
      <w:r w:rsidRPr="00CF76EF">
        <w:rPr>
          <w:noProof/>
          <w:szCs w:val="24"/>
        </w:rPr>
        <w:t>(2), 184–187. https://doi.org/10.1016/0013-4694(89)90180-6</w:t>
      </w:r>
    </w:p>
    <w:p w14:paraId="71AC411E"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Phillips, N. (2016). Yarrr: A companion to the e-book YaRrr!: The Pirate’s Guide to R. R package version 0.1.</w:t>
      </w:r>
    </w:p>
    <w:p w14:paraId="784B114F"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Posner, M. I. (1980). Orienting of attention. </w:t>
      </w:r>
      <w:r w:rsidRPr="00CF76EF">
        <w:rPr>
          <w:i/>
          <w:iCs/>
          <w:noProof/>
          <w:szCs w:val="24"/>
        </w:rPr>
        <w:t>The Quarterly Journal of Experimental Psychology</w:t>
      </w:r>
      <w:r w:rsidRPr="00CF76EF">
        <w:rPr>
          <w:noProof/>
          <w:szCs w:val="24"/>
        </w:rPr>
        <w:t xml:space="preserve">, </w:t>
      </w:r>
      <w:r w:rsidRPr="00CF76EF">
        <w:rPr>
          <w:i/>
          <w:iCs/>
          <w:noProof/>
          <w:szCs w:val="24"/>
        </w:rPr>
        <w:t>32</w:t>
      </w:r>
      <w:r w:rsidRPr="00CF76EF">
        <w:rPr>
          <w:noProof/>
          <w:szCs w:val="24"/>
        </w:rPr>
        <w:t>(1), 3–25. https://doi.org/10.1080/00335558008248231</w:t>
      </w:r>
    </w:p>
    <w:p w14:paraId="72E3F5D0"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R Core Team. (2017). R: A Language and Environment for Statistical Computing. R Foundation for Statistical Computing.</w:t>
      </w:r>
    </w:p>
    <w:p w14:paraId="2E5A1EFB"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Rinker, T., &amp; Kurkiewicz, D. (n.d.). pacman: Package Management for R.</w:t>
      </w:r>
    </w:p>
    <w:p w14:paraId="526344BF"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RStudio Team. (2015). Integrated Development for R. RStudio, Inc.</w:t>
      </w:r>
    </w:p>
    <w:p w14:paraId="45512AC1"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Shenhav, A., Botvinick, M., &amp; Cohen, J. (2013). The expected value of control: An integrative theory of anterior cingulate cortex function. </w:t>
      </w:r>
      <w:r w:rsidRPr="00CF76EF">
        <w:rPr>
          <w:i/>
          <w:iCs/>
          <w:noProof/>
          <w:szCs w:val="24"/>
        </w:rPr>
        <w:t>Neuron</w:t>
      </w:r>
      <w:r w:rsidRPr="00CF76EF">
        <w:rPr>
          <w:noProof/>
          <w:szCs w:val="24"/>
        </w:rPr>
        <w:t xml:space="preserve">, </w:t>
      </w:r>
      <w:r w:rsidRPr="00CF76EF">
        <w:rPr>
          <w:i/>
          <w:iCs/>
          <w:noProof/>
          <w:szCs w:val="24"/>
        </w:rPr>
        <w:t>79</w:t>
      </w:r>
      <w:r w:rsidRPr="00CF76EF">
        <w:rPr>
          <w:noProof/>
          <w:szCs w:val="24"/>
        </w:rPr>
        <w:t>(2), 217–240. https://doi.org/10.1016/j.neuron.2013.07.007</w:t>
      </w:r>
    </w:p>
    <w:p w14:paraId="55E20002"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Theeuwes, J. (2004). Top-down search strategies cannot override attentional capture. </w:t>
      </w:r>
      <w:r w:rsidRPr="00CF76EF">
        <w:rPr>
          <w:i/>
          <w:iCs/>
          <w:noProof/>
          <w:szCs w:val="24"/>
        </w:rPr>
        <w:t>Psychonomic Bulletin &amp; Review</w:t>
      </w:r>
      <w:r w:rsidRPr="00CF76EF">
        <w:rPr>
          <w:noProof/>
          <w:szCs w:val="24"/>
        </w:rPr>
        <w:t xml:space="preserve">, </w:t>
      </w:r>
      <w:r w:rsidRPr="00CF76EF">
        <w:rPr>
          <w:i/>
          <w:iCs/>
          <w:noProof/>
          <w:szCs w:val="24"/>
        </w:rPr>
        <w:t>11</w:t>
      </w:r>
      <w:r w:rsidRPr="00CF76EF">
        <w:rPr>
          <w:noProof/>
          <w:szCs w:val="24"/>
        </w:rPr>
        <w:t>(1), 65–70.</w:t>
      </w:r>
    </w:p>
    <w:p w14:paraId="5A273B05" w14:textId="77777777" w:rsidR="00CF76EF" w:rsidRPr="00CC580C" w:rsidRDefault="00CF76EF" w:rsidP="00CF76EF">
      <w:pPr>
        <w:widowControl w:val="0"/>
        <w:autoSpaceDE w:val="0"/>
        <w:autoSpaceDN w:val="0"/>
        <w:adjustRightInd w:val="0"/>
        <w:spacing w:after="0" w:line="480" w:lineRule="auto"/>
        <w:ind w:left="480" w:hanging="480"/>
        <w:rPr>
          <w:noProof/>
          <w:szCs w:val="24"/>
          <w:lang w:val="nl-BE"/>
        </w:rPr>
      </w:pPr>
      <w:r w:rsidRPr="00CF76EF">
        <w:rPr>
          <w:noProof/>
          <w:szCs w:val="24"/>
        </w:rPr>
        <w:t xml:space="preserve">Theeuwes, J. (2010). Top-down and bottom-up control of visual selection. </w:t>
      </w:r>
      <w:r w:rsidRPr="00CC580C">
        <w:rPr>
          <w:i/>
          <w:iCs/>
          <w:noProof/>
          <w:szCs w:val="24"/>
          <w:lang w:val="nl-BE"/>
        </w:rPr>
        <w:t>Acta Psychologica</w:t>
      </w:r>
      <w:r w:rsidRPr="00CC580C">
        <w:rPr>
          <w:noProof/>
          <w:szCs w:val="24"/>
          <w:lang w:val="nl-BE"/>
        </w:rPr>
        <w:t xml:space="preserve">, </w:t>
      </w:r>
      <w:r w:rsidRPr="00CC580C">
        <w:rPr>
          <w:i/>
          <w:iCs/>
          <w:noProof/>
          <w:szCs w:val="24"/>
          <w:lang w:val="nl-BE"/>
        </w:rPr>
        <w:t>135</w:t>
      </w:r>
      <w:r w:rsidRPr="00CC580C">
        <w:rPr>
          <w:noProof/>
          <w:szCs w:val="24"/>
          <w:lang w:val="nl-BE"/>
        </w:rPr>
        <w:t>(2), 77–99. https://doi.org/10.1016/j.actpsy.2010.02.006</w:t>
      </w:r>
    </w:p>
    <w:p w14:paraId="2E10170B"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C580C">
        <w:rPr>
          <w:noProof/>
          <w:szCs w:val="24"/>
          <w:lang w:val="nl-BE"/>
        </w:rPr>
        <w:t xml:space="preserve">Van der Does, A. J. W. (2002). </w:t>
      </w:r>
      <w:r w:rsidRPr="00CC580C">
        <w:rPr>
          <w:i/>
          <w:iCs/>
          <w:noProof/>
          <w:szCs w:val="24"/>
          <w:lang w:val="nl-BE"/>
        </w:rPr>
        <w:t xml:space="preserve">Handleiding bij de Nederlandse versie van beck depression inventory—second edition (BDI-II-NL). </w:t>
      </w:r>
      <w:r w:rsidRPr="00CF76EF">
        <w:rPr>
          <w:i/>
          <w:iCs/>
          <w:noProof/>
          <w:szCs w:val="24"/>
        </w:rPr>
        <w:t>[The Dutch version of the Beck depression inventory].</w:t>
      </w:r>
      <w:r w:rsidRPr="00CF76EF">
        <w:rPr>
          <w:noProof/>
          <w:szCs w:val="24"/>
        </w:rPr>
        <w:t xml:space="preserve"> Amsterdam: Harcourt.</w:t>
      </w:r>
    </w:p>
    <w:p w14:paraId="3A50CDE0"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Verguts, T., Vassena, E., &amp; Silvetti, M. (2015). Adaptive effort investment in cognitive and physical tasks: a neurocomputational model. </w:t>
      </w:r>
      <w:r w:rsidRPr="00CF76EF">
        <w:rPr>
          <w:i/>
          <w:iCs/>
          <w:noProof/>
          <w:szCs w:val="24"/>
        </w:rPr>
        <w:t>Frontiers in Behavioral Neuroscience</w:t>
      </w:r>
      <w:r w:rsidRPr="00CF76EF">
        <w:rPr>
          <w:noProof/>
          <w:szCs w:val="24"/>
        </w:rPr>
        <w:t xml:space="preserve">, </w:t>
      </w:r>
      <w:r w:rsidRPr="00CF76EF">
        <w:rPr>
          <w:i/>
          <w:iCs/>
          <w:noProof/>
          <w:szCs w:val="24"/>
        </w:rPr>
        <w:t>9</w:t>
      </w:r>
      <w:r w:rsidRPr="00CF76EF">
        <w:rPr>
          <w:noProof/>
          <w:szCs w:val="24"/>
        </w:rPr>
        <w:t>(March). https://doi.org/10.3389/fnbeh.2015.00057</w:t>
      </w:r>
    </w:p>
    <w:p w14:paraId="48F6CBCA"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 xml:space="preserve">Watanabe, S. (2010). Asymptotic Equivalence of Bayes Cross Validation and Widely Applicable Information Criterion in Singular Learning Theory, </w:t>
      </w:r>
      <w:r w:rsidRPr="00CF76EF">
        <w:rPr>
          <w:i/>
          <w:iCs/>
          <w:noProof/>
          <w:szCs w:val="24"/>
        </w:rPr>
        <w:t>11</w:t>
      </w:r>
      <w:r w:rsidRPr="00CF76EF">
        <w:rPr>
          <w:noProof/>
          <w:szCs w:val="24"/>
        </w:rPr>
        <w:t>, 3571–3594. Retrieved from http://arxiv.org/abs/1004.2316</w:t>
      </w:r>
    </w:p>
    <w:p w14:paraId="3EF4CDD0"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Wickham, H. (2017). Tidyverse: Easily install and load ’tidyverse’ packages. R package version, 1(1).</w:t>
      </w:r>
    </w:p>
    <w:p w14:paraId="50887EB3"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Wilke, C. O. (2016). cowplot: streamlined plot theme and plot annotations for ‘ggplot2.’ CRAN Repos.</w:t>
      </w:r>
    </w:p>
    <w:p w14:paraId="1F718693" w14:textId="77777777" w:rsidR="00CF76EF" w:rsidRPr="00CF76EF" w:rsidRDefault="00CF76EF" w:rsidP="00CF76EF">
      <w:pPr>
        <w:widowControl w:val="0"/>
        <w:autoSpaceDE w:val="0"/>
        <w:autoSpaceDN w:val="0"/>
        <w:adjustRightInd w:val="0"/>
        <w:spacing w:after="0" w:line="480" w:lineRule="auto"/>
        <w:ind w:left="480" w:hanging="480"/>
        <w:rPr>
          <w:noProof/>
          <w:szCs w:val="24"/>
        </w:rPr>
      </w:pPr>
      <w:r w:rsidRPr="00CF76EF">
        <w:rPr>
          <w:noProof/>
          <w:szCs w:val="24"/>
        </w:rPr>
        <w:t>Xie, Y. (2018). knitr: A General-Purpose Package for Dynamic Report Generation in R.</w:t>
      </w:r>
    </w:p>
    <w:p w14:paraId="61447E4E" w14:textId="77777777" w:rsidR="00CF76EF" w:rsidRPr="00CF76EF" w:rsidRDefault="00CF76EF" w:rsidP="00CF76EF">
      <w:pPr>
        <w:widowControl w:val="0"/>
        <w:autoSpaceDE w:val="0"/>
        <w:autoSpaceDN w:val="0"/>
        <w:adjustRightInd w:val="0"/>
        <w:spacing w:after="0" w:line="480" w:lineRule="auto"/>
        <w:ind w:left="480" w:hanging="480"/>
        <w:rPr>
          <w:noProof/>
        </w:rPr>
      </w:pPr>
      <w:r w:rsidRPr="00CF76EF">
        <w:rPr>
          <w:noProof/>
          <w:szCs w:val="24"/>
        </w:rPr>
        <w:t xml:space="preserve">Yantis, S. (1993). Stimulus-Driven Attentional Capture. </w:t>
      </w:r>
      <w:r w:rsidRPr="00CF76EF">
        <w:rPr>
          <w:i/>
          <w:iCs/>
          <w:noProof/>
          <w:szCs w:val="24"/>
        </w:rPr>
        <w:t>Current Directions in Psychological Science</w:t>
      </w:r>
      <w:r w:rsidRPr="00CF76EF">
        <w:rPr>
          <w:noProof/>
          <w:szCs w:val="24"/>
        </w:rPr>
        <w:t xml:space="preserve">, </w:t>
      </w:r>
      <w:r w:rsidRPr="00CF76EF">
        <w:rPr>
          <w:i/>
          <w:iCs/>
          <w:noProof/>
          <w:szCs w:val="24"/>
        </w:rPr>
        <w:t>2</w:t>
      </w:r>
      <w:r w:rsidRPr="00CF76EF">
        <w:rPr>
          <w:noProof/>
          <w:szCs w:val="24"/>
        </w:rPr>
        <w:t>(5). https://doi.org/10.1111/1467-8721.ep10768973</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37"/>
      <w:headerReference w:type="first" r:id="rId38"/>
      <w:footerReference w:type="first" r:id="rId39"/>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ndersen, Soren" w:date="2018-10-02T12:25:00Z" w:initials="AS">
    <w:p w14:paraId="502A295F" w14:textId="00853230" w:rsidR="0037352F" w:rsidRDefault="0037352F">
      <w:pPr>
        <w:pStyle w:val="CommentText"/>
      </w:pPr>
      <w:r>
        <w:rPr>
          <w:rStyle w:val="CommentReference"/>
        </w:rPr>
        <w:annotationRef/>
      </w:r>
      <w:r>
        <w:rPr>
          <w:rStyle w:val="CommentReference"/>
        </w:rPr>
        <w:t>Perhaps go for a more declarative title a la ‘Reward does X‘</w:t>
      </w:r>
    </w:p>
  </w:comment>
  <w:comment w:id="1" w:author="Ivan Grahek" w:date="2019-02-26T17:59:00Z" w:initials="IG">
    <w:p w14:paraId="60B55092" w14:textId="4BB7E700" w:rsidR="0037352F" w:rsidRDefault="0037352F">
      <w:pPr>
        <w:pStyle w:val="CommentText"/>
      </w:pPr>
      <w:r>
        <w:rPr>
          <w:rStyle w:val="CommentReference"/>
        </w:rPr>
        <w:annotationRef/>
      </w:r>
      <w:r>
        <w:t xml:space="preserve">@Gilles: This is the standard name. For example see Failing &amp; </w:t>
      </w:r>
      <w:proofErr w:type="spellStart"/>
      <w:r>
        <w:t>Theeuwes</w:t>
      </w:r>
      <w:proofErr w:type="spellEnd"/>
      <w:r>
        <w:t xml:space="preserve"> 2017 review. They use this name to describe most of the designs in the field. </w:t>
      </w:r>
    </w:p>
  </w:comment>
  <w:comment w:id="3" w:author="Ivan Grahek" w:date="2019-03-15T09:33:00Z" w:initials="IG">
    <w:p w14:paraId="354A36BB" w14:textId="60A0AA60" w:rsidR="0037352F" w:rsidRDefault="0037352F">
      <w:pPr>
        <w:pStyle w:val="CommentText"/>
      </w:pPr>
      <w:r>
        <w:rPr>
          <w:rStyle w:val="CommentReference"/>
        </w:rPr>
        <w:annotationRef/>
      </w:r>
      <w:r>
        <w:t>Antonio asked for a REF for this</w:t>
      </w:r>
    </w:p>
  </w:comment>
  <w:comment w:id="4" w:author="Ivan Grahek" w:date="2019-03-15T09:37:00Z" w:initials="IG">
    <w:p w14:paraId="1806ED8F" w14:textId="7CB8F406" w:rsidR="0037352F" w:rsidRDefault="0037352F">
      <w:pPr>
        <w:pStyle w:val="CommentText"/>
      </w:pPr>
      <w:r>
        <w:rPr>
          <w:rStyle w:val="CommentReference"/>
        </w:rPr>
        <w:annotationRef/>
      </w:r>
      <w:r>
        <w:t xml:space="preserve">Baseline, reward, no reward. Change in the whole ms and in the graphs. </w:t>
      </w:r>
    </w:p>
  </w:comment>
  <w:comment w:id="5" w:author="Gilles Pourtois" w:date="2019-02-12T14:10:00Z" w:initials="GP">
    <w:p w14:paraId="21C10B2F" w14:textId="344F4BE3" w:rsidR="0037352F" w:rsidRDefault="0037352F">
      <w:pPr>
        <w:pStyle w:val="CommentText"/>
      </w:pPr>
      <w:r>
        <w:rPr>
          <w:rStyle w:val="CommentReference"/>
        </w:rPr>
        <w:annotationRef/>
      </w:r>
      <w:r>
        <w:t xml:space="preserve">This is the key I think, and the unanswered question (in the existing literature) that needs to be brought forward earlier and emphasized better in the intro. Indeed, the question is whether after baseline, you will see SSVEP increase for high reward, decrease for low reward, or both perhaps? According to fMRI paper of Hickey &amp; Peelen, you should see both: enhancement and suppression, but so far, we don’t know about an EEG (SSVEP) analog of this; = the goal of your study. </w:t>
      </w:r>
    </w:p>
  </w:comment>
  <w:comment w:id="6" w:author="Gilles Pourtois" w:date="2019-02-12T14:14:00Z" w:initials="GP">
    <w:p w14:paraId="43FA66C3" w14:textId="3AD162B8" w:rsidR="0037352F" w:rsidRDefault="0037352F">
      <w:pPr>
        <w:pStyle w:val="CommentText"/>
      </w:pPr>
      <w:r>
        <w:rPr>
          <w:rStyle w:val="CommentReference"/>
        </w:rPr>
        <w:annotationRef/>
      </w:r>
      <w:r>
        <w:t>Unclear to me…why do you detour to CC? Attention itself is already complicated enough and you don’t need CC to formulate predictions here I believe.</w:t>
      </w:r>
    </w:p>
  </w:comment>
  <w:comment w:id="7" w:author="Gilles Pourtois" w:date="2019-02-12T14:15:00Z" w:initials="GP">
    <w:p w14:paraId="0A1E9726" w14:textId="516F24CF" w:rsidR="0037352F" w:rsidRDefault="0037352F">
      <w:pPr>
        <w:pStyle w:val="CommentText"/>
      </w:pPr>
      <w:r>
        <w:rPr>
          <w:rStyle w:val="CommentReference"/>
        </w:rPr>
        <w:annotationRef/>
      </w:r>
      <w:r>
        <w:t xml:space="preserve">Exactly! This is also the asset of your study and something that cannot be achieved with classical value-based attention capture paradigm. So I guess, this should be said and stressed earlier? Here you can titrate competition between two value-based stimuli for attention selection using an unbiased measure of sensory activity in the visual cortex. </w:t>
      </w:r>
    </w:p>
  </w:comment>
  <w:comment w:id="8" w:author="Ivan Grahek" w:date="2019-02-09T14:10:00Z" w:initials="IG">
    <w:p w14:paraId="13782C12" w14:textId="6D89EAED" w:rsidR="0037352F" w:rsidRDefault="0037352F">
      <w:pPr>
        <w:pStyle w:val="CommentText"/>
      </w:pPr>
      <w:r>
        <w:rPr>
          <w:rStyle w:val="CommentReference"/>
        </w:rPr>
        <w:annotationRef/>
      </w:r>
      <w:r>
        <w:t>To be added</w:t>
      </w:r>
    </w:p>
  </w:comment>
  <w:comment w:id="9" w:author="Ivan Grahek" w:date="2019-01-29T11:47:00Z" w:initials="IG">
    <w:p w14:paraId="5552F5BF" w14:textId="77777777" w:rsidR="0037352F" w:rsidRDefault="0037352F" w:rsidP="002749F6">
      <w:pPr>
        <w:pStyle w:val="CommentText"/>
      </w:pPr>
      <w:r>
        <w:rPr>
          <w:rStyle w:val="CommentReference"/>
        </w:rPr>
        <w:annotationRef/>
      </w:r>
      <w:r>
        <w:t>Add a part on pre-processing the behavior and include how the hit rates and false alarms were calculated.</w:t>
      </w:r>
    </w:p>
  </w:comment>
  <w:comment w:id="10" w:author="Ivan Grahek" w:date="2019-03-15T10:17:00Z" w:initials="IG">
    <w:p w14:paraId="2AD44FAB" w14:textId="191B777B" w:rsidR="0037352F" w:rsidRDefault="0037352F">
      <w:pPr>
        <w:pStyle w:val="CommentText"/>
      </w:pPr>
      <w:r>
        <w:rPr>
          <w:rStyle w:val="CommentReference"/>
        </w:rPr>
        <w:annotationRef/>
      </w:r>
      <w:r>
        <w:t>Change if we go for the baseline normalization</w:t>
      </w:r>
    </w:p>
  </w:comment>
  <w:comment w:id="11" w:author="Ivan Grahek" w:date="2019-02-09T14:04:00Z" w:initials="IG">
    <w:p w14:paraId="7EE80669" w14:textId="6B7A0B0E" w:rsidR="0037352F" w:rsidRDefault="0037352F">
      <w:pPr>
        <w:pStyle w:val="CommentText"/>
      </w:pPr>
      <w:r>
        <w:rPr>
          <w:rStyle w:val="CommentReference"/>
        </w:rPr>
        <w:annotationRef/>
      </w:r>
      <w:r>
        <w:t xml:space="preserve">We are thinking about adding the results with false alarms here as well. There is not much happening in there, so it might be better to just mention that in the main text and add the results in the supplementary materials. </w:t>
      </w:r>
    </w:p>
  </w:comment>
  <w:comment w:id="12" w:author="Ivan Grahek" w:date="2019-02-09T14:10:00Z" w:initials="IG">
    <w:p w14:paraId="08DA60F3" w14:textId="6E3A3C95" w:rsidR="0037352F" w:rsidRDefault="0037352F">
      <w:pPr>
        <w:pStyle w:val="CommentText"/>
      </w:pPr>
      <w:r>
        <w:rPr>
          <w:rStyle w:val="CommentReference"/>
        </w:rPr>
        <w:annotationRef/>
      </w:r>
      <w:r>
        <w:t xml:space="preserve">This table could be merged with Table 3 or moved to the supplementary materials. </w:t>
      </w:r>
    </w:p>
  </w:comment>
  <w:comment w:id="13" w:author="Ivan Grahek" w:date="2019-02-09T14:08:00Z" w:initials="IG">
    <w:p w14:paraId="00A9CCF1" w14:textId="7E21FF27" w:rsidR="0037352F" w:rsidRDefault="0037352F">
      <w:pPr>
        <w:pStyle w:val="CommentText"/>
      </w:pPr>
      <w:r>
        <w:rPr>
          <w:rStyle w:val="CommentReference"/>
        </w:rPr>
        <w:annotationRef/>
      </w:r>
      <w:r>
        <w:t xml:space="preserve">The font in all of the graphs will be increased. </w:t>
      </w:r>
    </w:p>
  </w:comment>
  <w:comment w:id="14" w:author="Ivan Grahek" w:date="2019-03-15T10:32:00Z" w:initials="IG">
    <w:p w14:paraId="1A78F42E" w14:textId="20DAED21" w:rsidR="0037352F" w:rsidRDefault="0037352F">
      <w:pPr>
        <w:pStyle w:val="CommentText"/>
      </w:pPr>
      <w:r>
        <w:rPr>
          <w:rStyle w:val="CommentReference"/>
        </w:rPr>
        <w:annotationRef/>
      </w:r>
      <w:r>
        <w:t>Antonio: As a rule of thumb for the description of our results, we could look at the ER and be a bit more confident if ER &gt; 10. Anything between 3 and 10 could be “indicative of” or “suggesting” a difference, whereas 1 &lt; ER &lt; 3 indicates no reliable difference. What do you think? If you agree, we should write it somewhere in the methods.</w:t>
      </w:r>
    </w:p>
  </w:comment>
  <w:comment w:id="16" w:author="Gilles Pourtois" w:date="2019-02-12T14:28:00Z" w:initials="GP">
    <w:p w14:paraId="7A6947E0" w14:textId="5A1AD815" w:rsidR="0037352F" w:rsidRDefault="0037352F">
      <w:pPr>
        <w:pStyle w:val="CommentText"/>
      </w:pPr>
      <w:r>
        <w:rPr>
          <w:rStyle w:val="CommentReference"/>
        </w:rPr>
        <w:annotationRef/>
      </w:r>
      <w:r>
        <w:t>Indeed, but then one can wonder about false alarms, right? And hence d primes or a better (more sensitive) behavioral measure maybe than the hit rate only.</w:t>
      </w:r>
    </w:p>
  </w:comment>
  <w:comment w:id="17" w:author="Gilles Pourtois" w:date="2019-02-12T14:30:00Z" w:initials="GP">
    <w:p w14:paraId="37CDA2BC" w14:textId="52EFB07E" w:rsidR="0037352F" w:rsidRDefault="0037352F">
      <w:pPr>
        <w:pStyle w:val="CommentText"/>
      </w:pPr>
      <w:r>
        <w:rPr>
          <w:rStyle w:val="CommentReference"/>
        </w:rPr>
        <w:annotationRef/>
      </w:r>
      <w:r>
        <w:t>Weird this, right? Isn’t the case that participants should improve more for high-rewarded color?</w:t>
      </w:r>
    </w:p>
  </w:comment>
  <w:comment w:id="18" w:author="Ivan Grahek" w:date="2019-03-15T10:35:00Z" w:initials="IG">
    <w:p w14:paraId="58705832" w14:textId="3E41E23E" w:rsidR="0037352F" w:rsidRDefault="0037352F">
      <w:pPr>
        <w:pStyle w:val="CommentText"/>
      </w:pPr>
      <w:r>
        <w:rPr>
          <w:rStyle w:val="CommentReference"/>
        </w:rPr>
        <w:annotationRef/>
      </w:r>
      <w:r>
        <w:t>Antonio: I wouldn’t over-interpret this finding, the ER is not very high (8.43).</w:t>
      </w:r>
    </w:p>
  </w:comment>
  <w:comment w:id="19" w:author="Gilles Pourtois" w:date="2019-02-12T14:31:00Z" w:initials="GP">
    <w:p w14:paraId="3BE8451B" w14:textId="5536837A" w:rsidR="0037352F" w:rsidRDefault="0037352F">
      <w:pPr>
        <w:pStyle w:val="CommentText"/>
      </w:pPr>
      <w:r>
        <w:t xml:space="preserve">Here, </w:t>
      </w:r>
      <w:r>
        <w:rPr>
          <w:rStyle w:val="CommentReference"/>
        </w:rPr>
        <w:annotationRef/>
      </w:r>
      <w:r>
        <w:t xml:space="preserve">in the good direction, right? But then, when one considers accuracy as well, maybe there could be a speed-accuracy tradeoff imposed by your reward manipulation: you are faster with high reward (after baseline), but also more error prone, no? Wouldn’t be important to rule that out if possible?  </w:t>
      </w:r>
    </w:p>
  </w:comment>
  <w:comment w:id="20" w:author="Ivan Grahek" w:date="2019-03-15T10:36:00Z" w:initials="IG">
    <w:p w14:paraId="147D1BAD" w14:textId="0C537C15" w:rsidR="0037352F" w:rsidRDefault="0037352F">
      <w:pPr>
        <w:pStyle w:val="CommentText"/>
      </w:pPr>
      <w:r>
        <w:rPr>
          <w:rStyle w:val="CommentReference"/>
        </w:rPr>
        <w:annotationRef/>
      </w:r>
      <w:r>
        <w:t>Antonio: Again, I wouldn’t over-interpret this finding (</w:t>
      </w:r>
      <w:r w:rsidRPr="00F57403">
        <w:t>ER = 7.20</w:t>
      </w:r>
      <w:r>
        <w:t>).</w:t>
      </w:r>
    </w:p>
  </w:comment>
  <w:comment w:id="21" w:author="Ivan Grahek" w:date="2019-03-15T11:29:00Z" w:initials="IG">
    <w:p w14:paraId="09AABCA7" w14:textId="627BBFE6" w:rsidR="0037352F" w:rsidRDefault="0037352F">
      <w:pPr>
        <w:pStyle w:val="CommentText"/>
      </w:pPr>
      <w:r>
        <w:rPr>
          <w:rStyle w:val="CommentReference"/>
        </w:rPr>
        <w:annotationRef/>
      </w:r>
      <w:r>
        <w:t>Deal with the red, blue etc.</w:t>
      </w:r>
    </w:p>
  </w:comment>
  <w:comment w:id="22" w:author="Gilles Pourtois" w:date="2019-02-12T14:37:00Z" w:initials="GP">
    <w:p w14:paraId="642D1D86" w14:textId="0FF957A4" w:rsidR="0037352F" w:rsidRDefault="0037352F">
      <w:pPr>
        <w:pStyle w:val="CommentText"/>
      </w:pPr>
      <w:r>
        <w:rPr>
          <w:rStyle w:val="CommentReference"/>
        </w:rPr>
        <w:annotationRef/>
      </w:r>
      <w:r>
        <w:t xml:space="preserve">I don’t think so…you task measures competition between two stimuli that have variable reward values (high and low). In comparison, value-based attention capture is when goal and reward clash, and you see that despite the target (goal), the “unrelated”/distractor reward stimulus grabs attention. I don’t see how your experiment provides a conceptual replication of value based attention capture? </w:t>
      </w:r>
    </w:p>
  </w:comment>
  <w:comment w:id="23" w:author="Gilles Pourtois" w:date="2019-02-12T14:40:00Z" w:initials="GP">
    <w:p w14:paraId="5EF914C4" w14:textId="31FEC6D6" w:rsidR="0037352F" w:rsidRDefault="0037352F">
      <w:pPr>
        <w:pStyle w:val="CommentText"/>
      </w:pPr>
      <w:r>
        <w:rPr>
          <w:rStyle w:val="CommentReference"/>
        </w:rPr>
        <w:annotationRef/>
      </w:r>
      <w:r>
        <w:t>I don’t think it is a replication here: here you focus on feature-based attention, and competition between two stimuli both having some value.</w:t>
      </w:r>
    </w:p>
  </w:comment>
  <w:comment w:id="24" w:author="Gilles Pourtois" w:date="2019-02-12T14:40:00Z" w:initials="GP">
    <w:p w14:paraId="6FFED0A0" w14:textId="6556C1AB" w:rsidR="0037352F" w:rsidRDefault="0037352F">
      <w:pPr>
        <w:pStyle w:val="CommentText"/>
      </w:pPr>
      <w:r>
        <w:rPr>
          <w:rStyle w:val="CommentReference"/>
        </w:rPr>
        <w:annotationRef/>
      </w:r>
      <w:r>
        <w:t>Unclear to me if you can draw this conclusion.</w:t>
      </w:r>
    </w:p>
  </w:comment>
  <w:comment w:id="30" w:author="Gilles Pourtois" w:date="2019-02-12T14:42:00Z" w:initials="GP">
    <w:p w14:paraId="686F6E8B" w14:textId="5E2FCD5D" w:rsidR="0037352F" w:rsidRDefault="0037352F">
      <w:pPr>
        <w:pStyle w:val="CommentText"/>
      </w:pPr>
      <w:r>
        <w:rPr>
          <w:rStyle w:val="CommentReference"/>
        </w:rPr>
        <w:annotationRef/>
      </w:r>
      <w:r>
        <w:t>See my comment in intro: I don’t think this experiment here says anything about CC; well about attention, selection and value. I would rather avoid explanation in terms of CC and focus on attention (</w:t>
      </w:r>
      <w:proofErr w:type="spellStart"/>
      <w:r>
        <w:t>Desimone</w:t>
      </w:r>
      <w:proofErr w:type="spellEnd"/>
      <w:r>
        <w:t xml:space="preserve"> &amp; Duncan is probably the best model here, given the competition)</w:t>
      </w:r>
    </w:p>
  </w:comment>
  <w:comment w:id="31" w:author="Gilles Pourtois" w:date="2019-02-12T14:44:00Z" w:initials="GP">
    <w:p w14:paraId="1248484F" w14:textId="77777777" w:rsidR="0037352F" w:rsidRDefault="0037352F">
      <w:pPr>
        <w:pStyle w:val="CommentText"/>
      </w:pPr>
      <w:r>
        <w:rPr>
          <w:rStyle w:val="CommentReference"/>
        </w:rPr>
        <w:annotationRef/>
      </w:r>
      <w:r>
        <w:t xml:space="preserve">If something is difficult but you attend to it, you should see a boost in its processing. This is a classical finding: attention increases resolution and processing (see M. Carrasco). So to me, assuming that task difficulty is the factor that precludes seeing a change for high reward stimulus, is a bit hard to hold. </w:t>
      </w:r>
    </w:p>
    <w:p w14:paraId="08FD95C1" w14:textId="77777777" w:rsidR="0037352F" w:rsidRDefault="0037352F">
      <w:pPr>
        <w:pStyle w:val="CommentText"/>
      </w:pPr>
    </w:p>
    <w:p w14:paraId="3D982E49" w14:textId="24A8C315" w:rsidR="0037352F" w:rsidRDefault="0037352F">
      <w:pPr>
        <w:pStyle w:val="CommentText"/>
      </w:pPr>
      <w:r>
        <w:t>Isn’t possible that your effect of attention, which is very strong, could “mask” the (weaker) effect of reward/value? So presumably, the attended/unattended manipulation had a stronger impact than the high/low reward one. But this explanation does not provide a good/satisfactory one to explain the change you see for low reward.</w:t>
      </w:r>
    </w:p>
    <w:p w14:paraId="358EED60" w14:textId="626E8AA8" w:rsidR="0037352F" w:rsidRDefault="0037352F">
      <w:pPr>
        <w:pStyle w:val="CommentText"/>
      </w:pPr>
    </w:p>
    <w:p w14:paraId="619D75CE" w14:textId="163469B5" w:rsidR="0037352F" w:rsidRDefault="0037352F">
      <w:pPr>
        <w:pStyle w:val="CommentText"/>
      </w:pPr>
      <w:r>
        <w:t xml:space="preserve">I think your EEG data show that when competition occurs between 2 features and it is challenging indeed, this competition is mostly resolved though a “suppression” of the low value stimulus. To me, you don’t need to worry too much here about lack of increase for high reward (the goal of the study was to test whether you could find increase for high reward, decrease for low or both, right?)…instead you should say here that in this experiment, you have found evidence for suppression/reduction of low reward (without worrying about excessive task difficulty that would mask this effect), which is probably the way your visual system deals with this competition. I’m not aware of any existing study that already reported a selective suppression (in the absence of increase), but that’s how it is here looks like and what needs to be conveyed. </w:t>
      </w:r>
    </w:p>
  </w:comment>
  <w:comment w:id="36" w:author="Gilles Pourtois" w:date="2019-02-12T14:47:00Z" w:initials="GP">
    <w:p w14:paraId="30E868A1" w14:textId="4E3EDDCA" w:rsidR="0037352F" w:rsidRDefault="0037352F">
      <w:pPr>
        <w:pStyle w:val="CommentText"/>
      </w:pPr>
      <w:r>
        <w:rPr>
          <w:rStyle w:val="CommentReference"/>
        </w:rPr>
        <w:annotationRef/>
      </w:r>
      <w:r>
        <w:t xml:space="preserve">I think it is implausible…and cannot also explain why then you found an effect/change for the low reward stimulus across phases. </w:t>
      </w:r>
    </w:p>
  </w:comment>
  <w:comment w:id="37" w:author="Gilles Pourtois" w:date="2019-02-12T15:02:00Z" w:initials="GP">
    <w:p w14:paraId="73D63071" w14:textId="42B664BD" w:rsidR="0037352F" w:rsidRDefault="0037352F">
      <w:pPr>
        <w:pStyle w:val="CommentText"/>
      </w:pPr>
      <w:r>
        <w:rPr>
          <w:rStyle w:val="CommentReference"/>
        </w:rPr>
        <w:annotationRef/>
      </w:r>
      <w:r>
        <w:t>Not sure about the accuracy of this</w:t>
      </w:r>
    </w:p>
  </w:comment>
  <w:comment w:id="38" w:author="Gilles Pourtois" w:date="2019-02-12T15:02:00Z" w:initials="GP">
    <w:p w14:paraId="200EEA2D" w14:textId="59935F08" w:rsidR="0037352F" w:rsidRDefault="0037352F">
      <w:pPr>
        <w:pStyle w:val="CommentText"/>
      </w:pPr>
      <w:r>
        <w:rPr>
          <w:rStyle w:val="CommentReference"/>
        </w:rPr>
        <w:annotationRef/>
      </w:r>
      <w:r>
        <w:t>Not true this. Value-based attention capture is never explored for competition between different “valued” stimuli (low vs. high), like you have done here. It is always a competition between target (without any value) and a reward or punishment-related stimulus used primarily as distractor. So it appears hard to dismiss value-based capture and favor CC account, which makes no/little sense here. Where and how do you measure CC with this task?</w:t>
      </w:r>
    </w:p>
  </w:comment>
  <w:comment w:id="39" w:author="Gilles Pourtois" w:date="2019-02-12T15:05:00Z" w:initials="GP">
    <w:p w14:paraId="33CFA73D" w14:textId="0976DB69" w:rsidR="0037352F" w:rsidRDefault="0037352F">
      <w:pPr>
        <w:pStyle w:val="CommentText"/>
      </w:pPr>
      <w:r>
        <w:rPr>
          <w:rStyle w:val="CommentReference"/>
        </w:rPr>
        <w:annotationRef/>
      </w:r>
      <w:r>
        <w:t xml:space="preserve">What you should stress here is the suppression of low reward, probably to deal with the competition. Looks like this is how your visual cortex solves this competition. The two stimuli are important and they compete for selection; a “control” mechanism downplays the processing of the low-reward one.  </w:t>
      </w:r>
    </w:p>
  </w:comment>
  <w:comment w:id="40" w:author="Gilles Pourtois" w:date="2019-02-12T15:07:00Z" w:initials="GP">
    <w:p w14:paraId="509D5469" w14:textId="2C771A37" w:rsidR="0037352F" w:rsidRDefault="0037352F">
      <w:pPr>
        <w:pStyle w:val="CommentText"/>
      </w:pPr>
      <w:r>
        <w:rPr>
          <w:rStyle w:val="CommentReference"/>
        </w:rPr>
        <w:annotationRef/>
      </w:r>
      <w:r>
        <w:t>Unsure about this again. What you measure here is competition between 2 value-based stimuli, not between goal and value.</w:t>
      </w:r>
    </w:p>
  </w:comment>
  <w:comment w:id="41" w:author="Gilles Pourtois" w:date="2019-02-12T15:08:00Z" w:initials="GP">
    <w:p w14:paraId="3395808D" w14:textId="34EB6B37" w:rsidR="0037352F" w:rsidRDefault="0037352F">
      <w:pPr>
        <w:pStyle w:val="CommentText"/>
      </w:pPr>
      <w:r>
        <w:rPr>
          <w:rStyle w:val="CommentReference"/>
        </w:rPr>
        <w:annotationRef/>
      </w:r>
      <w:r>
        <w:t>At the behavioral level you see slower RTs for low reward than high reward. Why could that not result from the suppression effect at the neurophysiological/SSVEP level? In other words, are you really sure EEG and behavior show different effects?</w:t>
      </w:r>
    </w:p>
  </w:comment>
  <w:comment w:id="42" w:author="Gilles Pourtois" w:date="2019-02-12T15:10:00Z" w:initials="GP">
    <w:p w14:paraId="3307E5A0" w14:textId="388B2E15" w:rsidR="0037352F" w:rsidRDefault="0037352F">
      <w:pPr>
        <w:pStyle w:val="CommentText"/>
      </w:pPr>
      <w:r>
        <w:rPr>
          <w:rStyle w:val="CommentReference"/>
        </w:rPr>
        <w:annotationRef/>
      </w:r>
      <w:r>
        <w:t xml:space="preserve">Unclear to me which result of your study shows this? </w:t>
      </w:r>
    </w:p>
  </w:comment>
  <w:comment w:id="43" w:author="Gilles Pourtois" w:date="2019-02-12T15:10:00Z" w:initials="GP">
    <w:p w14:paraId="3439B156" w14:textId="59095BD5" w:rsidR="0037352F" w:rsidRDefault="0037352F">
      <w:pPr>
        <w:pStyle w:val="CommentText"/>
      </w:pPr>
      <w:r>
        <w:rPr>
          <w:rStyle w:val="CommentReference"/>
        </w:rPr>
        <w:annotationRef/>
      </w:r>
      <w:r>
        <w:t xml:space="preserve">In value-based attention capture, participants have always a specific goal active on each and every trial = find the target in the array/display, and ignore the distractor (if any). So you design is not better or controlling this better I think. </w:t>
      </w:r>
    </w:p>
  </w:comment>
  <w:comment w:id="44" w:author="Gilles Pourtois" w:date="2019-02-12T15:11:00Z" w:initials="GP">
    <w:p w14:paraId="73C043A4" w14:textId="30A7E057" w:rsidR="0037352F" w:rsidRDefault="0037352F">
      <w:pPr>
        <w:pStyle w:val="CommentText"/>
      </w:pPr>
      <w:r>
        <w:rPr>
          <w:rStyle w:val="CommentReference"/>
        </w:rPr>
        <w:annotationRef/>
      </w:r>
      <w:r>
        <w:t xml:space="preserve">I would kindly disagree and </w:t>
      </w:r>
      <w:proofErr w:type="spellStart"/>
      <w:r>
        <w:t>Theeuwes</w:t>
      </w:r>
      <w:proofErr w:type="spellEnd"/>
      <w:r>
        <w:t xml:space="preserve"> and Anderson too probably ;-) You cannot compare peers and apples. The difference between your design and the classical value-based capture ought to be better presented in order to better appraise the novelty of your results and this without challenging value-based attention capture preferably.</w:t>
      </w:r>
    </w:p>
  </w:comment>
  <w:comment w:id="45" w:author="Gilles Pourtois" w:date="2019-02-12T15:13:00Z" w:initials="GP">
    <w:p w14:paraId="29DCCCB8" w14:textId="540C3E26" w:rsidR="0037352F" w:rsidRDefault="0037352F">
      <w:pPr>
        <w:pStyle w:val="CommentText"/>
      </w:pPr>
      <w:r>
        <w:rPr>
          <w:rStyle w:val="CommentReference"/>
        </w:rPr>
        <w:annotationRef/>
      </w:r>
      <w:r>
        <w:t>Unclear to me this</w:t>
      </w:r>
    </w:p>
  </w:comment>
  <w:comment w:id="46" w:author="Ivan Grahek" w:date="2019-02-09T14:15:00Z" w:initials="IG">
    <w:p w14:paraId="0ECD07BE" w14:textId="00E18607" w:rsidR="0037352F" w:rsidRDefault="0037352F">
      <w:pPr>
        <w:pStyle w:val="CommentText"/>
      </w:pPr>
      <w:r>
        <w:rPr>
          <w:rStyle w:val="CommentReference"/>
        </w:rPr>
        <w:annotationRef/>
      </w:r>
      <w:r>
        <w:t>Gilles, could you add the funding info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02A295F" w15:done="0"/>
  <w15:commentEx w15:paraId="60B55092" w15:done="0"/>
  <w15:commentEx w15:paraId="354A36BB" w15:done="0"/>
  <w15:commentEx w15:paraId="1806ED8F" w15:done="0"/>
  <w15:commentEx w15:paraId="21C10B2F" w15:done="0"/>
  <w15:commentEx w15:paraId="43FA66C3" w15:done="0"/>
  <w15:commentEx w15:paraId="0A1E9726" w15:done="0"/>
  <w15:commentEx w15:paraId="13782C12" w15:done="0"/>
  <w15:commentEx w15:paraId="5552F5BF" w15:done="0"/>
  <w15:commentEx w15:paraId="2AD44FAB" w15:done="0"/>
  <w15:commentEx w15:paraId="7EE80669" w15:done="0"/>
  <w15:commentEx w15:paraId="08DA60F3" w15:done="0"/>
  <w15:commentEx w15:paraId="00A9CCF1" w15:done="0"/>
  <w15:commentEx w15:paraId="1A78F42E" w15:done="0"/>
  <w15:commentEx w15:paraId="7A6947E0" w15:done="0"/>
  <w15:commentEx w15:paraId="37CDA2BC" w15:done="0"/>
  <w15:commentEx w15:paraId="58705832" w15:paraIdParent="37CDA2BC" w15:done="0"/>
  <w15:commentEx w15:paraId="3BE8451B" w15:done="0"/>
  <w15:commentEx w15:paraId="147D1BAD" w15:paraIdParent="3BE8451B" w15:done="0"/>
  <w15:commentEx w15:paraId="09AABCA7" w15:done="0"/>
  <w15:commentEx w15:paraId="642D1D86" w15:done="0"/>
  <w15:commentEx w15:paraId="5EF914C4" w15:done="0"/>
  <w15:commentEx w15:paraId="6FFED0A0" w15:done="0"/>
  <w15:commentEx w15:paraId="686F6E8B" w15:done="0"/>
  <w15:commentEx w15:paraId="619D75CE" w15:done="0"/>
  <w15:commentEx w15:paraId="30E868A1" w15:done="0"/>
  <w15:commentEx w15:paraId="73D63071" w15:done="0"/>
  <w15:commentEx w15:paraId="200EEA2D" w15:done="0"/>
  <w15:commentEx w15:paraId="33CFA73D" w15:done="0"/>
  <w15:commentEx w15:paraId="509D5469" w15:done="0"/>
  <w15:commentEx w15:paraId="3395808D" w15:done="0"/>
  <w15:commentEx w15:paraId="3307E5A0" w15:done="0"/>
  <w15:commentEx w15:paraId="3439B156" w15:done="0"/>
  <w15:commentEx w15:paraId="73C043A4" w15:done="0"/>
  <w15:commentEx w15:paraId="29DCCCB8" w15:done="0"/>
  <w15:commentEx w15:paraId="0ECD07B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7ADA17" w16cid:durableId="1F2F983E"/>
  <w16cid:commentId w16cid:paraId="4A82B1A8" w16cid:durableId="1F2F995D"/>
  <w16cid:commentId w16cid:paraId="12395E7F" w16cid:durableId="1F2F9B34"/>
  <w16cid:commentId w16cid:paraId="2680BB8E" w16cid:durableId="1F2F9AF4"/>
  <w16cid:commentId w16cid:paraId="67D23FFB" w16cid:durableId="1F2F9BC2"/>
  <w16cid:commentId w16cid:paraId="2B862519" w16cid:durableId="1F2FE3E5"/>
  <w16cid:commentId w16cid:paraId="2EEF1807" w16cid:durableId="1F2F9FBB"/>
  <w16cid:commentId w16cid:paraId="27152FA4" w16cid:durableId="1F2FE437"/>
  <w16cid:commentId w16cid:paraId="00EC53DA" w16cid:durableId="1F2F9D5F"/>
  <w16cid:commentId w16cid:paraId="54419ACD" w16cid:durableId="1F2FAA47"/>
  <w16cid:commentId w16cid:paraId="3AA5569E" w16cid:durableId="1F2FA916"/>
  <w16cid:commentId w16cid:paraId="206208DA" w16cid:durableId="1F2F9EC3"/>
  <w16cid:commentId w16cid:paraId="5AC00D0A" w16cid:durableId="1F2FACF2"/>
  <w16cid:commentId w16cid:paraId="1DA62595" w16cid:durableId="1F2FAA5B"/>
  <w16cid:commentId w16cid:paraId="728AEF77" w16cid:durableId="1F2FA266"/>
  <w16cid:commentId w16cid:paraId="43EF5E9F" w16cid:durableId="1F2FA0FD"/>
  <w16cid:commentId w16cid:paraId="2831AAA7" w16cid:durableId="1F2FA507"/>
  <w16cid:commentId w16cid:paraId="489997B3" w16cid:durableId="1F2FA5CA"/>
  <w16cid:commentId w16cid:paraId="7B9B443F" w16cid:durableId="1F2FBDEA"/>
  <w16cid:commentId w16cid:paraId="319D8041" w16cid:durableId="1F2FBC7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D5E167" w14:textId="77777777" w:rsidR="005A7752" w:rsidRDefault="005A7752" w:rsidP="00AD5698">
      <w:pPr>
        <w:spacing w:after="0" w:line="240" w:lineRule="auto"/>
      </w:pPr>
      <w:r>
        <w:separator/>
      </w:r>
    </w:p>
  </w:endnote>
  <w:endnote w:type="continuationSeparator" w:id="0">
    <w:p w14:paraId="0B543494" w14:textId="77777777" w:rsidR="005A7752" w:rsidRDefault="005A7752"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MRoman12-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37352F" w:rsidRDefault="0037352F"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37352F" w:rsidRDefault="0037352F" w:rsidP="0050297E">
    <w:pPr>
      <w:ind w:left="360"/>
      <w:jc w:val="both"/>
    </w:pPr>
    <w:r w:rsidRPr="0050297E">
      <w:t xml:space="preserve">* Corresponding author at: Department of Experimental Clinical and Health Psychology, Ghent University, Henri </w:t>
    </w:r>
    <w:proofErr w:type="spellStart"/>
    <w:r w:rsidRPr="0050297E">
      <w:t>Dunantlaan</w:t>
    </w:r>
    <w:proofErr w:type="spellEnd"/>
    <w:r w:rsidRPr="0050297E">
      <w:t xml:space="preserve">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EA1703" w14:textId="77777777" w:rsidR="005A7752" w:rsidRDefault="005A7752" w:rsidP="00AD5698">
      <w:pPr>
        <w:spacing w:after="0" w:line="240" w:lineRule="auto"/>
      </w:pPr>
      <w:r>
        <w:separator/>
      </w:r>
    </w:p>
  </w:footnote>
  <w:footnote w:type="continuationSeparator" w:id="0">
    <w:p w14:paraId="58173283" w14:textId="77777777" w:rsidR="005A7752" w:rsidRDefault="005A7752"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035596E4" w:rsidR="0037352F" w:rsidRDefault="0037352F">
    <w:pPr>
      <w:pStyle w:val="Header"/>
    </w:pPr>
    <w:r>
      <w:rPr>
        <w:szCs w:val="24"/>
      </w:rPr>
      <w:t>FEATURE-BASED ATTENTION AND REWARD</w:t>
    </w:r>
    <w:sdt>
      <w:sdtPr>
        <w:id w:val="-1319488693"/>
        <w:docPartObj>
          <w:docPartGallery w:val="Page Numbers (Top of Page)"/>
          <w:docPartUnique/>
        </w:docPartObj>
      </w:sdtPr>
      <w:sdtEndPr>
        <w:rPr>
          <w:noProof/>
        </w:rPr>
      </w:sdtEndPr>
      <w:sdtContent>
        <w:r>
          <w:tab/>
        </w:r>
        <w:r w:rsidRPr="00271CF9">
          <w:rPr>
            <w:szCs w:val="24"/>
          </w:rPr>
          <w:fldChar w:fldCharType="begin"/>
        </w:r>
        <w:r w:rsidRPr="00271CF9">
          <w:rPr>
            <w:szCs w:val="24"/>
          </w:rPr>
          <w:instrText xml:space="preserve"> PAGE   \* MERGEFORMAT </w:instrText>
        </w:r>
        <w:r w:rsidRPr="00271CF9">
          <w:rPr>
            <w:szCs w:val="24"/>
          </w:rPr>
          <w:fldChar w:fldCharType="separate"/>
        </w:r>
        <w:r w:rsidR="00396D2A">
          <w:rPr>
            <w:noProof/>
            <w:szCs w:val="24"/>
          </w:rPr>
          <w:t>6</w:t>
        </w:r>
        <w:r w:rsidRPr="00271CF9">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532432E7" w:rsidR="0037352F" w:rsidRDefault="0037352F" w:rsidP="0050297E">
    <w:pPr>
      <w:pStyle w:val="Header"/>
      <w:ind w:left="360"/>
    </w:pPr>
    <w:r>
      <w:rPr>
        <w:szCs w:val="24"/>
      </w:rPr>
      <w:t xml:space="preserve">Running head: FEATURE-BASED ATTENTION AND REWARD </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7"/>
  </w:num>
  <w:num w:numId="3">
    <w:abstractNumId w:val="17"/>
  </w:num>
  <w:num w:numId="4">
    <w:abstractNumId w:val="39"/>
  </w:num>
  <w:num w:numId="5">
    <w:abstractNumId w:val="15"/>
  </w:num>
  <w:num w:numId="6">
    <w:abstractNumId w:val="16"/>
  </w:num>
  <w:num w:numId="7">
    <w:abstractNumId w:val="10"/>
  </w:num>
  <w:num w:numId="8">
    <w:abstractNumId w:val="35"/>
  </w:num>
  <w:num w:numId="9">
    <w:abstractNumId w:val="19"/>
  </w:num>
  <w:num w:numId="10">
    <w:abstractNumId w:val="28"/>
  </w:num>
  <w:num w:numId="11">
    <w:abstractNumId w:val="20"/>
  </w:num>
  <w:num w:numId="12">
    <w:abstractNumId w:val="32"/>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9"/>
  </w:num>
  <w:num w:numId="24">
    <w:abstractNumId w:val="13"/>
  </w:num>
  <w:num w:numId="25">
    <w:abstractNumId w:val="24"/>
  </w:num>
  <w:num w:numId="26">
    <w:abstractNumId w:val="12"/>
  </w:num>
  <w:num w:numId="27">
    <w:abstractNumId w:val="26"/>
  </w:num>
  <w:num w:numId="28">
    <w:abstractNumId w:val="11"/>
  </w:num>
  <w:num w:numId="29">
    <w:abstractNumId w:val="25"/>
  </w:num>
  <w:num w:numId="30">
    <w:abstractNumId w:val="33"/>
  </w:num>
  <w:num w:numId="31">
    <w:abstractNumId w:val="21"/>
  </w:num>
  <w:num w:numId="32">
    <w:abstractNumId w:val="27"/>
  </w:num>
  <w:num w:numId="33">
    <w:abstractNumId w:val="38"/>
  </w:num>
  <w:num w:numId="34">
    <w:abstractNumId w:val="22"/>
  </w:num>
  <w:num w:numId="35">
    <w:abstractNumId w:val="14"/>
  </w:num>
  <w:num w:numId="36">
    <w:abstractNumId w:val="30"/>
  </w:num>
  <w:num w:numId="37">
    <w:abstractNumId w:val="34"/>
  </w:num>
  <w:num w:numId="38">
    <w:abstractNumId w:val="31"/>
  </w:num>
  <w:num w:numId="39">
    <w:abstractNumId w:val="18"/>
  </w:num>
  <w:num w:numId="40">
    <w:abstractNumId w:val="3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ersen, Soren">
    <w15:presenceInfo w15:providerId="AD" w15:userId="S-1-5-21-1658995823-507913555-681994661-207065"/>
  </w15:person>
  <w15:person w15:author="Ivan Grahek">
    <w15:presenceInfo w15:providerId="AD" w15:userId="S-1-5-21-4030456262-320625612-449655040-202850"/>
  </w15:person>
  <w15:person w15:author="Gilles Pourtois">
    <w15:presenceInfo w15:providerId="AD" w15:userId="S-1-5-21-4030456262-320625612-449655040-85699"/>
  </w15:person>
  <w15:person w15:author="Antonio Schettino">
    <w15:presenceInfo w15:providerId="None" w15:userId="Antonio Schetti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7"/>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F69"/>
    <w:rsid w:val="00001A87"/>
    <w:rsid w:val="000022BE"/>
    <w:rsid w:val="000033EB"/>
    <w:rsid w:val="00004024"/>
    <w:rsid w:val="00004924"/>
    <w:rsid w:val="00004A4A"/>
    <w:rsid w:val="000050EC"/>
    <w:rsid w:val="000055F6"/>
    <w:rsid w:val="00005AC3"/>
    <w:rsid w:val="00006078"/>
    <w:rsid w:val="000063F2"/>
    <w:rsid w:val="00007414"/>
    <w:rsid w:val="000113FA"/>
    <w:rsid w:val="00012A06"/>
    <w:rsid w:val="00013165"/>
    <w:rsid w:val="00013AA2"/>
    <w:rsid w:val="00013BD9"/>
    <w:rsid w:val="00014B1F"/>
    <w:rsid w:val="00016AB4"/>
    <w:rsid w:val="0001711D"/>
    <w:rsid w:val="000205A6"/>
    <w:rsid w:val="000205D1"/>
    <w:rsid w:val="000208FF"/>
    <w:rsid w:val="00021677"/>
    <w:rsid w:val="00021945"/>
    <w:rsid w:val="00022DFF"/>
    <w:rsid w:val="00024653"/>
    <w:rsid w:val="00025256"/>
    <w:rsid w:val="000252E3"/>
    <w:rsid w:val="000278C3"/>
    <w:rsid w:val="00031270"/>
    <w:rsid w:val="00031738"/>
    <w:rsid w:val="000317F2"/>
    <w:rsid w:val="00033739"/>
    <w:rsid w:val="00033749"/>
    <w:rsid w:val="00034038"/>
    <w:rsid w:val="00035288"/>
    <w:rsid w:val="000370C9"/>
    <w:rsid w:val="00040E81"/>
    <w:rsid w:val="000421E9"/>
    <w:rsid w:val="00042B55"/>
    <w:rsid w:val="0004428E"/>
    <w:rsid w:val="00044D29"/>
    <w:rsid w:val="00044E78"/>
    <w:rsid w:val="00045572"/>
    <w:rsid w:val="00045E5F"/>
    <w:rsid w:val="00046163"/>
    <w:rsid w:val="00046E8F"/>
    <w:rsid w:val="00050303"/>
    <w:rsid w:val="00050FEB"/>
    <w:rsid w:val="00051156"/>
    <w:rsid w:val="000518C5"/>
    <w:rsid w:val="00051E06"/>
    <w:rsid w:val="00052023"/>
    <w:rsid w:val="00052D94"/>
    <w:rsid w:val="00052EB0"/>
    <w:rsid w:val="00054E36"/>
    <w:rsid w:val="00055026"/>
    <w:rsid w:val="00055856"/>
    <w:rsid w:val="00056144"/>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725A"/>
    <w:rsid w:val="0007095C"/>
    <w:rsid w:val="00071506"/>
    <w:rsid w:val="000722C1"/>
    <w:rsid w:val="00073251"/>
    <w:rsid w:val="000801F7"/>
    <w:rsid w:val="00080B36"/>
    <w:rsid w:val="000819E8"/>
    <w:rsid w:val="00083C1B"/>
    <w:rsid w:val="000844F3"/>
    <w:rsid w:val="00084E06"/>
    <w:rsid w:val="00085449"/>
    <w:rsid w:val="00085D71"/>
    <w:rsid w:val="000868F1"/>
    <w:rsid w:val="00086F15"/>
    <w:rsid w:val="000877C6"/>
    <w:rsid w:val="00090DA3"/>
    <w:rsid w:val="00094139"/>
    <w:rsid w:val="00094ECE"/>
    <w:rsid w:val="000A220B"/>
    <w:rsid w:val="000A2810"/>
    <w:rsid w:val="000A292B"/>
    <w:rsid w:val="000A4D2D"/>
    <w:rsid w:val="000A54DD"/>
    <w:rsid w:val="000A6CFB"/>
    <w:rsid w:val="000A7001"/>
    <w:rsid w:val="000A717E"/>
    <w:rsid w:val="000A7558"/>
    <w:rsid w:val="000A774E"/>
    <w:rsid w:val="000B1B34"/>
    <w:rsid w:val="000B20DC"/>
    <w:rsid w:val="000B39A4"/>
    <w:rsid w:val="000B4D3A"/>
    <w:rsid w:val="000B5F71"/>
    <w:rsid w:val="000B69EF"/>
    <w:rsid w:val="000C16EC"/>
    <w:rsid w:val="000C1A99"/>
    <w:rsid w:val="000C2BBD"/>
    <w:rsid w:val="000C2F17"/>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71F7"/>
    <w:rsid w:val="000E0058"/>
    <w:rsid w:val="000E0F29"/>
    <w:rsid w:val="000E1CEB"/>
    <w:rsid w:val="000E2523"/>
    <w:rsid w:val="000E2D77"/>
    <w:rsid w:val="000E3B9B"/>
    <w:rsid w:val="000E489B"/>
    <w:rsid w:val="000E50F5"/>
    <w:rsid w:val="000E5106"/>
    <w:rsid w:val="000E56BE"/>
    <w:rsid w:val="000E6795"/>
    <w:rsid w:val="000E6AD1"/>
    <w:rsid w:val="000E798B"/>
    <w:rsid w:val="000F0109"/>
    <w:rsid w:val="000F0B2F"/>
    <w:rsid w:val="000F0D13"/>
    <w:rsid w:val="000F2158"/>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837"/>
    <w:rsid w:val="00112C25"/>
    <w:rsid w:val="001137CD"/>
    <w:rsid w:val="001140A2"/>
    <w:rsid w:val="001146F2"/>
    <w:rsid w:val="00116365"/>
    <w:rsid w:val="001205AE"/>
    <w:rsid w:val="0012155F"/>
    <w:rsid w:val="0012160F"/>
    <w:rsid w:val="0012309A"/>
    <w:rsid w:val="00123737"/>
    <w:rsid w:val="00123D7D"/>
    <w:rsid w:val="00124642"/>
    <w:rsid w:val="001257BA"/>
    <w:rsid w:val="00125E85"/>
    <w:rsid w:val="00126C2C"/>
    <w:rsid w:val="00126D19"/>
    <w:rsid w:val="001277B0"/>
    <w:rsid w:val="001324C9"/>
    <w:rsid w:val="001325FC"/>
    <w:rsid w:val="00132ACB"/>
    <w:rsid w:val="001334E3"/>
    <w:rsid w:val="001342DD"/>
    <w:rsid w:val="0013661A"/>
    <w:rsid w:val="00136C83"/>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2D0A"/>
    <w:rsid w:val="00153D0E"/>
    <w:rsid w:val="00153D62"/>
    <w:rsid w:val="001560D7"/>
    <w:rsid w:val="0015680F"/>
    <w:rsid w:val="00160297"/>
    <w:rsid w:val="0016031E"/>
    <w:rsid w:val="00160E25"/>
    <w:rsid w:val="00162EE1"/>
    <w:rsid w:val="00163E50"/>
    <w:rsid w:val="00164A01"/>
    <w:rsid w:val="00165985"/>
    <w:rsid w:val="001667F5"/>
    <w:rsid w:val="00166BBE"/>
    <w:rsid w:val="00166D71"/>
    <w:rsid w:val="00167249"/>
    <w:rsid w:val="00167639"/>
    <w:rsid w:val="00167DB9"/>
    <w:rsid w:val="00167EF1"/>
    <w:rsid w:val="00167FDD"/>
    <w:rsid w:val="00170E95"/>
    <w:rsid w:val="0017433F"/>
    <w:rsid w:val="001743A4"/>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276"/>
    <w:rsid w:val="00187D84"/>
    <w:rsid w:val="001909A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3BAA"/>
    <w:rsid w:val="001A4142"/>
    <w:rsid w:val="001A4421"/>
    <w:rsid w:val="001A456C"/>
    <w:rsid w:val="001A6403"/>
    <w:rsid w:val="001A7BD2"/>
    <w:rsid w:val="001B0F55"/>
    <w:rsid w:val="001B1AD1"/>
    <w:rsid w:val="001B2CE1"/>
    <w:rsid w:val="001B2F73"/>
    <w:rsid w:val="001B37E8"/>
    <w:rsid w:val="001B4210"/>
    <w:rsid w:val="001B4D94"/>
    <w:rsid w:val="001B5099"/>
    <w:rsid w:val="001B58DC"/>
    <w:rsid w:val="001B5AC2"/>
    <w:rsid w:val="001B6218"/>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E0EA2"/>
    <w:rsid w:val="001E1E80"/>
    <w:rsid w:val="001E24B0"/>
    <w:rsid w:val="001E2D4F"/>
    <w:rsid w:val="001E387B"/>
    <w:rsid w:val="001E3B67"/>
    <w:rsid w:val="001E492D"/>
    <w:rsid w:val="001E53B5"/>
    <w:rsid w:val="001E542D"/>
    <w:rsid w:val="001E637B"/>
    <w:rsid w:val="001E6683"/>
    <w:rsid w:val="001E67AD"/>
    <w:rsid w:val="001E6AC2"/>
    <w:rsid w:val="001E7455"/>
    <w:rsid w:val="001E7EAF"/>
    <w:rsid w:val="001F0FCF"/>
    <w:rsid w:val="001F1813"/>
    <w:rsid w:val="001F181A"/>
    <w:rsid w:val="001F2B18"/>
    <w:rsid w:val="001F35A2"/>
    <w:rsid w:val="001F3808"/>
    <w:rsid w:val="001F4AFC"/>
    <w:rsid w:val="001F4E7D"/>
    <w:rsid w:val="001F57E0"/>
    <w:rsid w:val="001F590A"/>
    <w:rsid w:val="001F6C38"/>
    <w:rsid w:val="0020050A"/>
    <w:rsid w:val="002006AF"/>
    <w:rsid w:val="0020354F"/>
    <w:rsid w:val="00205C85"/>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B2A"/>
    <w:rsid w:val="002353A8"/>
    <w:rsid w:val="002361A7"/>
    <w:rsid w:val="0023718A"/>
    <w:rsid w:val="0023737F"/>
    <w:rsid w:val="002374F2"/>
    <w:rsid w:val="002400B6"/>
    <w:rsid w:val="00240564"/>
    <w:rsid w:val="00240F39"/>
    <w:rsid w:val="0024124B"/>
    <w:rsid w:val="00242E48"/>
    <w:rsid w:val="00242EFD"/>
    <w:rsid w:val="0024313E"/>
    <w:rsid w:val="002441A7"/>
    <w:rsid w:val="00244291"/>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2C4C"/>
    <w:rsid w:val="0027356B"/>
    <w:rsid w:val="00273815"/>
    <w:rsid w:val="002739E0"/>
    <w:rsid w:val="002741E1"/>
    <w:rsid w:val="002745F6"/>
    <w:rsid w:val="002749BC"/>
    <w:rsid w:val="002749F6"/>
    <w:rsid w:val="00275DF8"/>
    <w:rsid w:val="00277716"/>
    <w:rsid w:val="002779F1"/>
    <w:rsid w:val="0028079B"/>
    <w:rsid w:val="002810FA"/>
    <w:rsid w:val="00282435"/>
    <w:rsid w:val="00282707"/>
    <w:rsid w:val="002840AB"/>
    <w:rsid w:val="00285E47"/>
    <w:rsid w:val="002864CA"/>
    <w:rsid w:val="00286CE5"/>
    <w:rsid w:val="00290CF8"/>
    <w:rsid w:val="002917A9"/>
    <w:rsid w:val="00291853"/>
    <w:rsid w:val="0029231D"/>
    <w:rsid w:val="00293801"/>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1E0"/>
    <w:rsid w:val="002A67C9"/>
    <w:rsid w:val="002A73E7"/>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954"/>
    <w:rsid w:val="002C0B17"/>
    <w:rsid w:val="002C152B"/>
    <w:rsid w:val="002C17B4"/>
    <w:rsid w:val="002C1C79"/>
    <w:rsid w:val="002C1FD5"/>
    <w:rsid w:val="002C2951"/>
    <w:rsid w:val="002C2BC1"/>
    <w:rsid w:val="002C348E"/>
    <w:rsid w:val="002C38E1"/>
    <w:rsid w:val="002C6016"/>
    <w:rsid w:val="002C6AB1"/>
    <w:rsid w:val="002D055B"/>
    <w:rsid w:val="002D1345"/>
    <w:rsid w:val="002D175F"/>
    <w:rsid w:val="002D1838"/>
    <w:rsid w:val="002D1ADC"/>
    <w:rsid w:val="002D2011"/>
    <w:rsid w:val="002D550E"/>
    <w:rsid w:val="002D5696"/>
    <w:rsid w:val="002D6AA9"/>
    <w:rsid w:val="002E084C"/>
    <w:rsid w:val="002E25E4"/>
    <w:rsid w:val="002E682B"/>
    <w:rsid w:val="002E70B7"/>
    <w:rsid w:val="002E73CE"/>
    <w:rsid w:val="002F1130"/>
    <w:rsid w:val="002F1342"/>
    <w:rsid w:val="002F2365"/>
    <w:rsid w:val="002F27DA"/>
    <w:rsid w:val="002F3051"/>
    <w:rsid w:val="002F3190"/>
    <w:rsid w:val="002F4FEB"/>
    <w:rsid w:val="002F5539"/>
    <w:rsid w:val="002F5597"/>
    <w:rsid w:val="002F6002"/>
    <w:rsid w:val="002F7630"/>
    <w:rsid w:val="00301109"/>
    <w:rsid w:val="00301B6A"/>
    <w:rsid w:val="003029C1"/>
    <w:rsid w:val="00302B74"/>
    <w:rsid w:val="003035A6"/>
    <w:rsid w:val="00305909"/>
    <w:rsid w:val="00310663"/>
    <w:rsid w:val="003106AE"/>
    <w:rsid w:val="00310A0E"/>
    <w:rsid w:val="00310F25"/>
    <w:rsid w:val="003132CE"/>
    <w:rsid w:val="00313C20"/>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5A62"/>
    <w:rsid w:val="003262D2"/>
    <w:rsid w:val="00326703"/>
    <w:rsid w:val="00326F1C"/>
    <w:rsid w:val="003273E4"/>
    <w:rsid w:val="003276B8"/>
    <w:rsid w:val="0033196B"/>
    <w:rsid w:val="003319D7"/>
    <w:rsid w:val="00331B9F"/>
    <w:rsid w:val="00331EE4"/>
    <w:rsid w:val="0033206D"/>
    <w:rsid w:val="00333D4A"/>
    <w:rsid w:val="0033469E"/>
    <w:rsid w:val="00335298"/>
    <w:rsid w:val="00335638"/>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60DC"/>
    <w:rsid w:val="003464B8"/>
    <w:rsid w:val="00346F04"/>
    <w:rsid w:val="00347C3C"/>
    <w:rsid w:val="003510D3"/>
    <w:rsid w:val="0035290F"/>
    <w:rsid w:val="00352ADB"/>
    <w:rsid w:val="00352BD6"/>
    <w:rsid w:val="00353122"/>
    <w:rsid w:val="003538C4"/>
    <w:rsid w:val="00353E6E"/>
    <w:rsid w:val="003541DB"/>
    <w:rsid w:val="00354B26"/>
    <w:rsid w:val="00355BB2"/>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52F"/>
    <w:rsid w:val="00373C76"/>
    <w:rsid w:val="00373CA6"/>
    <w:rsid w:val="00374706"/>
    <w:rsid w:val="0037482E"/>
    <w:rsid w:val="00374911"/>
    <w:rsid w:val="0037511E"/>
    <w:rsid w:val="003755CD"/>
    <w:rsid w:val="0037737A"/>
    <w:rsid w:val="003810D7"/>
    <w:rsid w:val="00383374"/>
    <w:rsid w:val="00383D06"/>
    <w:rsid w:val="00385668"/>
    <w:rsid w:val="00386168"/>
    <w:rsid w:val="00386227"/>
    <w:rsid w:val="0038641A"/>
    <w:rsid w:val="003875A6"/>
    <w:rsid w:val="003903E5"/>
    <w:rsid w:val="00390E84"/>
    <w:rsid w:val="00391195"/>
    <w:rsid w:val="0039218C"/>
    <w:rsid w:val="0039240D"/>
    <w:rsid w:val="003934E5"/>
    <w:rsid w:val="00395E64"/>
    <w:rsid w:val="00396321"/>
    <w:rsid w:val="00396D2A"/>
    <w:rsid w:val="003A042E"/>
    <w:rsid w:val="003A0966"/>
    <w:rsid w:val="003A0B81"/>
    <w:rsid w:val="003A0C89"/>
    <w:rsid w:val="003A10E8"/>
    <w:rsid w:val="003A1B96"/>
    <w:rsid w:val="003A268B"/>
    <w:rsid w:val="003A317E"/>
    <w:rsid w:val="003A3217"/>
    <w:rsid w:val="003A3681"/>
    <w:rsid w:val="003A4034"/>
    <w:rsid w:val="003A49B0"/>
    <w:rsid w:val="003A5736"/>
    <w:rsid w:val="003A573C"/>
    <w:rsid w:val="003A614F"/>
    <w:rsid w:val="003A671D"/>
    <w:rsid w:val="003A67ED"/>
    <w:rsid w:val="003A6914"/>
    <w:rsid w:val="003A6E24"/>
    <w:rsid w:val="003B134C"/>
    <w:rsid w:val="003B2BD6"/>
    <w:rsid w:val="003B2C48"/>
    <w:rsid w:val="003B33DC"/>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343"/>
    <w:rsid w:val="003E7D07"/>
    <w:rsid w:val="003E7FC7"/>
    <w:rsid w:val="003F0BFB"/>
    <w:rsid w:val="003F0EB9"/>
    <w:rsid w:val="003F4C5C"/>
    <w:rsid w:val="003F5D88"/>
    <w:rsid w:val="003F60C7"/>
    <w:rsid w:val="003F7C84"/>
    <w:rsid w:val="003F7F87"/>
    <w:rsid w:val="00400C04"/>
    <w:rsid w:val="004015B2"/>
    <w:rsid w:val="00401822"/>
    <w:rsid w:val="0040320C"/>
    <w:rsid w:val="00403D30"/>
    <w:rsid w:val="0040411C"/>
    <w:rsid w:val="004057FB"/>
    <w:rsid w:val="004063ED"/>
    <w:rsid w:val="00406A00"/>
    <w:rsid w:val="00410220"/>
    <w:rsid w:val="00410D50"/>
    <w:rsid w:val="00411041"/>
    <w:rsid w:val="0041159C"/>
    <w:rsid w:val="0041367D"/>
    <w:rsid w:val="00413DA4"/>
    <w:rsid w:val="004146F2"/>
    <w:rsid w:val="004157CB"/>
    <w:rsid w:val="00415F87"/>
    <w:rsid w:val="004162B2"/>
    <w:rsid w:val="004174F8"/>
    <w:rsid w:val="00417956"/>
    <w:rsid w:val="0041795F"/>
    <w:rsid w:val="00417CB8"/>
    <w:rsid w:val="00420345"/>
    <w:rsid w:val="00420790"/>
    <w:rsid w:val="00420E11"/>
    <w:rsid w:val="00421575"/>
    <w:rsid w:val="0042233E"/>
    <w:rsid w:val="004228FF"/>
    <w:rsid w:val="00422F09"/>
    <w:rsid w:val="0042302D"/>
    <w:rsid w:val="004269CE"/>
    <w:rsid w:val="00427017"/>
    <w:rsid w:val="00427132"/>
    <w:rsid w:val="00430349"/>
    <w:rsid w:val="004316A4"/>
    <w:rsid w:val="00431DAB"/>
    <w:rsid w:val="0043206E"/>
    <w:rsid w:val="00434591"/>
    <w:rsid w:val="0043559A"/>
    <w:rsid w:val="0043649E"/>
    <w:rsid w:val="004364A1"/>
    <w:rsid w:val="00436A97"/>
    <w:rsid w:val="00437C28"/>
    <w:rsid w:val="0044078F"/>
    <w:rsid w:val="00443CF7"/>
    <w:rsid w:val="0044641E"/>
    <w:rsid w:val="004479F7"/>
    <w:rsid w:val="00450C0F"/>
    <w:rsid w:val="004511EE"/>
    <w:rsid w:val="00451739"/>
    <w:rsid w:val="00453414"/>
    <w:rsid w:val="00454702"/>
    <w:rsid w:val="004549AF"/>
    <w:rsid w:val="0045540D"/>
    <w:rsid w:val="00455E60"/>
    <w:rsid w:val="0045648B"/>
    <w:rsid w:val="0045649D"/>
    <w:rsid w:val="00456597"/>
    <w:rsid w:val="004565AA"/>
    <w:rsid w:val="00456A14"/>
    <w:rsid w:val="00456AD5"/>
    <w:rsid w:val="00456AFA"/>
    <w:rsid w:val="004570B2"/>
    <w:rsid w:val="0046106E"/>
    <w:rsid w:val="00462A22"/>
    <w:rsid w:val="00462C5A"/>
    <w:rsid w:val="004633F4"/>
    <w:rsid w:val="00463635"/>
    <w:rsid w:val="0046376A"/>
    <w:rsid w:val="004644D0"/>
    <w:rsid w:val="00464912"/>
    <w:rsid w:val="004653A8"/>
    <w:rsid w:val="00466CE7"/>
    <w:rsid w:val="00466F15"/>
    <w:rsid w:val="0046723F"/>
    <w:rsid w:val="00467B10"/>
    <w:rsid w:val="0047066B"/>
    <w:rsid w:val="0047108B"/>
    <w:rsid w:val="0047115E"/>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3706"/>
    <w:rsid w:val="00493C9B"/>
    <w:rsid w:val="00493F25"/>
    <w:rsid w:val="0049494E"/>
    <w:rsid w:val="00495147"/>
    <w:rsid w:val="004952C5"/>
    <w:rsid w:val="0049608C"/>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04C5"/>
    <w:rsid w:val="004B1193"/>
    <w:rsid w:val="004B130F"/>
    <w:rsid w:val="004B1315"/>
    <w:rsid w:val="004B1B92"/>
    <w:rsid w:val="004B2000"/>
    <w:rsid w:val="004B2E30"/>
    <w:rsid w:val="004B34F5"/>
    <w:rsid w:val="004B63CB"/>
    <w:rsid w:val="004B6439"/>
    <w:rsid w:val="004B6B88"/>
    <w:rsid w:val="004B6FE1"/>
    <w:rsid w:val="004C0292"/>
    <w:rsid w:val="004C1D6D"/>
    <w:rsid w:val="004C2332"/>
    <w:rsid w:val="004C2BB1"/>
    <w:rsid w:val="004C2D9A"/>
    <w:rsid w:val="004C379C"/>
    <w:rsid w:val="004C37AE"/>
    <w:rsid w:val="004C6E54"/>
    <w:rsid w:val="004C70FB"/>
    <w:rsid w:val="004D0ADE"/>
    <w:rsid w:val="004D0C13"/>
    <w:rsid w:val="004D11C0"/>
    <w:rsid w:val="004D1A58"/>
    <w:rsid w:val="004D255F"/>
    <w:rsid w:val="004D2F2E"/>
    <w:rsid w:val="004D32F3"/>
    <w:rsid w:val="004D3AB3"/>
    <w:rsid w:val="004D3CB4"/>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F03CD"/>
    <w:rsid w:val="004F1131"/>
    <w:rsid w:val="004F1233"/>
    <w:rsid w:val="004F2264"/>
    <w:rsid w:val="004F22DB"/>
    <w:rsid w:val="004F2429"/>
    <w:rsid w:val="004F24BD"/>
    <w:rsid w:val="004F2B99"/>
    <w:rsid w:val="004F2CCF"/>
    <w:rsid w:val="004F46FB"/>
    <w:rsid w:val="004F47E2"/>
    <w:rsid w:val="004F571C"/>
    <w:rsid w:val="004F6933"/>
    <w:rsid w:val="004F6ED4"/>
    <w:rsid w:val="004F6F4C"/>
    <w:rsid w:val="004F717C"/>
    <w:rsid w:val="00502151"/>
    <w:rsid w:val="005021D4"/>
    <w:rsid w:val="0050297E"/>
    <w:rsid w:val="0050408F"/>
    <w:rsid w:val="005046C2"/>
    <w:rsid w:val="00504702"/>
    <w:rsid w:val="0050499F"/>
    <w:rsid w:val="00505359"/>
    <w:rsid w:val="00506144"/>
    <w:rsid w:val="00510DA0"/>
    <w:rsid w:val="00511B15"/>
    <w:rsid w:val="00512B3F"/>
    <w:rsid w:val="00513F16"/>
    <w:rsid w:val="00515B4E"/>
    <w:rsid w:val="00515EFA"/>
    <w:rsid w:val="00516422"/>
    <w:rsid w:val="00516875"/>
    <w:rsid w:val="00517170"/>
    <w:rsid w:val="0051718B"/>
    <w:rsid w:val="00517ADE"/>
    <w:rsid w:val="00523AF0"/>
    <w:rsid w:val="00524110"/>
    <w:rsid w:val="0052497B"/>
    <w:rsid w:val="00524BF7"/>
    <w:rsid w:val="00525408"/>
    <w:rsid w:val="005256ED"/>
    <w:rsid w:val="00525DB5"/>
    <w:rsid w:val="00526FA2"/>
    <w:rsid w:val="00527B37"/>
    <w:rsid w:val="0053025D"/>
    <w:rsid w:val="00530A38"/>
    <w:rsid w:val="0053165D"/>
    <w:rsid w:val="0053346D"/>
    <w:rsid w:val="00534F07"/>
    <w:rsid w:val="0053562F"/>
    <w:rsid w:val="0053658B"/>
    <w:rsid w:val="0053671B"/>
    <w:rsid w:val="005375AF"/>
    <w:rsid w:val="00540089"/>
    <w:rsid w:val="005403D8"/>
    <w:rsid w:val="0054295E"/>
    <w:rsid w:val="00544BF2"/>
    <w:rsid w:val="00545C94"/>
    <w:rsid w:val="00545CC7"/>
    <w:rsid w:val="00546CB9"/>
    <w:rsid w:val="00546EF5"/>
    <w:rsid w:val="005479A5"/>
    <w:rsid w:val="00553066"/>
    <w:rsid w:val="005530E3"/>
    <w:rsid w:val="005548A9"/>
    <w:rsid w:val="00555151"/>
    <w:rsid w:val="00555B1B"/>
    <w:rsid w:val="005561D5"/>
    <w:rsid w:val="00556CA7"/>
    <w:rsid w:val="00557230"/>
    <w:rsid w:val="00560057"/>
    <w:rsid w:val="00561252"/>
    <w:rsid w:val="005614C4"/>
    <w:rsid w:val="00561F46"/>
    <w:rsid w:val="00562D7F"/>
    <w:rsid w:val="00563137"/>
    <w:rsid w:val="005634F5"/>
    <w:rsid w:val="005635D7"/>
    <w:rsid w:val="00563B0E"/>
    <w:rsid w:val="00563DC4"/>
    <w:rsid w:val="005648AB"/>
    <w:rsid w:val="00564D47"/>
    <w:rsid w:val="00565524"/>
    <w:rsid w:val="00566F1F"/>
    <w:rsid w:val="00570619"/>
    <w:rsid w:val="00571A0C"/>
    <w:rsid w:val="00572E0F"/>
    <w:rsid w:val="00573906"/>
    <w:rsid w:val="0057431C"/>
    <w:rsid w:val="005751CB"/>
    <w:rsid w:val="00575829"/>
    <w:rsid w:val="0057658E"/>
    <w:rsid w:val="005774DA"/>
    <w:rsid w:val="00577FD1"/>
    <w:rsid w:val="005839D2"/>
    <w:rsid w:val="00584552"/>
    <w:rsid w:val="005847E9"/>
    <w:rsid w:val="005865BB"/>
    <w:rsid w:val="00587C68"/>
    <w:rsid w:val="0059007C"/>
    <w:rsid w:val="00590D31"/>
    <w:rsid w:val="00591141"/>
    <w:rsid w:val="00592409"/>
    <w:rsid w:val="00592F04"/>
    <w:rsid w:val="00593D6B"/>
    <w:rsid w:val="00595414"/>
    <w:rsid w:val="00595B7D"/>
    <w:rsid w:val="005975D1"/>
    <w:rsid w:val="005976B3"/>
    <w:rsid w:val="005A0323"/>
    <w:rsid w:val="005A0A1F"/>
    <w:rsid w:val="005A1715"/>
    <w:rsid w:val="005A2D92"/>
    <w:rsid w:val="005A3F41"/>
    <w:rsid w:val="005A5F70"/>
    <w:rsid w:val="005A7752"/>
    <w:rsid w:val="005B2FAA"/>
    <w:rsid w:val="005B3781"/>
    <w:rsid w:val="005B39DD"/>
    <w:rsid w:val="005B3E7B"/>
    <w:rsid w:val="005B3F3A"/>
    <w:rsid w:val="005B64AE"/>
    <w:rsid w:val="005B6B9E"/>
    <w:rsid w:val="005B79D8"/>
    <w:rsid w:val="005B7AC5"/>
    <w:rsid w:val="005B7BA6"/>
    <w:rsid w:val="005C0B45"/>
    <w:rsid w:val="005C0BB0"/>
    <w:rsid w:val="005C11D6"/>
    <w:rsid w:val="005C16B0"/>
    <w:rsid w:val="005C2128"/>
    <w:rsid w:val="005C2A16"/>
    <w:rsid w:val="005C2EED"/>
    <w:rsid w:val="005C4A57"/>
    <w:rsid w:val="005C4E93"/>
    <w:rsid w:val="005C507F"/>
    <w:rsid w:val="005C5289"/>
    <w:rsid w:val="005D0085"/>
    <w:rsid w:val="005D19A7"/>
    <w:rsid w:val="005D1A60"/>
    <w:rsid w:val="005D20AE"/>
    <w:rsid w:val="005D2B2E"/>
    <w:rsid w:val="005D31B1"/>
    <w:rsid w:val="005D3264"/>
    <w:rsid w:val="005D34FC"/>
    <w:rsid w:val="005D4203"/>
    <w:rsid w:val="005D5080"/>
    <w:rsid w:val="005D6072"/>
    <w:rsid w:val="005D6B0D"/>
    <w:rsid w:val="005D72C4"/>
    <w:rsid w:val="005E0AAC"/>
    <w:rsid w:val="005E100F"/>
    <w:rsid w:val="005E11A3"/>
    <w:rsid w:val="005E1672"/>
    <w:rsid w:val="005E297B"/>
    <w:rsid w:val="005E2D84"/>
    <w:rsid w:val="005E4121"/>
    <w:rsid w:val="005E7360"/>
    <w:rsid w:val="005E792C"/>
    <w:rsid w:val="005E7EE5"/>
    <w:rsid w:val="005F02E2"/>
    <w:rsid w:val="005F23C1"/>
    <w:rsid w:val="005F3ABC"/>
    <w:rsid w:val="005F3CF6"/>
    <w:rsid w:val="005F3FB5"/>
    <w:rsid w:val="005F4804"/>
    <w:rsid w:val="005F5949"/>
    <w:rsid w:val="005F595A"/>
    <w:rsid w:val="005F59DC"/>
    <w:rsid w:val="005F607D"/>
    <w:rsid w:val="005F6845"/>
    <w:rsid w:val="005F6E22"/>
    <w:rsid w:val="005F6FA3"/>
    <w:rsid w:val="006012E6"/>
    <w:rsid w:val="0060195E"/>
    <w:rsid w:val="006020A0"/>
    <w:rsid w:val="00602B38"/>
    <w:rsid w:val="0060344A"/>
    <w:rsid w:val="00603A1F"/>
    <w:rsid w:val="00604718"/>
    <w:rsid w:val="00604A31"/>
    <w:rsid w:val="00604DEE"/>
    <w:rsid w:val="00605391"/>
    <w:rsid w:val="00605897"/>
    <w:rsid w:val="006063D1"/>
    <w:rsid w:val="00607258"/>
    <w:rsid w:val="00607E9B"/>
    <w:rsid w:val="00610295"/>
    <w:rsid w:val="00610AD0"/>
    <w:rsid w:val="00611D52"/>
    <w:rsid w:val="006120C4"/>
    <w:rsid w:val="006130FB"/>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4652"/>
    <w:rsid w:val="00666A72"/>
    <w:rsid w:val="00670101"/>
    <w:rsid w:val="006702FE"/>
    <w:rsid w:val="00672325"/>
    <w:rsid w:val="00672A58"/>
    <w:rsid w:val="00672DE8"/>
    <w:rsid w:val="006737F8"/>
    <w:rsid w:val="00675162"/>
    <w:rsid w:val="00675E0F"/>
    <w:rsid w:val="00676451"/>
    <w:rsid w:val="006766C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58F0"/>
    <w:rsid w:val="006A625B"/>
    <w:rsid w:val="006A6452"/>
    <w:rsid w:val="006A7BC6"/>
    <w:rsid w:val="006B087B"/>
    <w:rsid w:val="006B2F93"/>
    <w:rsid w:val="006B3E6C"/>
    <w:rsid w:val="006B4A6F"/>
    <w:rsid w:val="006B7BC0"/>
    <w:rsid w:val="006B7FEC"/>
    <w:rsid w:val="006C11D9"/>
    <w:rsid w:val="006C395A"/>
    <w:rsid w:val="006C5179"/>
    <w:rsid w:val="006C5325"/>
    <w:rsid w:val="006C58D6"/>
    <w:rsid w:val="006C644D"/>
    <w:rsid w:val="006C73F2"/>
    <w:rsid w:val="006D0089"/>
    <w:rsid w:val="006D0A2B"/>
    <w:rsid w:val="006D0AFA"/>
    <w:rsid w:val="006D139F"/>
    <w:rsid w:val="006D1B1B"/>
    <w:rsid w:val="006D20B9"/>
    <w:rsid w:val="006D2420"/>
    <w:rsid w:val="006D2608"/>
    <w:rsid w:val="006D2C21"/>
    <w:rsid w:val="006D3350"/>
    <w:rsid w:val="006D368E"/>
    <w:rsid w:val="006D4521"/>
    <w:rsid w:val="006D6207"/>
    <w:rsid w:val="006D7264"/>
    <w:rsid w:val="006E0DCE"/>
    <w:rsid w:val="006E0E26"/>
    <w:rsid w:val="006E0ED5"/>
    <w:rsid w:val="006E109B"/>
    <w:rsid w:val="006E1360"/>
    <w:rsid w:val="006E2ACD"/>
    <w:rsid w:val="006E3FAB"/>
    <w:rsid w:val="006E41D1"/>
    <w:rsid w:val="006E574B"/>
    <w:rsid w:val="006E5A27"/>
    <w:rsid w:val="006E5ABE"/>
    <w:rsid w:val="006E644F"/>
    <w:rsid w:val="006E6530"/>
    <w:rsid w:val="006E7BBD"/>
    <w:rsid w:val="006E7D6B"/>
    <w:rsid w:val="006F0B93"/>
    <w:rsid w:val="006F1F4E"/>
    <w:rsid w:val="006F257E"/>
    <w:rsid w:val="006F29FB"/>
    <w:rsid w:val="006F3879"/>
    <w:rsid w:val="006F6090"/>
    <w:rsid w:val="006F62F4"/>
    <w:rsid w:val="006F6D5A"/>
    <w:rsid w:val="00700592"/>
    <w:rsid w:val="00700D33"/>
    <w:rsid w:val="0070154C"/>
    <w:rsid w:val="00702AB0"/>
    <w:rsid w:val="00702F44"/>
    <w:rsid w:val="00702FE1"/>
    <w:rsid w:val="007035FC"/>
    <w:rsid w:val="00703CFE"/>
    <w:rsid w:val="00703DB2"/>
    <w:rsid w:val="00704050"/>
    <w:rsid w:val="007041F2"/>
    <w:rsid w:val="00704E9A"/>
    <w:rsid w:val="00705453"/>
    <w:rsid w:val="00705B4E"/>
    <w:rsid w:val="007063D5"/>
    <w:rsid w:val="007067DE"/>
    <w:rsid w:val="0071062A"/>
    <w:rsid w:val="00710B31"/>
    <w:rsid w:val="007118AB"/>
    <w:rsid w:val="007120E5"/>
    <w:rsid w:val="00712DBF"/>
    <w:rsid w:val="007134F0"/>
    <w:rsid w:val="00716C5B"/>
    <w:rsid w:val="00716DF0"/>
    <w:rsid w:val="0072056C"/>
    <w:rsid w:val="00720800"/>
    <w:rsid w:val="00721D4C"/>
    <w:rsid w:val="00722D0B"/>
    <w:rsid w:val="007239B4"/>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2BBC"/>
    <w:rsid w:val="00754C0F"/>
    <w:rsid w:val="0075529F"/>
    <w:rsid w:val="00755367"/>
    <w:rsid w:val="007559FA"/>
    <w:rsid w:val="00756EBB"/>
    <w:rsid w:val="00757A59"/>
    <w:rsid w:val="00761B0C"/>
    <w:rsid w:val="00761C9D"/>
    <w:rsid w:val="00762A26"/>
    <w:rsid w:val="00763151"/>
    <w:rsid w:val="00763929"/>
    <w:rsid w:val="007647C4"/>
    <w:rsid w:val="007657DC"/>
    <w:rsid w:val="00765B6B"/>
    <w:rsid w:val="00766617"/>
    <w:rsid w:val="00767A32"/>
    <w:rsid w:val="007709FE"/>
    <w:rsid w:val="00771373"/>
    <w:rsid w:val="00771755"/>
    <w:rsid w:val="007720EA"/>
    <w:rsid w:val="00772FCE"/>
    <w:rsid w:val="00773463"/>
    <w:rsid w:val="00773716"/>
    <w:rsid w:val="00774087"/>
    <w:rsid w:val="007740B3"/>
    <w:rsid w:val="00774AA5"/>
    <w:rsid w:val="00777547"/>
    <w:rsid w:val="00777CF9"/>
    <w:rsid w:val="00777EAE"/>
    <w:rsid w:val="00780408"/>
    <w:rsid w:val="00780C7E"/>
    <w:rsid w:val="00783063"/>
    <w:rsid w:val="007837B9"/>
    <w:rsid w:val="007849E7"/>
    <w:rsid w:val="0078557A"/>
    <w:rsid w:val="007857DF"/>
    <w:rsid w:val="007876D8"/>
    <w:rsid w:val="00787961"/>
    <w:rsid w:val="00787A31"/>
    <w:rsid w:val="00790508"/>
    <w:rsid w:val="00790837"/>
    <w:rsid w:val="00790B24"/>
    <w:rsid w:val="00791E0B"/>
    <w:rsid w:val="00792843"/>
    <w:rsid w:val="00792E3F"/>
    <w:rsid w:val="007930D0"/>
    <w:rsid w:val="00794A66"/>
    <w:rsid w:val="007952A1"/>
    <w:rsid w:val="007955C1"/>
    <w:rsid w:val="007967FA"/>
    <w:rsid w:val="00796C11"/>
    <w:rsid w:val="00796DEC"/>
    <w:rsid w:val="00796EA3"/>
    <w:rsid w:val="00797033"/>
    <w:rsid w:val="007978AC"/>
    <w:rsid w:val="007A19B2"/>
    <w:rsid w:val="007A2CB6"/>
    <w:rsid w:val="007A2D89"/>
    <w:rsid w:val="007A2DB8"/>
    <w:rsid w:val="007A318B"/>
    <w:rsid w:val="007A38B2"/>
    <w:rsid w:val="007A409E"/>
    <w:rsid w:val="007A42CB"/>
    <w:rsid w:val="007A48DF"/>
    <w:rsid w:val="007A5260"/>
    <w:rsid w:val="007A558F"/>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E4D"/>
    <w:rsid w:val="007E1B38"/>
    <w:rsid w:val="007E2FCA"/>
    <w:rsid w:val="007E3EC7"/>
    <w:rsid w:val="007E410D"/>
    <w:rsid w:val="007E7285"/>
    <w:rsid w:val="007F1991"/>
    <w:rsid w:val="007F1D89"/>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41DE"/>
    <w:rsid w:val="0081424F"/>
    <w:rsid w:val="00814300"/>
    <w:rsid w:val="00814B10"/>
    <w:rsid w:val="00814E74"/>
    <w:rsid w:val="00815D63"/>
    <w:rsid w:val="00817C25"/>
    <w:rsid w:val="00820D57"/>
    <w:rsid w:val="00820DF7"/>
    <w:rsid w:val="0082233C"/>
    <w:rsid w:val="00822504"/>
    <w:rsid w:val="00822832"/>
    <w:rsid w:val="00824203"/>
    <w:rsid w:val="00825530"/>
    <w:rsid w:val="008258E2"/>
    <w:rsid w:val="0082617B"/>
    <w:rsid w:val="00826535"/>
    <w:rsid w:val="00826D7A"/>
    <w:rsid w:val="00827815"/>
    <w:rsid w:val="008304F1"/>
    <w:rsid w:val="00830B50"/>
    <w:rsid w:val="00832287"/>
    <w:rsid w:val="0083578A"/>
    <w:rsid w:val="008357B4"/>
    <w:rsid w:val="00835B52"/>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1D07"/>
    <w:rsid w:val="0085279D"/>
    <w:rsid w:val="008532B9"/>
    <w:rsid w:val="00855C3A"/>
    <w:rsid w:val="00855D2C"/>
    <w:rsid w:val="0085780C"/>
    <w:rsid w:val="00857B9D"/>
    <w:rsid w:val="00860BCD"/>
    <w:rsid w:val="0086108A"/>
    <w:rsid w:val="00861A7F"/>
    <w:rsid w:val="00863294"/>
    <w:rsid w:val="0086688A"/>
    <w:rsid w:val="00866E25"/>
    <w:rsid w:val="008675EE"/>
    <w:rsid w:val="00867878"/>
    <w:rsid w:val="00873BC0"/>
    <w:rsid w:val="00873E86"/>
    <w:rsid w:val="00874A2A"/>
    <w:rsid w:val="0087583D"/>
    <w:rsid w:val="00876BCA"/>
    <w:rsid w:val="008775D5"/>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2A0"/>
    <w:rsid w:val="00894633"/>
    <w:rsid w:val="008956DA"/>
    <w:rsid w:val="00896812"/>
    <w:rsid w:val="008972C7"/>
    <w:rsid w:val="008A07E1"/>
    <w:rsid w:val="008A0B4A"/>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1548"/>
    <w:rsid w:val="008D1833"/>
    <w:rsid w:val="008D2436"/>
    <w:rsid w:val="008D2531"/>
    <w:rsid w:val="008D3E39"/>
    <w:rsid w:val="008D495B"/>
    <w:rsid w:val="008D4AB1"/>
    <w:rsid w:val="008D6BE0"/>
    <w:rsid w:val="008D6F6F"/>
    <w:rsid w:val="008D7ACA"/>
    <w:rsid w:val="008D7BCF"/>
    <w:rsid w:val="008E021D"/>
    <w:rsid w:val="008E10E5"/>
    <w:rsid w:val="008E129E"/>
    <w:rsid w:val="008E26EF"/>
    <w:rsid w:val="008E2963"/>
    <w:rsid w:val="008E2979"/>
    <w:rsid w:val="008E2D11"/>
    <w:rsid w:val="008E3A82"/>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30A88"/>
    <w:rsid w:val="00930B9E"/>
    <w:rsid w:val="00931CAE"/>
    <w:rsid w:val="00931E2D"/>
    <w:rsid w:val="0093339D"/>
    <w:rsid w:val="009334AA"/>
    <w:rsid w:val="009344D3"/>
    <w:rsid w:val="00934F2D"/>
    <w:rsid w:val="00935DD8"/>
    <w:rsid w:val="00936271"/>
    <w:rsid w:val="00936E1C"/>
    <w:rsid w:val="009374FA"/>
    <w:rsid w:val="00940AA3"/>
    <w:rsid w:val="00941A3D"/>
    <w:rsid w:val="00941A4A"/>
    <w:rsid w:val="00941D55"/>
    <w:rsid w:val="00941EED"/>
    <w:rsid w:val="00942233"/>
    <w:rsid w:val="00943090"/>
    <w:rsid w:val="00943564"/>
    <w:rsid w:val="009449A5"/>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174"/>
    <w:rsid w:val="00990631"/>
    <w:rsid w:val="00990774"/>
    <w:rsid w:val="00991070"/>
    <w:rsid w:val="00991D79"/>
    <w:rsid w:val="009922FF"/>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7A6"/>
    <w:rsid w:val="009B1F05"/>
    <w:rsid w:val="009B2947"/>
    <w:rsid w:val="009B301C"/>
    <w:rsid w:val="009B4493"/>
    <w:rsid w:val="009B49A9"/>
    <w:rsid w:val="009B4B36"/>
    <w:rsid w:val="009B4EDE"/>
    <w:rsid w:val="009B4EF7"/>
    <w:rsid w:val="009B5C92"/>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580"/>
    <w:rsid w:val="009E0846"/>
    <w:rsid w:val="009E0B63"/>
    <w:rsid w:val="009E178D"/>
    <w:rsid w:val="009E19DD"/>
    <w:rsid w:val="009E1DE8"/>
    <w:rsid w:val="009E5757"/>
    <w:rsid w:val="009E5E65"/>
    <w:rsid w:val="009E5EBD"/>
    <w:rsid w:val="009E5F8B"/>
    <w:rsid w:val="009E6FB5"/>
    <w:rsid w:val="009F0693"/>
    <w:rsid w:val="009F1C53"/>
    <w:rsid w:val="009F2266"/>
    <w:rsid w:val="009F265D"/>
    <w:rsid w:val="009F39B9"/>
    <w:rsid w:val="009F49C2"/>
    <w:rsid w:val="009F4A28"/>
    <w:rsid w:val="009F4E59"/>
    <w:rsid w:val="009F5F61"/>
    <w:rsid w:val="009F6352"/>
    <w:rsid w:val="009F6ECC"/>
    <w:rsid w:val="009F72CD"/>
    <w:rsid w:val="00A0034A"/>
    <w:rsid w:val="00A00E3A"/>
    <w:rsid w:val="00A02266"/>
    <w:rsid w:val="00A02780"/>
    <w:rsid w:val="00A0346C"/>
    <w:rsid w:val="00A03E7B"/>
    <w:rsid w:val="00A03FDB"/>
    <w:rsid w:val="00A065A0"/>
    <w:rsid w:val="00A06F26"/>
    <w:rsid w:val="00A10931"/>
    <w:rsid w:val="00A11155"/>
    <w:rsid w:val="00A1583D"/>
    <w:rsid w:val="00A16695"/>
    <w:rsid w:val="00A16775"/>
    <w:rsid w:val="00A16807"/>
    <w:rsid w:val="00A177E1"/>
    <w:rsid w:val="00A17A7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306"/>
    <w:rsid w:val="00A44BB3"/>
    <w:rsid w:val="00A46080"/>
    <w:rsid w:val="00A465E2"/>
    <w:rsid w:val="00A46BC1"/>
    <w:rsid w:val="00A4736E"/>
    <w:rsid w:val="00A50EF1"/>
    <w:rsid w:val="00A52141"/>
    <w:rsid w:val="00A5247C"/>
    <w:rsid w:val="00A531E5"/>
    <w:rsid w:val="00A537FA"/>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33BB"/>
    <w:rsid w:val="00A73461"/>
    <w:rsid w:val="00A74EFB"/>
    <w:rsid w:val="00A77B74"/>
    <w:rsid w:val="00A808E9"/>
    <w:rsid w:val="00A81B34"/>
    <w:rsid w:val="00A81FA5"/>
    <w:rsid w:val="00A8233A"/>
    <w:rsid w:val="00A82927"/>
    <w:rsid w:val="00A82B54"/>
    <w:rsid w:val="00A82E60"/>
    <w:rsid w:val="00A83029"/>
    <w:rsid w:val="00A8422C"/>
    <w:rsid w:val="00A846DD"/>
    <w:rsid w:val="00A8474A"/>
    <w:rsid w:val="00A866A6"/>
    <w:rsid w:val="00A87CCF"/>
    <w:rsid w:val="00A902AD"/>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B7FA2"/>
    <w:rsid w:val="00AC026A"/>
    <w:rsid w:val="00AC12B7"/>
    <w:rsid w:val="00AC245C"/>
    <w:rsid w:val="00AC2B51"/>
    <w:rsid w:val="00AC456C"/>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2222"/>
    <w:rsid w:val="00AE2387"/>
    <w:rsid w:val="00AE2584"/>
    <w:rsid w:val="00AE47B0"/>
    <w:rsid w:val="00AE55F5"/>
    <w:rsid w:val="00AE5A81"/>
    <w:rsid w:val="00AE5E44"/>
    <w:rsid w:val="00AE6730"/>
    <w:rsid w:val="00AE7ACE"/>
    <w:rsid w:val="00AF0485"/>
    <w:rsid w:val="00AF1D01"/>
    <w:rsid w:val="00AF28EA"/>
    <w:rsid w:val="00AF403A"/>
    <w:rsid w:val="00AF557E"/>
    <w:rsid w:val="00AF5F0D"/>
    <w:rsid w:val="00AF6156"/>
    <w:rsid w:val="00AF7DAC"/>
    <w:rsid w:val="00B01907"/>
    <w:rsid w:val="00B0238E"/>
    <w:rsid w:val="00B035F3"/>
    <w:rsid w:val="00B03B07"/>
    <w:rsid w:val="00B05421"/>
    <w:rsid w:val="00B05CD3"/>
    <w:rsid w:val="00B06769"/>
    <w:rsid w:val="00B06880"/>
    <w:rsid w:val="00B06B61"/>
    <w:rsid w:val="00B0703A"/>
    <w:rsid w:val="00B075E2"/>
    <w:rsid w:val="00B07BE8"/>
    <w:rsid w:val="00B07CA1"/>
    <w:rsid w:val="00B100A4"/>
    <w:rsid w:val="00B1021D"/>
    <w:rsid w:val="00B105DC"/>
    <w:rsid w:val="00B117DE"/>
    <w:rsid w:val="00B11A18"/>
    <w:rsid w:val="00B11CC0"/>
    <w:rsid w:val="00B13CE3"/>
    <w:rsid w:val="00B15074"/>
    <w:rsid w:val="00B16065"/>
    <w:rsid w:val="00B16292"/>
    <w:rsid w:val="00B1722F"/>
    <w:rsid w:val="00B177D4"/>
    <w:rsid w:val="00B207E5"/>
    <w:rsid w:val="00B20C8F"/>
    <w:rsid w:val="00B2104F"/>
    <w:rsid w:val="00B21791"/>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401"/>
    <w:rsid w:val="00B37ADD"/>
    <w:rsid w:val="00B40E1A"/>
    <w:rsid w:val="00B4212D"/>
    <w:rsid w:val="00B42378"/>
    <w:rsid w:val="00B42BE5"/>
    <w:rsid w:val="00B44B7C"/>
    <w:rsid w:val="00B44C34"/>
    <w:rsid w:val="00B44C35"/>
    <w:rsid w:val="00B46A1B"/>
    <w:rsid w:val="00B46E08"/>
    <w:rsid w:val="00B47F53"/>
    <w:rsid w:val="00B5085F"/>
    <w:rsid w:val="00B5232F"/>
    <w:rsid w:val="00B5294B"/>
    <w:rsid w:val="00B539A2"/>
    <w:rsid w:val="00B54BC4"/>
    <w:rsid w:val="00B57238"/>
    <w:rsid w:val="00B57635"/>
    <w:rsid w:val="00B57645"/>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479"/>
    <w:rsid w:val="00B7072D"/>
    <w:rsid w:val="00B70F7E"/>
    <w:rsid w:val="00B71FD2"/>
    <w:rsid w:val="00B72322"/>
    <w:rsid w:val="00B72801"/>
    <w:rsid w:val="00B72AAA"/>
    <w:rsid w:val="00B754E8"/>
    <w:rsid w:val="00B760B0"/>
    <w:rsid w:val="00B76B7D"/>
    <w:rsid w:val="00B77B92"/>
    <w:rsid w:val="00B81505"/>
    <w:rsid w:val="00B82C1E"/>
    <w:rsid w:val="00B8312C"/>
    <w:rsid w:val="00B833B6"/>
    <w:rsid w:val="00B83E74"/>
    <w:rsid w:val="00B83EC6"/>
    <w:rsid w:val="00B856AD"/>
    <w:rsid w:val="00B85F9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A51"/>
    <w:rsid w:val="00BA5B39"/>
    <w:rsid w:val="00BA66AC"/>
    <w:rsid w:val="00BA6825"/>
    <w:rsid w:val="00BA6D9D"/>
    <w:rsid w:val="00BA7B6A"/>
    <w:rsid w:val="00BB0C0B"/>
    <w:rsid w:val="00BB0EE5"/>
    <w:rsid w:val="00BB1F82"/>
    <w:rsid w:val="00BB208B"/>
    <w:rsid w:val="00BB21C1"/>
    <w:rsid w:val="00BB2FBD"/>
    <w:rsid w:val="00BB3501"/>
    <w:rsid w:val="00BB39C1"/>
    <w:rsid w:val="00BB3B84"/>
    <w:rsid w:val="00BB3C3C"/>
    <w:rsid w:val="00BB4AF6"/>
    <w:rsid w:val="00BB55A2"/>
    <w:rsid w:val="00BB5A11"/>
    <w:rsid w:val="00BB7386"/>
    <w:rsid w:val="00BC0020"/>
    <w:rsid w:val="00BC0BED"/>
    <w:rsid w:val="00BC0E30"/>
    <w:rsid w:val="00BC1BFC"/>
    <w:rsid w:val="00BC2ED2"/>
    <w:rsid w:val="00BC30B7"/>
    <w:rsid w:val="00BC3939"/>
    <w:rsid w:val="00BC3FB6"/>
    <w:rsid w:val="00BC4522"/>
    <w:rsid w:val="00BC614E"/>
    <w:rsid w:val="00BC6979"/>
    <w:rsid w:val="00BC74B2"/>
    <w:rsid w:val="00BC78D5"/>
    <w:rsid w:val="00BC7927"/>
    <w:rsid w:val="00BC7D05"/>
    <w:rsid w:val="00BD0727"/>
    <w:rsid w:val="00BD12A6"/>
    <w:rsid w:val="00BD1B71"/>
    <w:rsid w:val="00BD23CF"/>
    <w:rsid w:val="00BD44F9"/>
    <w:rsid w:val="00BD5B66"/>
    <w:rsid w:val="00BD70C7"/>
    <w:rsid w:val="00BD75F7"/>
    <w:rsid w:val="00BD795E"/>
    <w:rsid w:val="00BE1018"/>
    <w:rsid w:val="00BE1A94"/>
    <w:rsid w:val="00BE285F"/>
    <w:rsid w:val="00BE2DD8"/>
    <w:rsid w:val="00BE3DD0"/>
    <w:rsid w:val="00BE4ABA"/>
    <w:rsid w:val="00BE6029"/>
    <w:rsid w:val="00BE710C"/>
    <w:rsid w:val="00BE7436"/>
    <w:rsid w:val="00BE7E2C"/>
    <w:rsid w:val="00BE7E40"/>
    <w:rsid w:val="00BF28DE"/>
    <w:rsid w:val="00BF4EA7"/>
    <w:rsid w:val="00BF5370"/>
    <w:rsid w:val="00BF580F"/>
    <w:rsid w:val="00BF605E"/>
    <w:rsid w:val="00BF64F7"/>
    <w:rsid w:val="00BF6CA0"/>
    <w:rsid w:val="00BF7E7D"/>
    <w:rsid w:val="00C01C2B"/>
    <w:rsid w:val="00C01EBD"/>
    <w:rsid w:val="00C04A3E"/>
    <w:rsid w:val="00C04CD9"/>
    <w:rsid w:val="00C054D7"/>
    <w:rsid w:val="00C076B1"/>
    <w:rsid w:val="00C100CF"/>
    <w:rsid w:val="00C10206"/>
    <w:rsid w:val="00C11764"/>
    <w:rsid w:val="00C11E13"/>
    <w:rsid w:val="00C136F2"/>
    <w:rsid w:val="00C13BB5"/>
    <w:rsid w:val="00C13F49"/>
    <w:rsid w:val="00C14105"/>
    <w:rsid w:val="00C1424A"/>
    <w:rsid w:val="00C1424D"/>
    <w:rsid w:val="00C1517F"/>
    <w:rsid w:val="00C153E4"/>
    <w:rsid w:val="00C15661"/>
    <w:rsid w:val="00C21D51"/>
    <w:rsid w:val="00C2316F"/>
    <w:rsid w:val="00C23BE1"/>
    <w:rsid w:val="00C24263"/>
    <w:rsid w:val="00C242C1"/>
    <w:rsid w:val="00C25F57"/>
    <w:rsid w:val="00C26740"/>
    <w:rsid w:val="00C26D7B"/>
    <w:rsid w:val="00C27F47"/>
    <w:rsid w:val="00C3103B"/>
    <w:rsid w:val="00C311C7"/>
    <w:rsid w:val="00C31BF7"/>
    <w:rsid w:val="00C32023"/>
    <w:rsid w:val="00C321AA"/>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C72"/>
    <w:rsid w:val="00C45789"/>
    <w:rsid w:val="00C4636E"/>
    <w:rsid w:val="00C46610"/>
    <w:rsid w:val="00C51800"/>
    <w:rsid w:val="00C51842"/>
    <w:rsid w:val="00C52328"/>
    <w:rsid w:val="00C528A0"/>
    <w:rsid w:val="00C53B00"/>
    <w:rsid w:val="00C553DB"/>
    <w:rsid w:val="00C55613"/>
    <w:rsid w:val="00C557A3"/>
    <w:rsid w:val="00C55D1B"/>
    <w:rsid w:val="00C563E5"/>
    <w:rsid w:val="00C56491"/>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2917"/>
    <w:rsid w:val="00C7301F"/>
    <w:rsid w:val="00C74920"/>
    <w:rsid w:val="00C75204"/>
    <w:rsid w:val="00C75D0A"/>
    <w:rsid w:val="00C77C3B"/>
    <w:rsid w:val="00C82B9F"/>
    <w:rsid w:val="00C82DD9"/>
    <w:rsid w:val="00C83C70"/>
    <w:rsid w:val="00C875DC"/>
    <w:rsid w:val="00C8783F"/>
    <w:rsid w:val="00C87C37"/>
    <w:rsid w:val="00C90E3C"/>
    <w:rsid w:val="00C92C46"/>
    <w:rsid w:val="00C92F85"/>
    <w:rsid w:val="00C93BE1"/>
    <w:rsid w:val="00C94902"/>
    <w:rsid w:val="00C94B53"/>
    <w:rsid w:val="00C952C1"/>
    <w:rsid w:val="00C97110"/>
    <w:rsid w:val="00C971FE"/>
    <w:rsid w:val="00CA0030"/>
    <w:rsid w:val="00CA205B"/>
    <w:rsid w:val="00CA272A"/>
    <w:rsid w:val="00CA2807"/>
    <w:rsid w:val="00CA2B5F"/>
    <w:rsid w:val="00CA446B"/>
    <w:rsid w:val="00CA5037"/>
    <w:rsid w:val="00CB0EEB"/>
    <w:rsid w:val="00CB155A"/>
    <w:rsid w:val="00CB1560"/>
    <w:rsid w:val="00CB29B7"/>
    <w:rsid w:val="00CB2F4F"/>
    <w:rsid w:val="00CB339F"/>
    <w:rsid w:val="00CB3CBE"/>
    <w:rsid w:val="00CB4CA8"/>
    <w:rsid w:val="00CB7832"/>
    <w:rsid w:val="00CB7AAA"/>
    <w:rsid w:val="00CC0973"/>
    <w:rsid w:val="00CC23DD"/>
    <w:rsid w:val="00CC2633"/>
    <w:rsid w:val="00CC3B75"/>
    <w:rsid w:val="00CC44A2"/>
    <w:rsid w:val="00CC4539"/>
    <w:rsid w:val="00CC580C"/>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FFB"/>
    <w:rsid w:val="00CE524F"/>
    <w:rsid w:val="00CE6B8F"/>
    <w:rsid w:val="00CE7396"/>
    <w:rsid w:val="00CF18AA"/>
    <w:rsid w:val="00CF39AE"/>
    <w:rsid w:val="00CF4463"/>
    <w:rsid w:val="00CF4502"/>
    <w:rsid w:val="00CF63A4"/>
    <w:rsid w:val="00CF6AA6"/>
    <w:rsid w:val="00CF76EF"/>
    <w:rsid w:val="00CF7ED6"/>
    <w:rsid w:val="00D019A9"/>
    <w:rsid w:val="00D0228D"/>
    <w:rsid w:val="00D02406"/>
    <w:rsid w:val="00D0344F"/>
    <w:rsid w:val="00D03DBF"/>
    <w:rsid w:val="00D04510"/>
    <w:rsid w:val="00D04897"/>
    <w:rsid w:val="00D06039"/>
    <w:rsid w:val="00D0687C"/>
    <w:rsid w:val="00D074A5"/>
    <w:rsid w:val="00D12C85"/>
    <w:rsid w:val="00D14292"/>
    <w:rsid w:val="00D1439D"/>
    <w:rsid w:val="00D160E6"/>
    <w:rsid w:val="00D204BA"/>
    <w:rsid w:val="00D204E5"/>
    <w:rsid w:val="00D228B8"/>
    <w:rsid w:val="00D229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62BA"/>
    <w:rsid w:val="00D36AFD"/>
    <w:rsid w:val="00D370D7"/>
    <w:rsid w:val="00D37D62"/>
    <w:rsid w:val="00D37D8C"/>
    <w:rsid w:val="00D4279C"/>
    <w:rsid w:val="00D433CD"/>
    <w:rsid w:val="00D4352E"/>
    <w:rsid w:val="00D43FD5"/>
    <w:rsid w:val="00D44155"/>
    <w:rsid w:val="00D4484E"/>
    <w:rsid w:val="00D44E02"/>
    <w:rsid w:val="00D45D96"/>
    <w:rsid w:val="00D4650B"/>
    <w:rsid w:val="00D47271"/>
    <w:rsid w:val="00D4775F"/>
    <w:rsid w:val="00D47CB1"/>
    <w:rsid w:val="00D50AC4"/>
    <w:rsid w:val="00D51295"/>
    <w:rsid w:val="00D51B17"/>
    <w:rsid w:val="00D5289A"/>
    <w:rsid w:val="00D53A4A"/>
    <w:rsid w:val="00D554B6"/>
    <w:rsid w:val="00D55AB3"/>
    <w:rsid w:val="00D5629F"/>
    <w:rsid w:val="00D566F5"/>
    <w:rsid w:val="00D60BD4"/>
    <w:rsid w:val="00D612EE"/>
    <w:rsid w:val="00D62A21"/>
    <w:rsid w:val="00D63926"/>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6728"/>
    <w:rsid w:val="00D868E4"/>
    <w:rsid w:val="00D86F4B"/>
    <w:rsid w:val="00D871CA"/>
    <w:rsid w:val="00D87400"/>
    <w:rsid w:val="00D9055B"/>
    <w:rsid w:val="00D930EE"/>
    <w:rsid w:val="00D94628"/>
    <w:rsid w:val="00D95200"/>
    <w:rsid w:val="00D956AE"/>
    <w:rsid w:val="00D95B55"/>
    <w:rsid w:val="00D95D95"/>
    <w:rsid w:val="00D971C8"/>
    <w:rsid w:val="00D9761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C0CAB"/>
    <w:rsid w:val="00DC144A"/>
    <w:rsid w:val="00DC1DF3"/>
    <w:rsid w:val="00DC2998"/>
    <w:rsid w:val="00DC301E"/>
    <w:rsid w:val="00DC3D93"/>
    <w:rsid w:val="00DC4304"/>
    <w:rsid w:val="00DC4726"/>
    <w:rsid w:val="00DC49EF"/>
    <w:rsid w:val="00DC4BFF"/>
    <w:rsid w:val="00DC5383"/>
    <w:rsid w:val="00DC57E0"/>
    <w:rsid w:val="00DC5A8B"/>
    <w:rsid w:val="00DC5D4A"/>
    <w:rsid w:val="00DC6B43"/>
    <w:rsid w:val="00DC7549"/>
    <w:rsid w:val="00DD009D"/>
    <w:rsid w:val="00DD0AB8"/>
    <w:rsid w:val="00DD3A35"/>
    <w:rsid w:val="00DD4566"/>
    <w:rsid w:val="00DD47B6"/>
    <w:rsid w:val="00DD5180"/>
    <w:rsid w:val="00DD60DF"/>
    <w:rsid w:val="00DD6490"/>
    <w:rsid w:val="00DD6DBE"/>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784C"/>
    <w:rsid w:val="00DF7B16"/>
    <w:rsid w:val="00E0001D"/>
    <w:rsid w:val="00E0155E"/>
    <w:rsid w:val="00E02FBC"/>
    <w:rsid w:val="00E037D6"/>
    <w:rsid w:val="00E05554"/>
    <w:rsid w:val="00E05766"/>
    <w:rsid w:val="00E0602B"/>
    <w:rsid w:val="00E0771A"/>
    <w:rsid w:val="00E07908"/>
    <w:rsid w:val="00E07982"/>
    <w:rsid w:val="00E07A1B"/>
    <w:rsid w:val="00E1045E"/>
    <w:rsid w:val="00E109F9"/>
    <w:rsid w:val="00E12161"/>
    <w:rsid w:val="00E1320B"/>
    <w:rsid w:val="00E13253"/>
    <w:rsid w:val="00E132D3"/>
    <w:rsid w:val="00E14A1B"/>
    <w:rsid w:val="00E15CFC"/>
    <w:rsid w:val="00E163A6"/>
    <w:rsid w:val="00E1746F"/>
    <w:rsid w:val="00E17C14"/>
    <w:rsid w:val="00E17DD5"/>
    <w:rsid w:val="00E21032"/>
    <w:rsid w:val="00E21DF7"/>
    <w:rsid w:val="00E22DAA"/>
    <w:rsid w:val="00E23355"/>
    <w:rsid w:val="00E24901"/>
    <w:rsid w:val="00E24F7F"/>
    <w:rsid w:val="00E25BC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91"/>
    <w:rsid w:val="00E60091"/>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923"/>
    <w:rsid w:val="00E77F93"/>
    <w:rsid w:val="00E81D87"/>
    <w:rsid w:val="00E83647"/>
    <w:rsid w:val="00E85CA7"/>
    <w:rsid w:val="00E86E86"/>
    <w:rsid w:val="00E870E2"/>
    <w:rsid w:val="00E910B8"/>
    <w:rsid w:val="00E913F0"/>
    <w:rsid w:val="00E91E39"/>
    <w:rsid w:val="00E9392C"/>
    <w:rsid w:val="00E93F09"/>
    <w:rsid w:val="00E9418F"/>
    <w:rsid w:val="00E947D8"/>
    <w:rsid w:val="00E96B72"/>
    <w:rsid w:val="00E97261"/>
    <w:rsid w:val="00E97BE9"/>
    <w:rsid w:val="00EA0838"/>
    <w:rsid w:val="00EA2B77"/>
    <w:rsid w:val="00EA2C1B"/>
    <w:rsid w:val="00EA31DD"/>
    <w:rsid w:val="00EA3448"/>
    <w:rsid w:val="00EA38C2"/>
    <w:rsid w:val="00EA44D9"/>
    <w:rsid w:val="00EA583E"/>
    <w:rsid w:val="00EA7924"/>
    <w:rsid w:val="00EB170F"/>
    <w:rsid w:val="00EC3BFD"/>
    <w:rsid w:val="00EC44C8"/>
    <w:rsid w:val="00EC4518"/>
    <w:rsid w:val="00EC47D6"/>
    <w:rsid w:val="00EC55FB"/>
    <w:rsid w:val="00EC59E6"/>
    <w:rsid w:val="00EC666A"/>
    <w:rsid w:val="00EC672C"/>
    <w:rsid w:val="00EC7DE0"/>
    <w:rsid w:val="00ED0B89"/>
    <w:rsid w:val="00ED1620"/>
    <w:rsid w:val="00ED406E"/>
    <w:rsid w:val="00ED739D"/>
    <w:rsid w:val="00ED7E00"/>
    <w:rsid w:val="00EE00D3"/>
    <w:rsid w:val="00EE0D3A"/>
    <w:rsid w:val="00EE0EEC"/>
    <w:rsid w:val="00EE0F2A"/>
    <w:rsid w:val="00EE104F"/>
    <w:rsid w:val="00EE1BB4"/>
    <w:rsid w:val="00EE20A8"/>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902"/>
    <w:rsid w:val="00EF6A91"/>
    <w:rsid w:val="00EF71B0"/>
    <w:rsid w:val="00F00059"/>
    <w:rsid w:val="00F0061E"/>
    <w:rsid w:val="00F00647"/>
    <w:rsid w:val="00F00B09"/>
    <w:rsid w:val="00F01C9F"/>
    <w:rsid w:val="00F01F3E"/>
    <w:rsid w:val="00F023B4"/>
    <w:rsid w:val="00F02AB1"/>
    <w:rsid w:val="00F02C43"/>
    <w:rsid w:val="00F03F35"/>
    <w:rsid w:val="00F04A46"/>
    <w:rsid w:val="00F05799"/>
    <w:rsid w:val="00F07A26"/>
    <w:rsid w:val="00F10912"/>
    <w:rsid w:val="00F11927"/>
    <w:rsid w:val="00F12158"/>
    <w:rsid w:val="00F122EF"/>
    <w:rsid w:val="00F1508B"/>
    <w:rsid w:val="00F1517A"/>
    <w:rsid w:val="00F15228"/>
    <w:rsid w:val="00F15A8E"/>
    <w:rsid w:val="00F17633"/>
    <w:rsid w:val="00F17649"/>
    <w:rsid w:val="00F21275"/>
    <w:rsid w:val="00F21309"/>
    <w:rsid w:val="00F219CA"/>
    <w:rsid w:val="00F21B1B"/>
    <w:rsid w:val="00F229C2"/>
    <w:rsid w:val="00F26D00"/>
    <w:rsid w:val="00F26DBB"/>
    <w:rsid w:val="00F27168"/>
    <w:rsid w:val="00F27863"/>
    <w:rsid w:val="00F27B13"/>
    <w:rsid w:val="00F31C07"/>
    <w:rsid w:val="00F31E40"/>
    <w:rsid w:val="00F33DCC"/>
    <w:rsid w:val="00F3553A"/>
    <w:rsid w:val="00F35FBF"/>
    <w:rsid w:val="00F3603D"/>
    <w:rsid w:val="00F36223"/>
    <w:rsid w:val="00F36DE7"/>
    <w:rsid w:val="00F378F7"/>
    <w:rsid w:val="00F41EBD"/>
    <w:rsid w:val="00F42339"/>
    <w:rsid w:val="00F42EBE"/>
    <w:rsid w:val="00F44032"/>
    <w:rsid w:val="00F4458A"/>
    <w:rsid w:val="00F44A0B"/>
    <w:rsid w:val="00F45013"/>
    <w:rsid w:val="00F4779F"/>
    <w:rsid w:val="00F47FD3"/>
    <w:rsid w:val="00F507DB"/>
    <w:rsid w:val="00F50A4B"/>
    <w:rsid w:val="00F50FF2"/>
    <w:rsid w:val="00F514A9"/>
    <w:rsid w:val="00F518C2"/>
    <w:rsid w:val="00F5226D"/>
    <w:rsid w:val="00F52AD2"/>
    <w:rsid w:val="00F54250"/>
    <w:rsid w:val="00F575F2"/>
    <w:rsid w:val="00F578D7"/>
    <w:rsid w:val="00F578DE"/>
    <w:rsid w:val="00F57DF4"/>
    <w:rsid w:val="00F6055F"/>
    <w:rsid w:val="00F60B72"/>
    <w:rsid w:val="00F60C74"/>
    <w:rsid w:val="00F614EE"/>
    <w:rsid w:val="00F6194D"/>
    <w:rsid w:val="00F624C3"/>
    <w:rsid w:val="00F650BC"/>
    <w:rsid w:val="00F652AD"/>
    <w:rsid w:val="00F6548E"/>
    <w:rsid w:val="00F65B06"/>
    <w:rsid w:val="00F66EA4"/>
    <w:rsid w:val="00F676A9"/>
    <w:rsid w:val="00F67D21"/>
    <w:rsid w:val="00F70E44"/>
    <w:rsid w:val="00F722BC"/>
    <w:rsid w:val="00F728DD"/>
    <w:rsid w:val="00F72CF3"/>
    <w:rsid w:val="00F73A09"/>
    <w:rsid w:val="00F73FAB"/>
    <w:rsid w:val="00F7400F"/>
    <w:rsid w:val="00F742BF"/>
    <w:rsid w:val="00F75449"/>
    <w:rsid w:val="00F76966"/>
    <w:rsid w:val="00F772DC"/>
    <w:rsid w:val="00F77726"/>
    <w:rsid w:val="00F77B51"/>
    <w:rsid w:val="00F80EA7"/>
    <w:rsid w:val="00F81DDE"/>
    <w:rsid w:val="00F81F96"/>
    <w:rsid w:val="00F821A8"/>
    <w:rsid w:val="00F84CA2"/>
    <w:rsid w:val="00F85013"/>
    <w:rsid w:val="00F852CE"/>
    <w:rsid w:val="00F8535F"/>
    <w:rsid w:val="00F85CE0"/>
    <w:rsid w:val="00F86582"/>
    <w:rsid w:val="00F8784F"/>
    <w:rsid w:val="00F87EB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CAB"/>
    <w:rsid w:val="00FD327B"/>
    <w:rsid w:val="00FD5470"/>
    <w:rsid w:val="00FD56A6"/>
    <w:rsid w:val="00FD5ABD"/>
    <w:rsid w:val="00FD5FE6"/>
    <w:rsid w:val="00FE2156"/>
    <w:rsid w:val="00FE2900"/>
    <w:rsid w:val="00FE2CA6"/>
    <w:rsid w:val="00FE3342"/>
    <w:rsid w:val="00FE39BC"/>
    <w:rsid w:val="00FE41DD"/>
    <w:rsid w:val="00FE43DA"/>
    <w:rsid w:val="00FE517E"/>
    <w:rsid w:val="00FE683F"/>
    <w:rsid w:val="00FE68A7"/>
    <w:rsid w:val="00FE7078"/>
    <w:rsid w:val="00FE728F"/>
    <w:rsid w:val="00FE7B61"/>
    <w:rsid w:val="00FF0209"/>
    <w:rsid w:val="00FF09EA"/>
    <w:rsid w:val="00FF1479"/>
    <w:rsid w:val="00FF153B"/>
    <w:rsid w:val="00FF1D6E"/>
    <w:rsid w:val="00FF3491"/>
    <w:rsid w:val="00FF3617"/>
    <w:rsid w:val="00FF42A7"/>
    <w:rsid w:val="00FF4565"/>
    <w:rsid w:val="00FF5564"/>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D6D6F250-4EF8-4431-BD59-8B9699618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1650744607">
          <w:marLeft w:val="0"/>
          <w:marRight w:val="0"/>
          <w:marTop w:val="0"/>
          <w:marBottom w:val="0"/>
          <w:divBdr>
            <w:top w:val="none" w:sz="0" w:space="0" w:color="auto"/>
            <w:left w:val="none" w:sz="0" w:space="0" w:color="auto"/>
            <w:bottom w:val="none" w:sz="0" w:space="0" w:color="auto"/>
            <w:right w:val="none" w:sz="0" w:space="0" w:color="auto"/>
          </w:divBdr>
        </w:div>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972437798">
                  <w:marLeft w:val="0"/>
                  <w:marRight w:val="0"/>
                  <w:marTop w:val="0"/>
                  <w:marBottom w:val="0"/>
                  <w:divBdr>
                    <w:top w:val="none" w:sz="0" w:space="0" w:color="auto"/>
                    <w:left w:val="none" w:sz="0" w:space="0" w:color="auto"/>
                    <w:bottom w:val="none" w:sz="0" w:space="0" w:color="auto"/>
                    <w:right w:val="none" w:sz="0" w:space="0" w:color="auto"/>
                  </w:divBdr>
                </w:div>
                <w:div w:id="1272587244">
                  <w:marLeft w:val="0"/>
                  <w:marRight w:val="0"/>
                  <w:marTop w:val="0"/>
                  <w:marBottom w:val="0"/>
                  <w:divBdr>
                    <w:top w:val="none" w:sz="0" w:space="0" w:color="auto"/>
                    <w:left w:val="none" w:sz="0" w:space="0" w:color="auto"/>
                    <w:bottom w:val="none" w:sz="0" w:space="0" w:color="auto"/>
                    <w:right w:val="none" w:sz="0" w:space="0" w:color="auto"/>
                  </w:divBdr>
                </w:div>
              </w:divsChild>
            </w:div>
            <w:div w:id="237910213">
              <w:marLeft w:val="0"/>
              <w:marRight w:val="0"/>
              <w:marTop w:val="0"/>
              <w:marBottom w:val="0"/>
              <w:divBdr>
                <w:top w:val="none" w:sz="0" w:space="0" w:color="auto"/>
                <w:left w:val="none" w:sz="0" w:space="0" w:color="auto"/>
                <w:bottom w:val="none" w:sz="0" w:space="0" w:color="auto"/>
                <w:right w:val="none" w:sz="0" w:space="0" w:color="auto"/>
              </w:divBdr>
              <w:divsChild>
                <w:div w:id="1222060108">
                  <w:marLeft w:val="0"/>
                  <w:marRight w:val="0"/>
                  <w:marTop w:val="0"/>
                  <w:marBottom w:val="0"/>
                  <w:divBdr>
                    <w:top w:val="none" w:sz="0" w:space="0" w:color="auto"/>
                    <w:left w:val="none" w:sz="0" w:space="0" w:color="auto"/>
                    <w:bottom w:val="none" w:sz="0" w:space="0" w:color="auto"/>
                    <w:right w:val="none" w:sz="0" w:space="0" w:color="auto"/>
                  </w:divBdr>
                </w:div>
                <w:div w:id="236599814">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388892462">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fontTable" Target="fontTable.xml"/><Relationship Id="rId45"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55E41B-8891-46EE-BD21-2400D436D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8</Pages>
  <Words>29659</Words>
  <Characters>169062</Characters>
  <Application>Microsoft Office Word</Application>
  <DocSecurity>0</DocSecurity>
  <Lines>1408</Lines>
  <Paragraphs>396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198325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32</cp:revision>
  <cp:lastPrinted>2017-06-14T15:36:00Z</cp:lastPrinted>
  <dcterms:created xsi:type="dcterms:W3CDTF">2019-02-26T16:44:00Z</dcterms:created>
  <dcterms:modified xsi:type="dcterms:W3CDTF">2019-03-15T14:18:00Z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