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31E6362F" w:rsidR="005F3ABC" w:rsidRPr="00444509" w:rsidRDefault="007F5D31" w:rsidP="005F3ABC">
      <w:pPr>
        <w:spacing w:line="480" w:lineRule="auto"/>
        <w:jc w:val="center"/>
        <w:rPr>
          <w:sz w:val="32"/>
          <w:szCs w:val="40"/>
        </w:rPr>
      </w:pPr>
      <w:r w:rsidRPr="00444509">
        <w:rPr>
          <w:sz w:val="32"/>
          <w:szCs w:val="40"/>
        </w:rPr>
        <w:t xml:space="preserve">Reward </w:t>
      </w:r>
      <w:r w:rsidR="00A908B1" w:rsidRPr="00444509">
        <w:rPr>
          <w:sz w:val="32"/>
          <w:szCs w:val="40"/>
        </w:rPr>
        <w:t>increases stimulus processing 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D5161E" w:rsidP="00E4130A">
      <w:r>
        <w:rPr>
          <w:rStyle w:val="CommentReference"/>
        </w:rPr>
        <w:commentReference w:id="0"/>
      </w:r>
    </w:p>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2B6C7F65" w14:textId="12ACDE91" w:rsidR="005C4136" w:rsidRDefault="005C4136" w:rsidP="005C4136">
      <w:pPr>
        <w:spacing w:line="480" w:lineRule="auto"/>
        <w:ind w:firstLine="720"/>
        <w:jc w:val="both"/>
      </w:pPr>
      <w:commentRangeStart w:id="2"/>
      <w:r>
        <w:t>Selective attention is crucial for adaptive behavior as it facilitates processing of relevant and suppression of irrelevant stimuli in our environment</w:t>
      </w:r>
      <w:commentRangeEnd w:id="2"/>
      <w:r w:rsidR="00A33A4D">
        <w:rPr>
          <w:rStyle w:val="CommentReference"/>
        </w:rPr>
        <w:commentReference w:id="2"/>
      </w:r>
      <w:r>
        <w:t xml:space="preserve"> </w:t>
      </w:r>
      <w:r>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t xml:space="preserve"> Recent research has pointed out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t xml:space="preserve"> by the combination of </w:t>
      </w:r>
      <w:r w:rsidR="00A9219A">
        <w:t xml:space="preserve">both </w:t>
      </w:r>
      <w:r>
        <w:t xml:space="preserve">voluntary allocation of attention and reward history of stimuli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fldChar w:fldCharType="separate"/>
      </w:r>
      <w:r w:rsidRPr="001D387B">
        <w:rPr>
          <w:noProof/>
        </w:rPr>
        <w:t>(Awh, Belopolsky, &amp; Theeuwes, 2012)</w:t>
      </w:r>
      <w:r>
        <w:fldChar w:fldCharType="end"/>
      </w:r>
      <w:r>
        <w:t xml:space="preserve">. For example, while we are searching for keys (goal-relevant target) our attention can be captured by a cake (goal-irrelevant distractor). These two </w:t>
      </w:r>
      <w:r w:rsidR="00A9219A">
        <w:t>ways in which rewards influence selective</w:t>
      </w:r>
      <w:r>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targets and distractors related to different reward histories.  </w:t>
      </w:r>
    </w:p>
    <w:p w14:paraId="7C600AFF" w14:textId="738143D7" w:rsidR="005C4136" w:rsidRDefault="005C4136" w:rsidP="005C4136">
      <w:pPr>
        <w:spacing w:line="480" w:lineRule="auto"/>
        <w:ind w:firstLine="720"/>
        <w:jc w:val="both"/>
      </w:pPr>
      <w:r>
        <w:t xml:space="preserve">Voluntary selective attention (as well as other cognitive control processes) is 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xml:space="preserve">. A number of fMRI and EEG studies have demonstrated that these reward-based enhancements in preparation for the upcoming stimulus are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fldChar w:fldCharType="begin" w:fldLock="1"/>
      </w:r>
      <w:r>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fldChar w:fldCharType="separate"/>
      </w:r>
      <w:r w:rsidRPr="0013477A">
        <w:rPr>
          <w:noProof/>
        </w:rPr>
        <w:t xml:space="preserve">(Etzel, Cole, Zacks, Kay, &amp; Braver, 2016; Wisniewski, Reverberi, Momennejad, Kahnt, &amp; Haynes, </w:t>
      </w:r>
      <w:r w:rsidRPr="0013477A">
        <w:rPr>
          <w:noProof/>
        </w:rPr>
        <w:lastRenderedPageBreak/>
        <w:t>2015)</w:t>
      </w:r>
      <w:r>
        <w:fldChar w:fldCharType="end"/>
      </w:r>
      <w:r w:rsidRPr="00FF474F">
        <w:t xml:space="preserve">. </w:t>
      </w:r>
      <w:r>
        <w:t xml:space="preserve">Although these studies suggest that reward influences attentional control via modulations in the frontoparietal network, it remains largely unclear how </w:t>
      </w:r>
      <w:del w:id="3" w:author="Andersen, Soren" w:date="2019-08-12T12:38:00Z">
        <w:r w:rsidDel="00F418CE">
          <w:delText xml:space="preserve">do </w:delText>
        </w:r>
      </w:del>
      <w:r>
        <w:t xml:space="preserve">such modulations translate into the processing in the visual cortex. Crucially, even though most tasks in this research domain involve the simultaneous processing of targets and distractors, </w:t>
      </w:r>
      <w:commentRangeStart w:id="4"/>
      <w:r>
        <w:t xml:space="preserve">it is not known how reward-based enhancement of voluntary selective attention influences the processing of targets and distractors. </w:t>
      </w:r>
    </w:p>
    <w:p w14:paraId="0B92D984" w14:textId="575C6CE5" w:rsidR="005C4136" w:rsidRDefault="005C4136" w:rsidP="005C4136">
      <w:pPr>
        <w:spacing w:line="480" w:lineRule="auto"/>
        <w:ind w:firstLine="720"/>
        <w:jc w:val="both"/>
      </w:pPr>
      <w:r>
        <w:t>Another set of studies has focused on the processing of targets and distractors associated with earning rewards.</w:t>
      </w:r>
      <w:commentRangeEnd w:id="4"/>
      <w:r w:rsidR="00F418CE">
        <w:rPr>
          <w:rStyle w:val="CommentReference"/>
        </w:rPr>
        <w:commentReference w:id="4"/>
      </w:r>
      <w:r>
        <w:t xml:space="preserve">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even 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ins w:id="5" w:author="Andersen, Soren" w:date="2019-08-12T12:41:00Z">
        <w:r w:rsidR="00F418CE">
          <w:t>i</w:t>
        </w:r>
      </w:ins>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t xml:space="preserve">. To date, only one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w:t>
      </w:r>
      <w:r>
        <w:lastRenderedPageBreak/>
        <w:t>specifically, using a multivoxel pattern analysis and decoding technique, these authors found a gain</w:t>
      </w:r>
      <w:ins w:id="6" w:author="Andersen, Soren" w:date="2019-08-12T12:41:00Z">
        <w:r w:rsidR="00F418CE">
          <w:t xml:space="preserve"> </w:t>
        </w:r>
        <w:commentRangeStart w:id="7"/>
        <w:r w:rsidR="00F418CE">
          <w:t>increase</w:t>
        </w:r>
        <w:commentRangeEnd w:id="7"/>
        <w:r w:rsidR="00F418CE">
          <w:rPr>
            <w:rStyle w:val="CommentReference"/>
          </w:rPr>
          <w:commentReference w:id="7"/>
        </w:r>
      </w:ins>
      <w:r>
        <w:t xml:space="preserve"> in object-selective visual cortex for stimuli paired with rewards, while those not associated with this incentive were suppressed.</w:t>
      </w:r>
    </w:p>
    <w:p w14:paraId="6D9532D2" w14:textId="50D8E4FC" w:rsidR="003343CE" w:rsidRDefault="005C4136" w:rsidP="005C4136">
      <w:pPr>
        <w:spacing w:line="480" w:lineRule="auto"/>
        <w:ind w:firstLine="720"/>
        <w:jc w:val="both"/>
      </w:pPr>
      <w:commentRangeStart w:id="8"/>
      <w:r>
        <w:t xml:space="preserve">While it is clear that rewards can influence both voluntary deployment of attention, as well as </w:t>
      </w:r>
      <w:r w:rsidR="003343CE">
        <w:t xml:space="preserve">stimulus processing and attentional </w:t>
      </w:r>
      <w:r>
        <w:t xml:space="preserve">capture </w:t>
      </w:r>
      <w:r w:rsidR="003343CE">
        <w:t xml:space="preserve">based </w:t>
      </w:r>
      <w:r>
        <w:t>on previous reward history</w:t>
      </w:r>
      <w:commentRangeEnd w:id="8"/>
      <w:r w:rsidR="005509AF">
        <w:rPr>
          <w:rStyle w:val="CommentReference"/>
        </w:rPr>
        <w:commentReference w:id="8"/>
      </w:r>
      <w:r>
        <w:t xml:space="preserve">, it remains unknown how these two mechanisms interact and what is the contribution of each of them to the effects of reward on visual selective attention. Theoretical models focused on the role of motivation in cognitive control, including the control of attention, </w:t>
      </w:r>
      <w:r w:rsidR="003343CE">
        <w:t>postulate</w:t>
      </w:r>
      <w:r>
        <w:t xml:space="preserve"> that the allocation of selective attention is based on rewards associated with such allocation</w:t>
      </w:r>
      <w:r w:rsidR="003343CE">
        <w:t xml:space="preserve"> – more attention will be allocated when the reward prospect is increased</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Models focused on the role of reward history on attention predict that </w:t>
      </w:r>
      <w:del w:id="9" w:author="Andersen, Soren" w:date="2019-08-12T12:43:00Z">
        <w:r w:rsidDel="00F418CE">
          <w:delText xml:space="preserve">the </w:delText>
        </w:r>
      </w:del>
      <w:r>
        <w:t xml:space="preserve">attention </w:t>
      </w:r>
      <w:r w:rsidR="003343CE">
        <w:t>can be</w:t>
      </w:r>
      <w:r>
        <w:t xml:space="preserve"> captured independently of such top-down influences and driven by the stimulus’ reward history. These models postulate the processing of stimuli related to high rewards is facilitated, while the processing of other stimuli is suppressed </w:t>
      </w:r>
      <w:r>
        <w:fldChar w:fldCharType="begin" w:fldLock="1"/>
      </w:r>
      <w: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w:instrText>
      </w:r>
      <w:r w:rsidRPr="005C4136">
        <w:rPr>
          <w:lang w:val="nl-BE"/>
        </w:rPr>
        <w:instrText>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 Roelfsema, van Ooyen, &amp; Watanabe, 2010)","plainTextFormattedCitation":"(B.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fldChar w:fldCharType="separate"/>
      </w:r>
      <w:r>
        <w:rPr>
          <w:noProof/>
          <w:lang w:val="nl-BE"/>
        </w:rPr>
        <w:t>(</w:t>
      </w:r>
      <w:r w:rsidRPr="00B46819">
        <w:rPr>
          <w:noProof/>
          <w:lang w:val="nl-BE"/>
        </w:rPr>
        <w:t xml:space="preserve">Anderson, 2016; Awh et al., </w:t>
      </w:r>
      <w:r>
        <w:rPr>
          <w:noProof/>
          <w:lang w:val="nl-BE"/>
        </w:rPr>
        <w:t xml:space="preserve">2012; Chelazzi et al., 2013; </w:t>
      </w:r>
      <w:r w:rsidRPr="00B46819">
        <w:rPr>
          <w:noProof/>
          <w:lang w:val="nl-BE"/>
        </w:rPr>
        <w:t>Failing &amp; Theeuwes, 2017; Roelfsema, van Ooyen, &amp; Watanabe, 2010)</w:t>
      </w:r>
      <w:r>
        <w:fldChar w:fldCharType="end"/>
      </w:r>
      <w:r w:rsidRPr="00B46819">
        <w:rPr>
          <w:lang w:val="nl-BE"/>
        </w:rPr>
        <w:t xml:space="preserve">. </w:t>
      </w:r>
      <w:r>
        <w:t xml:space="preserve">Importantly, the effects of reward and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p>
    <w:p w14:paraId="321A41B3" w14:textId="40FC8E01" w:rsidR="005C4136" w:rsidRDefault="005C4136" w:rsidP="005C4136">
      <w:pPr>
        <w:spacing w:line="480" w:lineRule="auto"/>
        <w:ind w:firstLine="720"/>
        <w:jc w:val="both"/>
      </w:pPr>
      <w:r>
        <w:t>In this study</w:t>
      </w:r>
      <w:ins w:id="10" w:author="Andersen, Soren" w:date="2019-08-12T13:11:00Z">
        <w:r w:rsidR="000F1EDB">
          <w:t>,</w:t>
        </w:r>
      </w:ins>
      <w:r>
        <w:t xml:space="preserve"> we orthogonally manipulated voluntary attention and reward probability in order to investigate their interaction.</w:t>
      </w:r>
      <w:ins w:id="11" w:author="Andersen, Soren" w:date="2019-08-12T13:10:00Z">
        <w:r w:rsidR="000F1EDB">
          <w:t xml:space="preserve"> If reward boost</w:t>
        </w:r>
      </w:ins>
      <w:ins w:id="12" w:author="Andersen, Soren" w:date="2019-08-12T13:12:00Z">
        <w:r w:rsidR="000F1EDB">
          <w:t>s</w:t>
        </w:r>
      </w:ins>
      <w:ins w:id="13" w:author="Andersen, Soren" w:date="2019-08-12T13:10:00Z">
        <w:r w:rsidR="000F1EDB">
          <w:t xml:space="preserve"> the saliency of stimuli independently of selective attention, then processing of rewarded stimuli should be enhanced equally irrespective of whether they are currently task-relevant (attended) or not (</w:t>
        </w:r>
      </w:ins>
      <w:ins w:id="14" w:author="Andersen, Soren" w:date="2019-08-12T13:11:00Z">
        <w:r w:rsidR="000F1EDB">
          <w:t>unattended)</w:t>
        </w:r>
      </w:ins>
      <w:ins w:id="15" w:author="Andersen, Soren" w:date="2019-08-12T13:10:00Z">
        <w:r w:rsidR="000F1EDB">
          <w:t>.</w:t>
        </w:r>
      </w:ins>
      <w:ins w:id="16" w:author="Andersen, Soren" w:date="2019-08-12T13:12:00Z">
        <w:r w:rsidR="000F1EDB">
          <w:t xml:space="preserve"> If, on the other side, reward enhances voluntary attention</w:t>
        </w:r>
      </w:ins>
      <w:ins w:id="17" w:author="Andersen, Soren" w:date="2019-08-12T13:13:00Z">
        <w:r w:rsidR="000F1EDB">
          <w:t>al selection</w:t>
        </w:r>
      </w:ins>
      <w:ins w:id="18" w:author="Andersen, Soren" w:date="2019-08-12T13:12:00Z">
        <w:r w:rsidR="000F1EDB">
          <w:t xml:space="preserve">, </w:t>
        </w:r>
      </w:ins>
      <w:r>
        <w:t xml:space="preserve"> Specifically, we tested whether the reward-related </w:t>
      </w:r>
      <w:r>
        <w:lastRenderedPageBreak/>
        <w:t xml:space="preserve">behavioral improvements in attention relate to the improved processing of the target stimuli, suppressed processing of the distractors, or both in situation in which targets and distractors are paired with either high or low rewards respectively. 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blue and red random dot kinematograms (RDK) were presented concurrently at two different frequencies, and participants were cued on a trial by trial basis to attend to one of them. Thus, these two RDKs served as target (attended) and distractor (unattended),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track simultaneously track the visual processing of targets and distractors related to high or low rewards respectively. </w:t>
      </w:r>
      <w:commentRangeStart w:id="19"/>
      <w:r>
        <w:t>This design thus enabled us to dissociate the effects of voluntary attention and reward, which are often difficult to distinguish</w:t>
      </w:r>
      <w:commentRangeEnd w:id="19"/>
      <w:r w:rsidR="005509AF">
        <w:rPr>
          <w:rStyle w:val="CommentReference"/>
        </w:rPr>
        <w:commentReference w:id="19"/>
      </w:r>
      <w:r>
        <w:t xml:space="preserve">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345741A0" w14:textId="202E5269" w:rsidR="005C4136" w:rsidRDefault="005C4136" w:rsidP="005C4136">
      <w:pPr>
        <w:spacing w:line="480" w:lineRule="auto"/>
        <w:ind w:firstLine="720"/>
        <w:jc w:val="both"/>
      </w:pPr>
      <w:r>
        <w:lastRenderedPageBreak/>
        <w:t xml:space="preserve">We tested several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F418CE">
        <w:rPr>
          <w:noProof/>
          <w:lang w:val="da-DK"/>
        </w:rPr>
        <w:t>(Brown &amp; Alexander, 2017; Holroyd &amp; McClure, 2015; Shenhav et al., 2013; Verguts et al., 2015)</w:t>
      </w:r>
      <w:r>
        <w:fldChar w:fldCharType="end"/>
      </w:r>
      <w:r w:rsidRPr="00F418CE">
        <w:rPr>
          <w:lang w:val="da-DK"/>
        </w:rPr>
        <w:t xml:space="preserve"> and attention </w:t>
      </w:r>
      <w:r w:rsidRPr="00797DA5">
        <w:fldChar w:fldCharType="begin" w:fldLock="1"/>
      </w:r>
      <w:r w:rsidRPr="00F418CE">
        <w:rPr>
          <w:lang w:val="da-DK"/>
        </w:rP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w:instrText>
      </w:r>
      <w:r w:rsidRPr="00797DA5">
        <w:instrText>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w:instrText>
      </w:r>
      <w:r w:rsidRPr="007D6479">
        <w:rPr>
          <w:lang w:val="nl-BE"/>
        </w:rPr>
        <w:instrText>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 Roelfsema, van Ooyen, &amp; Watanabe, 2010)","plainTextFormattedCitation":"(B.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7D6479">
        <w:rPr>
          <w:noProof/>
          <w:lang w:val="nl-BE"/>
        </w:rPr>
        <w:t>(Anderson, 2016; Awh et al., 2012; Chelazzi et al., 2013; Failing &amp; Theeuwes, 2017; Roelfsema, van Ooyen, &amp; Watanabe, 2010)</w:t>
      </w:r>
      <w:r w:rsidRPr="00797DA5">
        <w:fldChar w:fldCharType="end"/>
      </w:r>
      <w:r w:rsidRPr="007D6479">
        <w:rPr>
          <w:lang w:val="nl-BE"/>
        </w:rPr>
        <w:t xml:space="preserve"> respectively. </w:t>
      </w:r>
      <w:r w:rsidRPr="00797DA5">
        <w:t>First</w:t>
      </w:r>
      <w:r w:rsidR="00797DA5">
        <w:t>,</w:t>
      </w:r>
      <w:r w:rsidRPr="00797DA5">
        <w:t xml:space="preserve"> both gr</w:t>
      </w:r>
      <w:r>
        <w:t xml:space="preserve">oups of theoretical models predict that the behavioral performance will be improved and that the stimulus processing (SSVEP amplitudes) will be enhanced when rewards are introduced, and especially so for the stimuli related to high rewards. Second, the attention models predict that the processing of the high reward stimuli will be facilitated, while the visual processing of the low reward stimuli will be suppressed, while cognitive control models don’t make clear predictions about the activity in the visual cortex. Further, the attention models predict that the high reward stimuli will receive enhanced processing even when this conflicts with voluntary attention. Third, these models diverge in their predictions about the phase in which rewards are no longer present. Cognitive control models predict that the allocation of attention should go back to baseline levels, while the reward-attention models predict that there will be a longer lasting effect of reward history, even when rewards are no longer present.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 xml:space="preserve">depending on task </w:t>
      </w:r>
      <w:r w:rsidR="00B32C31">
        <w:lastRenderedPageBreak/>
        <w:t>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5046C160"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commentRangeStart w:id="20"/>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w:t>
      </w:r>
      <w:commentRangeEnd w:id="20"/>
      <w:r w:rsidR="00E63D13">
        <w:rPr>
          <w:rStyle w:val="CommentReference"/>
        </w:rPr>
        <w:commentReference w:id="20"/>
      </w:r>
      <w:r w:rsidR="00C27F47">
        <w:t xml:space="preserve">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uncued RDK</w:t>
      </w:r>
      <w:r w:rsidR="00595B7D">
        <w:t>. Response</w:t>
      </w:r>
      <w:r w:rsidR="00130340">
        <w:t>s occurring between 200 ms and 1500 ms after coherent motion onset of the cued or uncued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2ACE5AAE"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lastRenderedPageBreak/>
        <w:t xml:space="preserve">of 50 trials </w:t>
      </w:r>
      <w:r>
        <w:t>divided into 3 phases</w:t>
      </w:r>
      <w:r w:rsidR="00DB4776">
        <w:t xml:space="preserve"> (</w:t>
      </w:r>
      <w:commentRangeStart w:id="21"/>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commentRangeEnd w:id="21"/>
      <w:r w:rsidR="00E63D13">
        <w:rPr>
          <w:rStyle w:val="CommentReference"/>
        </w:rPr>
        <w:commentReference w:id="21"/>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blocks,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AA6D1F">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F418CE" w:rsidRPr="00094925" w:rsidRDefault="00F418CE"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XE3CAAAA2gAAAA8AAABkcnMvZG93bnJldi54bWxEj9GKwjAURN8X/IdwBV+WNd2yiFubiiwK&#10;Pgii9QMuzbWtNje1iVr/fiMIPg4zc4ZJ571pxI06V1tW8D2OQBAXVtdcKjjkq68pCOeRNTaWScGD&#10;HMyzwUeKibZ33tFt70sRIOwSVFB53yZSuqIig25sW+LgHW1n0AfZlVJ3eA9w08g4iibSYM1hocKW&#10;/ioqzvurUSAvy5/NJqffw/Tq45PZUr7kT6VGw34xA+Gp9+/wq73WCmJ4Xgk3QG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nFxNwgAAANo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1AB2E586" w14:textId="6DA4EF8F" w:rsidR="00F418CE" w:rsidRPr="00094925" w:rsidRDefault="00F418CE"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w:t>
                        </w:r>
                        <w:proofErr w:type="gramStart"/>
                        <w:r w:rsidRPr="00094925">
                          <w:rPr>
                            <w:sz w:val="20"/>
                          </w:rPr>
                          <w:t>or ”</w:t>
                        </w:r>
                        <w:proofErr w:type="gramEnd"/>
                        <w:r w:rsidRPr="00094925">
                          <w:rPr>
                            <w:sz w:val="20"/>
                          </w:rPr>
                          <w:t xml:space="preserve">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23020564"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ins w:id="22" w:author="Andersen, Soren" w:date="2019-08-12T16:14:00Z">
        <w:r w:rsidR="00D95647">
          <w:rPr>
            <w:szCs w:val="24"/>
          </w:rPr>
          <w:t xml:space="preserve"> Subsequently, automated routines were used to reject all trials with b</w:t>
        </w:r>
      </w:ins>
      <w:del w:id="23" w:author="Andersen, Soren" w:date="2019-08-12T16:14:00Z">
        <w:r w:rsidR="00054E36" w:rsidDel="00D95647">
          <w:rPr>
            <w:szCs w:val="24"/>
          </w:rPr>
          <w:delText xml:space="preserve"> </w:delText>
        </w:r>
        <w:r w:rsidR="000279E5" w:rsidDel="00D95647">
          <w:rPr>
            <w:szCs w:val="24"/>
            <w:highlight w:val="yellow"/>
          </w:rPr>
          <w:delText>B</w:delText>
        </w:r>
      </w:del>
      <w:r w:rsidR="000279E5" w:rsidRPr="000279E5">
        <w:rPr>
          <w:szCs w:val="24"/>
          <w:highlight w:val="yellow"/>
        </w:rPr>
        <w:t xml:space="preserve">links </w:t>
      </w:r>
      <w:del w:id="24" w:author="Andersen, Soren" w:date="2019-08-12T16:15:00Z">
        <w:r w:rsidR="000279E5" w:rsidRPr="000279E5" w:rsidDel="00D95647">
          <w:rPr>
            <w:szCs w:val="24"/>
            <w:highlight w:val="yellow"/>
          </w:rPr>
          <w:delText xml:space="preserve">and </w:delText>
        </w:r>
      </w:del>
      <w:ins w:id="25" w:author="Andersen, Soren" w:date="2019-08-12T16:15:00Z">
        <w:r w:rsidR="00D95647">
          <w:rPr>
            <w:szCs w:val="24"/>
            <w:highlight w:val="yellow"/>
          </w:rPr>
          <w:t>or</w:t>
        </w:r>
        <w:r w:rsidR="00D95647" w:rsidRPr="000279E5">
          <w:rPr>
            <w:szCs w:val="24"/>
            <w:highlight w:val="yellow"/>
          </w:rPr>
          <w:t xml:space="preserve"> </w:t>
        </w:r>
      </w:ins>
      <w:r w:rsidR="000279E5" w:rsidRPr="000279E5">
        <w:rPr>
          <w:szCs w:val="24"/>
          <w:highlight w:val="yellow"/>
        </w:rPr>
        <w:t xml:space="preserve">horizontal eye-movements </w:t>
      </w:r>
      <w:ins w:id="26" w:author="Andersen, Soren" w:date="2019-08-12T16:15:00Z">
        <w:r w:rsidR="00D95647">
          <w:rPr>
            <w:szCs w:val="24"/>
            <w:highlight w:val="yellow"/>
          </w:rPr>
          <w:t>exceeding @XYZ microvolt</w:t>
        </w:r>
      </w:ins>
      <w:del w:id="27" w:author="Andersen, Soren" w:date="2019-08-12T16:15:00Z">
        <w:r w:rsidR="000279E5" w:rsidRPr="000279E5" w:rsidDel="00D95647">
          <w:rPr>
            <w:szCs w:val="24"/>
            <w:highlight w:val="yellow"/>
          </w:rPr>
          <w:delText xml:space="preserve">that the FASTER algorithm </w:delText>
        </w:r>
        <w:r w:rsidR="000279E5" w:rsidDel="00D95647">
          <w:rPr>
            <w:szCs w:val="24"/>
            <w:highlight w:val="yellow"/>
          </w:rPr>
          <w:delText xml:space="preserve">might have missed were further </w:delText>
        </w:r>
        <w:r w:rsidR="000279E5" w:rsidRPr="000279E5" w:rsidDel="00D95647">
          <w:rPr>
            <w:szCs w:val="24"/>
            <w:highlight w:val="yellow"/>
          </w:rPr>
          <w:delText xml:space="preserve">checked by custom-made </w:delText>
        </w:r>
      </w:del>
      <w:del w:id="28" w:author="Andersen, Soren" w:date="2019-08-12T16:11:00Z">
        <w:r w:rsidR="000279E5" w:rsidRPr="000279E5" w:rsidDel="00D95647">
          <w:rPr>
            <w:szCs w:val="24"/>
            <w:highlight w:val="yellow"/>
          </w:rPr>
          <w:delText>functions</w:delText>
        </w:r>
      </w:del>
      <w:r w:rsidR="000279E5" w:rsidRPr="000279E5">
        <w:rPr>
          <w:szCs w:val="24"/>
          <w:highlight w:val="yellow"/>
        </w:rPr>
        <w:t xml:space="preserve">. </w:t>
      </w:r>
      <w:commentRangeStart w:id="29"/>
      <w:commentRangeStart w:id="30"/>
      <w:commentRangeStart w:id="31"/>
      <w:del w:id="32" w:author="Ivan Grahek" w:date="2019-08-10T11:41:00Z">
        <w:r w:rsidR="00D8304B" w:rsidRPr="000279E5" w:rsidDel="004864F0">
          <w:rPr>
            <w:szCs w:val="24"/>
            <w:highlight w:val="yellow"/>
          </w:rPr>
          <w:delText xml:space="preserve">All remaining </w:delText>
        </w:r>
        <w:r w:rsidR="00060360" w:rsidRPr="000279E5" w:rsidDel="004864F0">
          <w:rPr>
            <w:szCs w:val="24"/>
            <w:highlight w:val="yellow"/>
          </w:rPr>
          <w:delText>epochs were scanned with</w:delText>
        </w:r>
        <w:r w:rsidR="00054E36" w:rsidRPr="000279E5" w:rsidDel="004864F0">
          <w:rPr>
            <w:szCs w:val="24"/>
            <w:highlight w:val="yellow"/>
          </w:rPr>
          <w:delText xml:space="preserve"> </w:delText>
        </w:r>
        <w:r w:rsidR="00D8304B" w:rsidRPr="000279E5" w:rsidDel="004864F0">
          <w:rPr>
            <w:szCs w:val="24"/>
            <w:highlight w:val="yellow"/>
          </w:rPr>
          <w:delText>SCADS</w:delText>
        </w:r>
        <w:r w:rsidR="00060360" w:rsidRPr="000279E5" w:rsidDel="004864F0">
          <w:rPr>
            <w:szCs w:val="24"/>
            <w:highlight w:val="yellow"/>
          </w:rPr>
          <w:delText xml:space="preserve"> </w:delText>
        </w:r>
        <w:r w:rsidR="00244D58" w:rsidRPr="000279E5" w:rsidDel="004864F0">
          <w:rPr>
            <w:szCs w:val="24"/>
            <w:highlight w:val="yellow"/>
          </w:rPr>
          <w:fldChar w:fldCharType="begin" w:fldLock="1"/>
        </w:r>
        <w:r w:rsidR="004B04C5" w:rsidRPr="000279E5" w:rsidDel="004864F0">
          <w:rPr>
            <w:szCs w:val="24"/>
            <w:highlight w:val="yellow"/>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r w:rsidR="00244D58" w:rsidRPr="000279E5" w:rsidDel="004864F0">
          <w:rPr>
            <w:szCs w:val="24"/>
            <w:highlight w:val="yellow"/>
          </w:rPr>
          <w:fldChar w:fldCharType="separate"/>
        </w:r>
        <w:r w:rsidR="00244D58" w:rsidRPr="000279E5" w:rsidDel="004864F0">
          <w:rPr>
            <w:noProof/>
            <w:szCs w:val="24"/>
            <w:highlight w:val="yellow"/>
          </w:rPr>
          <w:delText>(Junghöfer, Elbert, Tucker, &amp; Rockstroh, 2000)</w:delText>
        </w:r>
        <w:r w:rsidR="00244D58" w:rsidRPr="000279E5" w:rsidDel="004864F0">
          <w:rPr>
            <w:szCs w:val="24"/>
            <w:highlight w:val="yellow"/>
          </w:rPr>
          <w:fldChar w:fldCharType="end"/>
        </w:r>
        <w:r w:rsidR="00244D58" w:rsidRPr="000279E5" w:rsidDel="004864F0">
          <w:rPr>
            <w:szCs w:val="24"/>
            <w:highlight w:val="yellow"/>
          </w:rPr>
          <w:delText xml:space="preserve"> </w:delText>
        </w:r>
        <w:r w:rsidR="00060360" w:rsidRPr="000279E5" w:rsidDel="004864F0">
          <w:rPr>
            <w:szCs w:val="24"/>
            <w:highlight w:val="yellow"/>
          </w:rPr>
          <w:delText xml:space="preserve">and rejected when flagged as </w:delText>
        </w:r>
        <w:r w:rsidR="00A16807" w:rsidRPr="000279E5" w:rsidDel="004864F0">
          <w:rPr>
            <w:szCs w:val="24"/>
            <w:highlight w:val="yellow"/>
          </w:rPr>
          <w:delText xml:space="preserve">containing residual </w:delText>
        </w:r>
        <w:r w:rsidR="0091756E" w:rsidRPr="000279E5" w:rsidDel="004864F0">
          <w:rPr>
            <w:szCs w:val="24"/>
            <w:highlight w:val="yellow"/>
          </w:rPr>
          <w:delText>artifacts</w:delText>
        </w:r>
        <w:r w:rsidR="00054E36" w:rsidRPr="000279E5" w:rsidDel="004864F0">
          <w:rPr>
            <w:szCs w:val="24"/>
            <w:highlight w:val="yellow"/>
          </w:rPr>
          <w:delText>.</w:delText>
        </w:r>
        <w:commentRangeEnd w:id="29"/>
        <w:r w:rsidR="003E30CF" w:rsidRPr="000279E5" w:rsidDel="004864F0">
          <w:rPr>
            <w:rStyle w:val="CommentReference"/>
            <w:highlight w:val="yellow"/>
          </w:rPr>
          <w:commentReference w:id="29"/>
        </w:r>
        <w:commentRangeEnd w:id="30"/>
        <w:r w:rsidR="000279E5" w:rsidRPr="000279E5" w:rsidDel="004864F0">
          <w:rPr>
            <w:rStyle w:val="CommentReference"/>
            <w:highlight w:val="yellow"/>
          </w:rPr>
          <w:commentReference w:id="30"/>
        </w:r>
      </w:del>
      <w:commentRangeEnd w:id="31"/>
      <w:r w:rsidR="00D95647">
        <w:rPr>
          <w:rStyle w:val="CommentReference"/>
        </w:rPr>
        <w:commentReference w:id="31"/>
      </w:r>
      <w:del w:id="33" w:author="Ivan Grahek" w:date="2019-08-10T11:41:00Z">
        <w:r w:rsidR="00054E36" w:rsidDel="004864F0">
          <w:rPr>
            <w:szCs w:val="24"/>
          </w:rPr>
          <w:delText xml:space="preserve"> </w:delText>
        </w:r>
      </w:del>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xml:space="preserve">, resulting in the following </w:t>
      </w:r>
      <w:commentRangeStart w:id="34"/>
      <w:del w:id="35" w:author="Andersen, Soren" w:date="2019-08-12T16:29:00Z">
        <w:r w:rsidR="0017433F" w:rsidDel="000202DB">
          <w:rPr>
            <w:szCs w:val="24"/>
          </w:rPr>
          <w:delText>grand-</w:delText>
        </w:r>
      </w:del>
      <w:commentRangeEnd w:id="34"/>
      <w:r w:rsidR="000202DB">
        <w:rPr>
          <w:rStyle w:val="CommentReference"/>
        </w:rPr>
        <w:commentReference w:id="34"/>
      </w:r>
      <w:r w:rsidR="0017433F">
        <w:rPr>
          <w:szCs w:val="24"/>
        </w:rPr>
        <w:t>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BB27854" w:rsidR="00F6194D" w:rsidRDefault="00C46808" w:rsidP="00F6194D">
      <w:pPr>
        <w:spacing w:line="480" w:lineRule="auto"/>
        <w:ind w:firstLine="280"/>
        <w:jc w:val="both"/>
        <w:rPr>
          <w:rFonts w:eastAsia="Times New Roman"/>
          <w:szCs w:val="24"/>
        </w:rPr>
      </w:pPr>
      <w:commentRangeStart w:id="36"/>
      <w:ins w:id="37" w:author="Andersen, Soren" w:date="2019-08-12T16:24:00Z">
        <w:r w:rsidRPr="00D92BFE">
          <w:rPr>
            <w:rFonts w:eastAsia="Times New Roman"/>
            <w:szCs w:val="24"/>
          </w:rPr>
          <w:t>After removing linear trends,</w:t>
        </w:r>
        <w:r>
          <w:rPr>
            <w:rFonts w:eastAsia="Times New Roman"/>
            <w:szCs w:val="24"/>
          </w:rPr>
          <w:t xml:space="preserve"> </w:t>
        </w:r>
      </w:ins>
      <w:ins w:id="38" w:author="Andersen, Soren" w:date="2019-08-12T16:22:00Z">
        <w:r>
          <w:rPr>
            <w:rFonts w:eastAsia="Times New Roman"/>
            <w:szCs w:val="24"/>
          </w:rPr>
          <w:t xml:space="preserve">SSVEP amplitudes were computed as the absolute of the complex Fourier coefficients </w:t>
        </w:r>
      </w:ins>
      <w:ins w:id="39" w:author="Andersen, Soren" w:date="2019-08-12T16:23:00Z">
        <w:r>
          <w:rPr>
            <w:rFonts w:eastAsia="Times New Roman"/>
            <w:szCs w:val="24"/>
          </w:rPr>
          <w:t>of the</w:t>
        </w:r>
      </w:ins>
      <w:ins w:id="40" w:author="Andersen, Soren" w:date="2019-08-12T16:31:00Z">
        <w:r w:rsidR="000202DB">
          <w:rPr>
            <w:rFonts w:eastAsia="Times New Roman"/>
            <w:szCs w:val="24"/>
          </w:rPr>
          <w:t xml:space="preserve"> trial average</w:t>
        </w:r>
      </w:ins>
      <w:ins w:id="41" w:author="Andersen, Soren" w:date="2019-08-12T16:32:00Z">
        <w:r w:rsidR="000202DB">
          <w:rPr>
            <w:rFonts w:eastAsia="Times New Roman"/>
            <w:szCs w:val="24"/>
          </w:rPr>
          <w:t>d</w:t>
        </w:r>
      </w:ins>
      <w:ins w:id="42" w:author="Andersen, Soren" w:date="2019-08-12T16:23:00Z">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w:t>
        </w:r>
      </w:ins>
      <w:ins w:id="43" w:author="Andersen, Soren" w:date="2019-08-12T16:25:00Z">
        <w:r>
          <w:rPr>
            <w:rFonts w:eastAsia="Times New Roman"/>
            <w:szCs w:val="24"/>
          </w:rPr>
          <w:t xml:space="preserve"> </w:t>
        </w:r>
      </w:ins>
      <w:commentRangeEnd w:id="36"/>
      <w:ins w:id="44" w:author="Andersen, Soren" w:date="2019-08-12T16:27:00Z">
        <w:r>
          <w:rPr>
            <w:rStyle w:val="CommentReference"/>
          </w:rPr>
          <w:commentReference w:id="36"/>
        </w:r>
      </w:ins>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w:t>
      </w:r>
      <w:r w:rsidR="00F6194D" w:rsidRPr="00D92BFE">
        <w:rPr>
          <w:rFonts w:eastAsia="Times New Roman"/>
          <w:szCs w:val="24"/>
        </w:rPr>
        <w:lastRenderedPageBreak/>
        <w:t>maps based on grand-averaged data collapsed across all conditions.</w:t>
      </w:r>
      <w:ins w:id="45" w:author="Andersen, Soren" w:date="2019-08-12T16:29:00Z">
        <w:r w:rsidR="000202DB">
          <w:rPr>
            <w:rFonts w:eastAsia="Times New Roman"/>
            <w:szCs w:val="24"/>
          </w:rPr>
          <w:t xml:space="preserve"> Based on this, a cluster</w:t>
        </w:r>
      </w:ins>
      <w:ins w:id="46" w:author="Andersen, Soren" w:date="2019-08-12T16:30:00Z">
        <w:r w:rsidR="000202DB">
          <w:rPr>
            <w:rFonts w:eastAsia="Times New Roman"/>
            <w:szCs w:val="24"/>
          </w:rPr>
          <w:t xml:space="preserve"> consisting</w:t>
        </w:r>
      </w:ins>
      <w:ins w:id="47" w:author="Andersen, Soren" w:date="2019-08-12T16:29:00Z">
        <w:r w:rsidR="000202DB">
          <w:rPr>
            <w:rFonts w:eastAsia="Times New Roman"/>
            <w:szCs w:val="24"/>
          </w:rPr>
          <w:t xml:space="preserve"> of the </w:t>
        </w:r>
      </w:ins>
      <w:commentRangeStart w:id="48"/>
      <w:ins w:id="49" w:author="Andersen, Soren" w:date="2019-08-12T16:30:00Z">
        <w:r w:rsidR="000202DB">
          <w:rPr>
            <w:rFonts w:eastAsia="Times New Roman"/>
            <w:szCs w:val="24"/>
          </w:rPr>
          <w:t>four</w:t>
        </w:r>
      </w:ins>
      <w:ins w:id="50" w:author="Andersen, Soren" w:date="2019-08-12T16:29:00Z">
        <w:r w:rsidR="000202DB">
          <w:rPr>
            <w:rFonts w:eastAsia="Times New Roman"/>
            <w:szCs w:val="24"/>
          </w:rPr>
          <w:t xml:space="preserve"> electrodes </w:t>
        </w:r>
      </w:ins>
      <w:ins w:id="51" w:author="Andersen, Soren" w:date="2019-08-12T16:30:00Z">
        <w:r w:rsidR="000202DB">
          <w:rPr>
            <w:rFonts w:eastAsia="Times New Roman"/>
            <w:szCs w:val="24"/>
          </w:rPr>
          <w:t>Oz, O2, POz, and Iz</w:t>
        </w:r>
        <w:commentRangeEnd w:id="48"/>
        <w:r w:rsidR="000202DB">
          <w:rPr>
            <w:rStyle w:val="CommentReference"/>
          </w:rPr>
          <w:commentReference w:id="48"/>
        </w:r>
      </w:ins>
      <w:ins w:id="52" w:author="Andersen, Soren" w:date="2019-08-12T16:29:00Z">
        <w:r w:rsidR="000202DB">
          <w:rPr>
            <w:rFonts w:eastAsia="Times New Roman"/>
            <w:szCs w:val="24"/>
          </w:rPr>
          <w:t xml:space="preserve"> was chosen for further analysis.</w:t>
        </w:r>
      </w:ins>
      <w:ins w:id="53" w:author="Andersen, Soren" w:date="2019-08-12T16:25:00Z">
        <w:r>
          <w:rPr>
            <w:rFonts w:eastAsia="Times New Roman"/>
            <w:szCs w:val="24"/>
          </w:rPr>
          <w:t xml:space="preserve"> </w:t>
        </w:r>
      </w:ins>
      <w:del w:id="54" w:author="Andersen, Soren" w:date="2019-08-12T16:28:00Z">
        <w:r w:rsidR="00F6194D" w:rsidRPr="00D92BFE" w:rsidDel="000202DB">
          <w:rPr>
            <w:rFonts w:eastAsia="Times New Roman"/>
            <w:szCs w:val="24"/>
          </w:rPr>
          <w:delText xml:space="preserve"> </w:delText>
        </w:r>
      </w:del>
      <w:del w:id="55" w:author="Andersen, Soren" w:date="2019-08-12T16:24:00Z">
        <w:r w:rsidR="00F6194D" w:rsidRPr="00D92BFE" w:rsidDel="00C46808">
          <w:rPr>
            <w:rFonts w:eastAsia="Times New Roman"/>
            <w:szCs w:val="24"/>
          </w:rPr>
          <w:delText xml:space="preserve">After removing linear trends, </w:delText>
        </w:r>
      </w:del>
      <w:del w:id="56" w:author="Andersen, Soren" w:date="2019-08-12T16:28:00Z">
        <w:r w:rsidR="00F6194D" w:rsidDel="000202DB">
          <w:rPr>
            <w:rFonts w:eastAsia="Times New Roman"/>
            <w:szCs w:val="24"/>
          </w:rPr>
          <w:delText>F</w:delText>
        </w:r>
        <w:r w:rsidR="00F6194D" w:rsidRPr="00D92BFE" w:rsidDel="000202DB">
          <w:rPr>
            <w:rFonts w:eastAsia="Times New Roman"/>
            <w:szCs w:val="24"/>
          </w:rPr>
          <w:delText xml:space="preserve">ast Fourier Transforms on the EEG signal in a time window </w:delText>
        </w:r>
      </w:del>
      <w:del w:id="57" w:author="Andersen, Soren" w:date="2019-08-12T16:23:00Z">
        <w:r w:rsidR="00F6194D" w:rsidRPr="00D92BFE" w:rsidDel="00C46808">
          <w:rPr>
            <w:rFonts w:eastAsia="Times New Roman"/>
            <w:szCs w:val="24"/>
          </w:rPr>
          <w:delText xml:space="preserve">from 500 ms (to exclude the typically strong phasic visual evoked response to picture onset) to </w:delText>
        </w:r>
        <w:r w:rsidR="00F6194D" w:rsidDel="00C46808">
          <w:rPr>
            <w:rFonts w:eastAsia="Times New Roman"/>
            <w:szCs w:val="24"/>
          </w:rPr>
          <w:delText>3,25</w:delText>
        </w:r>
        <w:r w:rsidR="00F6194D" w:rsidRPr="00D92BFE" w:rsidDel="00C46808">
          <w:rPr>
            <w:rFonts w:eastAsia="Times New Roman"/>
            <w:szCs w:val="24"/>
          </w:rPr>
          <w:delText xml:space="preserve">0 ms after stimulus onset </w:delText>
        </w:r>
      </w:del>
      <w:del w:id="58" w:author="Andersen, Soren" w:date="2019-08-12T16:28:00Z">
        <w:r w:rsidR="00F6194D" w:rsidRPr="00D92BFE" w:rsidDel="000202DB">
          <w:rPr>
            <w:rFonts w:eastAsia="Times New Roman"/>
            <w:szCs w:val="24"/>
          </w:rPr>
          <w:delText>was applied, and amplitudes were obtained by extracting the absolute values of the resulting complex Fourier coefficients.</w:delText>
        </w:r>
        <w:r w:rsidR="00F6194D" w:rsidDel="000202DB">
          <w:rPr>
            <w:rFonts w:eastAsia="Times New Roman"/>
            <w:szCs w:val="24"/>
          </w:rPr>
          <w:delText xml:space="preserve"> </w:delText>
        </w:r>
      </w:del>
      <w:del w:id="59" w:author="Andersen, Soren" w:date="2019-08-12T16:31:00Z">
        <w:r w:rsidR="00F6194D" w:rsidDel="000202DB">
          <w:rPr>
            <w:rFonts w:eastAsia="Times New Roman"/>
            <w:szCs w:val="24"/>
          </w:rPr>
          <w:delText>W</w:delText>
        </w:r>
        <w:r w:rsidR="00F6194D" w:rsidRPr="00D92BFE" w:rsidDel="000202DB">
          <w:rPr>
            <w:rFonts w:eastAsia="Times New Roman"/>
            <w:szCs w:val="24"/>
          </w:rPr>
          <w:delText xml:space="preserve">e extracted </w:delText>
        </w:r>
        <w:r w:rsidR="00F6194D" w:rsidDel="000202DB">
          <w:rPr>
            <w:rFonts w:eastAsia="Times New Roman"/>
            <w:szCs w:val="24"/>
          </w:rPr>
          <w:delText>SSVEP</w:delText>
        </w:r>
        <w:r w:rsidR="00F6194D" w:rsidRPr="00D92BFE" w:rsidDel="000202DB">
          <w:rPr>
            <w:rFonts w:eastAsia="Times New Roman"/>
            <w:szCs w:val="24"/>
          </w:rPr>
          <w:delText xml:space="preserve"> amplitude at</w:delText>
        </w:r>
        <w:r w:rsidR="00F6194D" w:rsidDel="000202DB">
          <w:rPr>
            <w:rFonts w:eastAsia="Times New Roman"/>
            <w:szCs w:val="24"/>
          </w:rPr>
          <w:delText xml:space="preserve"> 10 and</w:delText>
        </w:r>
        <w:r w:rsidR="00F6194D" w:rsidRPr="00D92BFE" w:rsidDel="000202DB">
          <w:rPr>
            <w:rFonts w:eastAsia="Times New Roman"/>
            <w:szCs w:val="24"/>
          </w:rPr>
          <w:delText xml:space="preserve"> </w:delText>
        </w:r>
        <w:r w:rsidR="00F6194D" w:rsidDel="000202DB">
          <w:rPr>
            <w:rFonts w:eastAsia="Times New Roman"/>
            <w:szCs w:val="24"/>
          </w:rPr>
          <w:delText>1</w:delText>
        </w:r>
        <w:r w:rsidR="00F6194D" w:rsidRPr="00D92BFE" w:rsidDel="000202DB">
          <w:rPr>
            <w:rFonts w:eastAsia="Times New Roman"/>
            <w:szCs w:val="24"/>
          </w:rPr>
          <w:delText xml:space="preserve">2 Hz from each individual electrode cluster, separately for each condition (averaged across trials). </w:delText>
        </w:r>
      </w:del>
      <w:r w:rsidR="00F6194D">
        <w:rPr>
          <w:rFonts w:eastAsia="Times New Roman"/>
          <w:szCs w:val="24"/>
        </w:rPr>
        <w:t xml:space="preserve">The </w:t>
      </w:r>
      <w:ins w:id="60" w:author="Andersen, Soren" w:date="2019-08-12T16:31:00Z">
        <w:r w:rsidR="000202DB">
          <w:rPr>
            <w:rFonts w:eastAsia="Times New Roman"/>
            <w:szCs w:val="24"/>
          </w:rPr>
          <w:t xml:space="preserve">SSVEP </w:t>
        </w:r>
      </w:ins>
      <w:r w:rsidR="00F6194D">
        <w:rPr>
          <w:rFonts w:eastAsia="Times New Roman"/>
          <w:szCs w:val="24"/>
        </w:rPr>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ins w:id="61" w:author="Andersen, Soren" w:date="2019-08-12T16:31:00Z">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ins>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commentRangeStart w:id="62"/>
      <w:r w:rsidR="00F6194D" w:rsidRPr="00D92BFE">
        <w:rPr>
          <w:rFonts w:eastAsia="Times New Roman"/>
          <w:szCs w:val="24"/>
        </w:rPr>
        <w:t xml:space="preserve">To account for inter-individual variations in topographical </w:t>
      </w:r>
      <w:r w:rsidR="00F6194D">
        <w:rPr>
          <w:rFonts w:eastAsia="Times New Roman"/>
          <w:szCs w:val="24"/>
        </w:rPr>
        <w:t>SSVEP</w:t>
      </w:r>
      <w:r w:rsidR="00F6194D" w:rsidRPr="00D92BFE">
        <w:rPr>
          <w:rFonts w:eastAsia="Times New Roman"/>
          <w:szCs w:val="24"/>
        </w:rPr>
        <w:t xml:space="preserve"> amplitude distributions, we identified and averaged activity from the four electrodes displaying, for each participant, the largest frequency-specific amplitude.</w:t>
      </w:r>
      <w:commentRangeEnd w:id="62"/>
      <w:r w:rsidR="000202DB">
        <w:rPr>
          <w:rStyle w:val="CommentReference"/>
        </w:rPr>
        <w:commentReference w:id="62"/>
      </w:r>
      <w:r w:rsidR="00F6194D" w:rsidRPr="00D92BFE">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374132C7"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ins w:id="63" w:author="Andersen, Soren" w:date="2019-08-12T16:53:00Z">
        <w:r w:rsidR="00412DE2">
          <w:t xml:space="preserve">observer </w:t>
        </w:r>
      </w:ins>
      <w:r w:rsidR="00CA119C">
        <w:t>sensitivity (</w:t>
      </w:r>
      <w:r w:rsidR="00BA5161">
        <w:t>d</w:t>
      </w:r>
      <w:ins w:id="64" w:author="Andersen, Soren" w:date="2019-08-12T16:52:00Z">
        <w:r w:rsidR="00412DE2">
          <w:t>′</w:t>
        </w:r>
      </w:ins>
      <w:del w:id="65" w:author="Andersen, Soren" w:date="2019-08-12T16:52:00Z">
        <w:r w:rsidR="00BA5161" w:rsidDel="00412DE2">
          <w:delText xml:space="preserve"> prime</w:delText>
        </w:r>
      </w:del>
      <w:ins w:id="66" w:author="Andersen, Soren" w:date="2019-08-12T16:52:00Z">
        <w:r w:rsidR="00412DE2">
          <w:t>, i.e. participants</w:t>
        </w:r>
      </w:ins>
      <w:ins w:id="67" w:author="Andersen, Soren" w:date="2019-08-12T16:54:00Z">
        <w:r w:rsidR="00412DE2">
          <w:t>’ ability to distinguish between target and distractor coherent motion</w:t>
        </w:r>
      </w:ins>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ins w:id="68" w:author="Andersen, Soren" w:date="2019-08-12T16:52:00Z">
        <w:r w:rsidR="00412DE2">
          <w:t>′</w:t>
        </w:r>
      </w:ins>
      <w:del w:id="69" w:author="Andersen, Soren" w:date="2019-08-12T16:52:00Z">
        <w:r w:rsidR="003D0BFA" w:rsidDel="00412DE2">
          <w:rPr>
            <w:rFonts w:eastAsia="Times New Roman"/>
            <w:szCs w:val="24"/>
          </w:rPr>
          <w:delText xml:space="preserve"> prime</w:delText>
        </w:r>
      </w:del>
      <w:r w:rsidR="003D0BFA">
        <w:rPr>
          <w:rFonts w:eastAsia="Times New Roman"/>
          <w:szCs w:val="24"/>
        </w:rPr>
        <w:t xml:space="preserve">) were analyzed. Sensitivity index </w:t>
      </w:r>
      <w:commentRangeStart w:id="70"/>
      <w:r w:rsidR="003D0BFA">
        <w:rPr>
          <w:rFonts w:eastAsia="Times New Roman"/>
          <w:szCs w:val="24"/>
        </w:rPr>
        <w:t>d</w:t>
      </w:r>
      <w:ins w:id="71" w:author="Andersen, Soren" w:date="2019-08-12T16:54:00Z">
        <w:r w:rsidR="00412DE2">
          <w:t>′</w:t>
        </w:r>
        <w:commentRangeEnd w:id="70"/>
        <w:r w:rsidR="00412DE2">
          <w:rPr>
            <w:rStyle w:val="CommentReference"/>
          </w:rPr>
          <w:commentReference w:id="70"/>
        </w:r>
      </w:ins>
      <w:del w:id="72" w:author="Andersen, Soren" w:date="2019-08-12T16:54:00Z">
        <w:r w:rsidR="003D0BFA" w:rsidDel="00412DE2">
          <w:rPr>
            <w:rFonts w:eastAsia="Times New Roman"/>
            <w:szCs w:val="24"/>
          </w:rPr>
          <w:delText xml:space="preserve"> prime</w:delText>
        </w:r>
      </w:del>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w:t>
      </w:r>
      <w:r w:rsidR="00720800" w:rsidRPr="008C39A8">
        <w:lastRenderedPageBreak/>
        <w:t>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 xml:space="preserve">Additionally, we </w:t>
      </w:r>
      <w:r w:rsidR="00F219CA">
        <w:lastRenderedPageBreak/>
        <w:t>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3F15776C" w:rsidR="00476F36" w:rsidRDefault="00476F36" w:rsidP="00476F36">
      <w:pPr>
        <w:spacing w:line="480" w:lineRule="auto"/>
        <w:ind w:firstLine="284"/>
        <w:jc w:val="both"/>
      </w:pPr>
      <w:r>
        <w:t>We fitted three models to predict sensitivity (</w:t>
      </w:r>
      <w:r w:rsidR="00BA5161">
        <w:t>d</w:t>
      </w:r>
      <w:ins w:id="73" w:author="Andersen, Soren" w:date="2019-08-12T16:56:00Z">
        <w:r w:rsidR="00412DE2">
          <w:t>′</w:t>
        </w:r>
      </w:ins>
      <w:del w:id="74" w:author="Andersen, Soren" w:date="2019-08-12T16:56:00Z">
        <w:r w:rsidR="00BA5161" w:rsidDel="00412DE2">
          <w:delText xml:space="preserve"> prime</w:delText>
        </w:r>
      </w:del>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75"/>
      <w:r>
        <w:t xml:space="preserve">centered at 1.8 </w:t>
      </w:r>
      <w:commentRangeEnd w:id="75"/>
      <w:r w:rsidR="00CD191D">
        <w:rPr>
          <w:rStyle w:val="CommentReference"/>
        </w:rPr>
        <w:commentReference w:id="75"/>
      </w:r>
      <w:r>
        <w:t xml:space="preserve">with a standard deviation of 1; for reaction times: </w:t>
      </w:r>
      <w:commentRangeStart w:id="76"/>
      <w:r>
        <w:t>centered at 500</w:t>
      </w:r>
      <w:commentRangeEnd w:id="76"/>
      <w:r w:rsidR="00F8481D">
        <w:rPr>
          <w:rStyle w:val="CommentReference"/>
        </w:rPr>
        <w:commentReference w:id="76"/>
      </w:r>
      <w:r>
        <w:t xml:space="preserve"> with a </w:t>
      </w:r>
      <w:r w:rsidR="00F8481D">
        <w:t>standard deviation</w:t>
      </w:r>
      <w:r>
        <w:t xml:space="preserve"> of 200). The models with slopes also included</w:t>
      </w:r>
      <w:r w:rsidR="004141EF">
        <w:t xml:space="preserve"> a Gaussian distribution as prior </w:t>
      </w:r>
      <w:r>
        <w:t xml:space="preserve">for the slopes (for sensitivity: </w:t>
      </w:r>
      <w:commentRangeStart w:id="77"/>
      <w:r>
        <w:t>centered at 0</w:t>
      </w:r>
      <w:commentRangeEnd w:id="77"/>
      <w:r w:rsidR="00F8481D">
        <w:rPr>
          <w:rStyle w:val="CommentReference"/>
        </w:rPr>
        <w:commentReference w:id="77"/>
      </w:r>
      <w:r>
        <w:t xml:space="preserve"> with a </w:t>
      </w:r>
      <w:commentRangeStart w:id="78"/>
      <w:r>
        <w:t>standard deviation of 2</w:t>
      </w:r>
      <w:commentRangeEnd w:id="78"/>
      <w:r w:rsidR="00F8481D">
        <w:rPr>
          <w:rStyle w:val="CommentReference"/>
        </w:rPr>
        <w:commentReference w:id="78"/>
      </w:r>
      <w:r>
        <w:t xml:space="preserve">; for reaction times: centered at 0 with a standard deviation of 200). </w:t>
      </w:r>
      <w:commentRangeStart w:id="79"/>
      <w:commentRangeStart w:id="80"/>
      <w:commentRangeStart w:id="81"/>
      <w:r>
        <w:t xml:space="preserve">These weakly informative priors were chosen based on </w:t>
      </w:r>
      <w:del w:id="82" w:author="Andersen, Soren" w:date="2019-08-12T16:42:00Z">
        <w:r w:rsidDel="00C654A6">
          <w:delText xml:space="preserve">the </w:delText>
        </w:r>
      </w:del>
      <w:ins w:id="83" w:author="Andersen, Soren" w:date="2019-08-12T16:42:00Z">
        <w:r w:rsidR="00C654A6">
          <w:t xml:space="preserve">a </w:t>
        </w:r>
      </w:ins>
      <w:r>
        <w:t xml:space="preserve">previous study which used the same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79"/>
      <w:r w:rsidR="00B43674">
        <w:rPr>
          <w:rStyle w:val="CommentReference"/>
        </w:rPr>
        <w:commentReference w:id="79"/>
      </w:r>
      <w:commentRangeEnd w:id="80"/>
      <w:r w:rsidR="00F8481D">
        <w:rPr>
          <w:rStyle w:val="CommentReference"/>
        </w:rPr>
        <w:commentReference w:id="80"/>
      </w:r>
      <w:commentRangeEnd w:id="81"/>
      <w:r w:rsidR="00C654A6">
        <w:rPr>
          <w:rStyle w:val="CommentReference"/>
        </w:rPr>
        <w:commentReference w:id="81"/>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w:t>
      </w:r>
      <w:r>
        <w:lastRenderedPageBreak/>
        <w:t>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66D2FD8D"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84"/>
      <w:commentRangeStart w:id="85"/>
      <w:r>
        <w:t>centered at 1 with a standard deviation of 3</w:t>
      </w:r>
      <w:commentRangeEnd w:id="84"/>
      <w:r w:rsidR="00F8481D">
        <w:rPr>
          <w:rStyle w:val="CommentReference"/>
        </w:rPr>
        <w:commentReference w:id="84"/>
      </w:r>
      <w:commentRangeEnd w:id="85"/>
      <w:r w:rsidR="00C654A6">
        <w:rPr>
          <w:rStyle w:val="CommentReference"/>
        </w:rPr>
        <w:commentReference w:id="85"/>
      </w:r>
      <w:r>
        <w:t>). In addition, the models with slopes included a Gaussian distribution as the prior for the slopes (</w:t>
      </w:r>
      <w:commentRangeStart w:id="86"/>
      <w:r>
        <w:t>centered at 0 with a standard deviation of 3</w:t>
      </w:r>
      <w:commentRangeEnd w:id="86"/>
      <w:r w:rsidR="00F8481D">
        <w:rPr>
          <w:rStyle w:val="CommentReference"/>
        </w:rPr>
        <w:commentReference w:id="86"/>
      </w:r>
      <w:r>
        <w:t xml:space="preserve">). </w:t>
      </w:r>
      <w:commentRangeStart w:id="87"/>
      <w:r>
        <w:t xml:space="preserve">These weakly informative priors were chosen based on </w:t>
      </w:r>
      <w:del w:id="88" w:author="Andersen, Soren" w:date="2019-08-12T16:49:00Z">
        <w:r w:rsidDel="00C654A6">
          <w:delText xml:space="preserve">the </w:delText>
        </w:r>
      </w:del>
      <w:ins w:id="89" w:author="Andersen, Soren" w:date="2019-08-12T16:49:00Z">
        <w:r w:rsidR="00C654A6">
          <w:t xml:space="preserve">a </w:t>
        </w:r>
      </w:ins>
      <w:r>
        <w:t xml:space="preserve">previous study with the same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w:t>
      </w:r>
      <w:commentRangeEnd w:id="87"/>
      <w:r w:rsidR="00F47CC7">
        <w:rPr>
          <w:rStyle w:val="CommentReference"/>
        </w:rPr>
        <w:commentReference w:id="87"/>
      </w:r>
      <w:r>
        <w:t xml:space="preserve"> As was the case for the behavioral data, several models were not fitted because they were not plausible in the context of </w:t>
      </w:r>
      <w:r>
        <w:lastRenderedPageBreak/>
        <w:t xml:space="preserve">our experiment (e.g., </w:t>
      </w:r>
      <w:del w:id="90" w:author="Andersen, Soren" w:date="2019-08-12T16:50:00Z">
        <w:r w:rsidDel="00412DE2">
          <w:delText xml:space="preserve">the </w:delText>
        </w:r>
      </w:del>
      <w:r>
        <w:t>models that include both reward phase and probability, but not their interaction</w:t>
      </w:r>
      <w:ins w:id="91" w:author="Andersen, Soren" w:date="2019-08-12T16:50:00Z">
        <w:r w:rsidR="00412DE2">
          <w:t>,</w:t>
        </w:r>
      </w:ins>
      <w:ins w:id="92" w:author="Andersen, Soren" w:date="2019-08-12T16:49:00Z">
        <w:r w:rsidR="00412DE2">
          <w:t xml:space="preserve"> are implausible because reward probability cannot affect the baseline phase</w:t>
        </w:r>
      </w:ins>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6DD83C60"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ins w:id="93" w:author="Andersen, Soren" w:date="2019-08-12T16:56:00Z">
        <w:r w:rsidR="00412DE2">
          <w:t>′</w:t>
        </w:r>
      </w:ins>
      <w:del w:id="94" w:author="Andersen, Soren" w:date="2019-08-12T16:56:00Z">
        <w:r w:rsidR="001004E2" w:rsidDel="00412DE2">
          <w:rPr>
            <w:rFonts w:ascii="Times New Roman" w:hAnsi="Times New Roman" w:cs="Times New Roman"/>
            <w:color w:val="auto"/>
          </w:rPr>
          <w:delText xml:space="preserve"> prime</w:delText>
        </w:r>
      </w:del>
    </w:p>
    <w:p w14:paraId="2E9CB975" w14:textId="77777777" w:rsidR="00781FC8" w:rsidRPr="00781FC8" w:rsidRDefault="00781FC8" w:rsidP="00781FC8"/>
    <w:p w14:paraId="3C6DA101" w14:textId="04B0269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w:t>
      </w:r>
      <w:r w:rsidR="004864F0">
        <w:t>a negligible</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lastRenderedPageBreak/>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26F6BB92" w:rsidR="007F6AA7" w:rsidRPr="007F6AA7" w:rsidRDefault="00566A39" w:rsidP="00566A39">
            <w:r>
              <w:t>Sensitivity</w:t>
            </w:r>
            <w:r w:rsidR="007F6AA7">
              <w:t xml:space="preserve"> </w:t>
            </w:r>
            <w:r w:rsidR="005C4A57">
              <w:t>(</w:t>
            </w:r>
            <w:r w:rsidR="00BA5161">
              <w:t>d</w:t>
            </w:r>
            <w:ins w:id="95" w:author="Andersen, Soren" w:date="2019-08-12T16:56:00Z">
              <w:r w:rsidR="00412DE2">
                <w:t>′</w:t>
              </w:r>
            </w:ins>
            <w:del w:id="96" w:author="Andersen, Soren" w:date="2019-08-12T16:56:00Z">
              <w:r w:rsidR="00BA5161" w:rsidDel="00412DE2">
                <w:delText xml:space="preserve"> prime</w:delText>
              </w:r>
            </w:del>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97"/>
      </w:r>
      <w:r w:rsidR="004864F0">
        <w:rPr>
          <w:rStyle w:val="CommentReference"/>
        </w:rPr>
        <w:commentReference w:id="98"/>
      </w:r>
      <w:r w:rsidR="00BB7F05">
        <w:rPr>
          <w:rStyle w:val="CommentReference"/>
        </w:rPr>
        <w:commentReference w:id="99"/>
      </w:r>
    </w:p>
    <w:p w14:paraId="0640105C" w14:textId="3BD2B8D0" w:rsidR="001B6663" w:rsidRDefault="001B6663" w:rsidP="008E021D">
      <w:pPr>
        <w:rPr>
          <w:b/>
        </w:rPr>
      </w:pPr>
    </w:p>
    <w:p w14:paraId="493B129A" w14:textId="296B5029" w:rsidR="004D7EBB" w:rsidRPr="004D7EBB" w:rsidRDefault="004D7EBB" w:rsidP="008E021D">
      <w:pPr>
        <w:rPr>
          <w:b/>
        </w:rPr>
      </w:pPr>
    </w:p>
    <w:commentRangeStart w:id="100"/>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F418CE" w:rsidRDefault="00F418CE"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qLMEA&#10;AADbAAAADwAAAGRycy9kb3ducmV2LnhtbERPTYvCMBC9C/6HMMLeNFUWWatRFkXxImKV6nG2mW3L&#10;NpPSRK3+enNY8Ph437NFaypxo8aVlhUMBxEI4szqknMFp+O6/wXCeWSNlWVS8CAHi3m3M8NY2zsf&#10;6Jb4XIQQdjEqKLyvYyldVpBBN7A1ceB+bWPQB9jkUjd4D+GmkqMoGkuDJYeGAmtaFpT9JVejwGXR&#10;ON1/Jun5R27oOdF6ddnslProtd9TEJ5a/xb/u7dawSiMDV/C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XaizBAAAA2wAAAA8AAAAAAAAAAAAAAAAAmAIAAGRycy9kb3du&#10;cmV2LnhtbFBLBQYAAAAABAAEAPUAAACGAwAAAAA=&#10;" strokecolor="white [3212]">
                  <v:textbox>
                    <w:txbxContent>
                      <w:p w14:paraId="02EE6252" w14:textId="2C9EAC6D" w:rsidR="00F418CE" w:rsidRDefault="00F418CE"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Reaction times (</w:t>
                        </w:r>
                        <w:proofErr w:type="spellStart"/>
                        <w:r>
                          <w:rPr>
                            <w:sz w:val="20"/>
                          </w:rPr>
                          <w:t>ms</w:t>
                        </w:r>
                        <w:proofErr w:type="spellEnd"/>
                        <w:r>
                          <w:rPr>
                            <w:sz w:val="20"/>
                          </w:rPr>
                          <w:t xml:space="preserve">)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6ybBAAAA2gAAAA8AAABkcnMvZG93bnJldi54bWxEj0FrwkAUhO9C/8PyCr2ZTYVKiK4iBcFj&#10;q4J4e+y+ZtNm36bZTYz/3hUEj8PMfMMs16NrxEBdqD0reM9yEMTam5orBcfDdlqACBHZYOOZFFwp&#10;wHr1MlliafyFv2nYx0okCIcSFdgY21LKoC05DJlviZP34zuHMcmukqbDS4K7Rs7yfC4d1pwWLLb0&#10;aUn/7XunoHDbL90Xp9bmm57P83892F+t1NvruFmAiDTGZ/jR3hkFH3C/km6AXN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V6ybBAAAA2gAAAA8AAAAAAAAAAAAAAAAAnwIA&#10;AGRycy9kb3ducmV2LnhtbFBLBQYAAAAABAAEAPcAAACNAwAAAAA=&#10;">
                  <v:imagedata r:id="rId13" o:title="Figure 3" cropleft="4485f" cropright="6972f"/>
                  <v:path arrowok="t"/>
                </v:shape>
                <w10:wrap type="topAndBottom"/>
              </v:group>
            </w:pict>
          </mc:Fallback>
        </mc:AlternateContent>
      </w:r>
      <w:commentRangeEnd w:id="100"/>
      <w:r w:rsidR="00065FE9">
        <w:rPr>
          <w:rStyle w:val="CommentReference"/>
        </w:rPr>
        <w:commentReference w:id="100"/>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38646AE7"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del w:id="101" w:author="Andersen, Soren" w:date="2019-08-12T16:27:00Z">
        <w:r w:rsidDel="00C46808">
          <w:rPr>
            <w:rFonts w:eastAsia="Times New Roman"/>
            <w:szCs w:val="24"/>
          </w:rPr>
          <w:delText xml:space="preserve"> </w:delText>
        </w:r>
        <w:r w:rsidRPr="00411041" w:rsidDel="00C46808">
          <w:rPr>
            <w:rFonts w:eastAsia="Times New Roman"/>
            <w:i/>
            <w:szCs w:val="24"/>
          </w:rPr>
          <w:delText>PO3</w:delText>
        </w:r>
      </w:del>
      <w:commentRangeStart w:id="102"/>
      <w:ins w:id="103" w:author="Andersen, Soren" w:date="2019-08-12T16:27:00Z">
        <w:r w:rsidR="00C46808">
          <w:rPr>
            <w:rFonts w:eastAsia="Times New Roman"/>
            <w:i/>
            <w:szCs w:val="24"/>
          </w:rPr>
          <w:t>Iz</w:t>
        </w:r>
        <w:commentRangeEnd w:id="102"/>
        <w:r w:rsidR="00C46808">
          <w:rPr>
            <w:rStyle w:val="CommentReference"/>
          </w:rPr>
          <w:commentReference w:id="102"/>
        </w:r>
      </w:ins>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546B84E5" w:rsidR="00F418CE" w:rsidRDefault="00F418CE"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KNGzDAAAA2gAAAA8AAABkcnMvZG93bnJldi54bWxEj0+LwjAUxO+C3yE8wUvRdIVVqUYRF2WR&#10;vfjnoLdH82yrzUtpotZvb4QFj8PM/IaZzhtTijvVrrCs4KsfgyBOrS44U3DYr3pjEM4jaywtk4In&#10;OZjP2q0pJto+eEv3nc9EgLBLUEHufZVI6dKcDLq+rYiDd7a1QR9knUld4yPATSkHcTyUBgsOCzlW&#10;tMwpve5uRoE+/vyVOiu+V+v1ZRuNTXTaDCKlup1mMQHhqfGf8H/7VysYwftKuAFy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ko0bMMAAADaAAAADwAAAAAAAAAAAAAAAACf&#10;AgAAZHJzL2Rvd25yZXYueG1sUEsFBgAAAAAEAAQA9wAAAI8DAAAAAA==&#10;">
                  <v:imagedata r:id="rId15" o:title="Figure1" cropbottom="22293f"/>
                  <v:path arrowok="t"/>
                </v:shape>
                <v:shape id="Text Box 2" o:spid="_x0000_s1034" type="#_x0000_t202" style="position:absolute;left:1170;top:35616;width:59728;height:10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14:paraId="0C1B3DE2" w14:textId="546B84E5" w:rsidR="00F418CE" w:rsidRDefault="00F418CE"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104"/>
      <w:commentRangeStart w:id="105"/>
      <w:r>
        <w:t>T</w:t>
      </w:r>
      <w:commentRangeEnd w:id="104"/>
      <w:r w:rsidR="00292F84">
        <w:rPr>
          <w:rStyle w:val="CommentReference"/>
        </w:rPr>
        <w:commentReference w:id="104"/>
      </w:r>
      <w:commentRangeEnd w:id="105"/>
      <w:r w:rsidR="00EA5E9E">
        <w:rPr>
          <w:rStyle w:val="CommentReference"/>
        </w:rPr>
        <w:commentReference w:id="105"/>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3C551D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2141FF2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associations jointly guide visual processing. </w:t>
      </w:r>
      <w:r w:rsidR="0022375B">
        <w:t>W</w:t>
      </w:r>
      <w:r w:rsidR="00B218F4">
        <w:t xml:space="preserve">e compared the </w:t>
      </w:r>
      <w:r w:rsidR="002170E5">
        <w:t>processing of target and distractor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2170E5">
        <w:t>increased sensory processing of these stimuli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6766E6">
        <w:t>a</w:t>
      </w:r>
      <w:r w:rsidR="00004DEF">
        <w:t xml:space="preserve"> target and </w:t>
      </w:r>
      <w:r w:rsidR="006766E6">
        <w:t>a</w:t>
      </w:r>
      <w:r w:rsidR="00004DEF">
        <w:t xml:space="preserve"> distractor</w:t>
      </w:r>
      <w:r w:rsidR="002170E5">
        <w:t>, thus indicating that rewards influenced visual</w:t>
      </w:r>
      <w:r w:rsidR="00607C26">
        <w:t xml:space="preserve"> processing separately from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EF222F">
        <w:t>went</w:t>
      </w:r>
      <w:r w:rsidR="006766E6">
        <w:t xml:space="preserve"> back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targets</w:t>
      </w:r>
      <w:r w:rsidR="00004DEF">
        <w:t xml:space="preserve">. </w:t>
      </w:r>
      <w:commentRangeStart w:id="106"/>
      <w:r w:rsidR="00EE31D1">
        <w:t xml:space="preserve">These findings support </w:t>
      </w:r>
      <w:r w:rsidR="00B608F3">
        <w:t xml:space="preserve">some of </w:t>
      </w:r>
      <w:r w:rsidR="00EE31D1">
        <w:t xml:space="preserve">the predictions of the models of cognitive control and motivation, </w:t>
      </w:r>
      <w:r w:rsidR="00607C26">
        <w:t>but</w:t>
      </w:r>
      <w:r w:rsidR="00B608F3">
        <w:t xml:space="preserve"> go further by </w:t>
      </w:r>
      <w:r w:rsidR="00607C26">
        <w:t>demonstrating</w:t>
      </w:r>
      <w:r w:rsidR="00B608F3">
        <w:t xml:space="preserve"> how these top-down signals affect the processing in the visual cortex</w:t>
      </w:r>
      <w:r w:rsidR="00EE31D1">
        <w:t xml:space="preserve">. Further, these results support the prediction of the models focused on reward and attention by showing that reward associations can act counter to </w:t>
      </w:r>
      <w:r w:rsidR="00607C26">
        <w:t>voluntary attention</w:t>
      </w:r>
      <w:r w:rsidR="00B608F3">
        <w:t xml:space="preserve">, and that they do so by </w:t>
      </w:r>
      <w:r w:rsidR="00607C26">
        <w:t>facilitating the</w:t>
      </w:r>
      <w:r w:rsidR="00B608F3">
        <w:t xml:space="preserve"> processing of high reward stimuli</w:t>
      </w:r>
      <w:r w:rsidR="00EE31D1">
        <w:t xml:space="preserve">. However, </w:t>
      </w:r>
      <w:r w:rsidR="00607C26">
        <w:t xml:space="preserve">while </w:t>
      </w:r>
      <w:r w:rsidR="00DC3B16">
        <w:t>the behavioral results show the r</w:t>
      </w:r>
      <w:r w:rsidR="00922A46">
        <w:t>eward history effect, the SSVEP findings</w:t>
      </w:r>
      <w:r w:rsidR="00DC3B16">
        <w:t xml:space="preserve"> do not provide support for the </w:t>
      </w:r>
      <w:r w:rsidR="00EE31D1">
        <w:t>prolonged effect of reward history on visual processing.</w:t>
      </w:r>
      <w:commentRangeEnd w:id="106"/>
      <w:r w:rsidR="00E45F82">
        <w:rPr>
          <w:rStyle w:val="CommentReference"/>
        </w:rPr>
        <w:commentReference w:id="106"/>
      </w:r>
      <w:r w:rsidR="00EE31D1">
        <w:t xml:space="preserve">  </w:t>
      </w:r>
    </w:p>
    <w:p w14:paraId="5752545D" w14:textId="77D96F0B" w:rsidR="00E02A17" w:rsidRDefault="004C2EDF" w:rsidP="00E02A17">
      <w:pPr>
        <w:spacing w:line="480" w:lineRule="auto"/>
        <w:ind w:firstLine="720"/>
        <w:jc w:val="both"/>
      </w:pPr>
      <w:r>
        <w:lastRenderedPageBreak/>
        <w:t xml:space="preserve">The introduction of rewards improved behavioral performance on the task and facilitated the visual processing of stimuli associated with high rewards. </w:t>
      </w:r>
      <w:r w:rsidR="00F71481">
        <w:t>This effect</w:t>
      </w:r>
      <w:ins w:id="107" w:author="Andersen, Soren" w:date="2019-08-12T17:39:00Z">
        <w:r w:rsidR="003B0777">
          <w:t xml:space="preserve"> on SSVEP amplitudes</w:t>
        </w:r>
      </w:ins>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Crucially, this effect was the same no matter whether the high reward stim</w:t>
      </w:r>
      <w:r w:rsidR="00EF222F">
        <w:t>ulus acted as the target or as</w:t>
      </w:r>
      <w:r w:rsidR="007D6479">
        <w:t xml:space="preserve"> the distractor. Thus this effect did not modulate the effect of voluntary selective attention reflected in the increased processing of the target compared to distractor 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extend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 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these top-down signals should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very similar to the way in which the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w:t>
      </w:r>
      <w:r w:rsidR="00F71481">
        <w:lastRenderedPageBreak/>
        <w:t xml:space="preserve">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would indicate a possible dissociation between the effects of reward and other cognitive control effect</w:t>
      </w:r>
      <w:r w:rsidR="00922A46">
        <w:t xml:space="preserve">s on selective attention, </w:t>
      </w:r>
      <w:r w:rsidR="0085682D">
        <w:t xml:space="preserve">especially because the effects of reward on sensory processing in this study are similar to the effects of changes in physical saliency of stimuli obtained with the same paradigm </w:t>
      </w:r>
      <w:r w:rsidR="0085682D">
        <w:fldChar w:fldCharType="begin" w:fldLock="1"/>
      </w:r>
      <w:r w:rsidR="0085682D">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2012)"},"properties":{"noteIndex":0},"schema":"https://github.com/citation-style-language/schema/raw/master/csl-citation.json"}</w:instrText>
      </w:r>
      <w:r w:rsidR="0085682D">
        <w:fldChar w:fldCharType="separate"/>
      </w:r>
      <w:r w:rsidR="0085682D">
        <w:rPr>
          <w:noProof/>
        </w:rPr>
        <w:t>(</w:t>
      </w:r>
      <w:r w:rsidR="0085682D" w:rsidRPr="0085682D">
        <w:rPr>
          <w:noProof/>
        </w:rPr>
        <w:t>Andersen et al., 2012)</w:t>
      </w:r>
      <w:r w:rsidR="0085682D">
        <w:fldChar w:fldCharType="end"/>
      </w:r>
      <w:r w:rsidR="0085682D">
        <w:t xml:space="preserve">. Such dissociations between the cognitive control and reward effects are an important question which should be further addressed </w:t>
      </w:r>
      <w:r w:rsidR="00F71481">
        <w:t xml:space="preserve">both theoretically and empirically. </w:t>
      </w:r>
      <w:r w:rsidR="00E02A17">
        <w:t xml:space="preserve">Finally, in this study we have been able to independently assess the influence of voluntary attention and reward on sensory processing in the visual cortex. This enabled us to directly compare the magnitudes of the two effects on visual processing. While both of these factors displayed an effect on visual processing, it is important to note that the effect of voluntary attention on visual processing (30% increase for the target vs. the distractor stimuli) was an order of magnitude stronger than the effect of reward (3% increase from baseline to training for the high reward stimuli). Thus even though reward associations can influence processing in opposition to voluntary attention, their effect is relatively small.  </w:t>
      </w:r>
    </w:p>
    <w:p w14:paraId="27E17E33" w14:textId="1ED99311"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reward compared to low reward</w:t>
      </w:r>
      <w:r w:rsidRPr="00BA3727">
        <w:t xml:space="preserve">. This 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went back to baseline levels, diverging from the behavioral pattern of results. </w:t>
      </w:r>
      <w:r w:rsidRPr="00BA3727">
        <w:t xml:space="preserve">This result indicates that the longer lasting effect of reward history was not mediated by </w:t>
      </w:r>
      <w:r w:rsidR="0007452D">
        <w:t xml:space="preserve">the prolonged gain </w:t>
      </w:r>
      <w:ins w:id="108" w:author="Andersen, Soren" w:date="2019-08-12T17:43:00Z">
        <w:r w:rsidR="00E45F82">
          <w:t xml:space="preserve">enhancement </w:t>
        </w:r>
      </w:ins>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 xml:space="preserve">(Anderson, 2016; Awh et al., 2012; Chelazzi et al., 2013; Failing &amp; </w:t>
      </w:r>
      <w:r w:rsidR="0007452D" w:rsidRPr="009A443D">
        <w:rPr>
          <w:noProof/>
        </w:rPr>
        <w:lastRenderedPageBreak/>
        <w:t>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disappear once the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w:t>
      </w:r>
      <w:del w:id="109" w:author="Andersen, Soren" w:date="2019-08-12T17:44:00Z">
        <w:r w:rsidR="0007452D" w:rsidDel="00E45F82">
          <w:delText xml:space="preserve">the </w:delText>
        </w:r>
      </w:del>
      <w:r w:rsidR="0007452D">
        <w:t>visual processing can be adapted in a much more flexible way than predicted by the models focused on the reward-history effects on attention. Of note</w:t>
      </w:r>
      <w:commentRangeStart w:id="110"/>
      <w:r w:rsidR="0007452D">
        <w:t xml:space="preserve">, it is possible that our SSVEP </w:t>
      </w:r>
      <w:r w:rsidRPr="00BA3727">
        <w:t>measure captures the more sustained aspect of attention, while the effects of reward-history on the visual processing rely on more transient attentional capture</w:t>
      </w:r>
      <w:commentRangeEnd w:id="110"/>
      <w:r w:rsidR="00E45F82">
        <w:rPr>
          <w:rStyle w:val="CommentReference"/>
        </w:rPr>
        <w:commentReference w:id="110"/>
      </w:r>
      <w:r w:rsidRPr="00BA3727">
        <w:t xml:space="preserve"> (Donohue et al., 2016; Hickey et al., 2010; Luque et al., 2017; MacLean &amp; Giesbrecht, 2015). However, there are at least two studies which have not found evidence for the effects of reward history on the early visual processing (Qi et al., 2013; Tankelevitch et al., 2019). This leaves open the possibility that the effects of reward history are </w:t>
      </w:r>
      <w:r w:rsidR="00922A46">
        <w:t>not necessarily driven purely by gains in sensory processing</w:t>
      </w:r>
      <w:r w:rsidRPr="00BA3727">
        <w:t xml:space="preserve">. One interesting possibility which should be explored in further studies is that rewards initially improve performance by </w:t>
      </w:r>
      <w:commentRangeStart w:id="111"/>
      <w:r w:rsidRPr="00BA3727">
        <w:t>enhancing attentional mechanisms</w:t>
      </w:r>
      <w:commentRangeEnd w:id="111"/>
      <w:r w:rsidR="000B61F5">
        <w:rPr>
          <w:rStyle w:val="CommentReference"/>
        </w:rPr>
        <w:commentReference w:id="111"/>
      </w:r>
      <w:r w:rsidRPr="00BA3727">
        <w:t xml:space="preserve">, but later rely on more direct stimulus-response mappings. </w:t>
      </w:r>
      <w:r w:rsidR="00E02A17" w:rsidRPr="00BA3727">
        <w:t>Finally, it is important to note that our study was not primarily designed to assess the reward-history effects. Although the number of trials in the training phase is approximately similar to those in studies demonstrating reward history effects</w:t>
      </w:r>
      <w:commentRangeStart w:id="112"/>
      <w:r w:rsidR="00E02A17" w:rsidRPr="00BA3727">
        <w:t>, we used the same task in the training and test phase, which</w:t>
      </w:r>
      <w:r w:rsidR="00E02A17">
        <w:t xml:space="preserve"> is not common for such studies</w:t>
      </w:r>
      <w:commentRangeEnd w:id="112"/>
      <w:r w:rsidR="000B61F5">
        <w:rPr>
          <w:rStyle w:val="CommentReference"/>
        </w:rPr>
        <w:commentReference w:id="112"/>
      </w:r>
      <w:r w:rsidR="00E02A17" w:rsidRPr="00BA3727">
        <w:t xml:space="preserve">. In addition, our paradigm involves a cue on every trial inducing a direct goal which is not the case with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77777777" w:rsidR="00426BFE" w:rsidRPr="00436F16"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w:t>
      </w:r>
      <w:r>
        <w:lastRenderedPageBreak/>
        <w:t xml:space="preserve">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have not found evidence for this proposal. Suppression was not present neither when the low value color was the target, nor when it was the distractor.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63C3831E" w14:textId="74CBEF96" w:rsidR="00136E70" w:rsidRDefault="00E922F9" w:rsidP="00B87274">
      <w:pPr>
        <w:spacing w:line="480" w:lineRule="auto"/>
        <w:ind w:firstLine="720"/>
        <w:jc w:val="both"/>
      </w:pPr>
      <w:r>
        <w:lastRenderedPageBreak/>
        <w:t xml:space="preserve">In </w:t>
      </w:r>
      <w:r w:rsidR="00E02A17">
        <w:t xml:space="preserve">conclusion, in this study we directly assessed how voluntary attention and reward jointly guide attention. </w:t>
      </w:r>
      <w:r>
        <w:t>Our results provide</w:t>
      </w:r>
      <w:r w:rsidR="00B87274">
        <w:t xml:space="preserve"> a novel insight into the flexible dynamics of </w:t>
      </w:r>
      <w:r w:rsidR="00E02A17">
        <w:t xml:space="preserve">visual processing based on these two factors. They provide support for the models suggesting that visual processing is adapted based on the available rewards, but also support the models positing that reward associations act independently of voluntary attention. </w:t>
      </w:r>
      <w:r w:rsidR="00B87274">
        <w:t xml:space="preserve"> </w:t>
      </w:r>
      <w:r w:rsidR="00CB7E8A">
        <w:t xml:space="preserve">Finally, this study demonstrates the value of using the SSVEPs to investigate </w:t>
      </w:r>
      <w:r w:rsidR="00E02A17">
        <w:t>dissociable influences of attention and reward on sensory processing in the visual cortex.</w:t>
      </w:r>
      <w:r w:rsidR="00672825">
        <w:t xml:space="preserve">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5FF133C9" w:rsidR="008D04CE" w:rsidRPr="007F6AA7" w:rsidRDefault="008D04CE" w:rsidP="00032483">
            <w:r>
              <w:t>Sensitivity (</w:t>
            </w:r>
            <w:r w:rsidR="00BA5161">
              <w:t>d</w:t>
            </w:r>
            <w:ins w:id="113" w:author="Andersen, Soren" w:date="2019-08-12T16:56:00Z">
              <w:r w:rsidR="00412DE2">
                <w:t>′</w:t>
              </w:r>
            </w:ins>
            <w:del w:id="114" w:author="Andersen, Soren" w:date="2019-08-12T16:56:00Z">
              <w:r w:rsidR="00BA5161" w:rsidDel="00412DE2">
                <w:delText xml:space="preserve"> prime</w:delText>
              </w:r>
            </w:del>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lastRenderedPageBreak/>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4ED2CA65" w:rsidR="00900F7E" w:rsidRPr="007F6AA7" w:rsidRDefault="00566A39" w:rsidP="00566A39">
            <w:r>
              <w:t>Sensitivity</w:t>
            </w:r>
            <w:r w:rsidR="00900F7E">
              <w:t xml:space="preserve"> (</w:t>
            </w:r>
            <w:r w:rsidR="00BA5161">
              <w:t>d</w:t>
            </w:r>
            <w:ins w:id="115" w:author="Andersen, Soren" w:date="2019-08-12T16:56:00Z">
              <w:r w:rsidR="00412DE2">
                <w:t>′</w:t>
              </w:r>
            </w:ins>
            <w:del w:id="116" w:author="Andersen, Soren" w:date="2019-08-12T16:56:00Z">
              <w:r w:rsidR="00BA5161" w:rsidDel="00412DE2">
                <w:delText xml:space="preserve"> prime</w:delText>
              </w:r>
            </w:del>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lastRenderedPageBreak/>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xml:space="preserve">; 95% </w:t>
      </w:r>
      <w:r w:rsidR="008E2D11">
        <w:lastRenderedPageBreak/>
        <w:t>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F418CE" w:rsidRPr="0013660A" w:rsidRDefault="00F418CE"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F418CE" w:rsidRDefault="00F418CE"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viXzBAAAA2gAAAA8AAABkcnMvZG93bnJldi54bWxET8lqwzAQvQf6D2IKvTVyewjGiWxCoVBC&#10;aTZDr1NrYruVRo6lOM7fR4FCTsPjrbMoRmvEQL1vHSt4mSYgiCunW64VlPv35xSED8gajWNScCEP&#10;Rf4wWWCm3Zm3NOxCLWII+wwVNCF0mZS+asiin7qOOHIH11sMEfa11D2eY7g18jVJZtJiy7GhwY7e&#10;Gqr+dierQJ5mafmTmo5XaH6/hvXm8/u4UerpcVzOQQQaw1387/7QcT7cXrld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viXzBAAAA2gAAAA8AAAAAAAAAAAAAAAAAnwIA&#10;AGRycy9kb3ducmV2LnhtbFBLBQYAAAAABAAEAPcAAACNAw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DocQA&#10;AADaAAAADwAAAGRycy9kb3ducmV2LnhtbESPQWvCQBSE74X+h+UVeqsbbZEa3QSxVHoRMRX1+Mw+&#10;k2D2bchuNfXXu4LgcZiZb5hJ2planKh1lWUF/V4Egji3uuJCwfr3++0ThPPIGmvLpOCfHKTJ89ME&#10;Y23PvKJT5gsRIOxiVFB638RSurwkg65nG+LgHWxr0AfZFlK3eA5wU8tBFA2lwYrDQokNzUrKj9mf&#10;UeDyaLhZfmSb7V7O6TLS+ms3Xyj1+tJNxyA8df4Rvrd/tIJ3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0g6HEAAAA2gAAAA8AAAAAAAAAAAAAAAAAmAIAAGRycy9k&#10;b3ducmV2LnhtbFBLBQYAAAAABAAEAPUAAACJAwAAAAA=&#10;" strokecolor="white [3212]">
                  <v:textbox>
                    <w:txbxContent>
                      <w:p w14:paraId="5A1C2FF6" w14:textId="2C3954F7" w:rsidR="00F418CE" w:rsidRPr="0013660A" w:rsidRDefault="00F418CE"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Reaction times (</w:t>
                        </w:r>
                        <w:proofErr w:type="spellStart"/>
                        <w:r>
                          <w:rPr>
                            <w:sz w:val="20"/>
                          </w:rPr>
                          <w:t>ms</w:t>
                        </w:r>
                        <w:proofErr w:type="spellEnd"/>
                        <w:r>
                          <w:rPr>
                            <w:sz w:val="20"/>
                          </w:rPr>
                          <w:t xml:space="preserve">) in the six phases when the target is related to high or low value.  </w:t>
                        </w:r>
                      </w:p>
                      <w:p w14:paraId="0668E3D6" w14:textId="77777777" w:rsidR="00F418CE" w:rsidRDefault="00F418CE"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5544EE58" w:rsidR="00ED76F0" w:rsidRPr="007F6AA7" w:rsidRDefault="00ED76F0" w:rsidP="00ED76F0">
            <w:r>
              <w:t>Sensitivity (</w:t>
            </w:r>
            <w:r w:rsidR="00BA5161">
              <w:t>d</w:t>
            </w:r>
            <w:ins w:id="117" w:author="Andersen, Soren" w:date="2019-08-12T16:57:00Z">
              <w:r w:rsidR="00412DE2">
                <w:t>′</w:t>
              </w:r>
            </w:ins>
            <w:del w:id="118" w:author="Andersen, Soren" w:date="2019-08-12T16:57:00Z">
              <w:r w:rsidR="00BA5161" w:rsidDel="00412DE2">
                <w:delText xml:space="preserve"> prime</w:delText>
              </w:r>
            </w:del>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19"/>
      <w:r w:rsidR="007E09BA">
        <w:t>psych</w:t>
      </w:r>
      <w:commentRangeEnd w:id="119"/>
      <w:r w:rsidR="007E09BA">
        <w:rPr>
          <w:rStyle w:val="CommentReference"/>
        </w:rPr>
        <w:commentReference w:id="119"/>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20"/>
      <w:r w:rsidR="007E09BA">
        <w:t>here</w:t>
      </w:r>
      <w:commentRangeEnd w:id="120"/>
      <w:r w:rsidR="007E09BA">
        <w:rPr>
          <w:rStyle w:val="CommentReference"/>
        </w:rPr>
        <w:commentReference w:id="120"/>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3BBACD63" w14:textId="6EF81A2C" w:rsidR="00AA6D1F" w:rsidRDefault="001B37E8" w:rsidP="00ED1620">
      <w:pPr>
        <w:spacing w:after="0" w:line="480" w:lineRule="auto"/>
        <w:jc w:val="both"/>
        <w:rPr>
          <w:ins w:id="121" w:author="Andersen, Soren" w:date="2019-08-12T18:02:00Z"/>
          <w:highlight w:val="yellow"/>
        </w:rPr>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22"/>
      <w:r w:rsidR="009508C9">
        <w:rPr>
          <w:highlight w:val="yellow"/>
        </w:rPr>
        <w:t>Gilles</w:t>
      </w:r>
      <w:del w:id="123" w:author="Andersen, Soren" w:date="2019-08-12T18:04:00Z">
        <w:r w:rsidR="009508C9" w:rsidDel="00AA6D1F">
          <w:rPr>
            <w:highlight w:val="yellow"/>
          </w:rPr>
          <w:delText xml:space="preserve"> </w:delText>
        </w:r>
        <w:commentRangeEnd w:id="122"/>
        <w:r w:rsidR="0047115E" w:rsidDel="00AA6D1F">
          <w:rPr>
            <w:rStyle w:val="CommentReference"/>
          </w:rPr>
          <w:commentReference w:id="122"/>
        </w:r>
        <w:r w:rsidR="009508C9" w:rsidRPr="009508C9" w:rsidDel="00AA6D1F">
          <w:rPr>
            <w:highlight w:val="yellow"/>
          </w:rPr>
          <w:delText>and Søren</w:delText>
        </w:r>
      </w:del>
      <w:ins w:id="124" w:author="Andersen, Soren" w:date="2019-08-12T18:04:00Z">
        <w:r w:rsidR="00AA6D1F">
          <w:rPr>
            <w:highlight w:val="yellow"/>
          </w:rPr>
          <w:t>.</w:t>
        </w:r>
      </w:ins>
    </w:p>
    <w:p w14:paraId="7F452854" w14:textId="0B102734" w:rsidR="00ED1620" w:rsidRDefault="00AA6D1F" w:rsidP="00ED1620">
      <w:pPr>
        <w:spacing w:after="0" w:line="480" w:lineRule="auto"/>
        <w:jc w:val="both"/>
      </w:pPr>
      <w:commentRangeStart w:id="125"/>
      <w:ins w:id="126" w:author="Andersen, Soren" w:date="2019-08-12T18:03:00Z">
        <w:r>
          <w:t>S.K.A.</w:t>
        </w:r>
      </w:ins>
      <w:ins w:id="127" w:author="Andersen, Soren" w:date="2019-08-12T18:02:00Z">
        <w:r>
          <w:t xml:space="preserve"> was supported by a grant from the Biotechnology</w:t>
        </w:r>
      </w:ins>
      <w:ins w:id="128" w:author="Andersen, Soren" w:date="2019-08-12T18:03:00Z">
        <w:r>
          <w:t xml:space="preserve"> </w:t>
        </w:r>
      </w:ins>
      <w:ins w:id="129" w:author="Andersen, Soren" w:date="2019-08-12T18:02:00Z">
        <w:r>
          <w:t>and Biological Sciences Research Council</w:t>
        </w:r>
      </w:ins>
      <w:ins w:id="130" w:author="Andersen, Soren" w:date="2019-08-12T18:03:00Z">
        <w:r>
          <w:t xml:space="preserve"> </w:t>
        </w:r>
      </w:ins>
      <w:ins w:id="131" w:author="Andersen, Soren" w:date="2019-08-12T18:02:00Z">
        <w:r>
          <w:t>(BB/P002404/1)</w:t>
        </w:r>
      </w:ins>
      <w:ins w:id="132" w:author="Andersen, Soren" w:date="2019-08-12T18:03:00Z">
        <w:r>
          <w:t>.</w:t>
        </w:r>
        <w:commentRangeEnd w:id="125"/>
        <w:r>
          <w:rPr>
            <w:rStyle w:val="CommentReference"/>
          </w:rPr>
          <w:commentReference w:id="125"/>
        </w:r>
      </w:ins>
      <w:del w:id="133" w:author="Andersen, Soren" w:date="2019-08-12T18:03:00Z">
        <w:r w:rsidR="000B4D3A" w:rsidRPr="000B4D3A" w:rsidDel="00AA6D1F">
          <w:rPr>
            <w:highlight w:val="yellow"/>
          </w:rPr>
          <w:delText>.</w:delText>
        </w:r>
      </w:del>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lastRenderedPageBreak/>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134"/>
      <w:r w:rsidRPr="008F5A26">
        <w:rPr>
          <w:rFonts w:eastAsia="Times New Roman"/>
          <w:szCs w:val="24"/>
        </w:rPr>
        <w:t>manuscript</w:t>
      </w:r>
      <w:commentRangeEnd w:id="134"/>
      <w:r w:rsidR="001D78FC">
        <w:rPr>
          <w:rStyle w:val="CommentReference"/>
        </w:rPr>
        <w:commentReference w:id="134"/>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2932E7E6" w14:textId="1078257C" w:rsidR="0085682D" w:rsidRPr="00F418CE" w:rsidRDefault="009214B6" w:rsidP="0085682D">
      <w:pPr>
        <w:widowControl w:val="0"/>
        <w:autoSpaceDE w:val="0"/>
        <w:autoSpaceDN w:val="0"/>
        <w:adjustRightInd w:val="0"/>
        <w:spacing w:after="0" w:line="480" w:lineRule="auto"/>
        <w:ind w:left="480" w:hanging="480"/>
        <w:rPr>
          <w:noProof/>
          <w:szCs w:val="24"/>
          <w:lang w:val="da-DK"/>
        </w:rPr>
      </w:pPr>
      <w:r>
        <w:rPr>
          <w:b/>
        </w:rPr>
        <w:fldChar w:fldCharType="begin" w:fldLock="1"/>
      </w:r>
      <w:r w:rsidRPr="00D0341A">
        <w:rPr>
          <w:b/>
        </w:rPr>
        <w:instrText xml:space="preserve">ADDIN Mendeley Bibliography CSL_BIBLIOGRAPHY </w:instrText>
      </w:r>
      <w:r>
        <w:rPr>
          <w:b/>
        </w:rPr>
        <w:fldChar w:fldCharType="separate"/>
      </w:r>
      <w:r w:rsidR="0085682D" w:rsidRPr="0085682D">
        <w:rPr>
          <w:noProof/>
          <w:szCs w:val="24"/>
        </w:rPr>
        <w:t xml:space="preserve">Allen, L., Scott, J., Brand, A., Hlava, M., &amp; Altman, M. (2014). Publishing: Credit where credit is due. </w:t>
      </w:r>
      <w:r w:rsidR="0085682D" w:rsidRPr="00F418CE">
        <w:rPr>
          <w:i/>
          <w:iCs/>
          <w:noProof/>
          <w:szCs w:val="24"/>
          <w:lang w:val="da-DK"/>
        </w:rPr>
        <w:t>Nature</w:t>
      </w:r>
      <w:r w:rsidR="0085682D" w:rsidRPr="00F418CE">
        <w:rPr>
          <w:noProof/>
          <w:szCs w:val="24"/>
          <w:lang w:val="da-DK"/>
        </w:rPr>
        <w:t xml:space="preserve">, </w:t>
      </w:r>
      <w:r w:rsidR="0085682D" w:rsidRPr="00F418CE">
        <w:rPr>
          <w:i/>
          <w:iCs/>
          <w:noProof/>
          <w:szCs w:val="24"/>
          <w:lang w:val="da-DK"/>
        </w:rPr>
        <w:t>508</w:t>
      </w:r>
      <w:r w:rsidR="0085682D" w:rsidRPr="00F418CE">
        <w:rPr>
          <w:noProof/>
          <w:szCs w:val="24"/>
          <w:lang w:val="da-DK"/>
        </w:rPr>
        <w:t>(7496), 312–313. https://doi.org/10.1038/508312a</w:t>
      </w:r>
    </w:p>
    <w:p w14:paraId="20F71D4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a-DK"/>
        </w:rPr>
        <w:t xml:space="preserve">Andersen, S. K., Muller, M. M., &amp; Hillyard, S. A. (2009). </w:t>
      </w:r>
      <w:r w:rsidRPr="0085682D">
        <w:rPr>
          <w:noProof/>
          <w:szCs w:val="24"/>
        </w:rPr>
        <w:t xml:space="preserve">Color-selective attention need not be mediated by spatial attention. </w:t>
      </w:r>
      <w:r w:rsidRPr="0085682D">
        <w:rPr>
          <w:i/>
          <w:iCs/>
          <w:noProof/>
          <w:szCs w:val="24"/>
        </w:rPr>
        <w:t>Journal of Vision</w:t>
      </w:r>
      <w:r w:rsidRPr="0085682D">
        <w:rPr>
          <w:noProof/>
          <w:szCs w:val="24"/>
        </w:rPr>
        <w:t xml:space="preserve">, </w:t>
      </w:r>
      <w:r w:rsidRPr="0085682D">
        <w:rPr>
          <w:i/>
          <w:iCs/>
          <w:noProof/>
          <w:szCs w:val="24"/>
        </w:rPr>
        <w:t>9</w:t>
      </w:r>
      <w:r w:rsidRPr="0085682D">
        <w:rPr>
          <w:noProof/>
          <w:szCs w:val="24"/>
        </w:rPr>
        <w:t>(6), 2–2. https://doi.org/10.1167/9.6.2</w:t>
      </w:r>
    </w:p>
    <w:p w14:paraId="432BD60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Muller, M. M., &amp; Martinovic, J. (2012). Bottom-Up Biases in Feature-Selective Attention. </w:t>
      </w:r>
      <w:r w:rsidRPr="0085682D">
        <w:rPr>
          <w:i/>
          <w:iCs/>
          <w:noProof/>
          <w:szCs w:val="24"/>
        </w:rPr>
        <w:t>Journal of Neuroscience</w:t>
      </w:r>
      <w:r w:rsidRPr="0085682D">
        <w:rPr>
          <w:noProof/>
          <w:szCs w:val="24"/>
        </w:rPr>
        <w:t xml:space="preserve">, </w:t>
      </w:r>
      <w:r w:rsidRPr="0085682D">
        <w:rPr>
          <w:i/>
          <w:iCs/>
          <w:noProof/>
          <w:szCs w:val="24"/>
        </w:rPr>
        <w:t>32</w:t>
      </w:r>
      <w:r w:rsidRPr="0085682D">
        <w:rPr>
          <w:noProof/>
          <w:szCs w:val="24"/>
        </w:rPr>
        <w:t>(47), 16953–16958. https://doi.org/10.1523/JNEUROSCI.1767-12.2012</w:t>
      </w:r>
    </w:p>
    <w:p w14:paraId="03BEE08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&amp; Müller, M. M. (2010). Behavioral performance follows the time course of neural facilitation and suppression during cued shifts of feature-selective attention. </w:t>
      </w:r>
      <w:r w:rsidRPr="0085682D">
        <w:rPr>
          <w:i/>
          <w:iCs/>
          <w:noProof/>
          <w:szCs w:val="24"/>
        </w:rPr>
        <w:t>Proceedings of the National Academy of Sciences of the United States of America</w:t>
      </w:r>
      <w:r w:rsidRPr="0085682D">
        <w:rPr>
          <w:noProof/>
          <w:szCs w:val="24"/>
        </w:rPr>
        <w:t xml:space="preserve">, </w:t>
      </w:r>
      <w:r w:rsidRPr="0085682D">
        <w:rPr>
          <w:i/>
          <w:iCs/>
          <w:noProof/>
          <w:szCs w:val="24"/>
        </w:rPr>
        <w:t>107</w:t>
      </w:r>
      <w:r w:rsidRPr="0085682D">
        <w:rPr>
          <w:noProof/>
          <w:szCs w:val="24"/>
        </w:rPr>
        <w:t>(31), 13878–13882. https://doi.org/10.1073/pnas.1002436107</w:t>
      </w:r>
    </w:p>
    <w:p w14:paraId="4CB94D6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Andersen, Søren K., Hillyard, S. A., &amp; Müller, M. M. (2008). </w:t>
      </w:r>
      <w:r w:rsidRPr="0085682D">
        <w:rPr>
          <w:noProof/>
          <w:szCs w:val="24"/>
        </w:rPr>
        <w:t xml:space="preserve">Attention Facilitates Multiple Stimulus Features in Parallel in Human Visual Cortex. </w:t>
      </w:r>
      <w:r w:rsidRPr="0085682D">
        <w:rPr>
          <w:i/>
          <w:iCs/>
          <w:noProof/>
          <w:szCs w:val="24"/>
        </w:rPr>
        <w:t>Current Biology</w:t>
      </w:r>
      <w:r w:rsidRPr="0085682D">
        <w:rPr>
          <w:noProof/>
          <w:szCs w:val="24"/>
        </w:rPr>
        <w:t xml:space="preserve">, </w:t>
      </w:r>
      <w:r w:rsidRPr="0085682D">
        <w:rPr>
          <w:i/>
          <w:iCs/>
          <w:noProof/>
          <w:szCs w:val="24"/>
        </w:rPr>
        <w:t>18</w:t>
      </w:r>
      <w:r w:rsidRPr="0085682D">
        <w:rPr>
          <w:noProof/>
          <w:szCs w:val="24"/>
        </w:rPr>
        <w:t>(13), 1006–1009. https://doi.org/10.1016/j.cub.2008.06.030</w:t>
      </w:r>
    </w:p>
    <w:p w14:paraId="7BDC1E0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Anderson, B. A. (2016). The attention habit: How reward learning shapes attentional selection. </w:t>
      </w:r>
      <w:r w:rsidRPr="0085682D">
        <w:rPr>
          <w:i/>
          <w:iCs/>
          <w:noProof/>
          <w:szCs w:val="24"/>
        </w:rPr>
        <w:t>Annals of the New York Academy of Sciences</w:t>
      </w:r>
      <w:r w:rsidRPr="0085682D">
        <w:rPr>
          <w:noProof/>
          <w:szCs w:val="24"/>
        </w:rPr>
        <w:t xml:space="preserve">, </w:t>
      </w:r>
      <w:r w:rsidRPr="0085682D">
        <w:rPr>
          <w:i/>
          <w:iCs/>
          <w:noProof/>
          <w:szCs w:val="24"/>
        </w:rPr>
        <w:t>1369</w:t>
      </w:r>
      <w:r w:rsidRPr="0085682D">
        <w:rPr>
          <w:noProof/>
          <w:szCs w:val="24"/>
        </w:rPr>
        <w:t>(1), 24–39. https://doi.org/10.1111/nyas.12957</w:t>
      </w:r>
    </w:p>
    <w:p w14:paraId="4678945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Anderson, B. a, Laurent, P. a, &amp; Yantis, S. (2011). Value-driven attentional capture. </w:t>
      </w:r>
      <w:r w:rsidRPr="0085682D">
        <w:rPr>
          <w:i/>
          <w:iCs/>
          <w:noProof/>
          <w:szCs w:val="24"/>
        </w:rPr>
        <w:t>Proceedings of the National Academy of Sciences</w:t>
      </w:r>
      <w:r w:rsidRPr="0085682D">
        <w:rPr>
          <w:noProof/>
          <w:szCs w:val="24"/>
        </w:rPr>
        <w:t xml:space="preserve">, </w:t>
      </w:r>
      <w:r w:rsidRPr="0085682D">
        <w:rPr>
          <w:i/>
          <w:iCs/>
          <w:noProof/>
          <w:szCs w:val="24"/>
        </w:rPr>
        <w:t>108</w:t>
      </w:r>
      <w:r w:rsidRPr="0085682D">
        <w:rPr>
          <w:noProof/>
          <w:szCs w:val="24"/>
        </w:rPr>
        <w:t>(25), 10367–10371. https://doi.org/10.1073/pnas.1104047108</w:t>
      </w:r>
    </w:p>
    <w:p w14:paraId="1ADF7E1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Awh, E., Belopolsky, A. V., &amp; Theeuwes, J. (2012). Top-down versus bottom-up attentional control: A failed theoretical dichotomy. </w:t>
      </w:r>
      <w:r w:rsidRPr="0085682D">
        <w:rPr>
          <w:i/>
          <w:iCs/>
          <w:noProof/>
          <w:szCs w:val="24"/>
        </w:rPr>
        <w:t>Trends in Cognitive Sciences</w:t>
      </w:r>
      <w:r w:rsidRPr="0085682D">
        <w:rPr>
          <w:noProof/>
          <w:szCs w:val="24"/>
        </w:rPr>
        <w:t xml:space="preserve">, </w:t>
      </w:r>
      <w:r w:rsidRPr="0085682D">
        <w:rPr>
          <w:i/>
          <w:iCs/>
          <w:noProof/>
          <w:szCs w:val="24"/>
        </w:rPr>
        <w:t>16</w:t>
      </w:r>
      <w:r w:rsidRPr="0085682D">
        <w:rPr>
          <w:noProof/>
          <w:szCs w:val="24"/>
        </w:rPr>
        <w:t>(8), 437–443. https://doi.org/10.1016/j.tics.2012.06.010</w:t>
      </w:r>
    </w:p>
    <w:p w14:paraId="0AF4D97A"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 xml:space="preserve">Botvinick, M. M., &amp; Braver, T. S. (2015). Motivation and Cognitive Control : From Behavior to Neural Mechanism. </w:t>
      </w:r>
      <w:r w:rsidRPr="0085682D">
        <w:rPr>
          <w:i/>
          <w:iCs/>
          <w:noProof/>
          <w:szCs w:val="24"/>
        </w:rPr>
        <w:t>Annual Review of Psychology</w:t>
      </w:r>
      <w:r w:rsidRPr="0085682D">
        <w:rPr>
          <w:noProof/>
          <w:szCs w:val="24"/>
        </w:rPr>
        <w:t>, (September 2014), 1–31. https://doi.org/10.1146/annurev-psych-010814-015044</w:t>
      </w:r>
    </w:p>
    <w:p w14:paraId="6E47DBB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Brown, J. W., &amp; Alexander, W. H. (2017). Foraging Value, Risk Avoidance, and Multiple Control Signals: How the Anterior Cingulate Cortex Controls Value-based Decision-making. </w:t>
      </w:r>
      <w:r w:rsidRPr="0085682D">
        <w:rPr>
          <w:i/>
          <w:iCs/>
          <w:noProof/>
          <w:szCs w:val="24"/>
        </w:rPr>
        <w:t>Journal of Cognitive Neuroscience</w:t>
      </w:r>
      <w:r w:rsidRPr="0085682D">
        <w:rPr>
          <w:noProof/>
          <w:szCs w:val="24"/>
        </w:rPr>
        <w:t xml:space="preserve">, </w:t>
      </w:r>
      <w:r w:rsidRPr="0085682D">
        <w:rPr>
          <w:i/>
          <w:iCs/>
          <w:noProof/>
          <w:szCs w:val="24"/>
        </w:rPr>
        <w:t>29</w:t>
      </w:r>
      <w:r w:rsidRPr="0085682D">
        <w:rPr>
          <w:noProof/>
          <w:szCs w:val="24"/>
        </w:rPr>
        <w:t>(10), 1656–1673. https://doi.org/10.1162/jocn_a_01140</w:t>
      </w:r>
    </w:p>
    <w:p w14:paraId="55C5A0E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Bürkner, P.-C. (2016). brms: An R package for Bayesian multilevel models using Stan. </w:t>
      </w:r>
      <w:r w:rsidRPr="0085682D">
        <w:rPr>
          <w:i/>
          <w:iCs/>
          <w:noProof/>
          <w:szCs w:val="24"/>
        </w:rPr>
        <w:t>Journal of Statistical Software</w:t>
      </w:r>
      <w:r w:rsidRPr="0085682D">
        <w:rPr>
          <w:noProof/>
          <w:szCs w:val="24"/>
        </w:rPr>
        <w:t xml:space="preserve">, </w:t>
      </w:r>
      <w:r w:rsidRPr="0085682D">
        <w:rPr>
          <w:i/>
          <w:iCs/>
          <w:noProof/>
          <w:szCs w:val="24"/>
        </w:rPr>
        <w:t>80</w:t>
      </w:r>
      <w:r w:rsidRPr="0085682D">
        <w:rPr>
          <w:noProof/>
          <w:szCs w:val="24"/>
        </w:rPr>
        <w:t>(1), 1–28.</w:t>
      </w:r>
    </w:p>
    <w:p w14:paraId="19BA7D16"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Bürkner, P.-C. (2017). Advanced Bayesian Multilevel Modeling with the R Package brms. </w:t>
      </w:r>
      <w:r w:rsidRPr="00F418CE">
        <w:rPr>
          <w:i/>
          <w:iCs/>
          <w:noProof/>
          <w:szCs w:val="24"/>
          <w:lang w:val="de-DE"/>
        </w:rPr>
        <w:t>ArXiv:1705.11123</w:t>
      </w:r>
      <w:r w:rsidRPr="00F418CE">
        <w:rPr>
          <w:noProof/>
          <w:szCs w:val="24"/>
          <w:lang w:val="de-DE"/>
        </w:rPr>
        <w:t>.</w:t>
      </w:r>
    </w:p>
    <w:p w14:paraId="225D6D3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Carpenter, B., Gelman, A., Hoffman, M., Lee, D., Goodrich, B., Betancourt, M., … </w:t>
      </w:r>
      <w:r w:rsidRPr="0085682D">
        <w:rPr>
          <w:noProof/>
          <w:szCs w:val="24"/>
        </w:rPr>
        <w:t xml:space="preserve">Riddell, A. (2016). Stan: A probabilistic programming language. </w:t>
      </w:r>
      <w:r w:rsidRPr="0085682D">
        <w:rPr>
          <w:i/>
          <w:iCs/>
          <w:noProof/>
          <w:szCs w:val="24"/>
        </w:rPr>
        <w:t>Journal of Statistical Software</w:t>
      </w:r>
      <w:r w:rsidRPr="0085682D">
        <w:rPr>
          <w:noProof/>
          <w:szCs w:val="24"/>
        </w:rPr>
        <w:t xml:space="preserve">, </w:t>
      </w:r>
      <w:r w:rsidRPr="0085682D">
        <w:rPr>
          <w:i/>
          <w:iCs/>
          <w:noProof/>
          <w:szCs w:val="24"/>
        </w:rPr>
        <w:t>2</w:t>
      </w:r>
      <w:r w:rsidRPr="0085682D">
        <w:rPr>
          <w:noProof/>
          <w:szCs w:val="24"/>
        </w:rPr>
        <w:t>(20), 1–37.</w:t>
      </w:r>
    </w:p>
    <w:p w14:paraId="7532AD1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Chatrian, G. E., Lettich, E., &amp; Nelson, P. L. (1985). Ten percent electrode system for topographic studies of spontaneous and evoked EEG activities. </w:t>
      </w:r>
      <w:r w:rsidRPr="0085682D">
        <w:rPr>
          <w:i/>
          <w:iCs/>
          <w:noProof/>
          <w:szCs w:val="24"/>
        </w:rPr>
        <w:t>American Journal of EEG Technology</w:t>
      </w:r>
      <w:r w:rsidRPr="0085682D">
        <w:rPr>
          <w:noProof/>
          <w:szCs w:val="24"/>
        </w:rPr>
        <w:t xml:space="preserve">, </w:t>
      </w:r>
      <w:r w:rsidRPr="0085682D">
        <w:rPr>
          <w:i/>
          <w:iCs/>
          <w:noProof/>
          <w:szCs w:val="24"/>
        </w:rPr>
        <w:t>25</w:t>
      </w:r>
      <w:r w:rsidRPr="0085682D">
        <w:rPr>
          <w:noProof/>
          <w:szCs w:val="24"/>
        </w:rPr>
        <w:t>(2).</w:t>
      </w:r>
    </w:p>
    <w:p w14:paraId="34283A3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Chelazzi, L., Perlato, A., Santandrea, E., &amp; Della Libera, C. (2013). Rewards teach visual selective attention. </w:t>
      </w:r>
      <w:r w:rsidRPr="0085682D">
        <w:rPr>
          <w:i/>
          <w:iCs/>
          <w:noProof/>
          <w:szCs w:val="24"/>
        </w:rPr>
        <w:t>Vision Research</w:t>
      </w:r>
      <w:r w:rsidRPr="0085682D">
        <w:rPr>
          <w:noProof/>
          <w:szCs w:val="24"/>
        </w:rPr>
        <w:t xml:space="preserve">, </w:t>
      </w:r>
      <w:r w:rsidRPr="0085682D">
        <w:rPr>
          <w:i/>
          <w:iCs/>
          <w:noProof/>
          <w:szCs w:val="24"/>
        </w:rPr>
        <w:t>85</w:t>
      </w:r>
      <w:r w:rsidRPr="0085682D">
        <w:rPr>
          <w:noProof/>
          <w:szCs w:val="24"/>
        </w:rPr>
        <w:t>, 58–62. https://doi.org/10.1016/j.visres.2012.12.005</w:t>
      </w:r>
    </w:p>
    <w:p w14:paraId="064DC2B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Chun, M. M., Golomb, J. D., &amp; Turk-Browne, N. B. (2011). A Taxonomy of External and Internal Attention. </w:t>
      </w:r>
      <w:r w:rsidRPr="0085682D">
        <w:rPr>
          <w:i/>
          <w:iCs/>
          <w:noProof/>
          <w:szCs w:val="24"/>
        </w:rPr>
        <w:t>Annual Review of Psychology</w:t>
      </w:r>
      <w:r w:rsidRPr="0085682D">
        <w:rPr>
          <w:noProof/>
          <w:szCs w:val="24"/>
        </w:rPr>
        <w:t xml:space="preserve">, </w:t>
      </w:r>
      <w:r w:rsidRPr="0085682D">
        <w:rPr>
          <w:i/>
          <w:iCs/>
          <w:noProof/>
          <w:szCs w:val="24"/>
        </w:rPr>
        <w:t>62</w:t>
      </w:r>
      <w:r w:rsidRPr="0085682D">
        <w:rPr>
          <w:noProof/>
          <w:szCs w:val="24"/>
        </w:rPr>
        <w:t>(1), 73–101. https://doi.org/10.1146/annurev.psych.093008.100427</w:t>
      </w:r>
    </w:p>
    <w:p w14:paraId="7033E0E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Corbetta, M., &amp; Shulman, G. L. (2002). Control of Goal-Directed and Stimulus-Driven Attention in the Brain. </w:t>
      </w:r>
      <w:r w:rsidRPr="0085682D">
        <w:rPr>
          <w:i/>
          <w:iCs/>
          <w:noProof/>
          <w:szCs w:val="24"/>
        </w:rPr>
        <w:t>Nature Reviews Neuroscience</w:t>
      </w:r>
      <w:r w:rsidRPr="0085682D">
        <w:rPr>
          <w:noProof/>
          <w:szCs w:val="24"/>
        </w:rPr>
        <w:t xml:space="preserve">, </w:t>
      </w:r>
      <w:r w:rsidRPr="0085682D">
        <w:rPr>
          <w:i/>
          <w:iCs/>
          <w:noProof/>
          <w:szCs w:val="24"/>
        </w:rPr>
        <w:t>3</w:t>
      </w:r>
      <w:r w:rsidRPr="0085682D">
        <w:rPr>
          <w:noProof/>
          <w:szCs w:val="24"/>
        </w:rPr>
        <w:t>(3), 215–229. https://doi.org/10.1038/nrn755</w:t>
      </w:r>
    </w:p>
    <w:p w14:paraId="1148433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Craddock, M. (2018). craddm/eegUtils: eegUtils (Version v0.2.0). Zenodo.</w:t>
      </w:r>
    </w:p>
    <w:p w14:paraId="1C4705C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Della Libera, C., &amp; Chelazzi, L. (2009). Learning to attend and to ignore is a matter of gains and losses. </w:t>
      </w:r>
      <w:r w:rsidRPr="0085682D">
        <w:rPr>
          <w:i/>
          <w:iCs/>
          <w:noProof/>
          <w:szCs w:val="24"/>
        </w:rPr>
        <w:t>Psychological Science</w:t>
      </w:r>
      <w:r w:rsidRPr="0085682D">
        <w:rPr>
          <w:noProof/>
          <w:szCs w:val="24"/>
        </w:rPr>
        <w:t xml:space="preserve">, </w:t>
      </w:r>
      <w:r w:rsidRPr="0085682D">
        <w:rPr>
          <w:i/>
          <w:iCs/>
          <w:noProof/>
          <w:szCs w:val="24"/>
        </w:rPr>
        <w:t>20</w:t>
      </w:r>
      <w:r w:rsidRPr="0085682D">
        <w:rPr>
          <w:noProof/>
          <w:szCs w:val="24"/>
        </w:rPr>
        <w:t>(6), 778–784. https://doi.org/10.1111/j.1467-9280.2009.02360.x</w:t>
      </w:r>
    </w:p>
    <w:p w14:paraId="6BB5354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Delorme, A., &amp; Makeig, S. (2004). EEGLAB: an open sorce toolbox for analysis of single-trail EEG dynamics including independent component anlaysis. </w:t>
      </w:r>
      <w:r w:rsidRPr="0085682D">
        <w:rPr>
          <w:i/>
          <w:iCs/>
          <w:noProof/>
          <w:szCs w:val="24"/>
        </w:rPr>
        <w:t>Journal of Neuroscience Methods</w:t>
      </w:r>
      <w:r w:rsidRPr="0085682D">
        <w:rPr>
          <w:noProof/>
          <w:szCs w:val="24"/>
        </w:rPr>
        <w:t xml:space="preserve">, </w:t>
      </w:r>
      <w:r w:rsidRPr="0085682D">
        <w:rPr>
          <w:i/>
          <w:iCs/>
          <w:noProof/>
          <w:szCs w:val="24"/>
        </w:rPr>
        <w:t>134</w:t>
      </w:r>
      <w:r w:rsidRPr="0085682D">
        <w:rPr>
          <w:noProof/>
          <w:szCs w:val="24"/>
        </w:rPr>
        <w:t>, 9–21. https://doi.org/10.1016/j.jneumeth.2003.10.009</w:t>
      </w:r>
    </w:p>
    <w:p w14:paraId="21C9AF0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Desimone, R., &amp; Duncan, J. (1995). Neural Mechanisms of Selective Visual. </w:t>
      </w:r>
      <w:r w:rsidRPr="0085682D">
        <w:rPr>
          <w:i/>
          <w:iCs/>
          <w:noProof/>
          <w:szCs w:val="24"/>
        </w:rPr>
        <w:t>Annual Review of Neuroscience</w:t>
      </w:r>
      <w:r w:rsidRPr="0085682D">
        <w:rPr>
          <w:noProof/>
          <w:szCs w:val="24"/>
        </w:rPr>
        <w:t xml:space="preserve">, </w:t>
      </w:r>
      <w:r w:rsidRPr="0085682D">
        <w:rPr>
          <w:i/>
          <w:iCs/>
          <w:noProof/>
          <w:szCs w:val="24"/>
        </w:rPr>
        <w:t>18</w:t>
      </w:r>
      <w:r w:rsidRPr="0085682D">
        <w:rPr>
          <w:noProof/>
          <w:szCs w:val="24"/>
        </w:rPr>
        <w:t>(1), 193–222. https://doi.org/10.1146/annurev.ne.18.030195.001205</w:t>
      </w:r>
    </w:p>
    <w:p w14:paraId="514D397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Donohue, S. E., Hopf, J.-M., Bartsch, M. V., Schoenfeld, M. A., Heinze, H.-J., &amp; Woldorff, M. G. (2016). The Rapid Capture of Attention by Rewarded Objects. </w:t>
      </w:r>
      <w:r w:rsidRPr="0085682D">
        <w:rPr>
          <w:i/>
          <w:iCs/>
          <w:noProof/>
          <w:szCs w:val="24"/>
        </w:rPr>
        <w:t>Journal of Cognitive Neuroscience</w:t>
      </w:r>
      <w:r w:rsidRPr="0085682D">
        <w:rPr>
          <w:noProof/>
          <w:szCs w:val="24"/>
        </w:rPr>
        <w:t xml:space="preserve">, </w:t>
      </w:r>
      <w:r w:rsidRPr="0085682D">
        <w:rPr>
          <w:i/>
          <w:iCs/>
          <w:noProof/>
          <w:szCs w:val="24"/>
        </w:rPr>
        <w:t>28</w:t>
      </w:r>
      <w:r w:rsidRPr="0085682D">
        <w:rPr>
          <w:noProof/>
          <w:szCs w:val="24"/>
        </w:rPr>
        <w:t>(4), 529–541. https://doi.org/10.1162/jocn_a_00917</w:t>
      </w:r>
    </w:p>
    <w:p w14:paraId="1AA3AAA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Etzel, J. A., Cole, M. W., Zacks, J. M., Kay, K. N., &amp; Braver, T. S. (2016). Reward Motivation Enhances Task Coding in Frontoparietal Cortex. </w:t>
      </w:r>
      <w:r w:rsidRPr="0085682D">
        <w:rPr>
          <w:i/>
          <w:iCs/>
          <w:noProof/>
          <w:szCs w:val="24"/>
        </w:rPr>
        <w:t>Cerebral Cortex</w:t>
      </w:r>
      <w:r w:rsidRPr="0085682D">
        <w:rPr>
          <w:noProof/>
          <w:szCs w:val="24"/>
        </w:rPr>
        <w:t xml:space="preserve">, </w:t>
      </w:r>
      <w:r w:rsidRPr="0085682D">
        <w:rPr>
          <w:i/>
          <w:iCs/>
          <w:noProof/>
          <w:szCs w:val="24"/>
        </w:rPr>
        <w:t>26</w:t>
      </w:r>
      <w:r w:rsidRPr="0085682D">
        <w:rPr>
          <w:noProof/>
          <w:szCs w:val="24"/>
        </w:rPr>
        <w:t>(4), 1647–1659. https://doi.org/10.1093/cercor/bhu327</w:t>
      </w:r>
    </w:p>
    <w:p w14:paraId="13D7C47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Failing, M. F., &amp; Theeuwes, J. (2014). Exogenous visual orienting by reward. </w:t>
      </w:r>
      <w:r w:rsidRPr="0085682D">
        <w:rPr>
          <w:i/>
          <w:iCs/>
          <w:noProof/>
          <w:szCs w:val="24"/>
        </w:rPr>
        <w:t>Journal of Vision</w:t>
      </w:r>
      <w:r w:rsidRPr="0085682D">
        <w:rPr>
          <w:noProof/>
          <w:szCs w:val="24"/>
        </w:rPr>
        <w:t xml:space="preserve">, </w:t>
      </w:r>
      <w:r w:rsidRPr="0085682D">
        <w:rPr>
          <w:i/>
          <w:iCs/>
          <w:noProof/>
          <w:szCs w:val="24"/>
        </w:rPr>
        <w:t>14</w:t>
      </w:r>
      <w:r w:rsidRPr="0085682D">
        <w:rPr>
          <w:noProof/>
          <w:szCs w:val="24"/>
        </w:rPr>
        <w:t>(2014), 1–9. https://doi.org/10.1167/14.5.6.doi</w:t>
      </w:r>
    </w:p>
    <w:p w14:paraId="5799726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Failing, M., &amp; Theeuwes, J. (2017). Selection history: How reward modulates selectivity of visual attention. </w:t>
      </w:r>
      <w:r w:rsidRPr="0085682D">
        <w:rPr>
          <w:i/>
          <w:iCs/>
          <w:noProof/>
          <w:szCs w:val="24"/>
        </w:rPr>
        <w:t>Psychonomic Bulletin and Review</w:t>
      </w:r>
      <w:r w:rsidRPr="0085682D">
        <w:rPr>
          <w:noProof/>
          <w:szCs w:val="24"/>
        </w:rPr>
        <w:t>, 1–25. https://doi.org/10.3758/s13423-017-1380-y</w:t>
      </w:r>
    </w:p>
    <w:p w14:paraId="34C6E3D0"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Franken, I. H. A., Muris, P., &amp; Rassin, E. (2005). Psychometric properties of the Dutch BIS/BAS scales. </w:t>
      </w:r>
      <w:r w:rsidRPr="0085682D">
        <w:rPr>
          <w:i/>
          <w:iCs/>
          <w:noProof/>
          <w:szCs w:val="24"/>
        </w:rPr>
        <w:t>Journal of Psychopathology and Behavioral Assessment</w:t>
      </w:r>
      <w:r w:rsidRPr="0085682D">
        <w:rPr>
          <w:noProof/>
          <w:szCs w:val="24"/>
        </w:rPr>
        <w:t xml:space="preserve">, </w:t>
      </w:r>
      <w:r w:rsidRPr="0085682D">
        <w:rPr>
          <w:i/>
          <w:iCs/>
          <w:noProof/>
          <w:szCs w:val="24"/>
        </w:rPr>
        <w:t>27</w:t>
      </w:r>
      <w:r w:rsidRPr="0085682D">
        <w:rPr>
          <w:noProof/>
          <w:szCs w:val="24"/>
        </w:rPr>
        <w:t>(1), 25–30. https://doi.org/10.1007/s10862-005-3262-2</w:t>
      </w:r>
    </w:p>
    <w:p w14:paraId="4D1E68D8"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Garnier, S. (2018). viridis: Default Color Maps from ‘matplotlib.’ </w:t>
      </w:r>
      <w:r w:rsidRPr="00F418CE">
        <w:rPr>
          <w:noProof/>
          <w:szCs w:val="24"/>
          <w:lang w:val="de-DE"/>
        </w:rPr>
        <w:t>R package version 0.3.</w:t>
      </w:r>
    </w:p>
    <w:p w14:paraId="22A90ED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lastRenderedPageBreak/>
        <w:t xml:space="preserve">Gelman, A., Goodrich, B., Gabry, J., &amp; Ali, I. (2017). </w:t>
      </w:r>
      <w:r w:rsidRPr="0085682D">
        <w:rPr>
          <w:noProof/>
          <w:szCs w:val="24"/>
        </w:rPr>
        <w:t xml:space="preserve">R-squared for Bayesian regression models. </w:t>
      </w:r>
      <w:r w:rsidRPr="0085682D">
        <w:rPr>
          <w:i/>
          <w:iCs/>
          <w:noProof/>
          <w:szCs w:val="24"/>
        </w:rPr>
        <w:t>Unpublished via Http://Www. Stat. Columbia. Edu/~ Gelman/Research/Unpublished.</w:t>
      </w:r>
      <w:r w:rsidRPr="0085682D">
        <w:rPr>
          <w:noProof/>
          <w:szCs w:val="24"/>
        </w:rPr>
        <w:t xml:space="preserve"> Retrieved from http://www.stat.columbia.edu/~gelman/research/unpublished/bayes_R2.pdf</w:t>
      </w:r>
    </w:p>
    <w:p w14:paraId="4AAB4F4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Gelman, A., &amp; Rubin, D. B. (1992). </w:t>
      </w:r>
      <w:r w:rsidRPr="0085682D">
        <w:rPr>
          <w:noProof/>
          <w:szCs w:val="24"/>
        </w:rPr>
        <w:t xml:space="preserve">Inference from Iterative Simulation Using Multiple Sequences. </w:t>
      </w:r>
      <w:r w:rsidRPr="0085682D">
        <w:rPr>
          <w:i/>
          <w:iCs/>
          <w:noProof/>
          <w:szCs w:val="24"/>
        </w:rPr>
        <w:t>Statistical Science</w:t>
      </w:r>
      <w:r w:rsidRPr="0085682D">
        <w:rPr>
          <w:noProof/>
          <w:szCs w:val="24"/>
        </w:rPr>
        <w:t xml:space="preserve">, </w:t>
      </w:r>
      <w:r w:rsidRPr="0085682D">
        <w:rPr>
          <w:i/>
          <w:iCs/>
          <w:noProof/>
          <w:szCs w:val="24"/>
        </w:rPr>
        <w:t>7</w:t>
      </w:r>
      <w:r w:rsidRPr="0085682D">
        <w:rPr>
          <w:noProof/>
          <w:szCs w:val="24"/>
        </w:rPr>
        <w:t>(4), 457–472. https://doi.org/10.1214/ss/1177011136</w:t>
      </w:r>
    </w:p>
    <w:p w14:paraId="290D5CB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Hautus, M. J. (1995). Corrections for extreme proportions and their biasing effects on estimated values of d′. </w:t>
      </w:r>
      <w:r w:rsidRPr="0085682D">
        <w:rPr>
          <w:i/>
          <w:iCs/>
          <w:noProof/>
          <w:szCs w:val="24"/>
        </w:rPr>
        <w:t>Behavior Research Methods, Instruments, &amp; Computers</w:t>
      </w:r>
      <w:r w:rsidRPr="0085682D">
        <w:rPr>
          <w:noProof/>
          <w:szCs w:val="24"/>
        </w:rPr>
        <w:t xml:space="preserve">, </w:t>
      </w:r>
      <w:r w:rsidRPr="0085682D">
        <w:rPr>
          <w:i/>
          <w:iCs/>
          <w:noProof/>
          <w:szCs w:val="24"/>
        </w:rPr>
        <w:t>27</w:t>
      </w:r>
      <w:r w:rsidRPr="0085682D">
        <w:rPr>
          <w:noProof/>
          <w:szCs w:val="24"/>
        </w:rPr>
        <w:t>(1), 46–51. https://doi.org/10.3758/BF03203619</w:t>
      </w:r>
    </w:p>
    <w:p w14:paraId="00A9BC7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Hickey, C., Chelazzi, L., &amp; Theeuwes, J. (2010). Reward Changes Salience in Human Vision via the Anterior Cingulate. </w:t>
      </w:r>
      <w:r w:rsidRPr="0085682D">
        <w:rPr>
          <w:i/>
          <w:iCs/>
          <w:noProof/>
          <w:szCs w:val="24"/>
        </w:rPr>
        <w:t>Journal of Neuroscience</w:t>
      </w:r>
      <w:r w:rsidRPr="0085682D">
        <w:rPr>
          <w:noProof/>
          <w:szCs w:val="24"/>
        </w:rPr>
        <w:t xml:space="preserve">, </w:t>
      </w:r>
      <w:r w:rsidRPr="0085682D">
        <w:rPr>
          <w:i/>
          <w:iCs/>
          <w:noProof/>
          <w:szCs w:val="24"/>
        </w:rPr>
        <w:t>30</w:t>
      </w:r>
      <w:r w:rsidRPr="0085682D">
        <w:rPr>
          <w:noProof/>
          <w:szCs w:val="24"/>
        </w:rPr>
        <w:t>(33), 11096–11103. https://doi.org/10.1523/JNEUROSCI.1026-10.2010</w:t>
      </w:r>
    </w:p>
    <w:p w14:paraId="0AB08DC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Hickey, C., &amp; Peelen, M. V. (2015). Neural mechanisms of incentive salience in naturalistic human vision. </w:t>
      </w:r>
      <w:r w:rsidRPr="0085682D">
        <w:rPr>
          <w:i/>
          <w:iCs/>
          <w:noProof/>
          <w:szCs w:val="24"/>
        </w:rPr>
        <w:t>Neuron</w:t>
      </w:r>
      <w:r w:rsidRPr="0085682D">
        <w:rPr>
          <w:noProof/>
          <w:szCs w:val="24"/>
        </w:rPr>
        <w:t xml:space="preserve">, </w:t>
      </w:r>
      <w:r w:rsidRPr="0085682D">
        <w:rPr>
          <w:i/>
          <w:iCs/>
          <w:noProof/>
          <w:szCs w:val="24"/>
        </w:rPr>
        <w:t>85</w:t>
      </w:r>
      <w:r w:rsidRPr="0085682D">
        <w:rPr>
          <w:noProof/>
          <w:szCs w:val="24"/>
        </w:rPr>
        <w:t>(3), 512–518. https://doi.org/10.1016/j.neuron.2014.12.049</w:t>
      </w:r>
    </w:p>
    <w:p w14:paraId="323BF5F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Holroyd, C. B., &amp; McClure, S. M. (2015). Hierarchical control over effortful behavior by rodent medial frontal cortex: A computational model. </w:t>
      </w:r>
      <w:r w:rsidRPr="0085682D">
        <w:rPr>
          <w:i/>
          <w:iCs/>
          <w:noProof/>
          <w:szCs w:val="24"/>
        </w:rPr>
        <w:t>Psychological Review</w:t>
      </w:r>
      <w:r w:rsidRPr="0085682D">
        <w:rPr>
          <w:noProof/>
          <w:szCs w:val="24"/>
        </w:rPr>
        <w:t xml:space="preserve">, </w:t>
      </w:r>
      <w:r w:rsidRPr="0085682D">
        <w:rPr>
          <w:i/>
          <w:iCs/>
          <w:noProof/>
          <w:szCs w:val="24"/>
        </w:rPr>
        <w:t>122</w:t>
      </w:r>
      <w:r w:rsidRPr="0085682D">
        <w:rPr>
          <w:noProof/>
          <w:szCs w:val="24"/>
        </w:rPr>
        <w:t>(1), 54–83. https://doi.org/10.1037/a0038339</w:t>
      </w:r>
    </w:p>
    <w:p w14:paraId="4158E96D"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Hope, R. M. (2013). Rmisc: Ryan miscellaneous. </w:t>
      </w:r>
      <w:r w:rsidRPr="00F418CE">
        <w:rPr>
          <w:noProof/>
          <w:szCs w:val="24"/>
          <w:lang w:val="de-DE"/>
        </w:rPr>
        <w:t>R package version, 1(5).</w:t>
      </w:r>
    </w:p>
    <w:p w14:paraId="0AFFDC1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Kashiwase, Y., Matsumiya, K., Kuriki, I., &amp; Shioiri, S. (2012). </w:t>
      </w:r>
      <w:r w:rsidRPr="0085682D">
        <w:rPr>
          <w:noProof/>
          <w:szCs w:val="24"/>
        </w:rPr>
        <w:t xml:space="preserve">Time courses of attentional modulation in neural amplification and synchronization measured with steady-state visual-evoked potentials. </w:t>
      </w:r>
      <w:r w:rsidRPr="0085682D">
        <w:rPr>
          <w:i/>
          <w:iCs/>
          <w:noProof/>
          <w:szCs w:val="24"/>
        </w:rPr>
        <w:t>Journal of Cognitive Neuroscience</w:t>
      </w:r>
      <w:r w:rsidRPr="0085682D">
        <w:rPr>
          <w:noProof/>
          <w:szCs w:val="24"/>
        </w:rPr>
        <w:t xml:space="preserve">, </w:t>
      </w:r>
      <w:r w:rsidRPr="0085682D">
        <w:rPr>
          <w:i/>
          <w:iCs/>
          <w:noProof/>
          <w:szCs w:val="24"/>
        </w:rPr>
        <w:t>24</w:t>
      </w:r>
      <w:r w:rsidRPr="0085682D">
        <w:rPr>
          <w:noProof/>
          <w:szCs w:val="24"/>
        </w:rPr>
        <w:t>(8), 1779–1793. https://doi.org/10.1162/jocn_a_00212</w:t>
      </w:r>
    </w:p>
    <w:p w14:paraId="14AC4112"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Krebs, R M, &amp; Woldorff, M. G. (2017). Cognitive control and reward. In T. Egner (Ed.), </w:t>
      </w:r>
      <w:r w:rsidRPr="0085682D">
        <w:rPr>
          <w:i/>
          <w:iCs/>
          <w:noProof/>
          <w:szCs w:val="24"/>
        </w:rPr>
        <w:t>Wiley Handbook of Cognitive Control</w:t>
      </w:r>
      <w:r w:rsidRPr="0085682D">
        <w:rPr>
          <w:noProof/>
          <w:szCs w:val="24"/>
        </w:rPr>
        <w:t xml:space="preserve"> (pp. 422–439). Wiley-Blackwell.</w:t>
      </w:r>
    </w:p>
    <w:p w14:paraId="2F48FEA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Krebs, Ruth M., Boehler, C. N., Roberts, K. C., Song, A. W., &amp; Woldorff, M. G. (2012). The </w:t>
      </w:r>
      <w:r w:rsidRPr="0085682D">
        <w:rPr>
          <w:noProof/>
          <w:szCs w:val="24"/>
        </w:rPr>
        <w:lastRenderedPageBreak/>
        <w:t xml:space="preserve">involvement of the dopaminergic midbrain and cortico-striatal-thalamic circuits in the integration of reward prospect and attentional task demands. </w:t>
      </w:r>
      <w:r w:rsidRPr="0085682D">
        <w:rPr>
          <w:i/>
          <w:iCs/>
          <w:noProof/>
          <w:szCs w:val="24"/>
        </w:rPr>
        <w:t>Cerebral Cortex</w:t>
      </w:r>
      <w:r w:rsidRPr="0085682D">
        <w:rPr>
          <w:noProof/>
          <w:szCs w:val="24"/>
        </w:rPr>
        <w:t xml:space="preserve">, </w:t>
      </w:r>
      <w:r w:rsidRPr="0085682D">
        <w:rPr>
          <w:i/>
          <w:iCs/>
          <w:noProof/>
          <w:szCs w:val="24"/>
        </w:rPr>
        <w:t>22</w:t>
      </w:r>
      <w:r w:rsidRPr="0085682D">
        <w:rPr>
          <w:noProof/>
          <w:szCs w:val="24"/>
        </w:rPr>
        <w:t>(3), 607–615. https://doi.org/10.1093/cercor/bhr134</w:t>
      </w:r>
    </w:p>
    <w:p w14:paraId="1E5EC9A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Kruschke, J. K., &amp; Meredith, M. (2017). BEST: Bayesian Estimation Supersedes the t-Test.</w:t>
      </w:r>
    </w:p>
    <w:p w14:paraId="3569E15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Kruschke, John K. (2014). </w:t>
      </w:r>
      <w:r w:rsidRPr="0085682D">
        <w:rPr>
          <w:i/>
          <w:iCs/>
          <w:noProof/>
          <w:szCs w:val="24"/>
        </w:rPr>
        <w:t>Doing Bayesian data analysis: A tutorial with R, JAGS, and Stan, second edition</w:t>
      </w:r>
      <w:r w:rsidRPr="0085682D">
        <w:rPr>
          <w:noProof/>
          <w:szCs w:val="24"/>
        </w:rPr>
        <w:t xml:space="preserve">. </w:t>
      </w:r>
      <w:r w:rsidRPr="0085682D">
        <w:rPr>
          <w:i/>
          <w:iCs/>
          <w:noProof/>
          <w:szCs w:val="24"/>
        </w:rPr>
        <w:t>Doing Bayesian Data Analysis: A Tutorial with R, JAGS, and Stan, Second Edition</w:t>
      </w:r>
      <w:r w:rsidRPr="0085682D">
        <w:rPr>
          <w:noProof/>
          <w:szCs w:val="24"/>
        </w:rPr>
        <w:t xml:space="preserve"> (2nd ed.). Elsevier Inc. https://doi.org/10.1016/B978-0-12-405888-0.09999-2</w:t>
      </w:r>
    </w:p>
    <w:p w14:paraId="39F73EE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Luque, D., Beesley, T., Morris, R. W., Jack, B. N., Griffiths, O., Whitford, T. J., &amp; Le Pelley, M. E. (2017). Goal-Directed and Habit-Like Modulations of Stimulus Processing during Reinforcement Learning. </w:t>
      </w:r>
      <w:r w:rsidRPr="0085682D">
        <w:rPr>
          <w:i/>
          <w:iCs/>
          <w:noProof/>
          <w:szCs w:val="24"/>
        </w:rPr>
        <w:t>The Journal of Neuroscience</w:t>
      </w:r>
      <w:r w:rsidRPr="0085682D">
        <w:rPr>
          <w:noProof/>
          <w:szCs w:val="24"/>
        </w:rPr>
        <w:t xml:space="preserve">, </w:t>
      </w:r>
      <w:r w:rsidRPr="0085682D">
        <w:rPr>
          <w:i/>
          <w:iCs/>
          <w:noProof/>
          <w:szCs w:val="24"/>
        </w:rPr>
        <w:t>37</w:t>
      </w:r>
      <w:r w:rsidRPr="0085682D">
        <w:rPr>
          <w:noProof/>
          <w:szCs w:val="24"/>
        </w:rPr>
        <w:t>(11), 3009–3017. https://doi.org/10.1523/jneurosci.3205-16.2017</w:t>
      </w:r>
    </w:p>
    <w:p w14:paraId="5D35958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MacLean, M. H., &amp; Giesbrecht, B. (2015). Neural evidence reveals the rapid effects of reward history on selective attention. </w:t>
      </w:r>
      <w:r w:rsidRPr="0085682D">
        <w:rPr>
          <w:i/>
          <w:iCs/>
          <w:noProof/>
          <w:szCs w:val="24"/>
        </w:rPr>
        <w:t>Brain Research</w:t>
      </w:r>
      <w:r w:rsidRPr="0085682D">
        <w:rPr>
          <w:noProof/>
          <w:szCs w:val="24"/>
        </w:rPr>
        <w:t xml:space="preserve">, </w:t>
      </w:r>
      <w:r w:rsidRPr="0085682D">
        <w:rPr>
          <w:i/>
          <w:iCs/>
          <w:noProof/>
          <w:szCs w:val="24"/>
        </w:rPr>
        <w:t>1606</w:t>
      </w:r>
      <w:r w:rsidRPr="0085682D">
        <w:rPr>
          <w:noProof/>
          <w:szCs w:val="24"/>
        </w:rPr>
        <w:t>, 86–94. https://doi.org/10.1016/j.brainres.2015.02.016</w:t>
      </w:r>
    </w:p>
    <w:p w14:paraId="6BB78722"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Macmillan, N. A., &amp; Creelman, C. D. (2004). </w:t>
      </w:r>
      <w:r w:rsidRPr="0085682D">
        <w:rPr>
          <w:i/>
          <w:iCs/>
          <w:noProof/>
          <w:szCs w:val="24"/>
        </w:rPr>
        <w:t>Detection theory: A user’s guide</w:t>
      </w:r>
      <w:r w:rsidRPr="0085682D">
        <w:rPr>
          <w:noProof/>
          <w:szCs w:val="24"/>
        </w:rPr>
        <w:t>. Psychology press.</w:t>
      </w:r>
    </w:p>
    <w:p w14:paraId="7AC80AA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Maunsell, J. H. R. (2004). Neuronal representations of cognitive state: Reward or attention? </w:t>
      </w:r>
      <w:r w:rsidRPr="0085682D">
        <w:rPr>
          <w:i/>
          <w:iCs/>
          <w:noProof/>
          <w:szCs w:val="24"/>
        </w:rPr>
        <w:t>Trends in Cognitive Sciences</w:t>
      </w:r>
      <w:r w:rsidRPr="0085682D">
        <w:rPr>
          <w:noProof/>
          <w:szCs w:val="24"/>
        </w:rPr>
        <w:t xml:space="preserve">, </w:t>
      </w:r>
      <w:r w:rsidRPr="0085682D">
        <w:rPr>
          <w:i/>
          <w:iCs/>
          <w:noProof/>
          <w:szCs w:val="24"/>
        </w:rPr>
        <w:t>8</w:t>
      </w:r>
      <w:r w:rsidRPr="0085682D">
        <w:rPr>
          <w:noProof/>
          <w:szCs w:val="24"/>
        </w:rPr>
        <w:t>(6), 261–265. https://doi.org/10.1016/j.tics.2004.04.003</w:t>
      </w:r>
    </w:p>
    <w:p w14:paraId="674E7B4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McElreath, R. (2016). </w:t>
      </w:r>
      <w:r w:rsidRPr="0085682D">
        <w:rPr>
          <w:i/>
          <w:iCs/>
          <w:noProof/>
          <w:szCs w:val="24"/>
        </w:rPr>
        <w:t>Statistical Rethinking: A Bayesian Course with Examples in R and Stan</w:t>
      </w:r>
      <w:r w:rsidRPr="0085682D">
        <w:rPr>
          <w:noProof/>
          <w:szCs w:val="24"/>
        </w:rPr>
        <w:t>. Chapman Hall - CRC.</w:t>
      </w:r>
    </w:p>
    <w:p w14:paraId="48DBD99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Muller, M. M., Andersen, S., Trujillo, N. J., Valdes-Sosa, P., Malinowski, P., &amp; Hillyard, S. A. (2006). Feature-selective attention enhances color signals in early visual areas of the human brain. </w:t>
      </w:r>
      <w:r w:rsidRPr="0085682D">
        <w:rPr>
          <w:i/>
          <w:iCs/>
          <w:noProof/>
          <w:szCs w:val="24"/>
        </w:rPr>
        <w:t>Proceedings of the National Academy of Sciences</w:t>
      </w:r>
      <w:r w:rsidRPr="0085682D">
        <w:rPr>
          <w:noProof/>
          <w:szCs w:val="24"/>
        </w:rPr>
        <w:t xml:space="preserve">, </w:t>
      </w:r>
      <w:r w:rsidRPr="0085682D">
        <w:rPr>
          <w:i/>
          <w:iCs/>
          <w:noProof/>
          <w:szCs w:val="24"/>
        </w:rPr>
        <w:t>103</w:t>
      </w:r>
      <w:r w:rsidRPr="0085682D">
        <w:rPr>
          <w:noProof/>
          <w:szCs w:val="24"/>
        </w:rPr>
        <w:t>(38), 14250–14254. https://doi.org/10.1073/pnas.0606668103</w:t>
      </w:r>
    </w:p>
    <w:p w14:paraId="353823D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lastRenderedPageBreak/>
        <w:t xml:space="preserve">Müller, M. M., Teder-Sälejärvi, W., &amp; Hillyard, S. A. (1998). </w:t>
      </w:r>
      <w:r w:rsidRPr="0085682D">
        <w:rPr>
          <w:noProof/>
          <w:szCs w:val="24"/>
        </w:rPr>
        <w:t xml:space="preserve">The time course of cortical facilitation during cued shifts of spatial attention. </w:t>
      </w:r>
      <w:r w:rsidRPr="0085682D">
        <w:rPr>
          <w:i/>
          <w:iCs/>
          <w:noProof/>
          <w:szCs w:val="24"/>
        </w:rPr>
        <w:t>Nature Neuroscience</w:t>
      </w:r>
      <w:r w:rsidRPr="0085682D">
        <w:rPr>
          <w:noProof/>
          <w:szCs w:val="24"/>
        </w:rPr>
        <w:t xml:space="preserve">, </w:t>
      </w:r>
      <w:r w:rsidRPr="0085682D">
        <w:rPr>
          <w:i/>
          <w:iCs/>
          <w:noProof/>
          <w:szCs w:val="24"/>
        </w:rPr>
        <w:t>1</w:t>
      </w:r>
      <w:r w:rsidRPr="0085682D">
        <w:rPr>
          <w:noProof/>
          <w:szCs w:val="24"/>
        </w:rPr>
        <w:t>(7), 631–634.</w:t>
      </w:r>
    </w:p>
    <w:p w14:paraId="45C2E337"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Musslick, S., Shenhav, A., Botvinick, M. M., &amp; Cohen, J. D. (2015). A computational model of control allocation based on the Expected Value of Control. </w:t>
      </w:r>
      <w:r w:rsidRPr="0085682D">
        <w:rPr>
          <w:i/>
          <w:iCs/>
          <w:noProof/>
          <w:szCs w:val="24"/>
        </w:rPr>
        <w:t>Reinforcement Learning and Decision Making Conference</w:t>
      </w:r>
      <w:r w:rsidRPr="0085682D">
        <w:rPr>
          <w:noProof/>
          <w:szCs w:val="24"/>
        </w:rPr>
        <w:t xml:space="preserve">, </w:t>
      </w:r>
      <w:r w:rsidRPr="0085682D">
        <w:rPr>
          <w:i/>
          <w:iCs/>
          <w:noProof/>
          <w:szCs w:val="24"/>
        </w:rPr>
        <w:t>59</w:t>
      </w:r>
      <w:r w:rsidRPr="0085682D">
        <w:rPr>
          <w:noProof/>
          <w:szCs w:val="24"/>
        </w:rPr>
        <w:t>(1978), 2014.</w:t>
      </w:r>
    </w:p>
    <w:p w14:paraId="60938A1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Nalborczyk, L., &amp; Bürkner, P.-C. (2019). An Introduction to Bayesian Multilevel Models Using brms: A Case Study of Gender Effects on Vowel Variability in Standard Indonesian. </w:t>
      </w:r>
      <w:r w:rsidRPr="0085682D">
        <w:rPr>
          <w:i/>
          <w:iCs/>
          <w:noProof/>
          <w:szCs w:val="24"/>
        </w:rPr>
        <w:t>Journal of Speech, Language, and Hearing Research</w:t>
      </w:r>
      <w:r w:rsidRPr="0085682D">
        <w:rPr>
          <w:noProof/>
          <w:szCs w:val="24"/>
        </w:rPr>
        <w:t>.</w:t>
      </w:r>
    </w:p>
    <w:p w14:paraId="1725C81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Nolan, H., Whelan, R., &amp; Reilly, R. B. (2010). FASTER: Fully Automated Statistical Thresholding for EEG artifact Rejection. </w:t>
      </w:r>
      <w:r w:rsidRPr="0085682D">
        <w:rPr>
          <w:i/>
          <w:iCs/>
          <w:noProof/>
          <w:szCs w:val="24"/>
        </w:rPr>
        <w:t>Journal of Neuroscience Methods</w:t>
      </w:r>
      <w:r w:rsidRPr="0085682D">
        <w:rPr>
          <w:noProof/>
          <w:szCs w:val="24"/>
        </w:rPr>
        <w:t xml:space="preserve">, </w:t>
      </w:r>
      <w:r w:rsidRPr="0085682D">
        <w:rPr>
          <w:i/>
          <w:iCs/>
          <w:noProof/>
          <w:szCs w:val="24"/>
        </w:rPr>
        <w:t>192</w:t>
      </w:r>
      <w:r w:rsidRPr="0085682D">
        <w:rPr>
          <w:noProof/>
          <w:szCs w:val="24"/>
        </w:rPr>
        <w:t>(1), 152–162. https://doi.org/10.1016/j.jneumeth.2010.07.015</w:t>
      </w:r>
    </w:p>
    <w:p w14:paraId="1F7AAAA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Padmala, S., &amp; Pessoa, L. (2011). Reward reduces conflict by enhancing attentional control and biasing visual cortical processing. </w:t>
      </w:r>
      <w:r w:rsidRPr="0085682D">
        <w:rPr>
          <w:i/>
          <w:iCs/>
          <w:noProof/>
          <w:szCs w:val="24"/>
        </w:rPr>
        <w:t>Journal of Cognitive Neuroscience</w:t>
      </w:r>
      <w:r w:rsidRPr="0085682D">
        <w:rPr>
          <w:noProof/>
          <w:szCs w:val="24"/>
        </w:rPr>
        <w:t xml:space="preserve">, </w:t>
      </w:r>
      <w:r w:rsidRPr="0085682D">
        <w:rPr>
          <w:i/>
          <w:iCs/>
          <w:noProof/>
          <w:szCs w:val="24"/>
        </w:rPr>
        <w:t>23</w:t>
      </w:r>
      <w:r w:rsidRPr="0085682D">
        <w:rPr>
          <w:noProof/>
          <w:szCs w:val="24"/>
        </w:rPr>
        <w:t>(11), 3419–3432. https://doi.org/10.1162/jocn_a_00011</w:t>
      </w:r>
    </w:p>
    <w:p w14:paraId="3FF158E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Pallier, C. (2002). Computing discriminability and bias with the R software. Retrieved July 25, 2019, from http://www.pallier.org/pdfs/aprime.pdf</w:t>
      </w:r>
    </w:p>
    <w:p w14:paraId="28ED65E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Perrin, F., Pernier, J., Bertrand, O., &amp; Echallier, J. F. (1989). Spherical splines for scalp potential and current density mapping. </w:t>
      </w:r>
      <w:r w:rsidRPr="0085682D">
        <w:rPr>
          <w:i/>
          <w:iCs/>
          <w:noProof/>
          <w:szCs w:val="24"/>
        </w:rPr>
        <w:t>Electroencephalography and Clinical Neurophysiology</w:t>
      </w:r>
      <w:r w:rsidRPr="0085682D">
        <w:rPr>
          <w:noProof/>
          <w:szCs w:val="24"/>
        </w:rPr>
        <w:t xml:space="preserve">, </w:t>
      </w:r>
      <w:r w:rsidRPr="0085682D">
        <w:rPr>
          <w:i/>
          <w:iCs/>
          <w:noProof/>
          <w:szCs w:val="24"/>
        </w:rPr>
        <w:t>72</w:t>
      </w:r>
      <w:r w:rsidRPr="0085682D">
        <w:rPr>
          <w:noProof/>
          <w:szCs w:val="24"/>
        </w:rPr>
        <w:t>(2), 184–187. https://doi.org/10.1016/0013-4694(89)90180-6</w:t>
      </w:r>
    </w:p>
    <w:p w14:paraId="366AEE50"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Pessoa, L. (2015). Multiple influences of reward on perception and attention. </w:t>
      </w:r>
      <w:r w:rsidRPr="0085682D">
        <w:rPr>
          <w:i/>
          <w:iCs/>
          <w:noProof/>
          <w:szCs w:val="24"/>
        </w:rPr>
        <w:t>Visual Cognition</w:t>
      </w:r>
      <w:r w:rsidRPr="0085682D">
        <w:rPr>
          <w:noProof/>
          <w:szCs w:val="24"/>
        </w:rPr>
        <w:t xml:space="preserve">, </w:t>
      </w:r>
      <w:r w:rsidRPr="0085682D">
        <w:rPr>
          <w:i/>
          <w:iCs/>
          <w:noProof/>
          <w:szCs w:val="24"/>
        </w:rPr>
        <w:t>23</w:t>
      </w:r>
      <w:r w:rsidRPr="0085682D">
        <w:rPr>
          <w:noProof/>
          <w:szCs w:val="24"/>
        </w:rPr>
        <w:t>(1–2), 272–290. https://doi.org/10.1080/13506285.2014.974729</w:t>
      </w:r>
    </w:p>
    <w:p w14:paraId="3F45510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Pessoa, L., &amp; Engelmann, J. B. (2010). Embedding reward signals into perception and cognition. </w:t>
      </w:r>
      <w:r w:rsidRPr="0085682D">
        <w:rPr>
          <w:i/>
          <w:iCs/>
          <w:noProof/>
          <w:szCs w:val="24"/>
        </w:rPr>
        <w:t>Frontiers in Neuroscience</w:t>
      </w:r>
      <w:r w:rsidRPr="0085682D">
        <w:rPr>
          <w:noProof/>
          <w:szCs w:val="24"/>
        </w:rPr>
        <w:t xml:space="preserve">, </w:t>
      </w:r>
      <w:r w:rsidRPr="0085682D">
        <w:rPr>
          <w:i/>
          <w:iCs/>
          <w:noProof/>
          <w:szCs w:val="24"/>
        </w:rPr>
        <w:t>4</w:t>
      </w:r>
      <w:r w:rsidRPr="0085682D">
        <w:rPr>
          <w:noProof/>
          <w:szCs w:val="24"/>
        </w:rPr>
        <w:t>(September), 1–8. https://doi.org/10.3389/fnins.2010.00017</w:t>
      </w:r>
    </w:p>
    <w:p w14:paraId="6142247A"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Phillips, N. (2016). Yarrr: A companion to the e-book YaRrr!: The Pirate’s Guide to R. R </w:t>
      </w:r>
      <w:r w:rsidRPr="0085682D">
        <w:rPr>
          <w:noProof/>
          <w:szCs w:val="24"/>
        </w:rPr>
        <w:lastRenderedPageBreak/>
        <w:t>package version 0.1.</w:t>
      </w:r>
    </w:p>
    <w:p w14:paraId="417E393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Posner, M. I. (1980). Orienting of attention. </w:t>
      </w:r>
      <w:r w:rsidRPr="0085682D">
        <w:rPr>
          <w:i/>
          <w:iCs/>
          <w:noProof/>
          <w:szCs w:val="24"/>
        </w:rPr>
        <w:t>The Quarterly Journal of Experimental Psychology</w:t>
      </w:r>
      <w:r w:rsidRPr="0085682D">
        <w:rPr>
          <w:noProof/>
          <w:szCs w:val="24"/>
        </w:rPr>
        <w:t xml:space="preserve">, </w:t>
      </w:r>
      <w:r w:rsidRPr="0085682D">
        <w:rPr>
          <w:i/>
          <w:iCs/>
          <w:noProof/>
          <w:szCs w:val="24"/>
        </w:rPr>
        <w:t>32</w:t>
      </w:r>
      <w:r w:rsidRPr="0085682D">
        <w:rPr>
          <w:noProof/>
          <w:szCs w:val="24"/>
        </w:rPr>
        <w:t>(1), 3–25. https://doi.org/10.1080/00335558008248231</w:t>
      </w:r>
    </w:p>
    <w:p w14:paraId="22666F4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Posner, MI I. (1980). Orienting of attention. </w:t>
      </w:r>
      <w:r w:rsidRPr="0085682D">
        <w:rPr>
          <w:i/>
          <w:iCs/>
          <w:noProof/>
          <w:szCs w:val="24"/>
        </w:rPr>
        <w:t>Quarterly Journal of Experimental Psychology</w:t>
      </w:r>
      <w:r w:rsidRPr="0085682D">
        <w:rPr>
          <w:noProof/>
          <w:szCs w:val="24"/>
        </w:rPr>
        <w:t xml:space="preserve">, </w:t>
      </w:r>
      <w:r w:rsidRPr="0085682D">
        <w:rPr>
          <w:i/>
          <w:iCs/>
          <w:noProof/>
          <w:szCs w:val="24"/>
        </w:rPr>
        <w:t>32</w:t>
      </w:r>
      <w:r w:rsidRPr="0085682D">
        <w:rPr>
          <w:noProof/>
          <w:szCs w:val="24"/>
        </w:rPr>
        <w:t>(1), 3–25. https://doi.org/10.1080/00335558008248231</w:t>
      </w:r>
    </w:p>
    <w:p w14:paraId="4EC74D9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Qi, S., Zeng, Q., Ding, C., &amp; Li, H. (2013). </w:t>
      </w:r>
      <w:r w:rsidRPr="0085682D">
        <w:rPr>
          <w:noProof/>
          <w:szCs w:val="24"/>
        </w:rPr>
        <w:t xml:space="preserve">Neural correlates of reward-driven attentional capture in visual search. </w:t>
      </w:r>
      <w:r w:rsidRPr="0085682D">
        <w:rPr>
          <w:i/>
          <w:iCs/>
          <w:noProof/>
          <w:szCs w:val="24"/>
        </w:rPr>
        <w:t>Brain Research</w:t>
      </w:r>
      <w:r w:rsidRPr="0085682D">
        <w:rPr>
          <w:noProof/>
          <w:szCs w:val="24"/>
        </w:rPr>
        <w:t xml:space="preserve">, </w:t>
      </w:r>
      <w:r w:rsidRPr="0085682D">
        <w:rPr>
          <w:i/>
          <w:iCs/>
          <w:noProof/>
          <w:szCs w:val="24"/>
        </w:rPr>
        <w:t>1532</w:t>
      </w:r>
      <w:r w:rsidRPr="0085682D">
        <w:rPr>
          <w:noProof/>
          <w:szCs w:val="24"/>
        </w:rPr>
        <w:t>, 32–43. https://doi.org/10.1016/j.brainres.2013.07.044</w:t>
      </w:r>
    </w:p>
    <w:p w14:paraId="4EF82AB7"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 Core Team. (2017). R: A Language and Environment for Statistical Computing. R Foundation for Statistical Computing.</w:t>
      </w:r>
    </w:p>
    <w:p w14:paraId="218B834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Rinker, T., &amp; Kurkiewicz, D. (n.d.). pacman: Package Management for R.</w:t>
      </w:r>
    </w:p>
    <w:p w14:paraId="0038EC2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Roelfsema, P. R., van Ooyen, A., &amp; Watanabe, T. (2010). Perceptual learning rules based on reinforcers and attention. </w:t>
      </w:r>
      <w:r w:rsidRPr="0085682D">
        <w:rPr>
          <w:i/>
          <w:iCs/>
          <w:noProof/>
          <w:szCs w:val="24"/>
        </w:rPr>
        <w:t>Trends in Cognitive Sciences</w:t>
      </w:r>
      <w:r w:rsidRPr="0085682D">
        <w:rPr>
          <w:noProof/>
          <w:szCs w:val="24"/>
        </w:rPr>
        <w:t xml:space="preserve">, </w:t>
      </w:r>
      <w:r w:rsidRPr="0085682D">
        <w:rPr>
          <w:i/>
          <w:iCs/>
          <w:noProof/>
          <w:szCs w:val="24"/>
        </w:rPr>
        <w:t>14</w:t>
      </w:r>
      <w:r w:rsidRPr="0085682D">
        <w:rPr>
          <w:noProof/>
          <w:szCs w:val="24"/>
        </w:rPr>
        <w:t>(2), 64–71. https://doi.org/10.1016/j.tics.2009.11.005</w:t>
      </w:r>
    </w:p>
    <w:p w14:paraId="22C7689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RStudio Team. (2015). Integrated Development for R. RStudio, Inc.</w:t>
      </w:r>
    </w:p>
    <w:p w14:paraId="5703F79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Schevernels, H., Krebs, R. M., Santens, P., Woldorff, M. G., &amp; Boehler, C. N. (2014). </w:t>
      </w:r>
      <w:r w:rsidRPr="0085682D">
        <w:rPr>
          <w:noProof/>
          <w:szCs w:val="24"/>
        </w:rPr>
        <w:t xml:space="preserve">Task preparation processes related to reward prediction precede those related to task-difficulty expectation. </w:t>
      </w:r>
      <w:r w:rsidRPr="0085682D">
        <w:rPr>
          <w:i/>
          <w:iCs/>
          <w:noProof/>
          <w:szCs w:val="24"/>
        </w:rPr>
        <w:t>NeuroImage</w:t>
      </w:r>
      <w:r w:rsidRPr="0085682D">
        <w:rPr>
          <w:noProof/>
          <w:szCs w:val="24"/>
        </w:rPr>
        <w:t xml:space="preserve">, </w:t>
      </w:r>
      <w:r w:rsidRPr="0085682D">
        <w:rPr>
          <w:i/>
          <w:iCs/>
          <w:noProof/>
          <w:szCs w:val="24"/>
        </w:rPr>
        <w:t>84</w:t>
      </w:r>
      <w:r w:rsidRPr="0085682D">
        <w:rPr>
          <w:noProof/>
          <w:szCs w:val="24"/>
        </w:rPr>
        <w:t>, 639–647. https://doi.org/10.1016/j.neuroimage.2013.09.039</w:t>
      </w:r>
    </w:p>
    <w:p w14:paraId="4E3F484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Serences, J. T. (2008). Value-Based Modulations in Human Visual Cortex. </w:t>
      </w:r>
      <w:r w:rsidRPr="0085682D">
        <w:rPr>
          <w:i/>
          <w:iCs/>
          <w:noProof/>
          <w:szCs w:val="24"/>
        </w:rPr>
        <w:t>Neuron</w:t>
      </w:r>
      <w:r w:rsidRPr="0085682D">
        <w:rPr>
          <w:noProof/>
          <w:szCs w:val="24"/>
        </w:rPr>
        <w:t xml:space="preserve">, </w:t>
      </w:r>
      <w:r w:rsidRPr="0085682D">
        <w:rPr>
          <w:i/>
          <w:iCs/>
          <w:noProof/>
          <w:szCs w:val="24"/>
        </w:rPr>
        <w:t>60</w:t>
      </w:r>
      <w:r w:rsidRPr="0085682D">
        <w:rPr>
          <w:noProof/>
          <w:szCs w:val="24"/>
        </w:rPr>
        <w:t>(6), 1169–1181. https://doi.org/10.1016/j.neuron.2008.10.051</w:t>
      </w:r>
    </w:p>
    <w:p w14:paraId="6CC5C55B"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Shenhav, A., Botvinick, M., &amp; Cohen, J. (2013). The expected value of control: An integrative theory of anterior cingulate cortex function. </w:t>
      </w:r>
      <w:r w:rsidRPr="00F418CE">
        <w:rPr>
          <w:i/>
          <w:iCs/>
          <w:noProof/>
          <w:szCs w:val="24"/>
          <w:lang w:val="de-DE"/>
        </w:rPr>
        <w:t>Neuron</w:t>
      </w:r>
      <w:r w:rsidRPr="00F418CE">
        <w:rPr>
          <w:noProof/>
          <w:szCs w:val="24"/>
          <w:lang w:val="de-DE"/>
        </w:rPr>
        <w:t xml:space="preserve">, </w:t>
      </w:r>
      <w:r w:rsidRPr="00F418CE">
        <w:rPr>
          <w:i/>
          <w:iCs/>
          <w:noProof/>
          <w:szCs w:val="24"/>
          <w:lang w:val="de-DE"/>
        </w:rPr>
        <w:t>79</w:t>
      </w:r>
      <w:r w:rsidRPr="00F418CE">
        <w:rPr>
          <w:noProof/>
          <w:szCs w:val="24"/>
          <w:lang w:val="de-DE"/>
        </w:rPr>
        <w:t>(2), 217–240. https://doi.org/10.1016/j.neuron.2013.07.007</w:t>
      </w:r>
    </w:p>
    <w:p w14:paraId="7A3118E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Steinhauser, M., &amp; Andersen, S. K. (2019). </w:t>
      </w:r>
      <w:r w:rsidRPr="0085682D">
        <w:rPr>
          <w:noProof/>
          <w:szCs w:val="24"/>
        </w:rPr>
        <w:t xml:space="preserve">Rapid adaptive adjustments of selective attention </w:t>
      </w:r>
      <w:r w:rsidRPr="0085682D">
        <w:rPr>
          <w:noProof/>
          <w:szCs w:val="24"/>
        </w:rPr>
        <w:lastRenderedPageBreak/>
        <w:t xml:space="preserve">following errors revealed by the time course of steady-state visual evoked potentials. </w:t>
      </w:r>
      <w:r w:rsidRPr="0085682D">
        <w:rPr>
          <w:i/>
          <w:iCs/>
          <w:noProof/>
          <w:szCs w:val="24"/>
        </w:rPr>
        <w:t>NeuroImage</w:t>
      </w:r>
      <w:r w:rsidRPr="0085682D">
        <w:rPr>
          <w:noProof/>
          <w:szCs w:val="24"/>
        </w:rPr>
        <w:t xml:space="preserve">, </w:t>
      </w:r>
      <w:r w:rsidRPr="0085682D">
        <w:rPr>
          <w:i/>
          <w:iCs/>
          <w:noProof/>
          <w:szCs w:val="24"/>
        </w:rPr>
        <w:t>186</w:t>
      </w:r>
      <w:r w:rsidRPr="0085682D">
        <w:rPr>
          <w:noProof/>
          <w:szCs w:val="24"/>
        </w:rPr>
        <w:t>(July 2018), 83–92. https://doi.org/10.1016/j.neuroimage.2018.10.059</w:t>
      </w:r>
    </w:p>
    <w:p w14:paraId="48958F5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682D">
        <w:rPr>
          <w:i/>
          <w:iCs/>
          <w:noProof/>
          <w:szCs w:val="24"/>
        </w:rPr>
        <w:t>BioRxiv</w:t>
      </w:r>
      <w:r w:rsidRPr="0085682D">
        <w:rPr>
          <w:noProof/>
          <w:szCs w:val="24"/>
        </w:rPr>
        <w:t>, 622589. https://doi.org/10.1101/622589</w:t>
      </w:r>
    </w:p>
    <w:p w14:paraId="2CA9D234"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Theeuwes, J. (2010). Top-down and bottom-up control of visual selection. </w:t>
      </w:r>
      <w:r w:rsidRPr="00F418CE">
        <w:rPr>
          <w:i/>
          <w:iCs/>
          <w:noProof/>
          <w:szCs w:val="24"/>
          <w:lang w:val="de-DE"/>
        </w:rPr>
        <w:t>Acta Psychologica</w:t>
      </w:r>
      <w:r w:rsidRPr="00F418CE">
        <w:rPr>
          <w:noProof/>
          <w:szCs w:val="24"/>
          <w:lang w:val="de-DE"/>
        </w:rPr>
        <w:t xml:space="preserve">, </w:t>
      </w:r>
      <w:r w:rsidRPr="00F418CE">
        <w:rPr>
          <w:i/>
          <w:iCs/>
          <w:noProof/>
          <w:szCs w:val="24"/>
          <w:lang w:val="de-DE"/>
        </w:rPr>
        <w:t>135</w:t>
      </w:r>
      <w:r w:rsidRPr="00F418CE">
        <w:rPr>
          <w:noProof/>
          <w:szCs w:val="24"/>
          <w:lang w:val="de-DE"/>
        </w:rPr>
        <w:t>(2), 77–99. https://doi.org/10.1016/j.actpsy.2010.02.006</w:t>
      </w:r>
    </w:p>
    <w:p w14:paraId="09F1F28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Van der Does, A. J. W. (2002). </w:t>
      </w:r>
      <w:r w:rsidRPr="0085682D">
        <w:rPr>
          <w:i/>
          <w:iCs/>
          <w:noProof/>
          <w:szCs w:val="24"/>
        </w:rPr>
        <w:t>Handleiding bij de Nederlandse versie van beck depression inventory—second edition (BDI-II-NL). [The Dutch version of the Beck depression inventory].</w:t>
      </w:r>
      <w:r w:rsidRPr="0085682D">
        <w:rPr>
          <w:noProof/>
          <w:szCs w:val="24"/>
        </w:rPr>
        <w:t xml:space="preserve"> Amsterdam: Harcourt.</w:t>
      </w:r>
    </w:p>
    <w:p w14:paraId="21F2E703"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Verguts, T., Vassena, E., &amp; Silvetti, M. (2015). Adaptive effort investment in cognitive and physical tasks: a neurocomputational model. </w:t>
      </w:r>
      <w:r w:rsidRPr="0085682D">
        <w:rPr>
          <w:i/>
          <w:iCs/>
          <w:noProof/>
          <w:szCs w:val="24"/>
        </w:rPr>
        <w:t>Frontiers in Behavioral Neuroscience</w:t>
      </w:r>
      <w:r w:rsidRPr="0085682D">
        <w:rPr>
          <w:noProof/>
          <w:szCs w:val="24"/>
        </w:rPr>
        <w:t xml:space="preserve">, </w:t>
      </w:r>
      <w:r w:rsidRPr="0085682D">
        <w:rPr>
          <w:i/>
          <w:iCs/>
          <w:noProof/>
          <w:szCs w:val="24"/>
        </w:rPr>
        <w:t>9</w:t>
      </w:r>
      <w:r w:rsidRPr="0085682D">
        <w:rPr>
          <w:noProof/>
          <w:szCs w:val="24"/>
        </w:rPr>
        <w:t>(March). https://doi.org/10.3389/fnbeh.2015.00057</w:t>
      </w:r>
    </w:p>
    <w:p w14:paraId="7E95251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Watanabe, S. (2010). Asymptotic Equivalence of Bayes Cross Validation and Widely Applicable Information Criterion in Singular Learning Theory, </w:t>
      </w:r>
      <w:r w:rsidRPr="0085682D">
        <w:rPr>
          <w:i/>
          <w:iCs/>
          <w:noProof/>
          <w:szCs w:val="24"/>
        </w:rPr>
        <w:t>11</w:t>
      </w:r>
      <w:r w:rsidRPr="0085682D">
        <w:rPr>
          <w:noProof/>
          <w:szCs w:val="24"/>
        </w:rPr>
        <w:t>, 3571–3594. Retrieved from http://arxiv.org/abs/1004.2316</w:t>
      </w:r>
    </w:p>
    <w:p w14:paraId="3ABDF79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Wickham, H. (2017). Tidyverse: Easily install and load ’tidyverse’ packages. R package version, 1(1).</w:t>
      </w:r>
    </w:p>
    <w:p w14:paraId="24D05A43" w14:textId="77777777" w:rsidR="0085682D" w:rsidRPr="00F418CE" w:rsidRDefault="0085682D" w:rsidP="0085682D">
      <w:pPr>
        <w:widowControl w:val="0"/>
        <w:autoSpaceDE w:val="0"/>
        <w:autoSpaceDN w:val="0"/>
        <w:adjustRightInd w:val="0"/>
        <w:spacing w:after="0" w:line="480" w:lineRule="auto"/>
        <w:ind w:left="480" w:hanging="480"/>
        <w:rPr>
          <w:noProof/>
          <w:szCs w:val="24"/>
          <w:lang w:val="da-DK"/>
        </w:rPr>
      </w:pPr>
      <w:r w:rsidRPr="0085682D">
        <w:rPr>
          <w:noProof/>
          <w:szCs w:val="24"/>
        </w:rPr>
        <w:t xml:space="preserve">Wilke, C. O. (2016). cowplot: streamlined plot theme and plot annotations for ‘ggplot2.’ </w:t>
      </w:r>
      <w:r w:rsidRPr="00F418CE">
        <w:rPr>
          <w:noProof/>
          <w:szCs w:val="24"/>
          <w:lang w:val="da-DK"/>
        </w:rPr>
        <w:t>CRAN Repos.</w:t>
      </w:r>
    </w:p>
    <w:p w14:paraId="6823803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a-DK"/>
        </w:rPr>
        <w:t xml:space="preserve">Wisniewski, D., Reverberi, C., Momennejad, I., Kahnt, T., &amp; Haynes, J.-D. (2015). </w:t>
      </w:r>
      <w:r w:rsidRPr="0085682D">
        <w:rPr>
          <w:noProof/>
          <w:szCs w:val="24"/>
        </w:rPr>
        <w:t xml:space="preserve">The Role of the Parietal Cortex in the Representation of Task-Reward Associations. </w:t>
      </w:r>
      <w:r w:rsidRPr="0085682D">
        <w:rPr>
          <w:i/>
          <w:iCs/>
          <w:noProof/>
          <w:szCs w:val="24"/>
        </w:rPr>
        <w:t>Journal of Neuroscience</w:t>
      </w:r>
      <w:r w:rsidRPr="0085682D">
        <w:rPr>
          <w:noProof/>
          <w:szCs w:val="24"/>
        </w:rPr>
        <w:t xml:space="preserve">, </w:t>
      </w:r>
      <w:r w:rsidRPr="0085682D">
        <w:rPr>
          <w:i/>
          <w:iCs/>
          <w:noProof/>
          <w:szCs w:val="24"/>
        </w:rPr>
        <w:t>35</w:t>
      </w:r>
      <w:r w:rsidRPr="0085682D">
        <w:rPr>
          <w:noProof/>
          <w:szCs w:val="24"/>
        </w:rPr>
        <w:t>(36), 12355–12365. https://doi.org/10.1523/jneurosci.4882-14.2015</w:t>
      </w:r>
    </w:p>
    <w:p w14:paraId="34FAFA47" w14:textId="77777777" w:rsidR="0085682D" w:rsidRPr="0085682D" w:rsidRDefault="0085682D" w:rsidP="0085682D">
      <w:pPr>
        <w:widowControl w:val="0"/>
        <w:autoSpaceDE w:val="0"/>
        <w:autoSpaceDN w:val="0"/>
        <w:adjustRightInd w:val="0"/>
        <w:spacing w:after="0" w:line="480" w:lineRule="auto"/>
        <w:ind w:left="480" w:hanging="480"/>
        <w:rPr>
          <w:noProof/>
        </w:rPr>
      </w:pPr>
      <w:r w:rsidRPr="0085682D">
        <w:rPr>
          <w:noProof/>
          <w:szCs w:val="24"/>
        </w:rPr>
        <w:lastRenderedPageBreak/>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8-13T09:52:00Z" w:initials="IG">
    <w:p w14:paraId="4CEBBC92" w14:textId="00657E28" w:rsidR="00D5161E" w:rsidRDefault="00D5161E">
      <w:pPr>
        <w:pStyle w:val="CommentText"/>
      </w:pPr>
      <w:r>
        <w:rPr>
          <w:rStyle w:val="CommentReference"/>
        </w:rPr>
        <w:annotationRef/>
      </w:r>
      <w:r>
        <w:t>Add the abstract</w:t>
      </w:r>
      <w:bookmarkStart w:id="1" w:name="_GoBack"/>
      <w:bookmarkEnd w:id="1"/>
    </w:p>
  </w:comment>
  <w:comment w:id="2" w:author="Andersen, Soren" w:date="2019-08-12T12:45:00Z" w:initials="AS">
    <w:p w14:paraId="540D0E29" w14:textId="22E944AB" w:rsidR="00A33A4D" w:rsidRDefault="00A33A4D">
      <w:pPr>
        <w:pStyle w:val="CommentText"/>
      </w:pPr>
      <w:r>
        <w:rPr>
          <w:rStyle w:val="CommentReference"/>
        </w:rPr>
        <w:annotationRef/>
      </w:r>
      <w:r>
        <w:t>Wouldn’t it be better to say something general about reward in the first sentence?</w:t>
      </w:r>
    </w:p>
    <w:p w14:paraId="43D18B48" w14:textId="77777777" w:rsidR="00A33A4D" w:rsidRDefault="00A33A4D">
      <w:pPr>
        <w:pStyle w:val="CommentText"/>
      </w:pPr>
    </w:p>
    <w:p w14:paraId="0E697264" w14:textId="6CA1C132" w:rsidR="00A33A4D" w:rsidRDefault="00A33A4D">
      <w:pPr>
        <w:pStyle w:val="CommentText"/>
      </w:pPr>
      <w:r>
        <w:t>After all, only one of the two alternative accounts of how reward affects stimulus processing is via voluntary selective attention.</w:t>
      </w:r>
    </w:p>
  </w:comment>
  <w:comment w:id="4" w:author="Andersen, Soren" w:date="2019-08-12T12:39:00Z" w:initials="AS">
    <w:p w14:paraId="41148964" w14:textId="2D85D2D5" w:rsidR="00F418CE" w:rsidRDefault="00F418CE">
      <w:pPr>
        <w:pStyle w:val="CommentText"/>
      </w:pPr>
      <w:r>
        <w:rPr>
          <w:rStyle w:val="CommentReference"/>
        </w:rPr>
        <w:annotationRef/>
      </w:r>
      <w:r>
        <w:t>These two sentences seem to contradict each other.</w:t>
      </w:r>
    </w:p>
  </w:comment>
  <w:comment w:id="7" w:author="Andersen, Soren" w:date="2019-08-12T12:41:00Z" w:initials="AS">
    <w:p w14:paraId="0FCA6F21" w14:textId="39EF7EA5" w:rsidR="00F418CE" w:rsidRDefault="00F418CE">
      <w:pPr>
        <w:pStyle w:val="CommentText"/>
      </w:pPr>
      <w:r>
        <w:rPr>
          <w:rStyle w:val="CommentReference"/>
        </w:rPr>
        <w:annotationRef/>
      </w:r>
      <w:r>
        <w:t>?</w:t>
      </w:r>
    </w:p>
  </w:comment>
  <w:comment w:id="8" w:author="Andersen, Soren" w:date="2019-08-12T13:05:00Z" w:initials="AS">
    <w:p w14:paraId="4493B728" w14:textId="775E1FA5" w:rsidR="005509AF" w:rsidRDefault="005509AF">
      <w:pPr>
        <w:pStyle w:val="CommentText"/>
      </w:pPr>
      <w:r>
        <w:rPr>
          <w:rStyle w:val="CommentReference"/>
        </w:rPr>
        <w:annotationRef/>
      </w:r>
      <w:r>
        <w:t>Voluntary selective attention affects stimulus processing. The question is whether changes in stimulus processing occur through mediation by selective voluntary attention or more directly, by enhancing saliency.</w:t>
      </w:r>
    </w:p>
  </w:comment>
  <w:comment w:id="19" w:author="Andersen, Soren" w:date="2019-08-12T13:08:00Z" w:initials="AS">
    <w:p w14:paraId="70F104DC" w14:textId="63E4FA7A" w:rsidR="005509AF" w:rsidRDefault="005509AF">
      <w:pPr>
        <w:pStyle w:val="CommentText"/>
      </w:pPr>
      <w:r>
        <w:rPr>
          <w:rStyle w:val="CommentReference"/>
        </w:rPr>
        <w:annotationRef/>
      </w:r>
      <w:r>
        <w:t>Good!</w:t>
      </w:r>
    </w:p>
  </w:comment>
  <w:comment w:id="20" w:author="Andersen, Soren" w:date="2019-08-12T14:56:00Z" w:initials="AS">
    <w:p w14:paraId="76666663" w14:textId="7593B78C" w:rsidR="00E63D13" w:rsidRDefault="00E63D13">
      <w:pPr>
        <w:pStyle w:val="CommentText"/>
      </w:pPr>
      <w:r>
        <w:rPr>
          <w:rStyle w:val="CommentReference"/>
        </w:rPr>
        <w:annotationRef/>
      </w:r>
      <w:r>
        <w:t>My usual terminology is to name the RDKs ‘attended’ or ‘unattended’ based on the cue and the coherent motion events occurring within them as the ‘targets’ or ‘distractors’, respectively (see email).</w:t>
      </w:r>
    </w:p>
  </w:comment>
  <w:comment w:id="21" w:author="Andersen, Soren" w:date="2019-08-12T15:06:00Z" w:initials="AS">
    <w:p w14:paraId="1BA299E5" w14:textId="0E6FD229" w:rsidR="00E63D13" w:rsidRDefault="00E63D13">
      <w:pPr>
        <w:pStyle w:val="CommentText"/>
      </w:pPr>
      <w:r>
        <w:rPr>
          <w:rStyle w:val="CommentReference"/>
        </w:rPr>
        <w:annotationRef/>
      </w:r>
      <w:r>
        <w:t>Are these labels consistently used in the reward literature?</w:t>
      </w:r>
      <w:r w:rsidR="00535AF7">
        <w:t xml:space="preserve"> </w:t>
      </w:r>
      <w:r>
        <w:t xml:space="preserve">I would find ‘reward’ or ‘acquisition’ </w:t>
      </w:r>
      <w:r w:rsidR="00535AF7">
        <w:t>instead of ‘training’, and ‘extinction’ instead of ‘test’ more intuitive (and in line with classical conditioning).</w:t>
      </w:r>
    </w:p>
    <w:p w14:paraId="72DE1EFF" w14:textId="77777777" w:rsidR="00535AF7" w:rsidRDefault="00535AF7">
      <w:pPr>
        <w:pStyle w:val="CommentText"/>
      </w:pPr>
    </w:p>
    <w:p w14:paraId="502DC1D3" w14:textId="6EE3258A" w:rsidR="00535AF7" w:rsidRDefault="00535AF7">
      <w:pPr>
        <w:pStyle w:val="CommentText"/>
      </w:pPr>
      <w:r>
        <w:t>Especially, we often refer to the initial practice sessions in experiments as training.</w:t>
      </w:r>
    </w:p>
  </w:comment>
  <w:comment w:id="29" w:author="Andersen, Soren" w:date="2019-07-31T16:59:00Z" w:initials="AS">
    <w:p w14:paraId="52B3E655" w14:textId="0498C4BE" w:rsidR="00F418CE" w:rsidRDefault="00F418CE">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30" w:author="Ivan Grahek" w:date="2019-08-02T17:20:00Z" w:initials="IG">
    <w:p w14:paraId="0366890E" w14:textId="3AA8AB7F" w:rsidR="00F418CE" w:rsidRDefault="00F418CE">
      <w:pPr>
        <w:pStyle w:val="CommentText"/>
      </w:pPr>
      <w:r>
        <w:rPr>
          <w:rStyle w:val="CommentReference"/>
        </w:rPr>
        <w:annotationRef/>
      </w:r>
      <w:r>
        <w:t>We have called this SCADS because that’s how it was named in the code. If this is wrong, it would be great if you could provide a one-sentence explanation of what these fucntions do. Would the sentence above work?</w:t>
      </w:r>
    </w:p>
  </w:comment>
  <w:comment w:id="31" w:author="Andersen, Soren" w:date="2019-08-12T16:07:00Z" w:initials="AS">
    <w:p w14:paraId="67C83B46" w14:textId="6B1AEF6A" w:rsidR="00D95647" w:rsidRDefault="00D95647" w:rsidP="00D95647">
      <w:pPr>
        <w:pStyle w:val="CommentText"/>
      </w:pPr>
      <w:r>
        <w:rPr>
          <w:rStyle w:val="CommentReference"/>
        </w:rPr>
        <w:annotationRef/>
      </w:r>
      <w:r>
        <w:t>Did you specify a threshold parameter in microvolt for the eye-movements? Otherwise, please look up what the hardcoded default threshold is in your function.</w:t>
      </w:r>
    </w:p>
    <w:p w14:paraId="682CAC89" w14:textId="77777777" w:rsidR="00D95647" w:rsidRDefault="00D95647">
      <w:pPr>
        <w:pStyle w:val="CommentText"/>
      </w:pPr>
    </w:p>
    <w:p w14:paraId="14E40459" w14:textId="0A87987C" w:rsidR="00D95647" w:rsidRDefault="00D95647">
      <w:pPr>
        <w:pStyle w:val="CommentText"/>
      </w:pPr>
      <w:r>
        <w:t>I usually reject eye-movements &amp; blinks before any other artifact rejections, but it probably makes a negligible difference.</w:t>
      </w:r>
    </w:p>
  </w:comment>
  <w:comment w:id="34" w:author="Andersen, Soren" w:date="2019-08-12T16:29:00Z" w:initials="AS">
    <w:p w14:paraId="1F9592A4" w14:textId="27773698" w:rsidR="000202DB" w:rsidRDefault="000202DB">
      <w:pPr>
        <w:pStyle w:val="CommentText"/>
      </w:pPr>
      <w:r>
        <w:rPr>
          <w:rStyle w:val="CommentReference"/>
        </w:rPr>
        <w:annotationRef/>
      </w:r>
      <w:r>
        <w:t>A grand average is an average across participants.</w:t>
      </w:r>
    </w:p>
  </w:comment>
  <w:comment w:id="36" w:author="Andersen, Soren" w:date="2019-08-12T16:27:00Z" w:initials="AS">
    <w:p w14:paraId="54332137" w14:textId="0E14620E" w:rsidR="00C46808" w:rsidRDefault="00C46808">
      <w:pPr>
        <w:pStyle w:val="CommentText"/>
      </w:pPr>
      <w:r>
        <w:rPr>
          <w:rStyle w:val="CommentReference"/>
        </w:rPr>
        <w:annotationRef/>
      </w:r>
      <w:r>
        <w:t xml:space="preserve">You can’t plot SSVEP amplitudes before calculating them… </w:t>
      </w:r>
    </w:p>
  </w:comment>
  <w:comment w:id="48" w:author="Andersen, Soren" w:date="2019-08-12T16:30:00Z" w:initials="AS">
    <w:p w14:paraId="21D35615" w14:textId="29B109E4" w:rsidR="000202DB" w:rsidRDefault="000202DB">
      <w:pPr>
        <w:pStyle w:val="CommentText"/>
      </w:pPr>
      <w:r>
        <w:rPr>
          <w:rStyle w:val="CommentReference"/>
        </w:rPr>
        <w:annotationRef/>
      </w:r>
      <w:r>
        <w:t>Please verify.</w:t>
      </w:r>
    </w:p>
  </w:comment>
  <w:comment w:id="62" w:author="Andersen, Soren" w:date="2019-08-12T16:33:00Z" w:initials="AS">
    <w:p w14:paraId="02FC7A86" w14:textId="79F12E69" w:rsidR="000202DB" w:rsidRDefault="000202DB">
      <w:pPr>
        <w:pStyle w:val="CommentText"/>
      </w:pPr>
      <w:r>
        <w:t>Now I’m confused.</w:t>
      </w:r>
      <w:r>
        <w:rPr>
          <w:rStyle w:val="CommentReference"/>
        </w:rPr>
        <w:annotationRef/>
      </w:r>
      <w:r>
        <w:t xml:space="preserve"> You said above that electrodes were picked from the grand average, which precludes individual best electrodes. Is this an additional check or the main analysis?</w:t>
      </w:r>
    </w:p>
    <w:p w14:paraId="348E7A11" w14:textId="77777777" w:rsidR="000202DB" w:rsidRDefault="000202DB">
      <w:pPr>
        <w:pStyle w:val="CommentText"/>
      </w:pPr>
    </w:p>
    <w:p w14:paraId="6A22DF1B" w14:textId="173D40B4" w:rsidR="000202DB" w:rsidRDefault="000202DB">
      <w:pPr>
        <w:pStyle w:val="CommentText"/>
      </w:pPr>
      <w:r>
        <w:t>If this is the main analysis: have you looked at the individual electrodes this</w:t>
      </w:r>
      <w:r w:rsidR="00154CDC">
        <w:t xml:space="preserve"> provides for each participant?</w:t>
      </w:r>
    </w:p>
  </w:comment>
  <w:comment w:id="70" w:author="Andersen, Soren" w:date="2019-08-12T16:54:00Z" w:initials="AS">
    <w:p w14:paraId="7829451B" w14:textId="05BE8A51" w:rsidR="00412DE2" w:rsidRDefault="00412DE2">
      <w:pPr>
        <w:pStyle w:val="CommentText"/>
      </w:pPr>
      <w:r>
        <w:rPr>
          <w:rStyle w:val="CommentReference"/>
        </w:rPr>
        <w:annotationRef/>
      </w:r>
      <w:r>
        <w:t>The symbol ′ is called prime – it doesn’t have to be spelled out (which is rather unusual).</w:t>
      </w:r>
    </w:p>
    <w:p w14:paraId="478C868E" w14:textId="516CA371" w:rsidR="00412DE2" w:rsidRDefault="00412DE2">
      <w:pPr>
        <w:pStyle w:val="CommentText"/>
      </w:pPr>
      <w:r>
        <w:t>The previous comment was about ′ (prime) being a different symbol than ‘ (apostrophe)</w:t>
      </w:r>
    </w:p>
  </w:comment>
  <w:comment w:id="75" w:author="Ivan Grahek" w:date="2019-08-02T15:39:00Z" w:initials="IG">
    <w:p w14:paraId="19D8BA02" w14:textId="14099F26" w:rsidR="00F418CE" w:rsidRDefault="00F418CE">
      <w:pPr>
        <w:pStyle w:val="CommentText"/>
      </w:pPr>
      <w:r>
        <w:rPr>
          <w:rStyle w:val="CommentReference"/>
        </w:rPr>
        <w:annotationRef/>
      </w:r>
      <w:r>
        <w:t>In the PNAS 2010 paper the average sensitivity is 1.8 with a sigma of 0.17. These are weakly informative priors, so we have left the sigmas to be much larger in order to avoid very narrow priors</w:t>
      </w:r>
    </w:p>
  </w:comment>
  <w:comment w:id="76" w:author="Ivan Grahek" w:date="2019-08-02T15:52:00Z" w:initials="IG">
    <w:p w14:paraId="41ABD6EB" w14:textId="3237CE30" w:rsidR="00F418CE" w:rsidRDefault="00F418CE">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77" w:author="Ivan Grahek" w:date="2019-08-02T15:54:00Z" w:initials="IG">
    <w:p w14:paraId="0E031AB8" w14:textId="7836B117" w:rsidR="00F418CE" w:rsidRDefault="00F418CE">
      <w:pPr>
        <w:pStyle w:val="CommentText"/>
      </w:pPr>
      <w:r>
        <w:rPr>
          <w:rStyle w:val="CommentReference"/>
        </w:rPr>
        <w:annotationRef/>
      </w:r>
      <w:r>
        <w:t>This has nothing to do with your previous studies, it just assumes that the effect is 0</w:t>
      </w:r>
    </w:p>
  </w:comment>
  <w:comment w:id="78" w:author="Ivan Grahek" w:date="2019-08-02T15:55:00Z" w:initials="IG">
    <w:p w14:paraId="521EB89A" w14:textId="4177996C" w:rsidR="00F418CE" w:rsidRDefault="00F418CE">
      <w:pPr>
        <w:pStyle w:val="CommentText"/>
      </w:pPr>
      <w:r>
        <w:rPr>
          <w:rStyle w:val="CommentReference"/>
        </w:rPr>
        <w:annotationRef/>
      </w:r>
      <w:r>
        <w:t xml:space="preserve">Again, this is a very wide prior </w:t>
      </w:r>
    </w:p>
  </w:comment>
  <w:comment w:id="79" w:author="Andersen, Soren" w:date="2019-07-31T17:30:00Z" w:initials="AS">
    <w:p w14:paraId="4D4ECCF7" w14:textId="77543E87" w:rsidR="00F418CE" w:rsidRDefault="00F418CE">
      <w:pPr>
        <w:pStyle w:val="CommentText"/>
      </w:pPr>
      <w:r>
        <w:rPr>
          <w:rStyle w:val="CommentReference"/>
        </w:rPr>
        <w:annotationRef/>
      </w:r>
      <w:r>
        <w:t>How did you get to these priors from our previous study?</w:t>
      </w:r>
    </w:p>
  </w:comment>
  <w:comment w:id="80" w:author="Ivan Grahek" w:date="2019-08-02T15:59:00Z" w:initials="IG">
    <w:p w14:paraId="56E3C973" w14:textId="4667DA69" w:rsidR="00F418CE" w:rsidRDefault="00F418CE">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F418CE" w:rsidRDefault="00F418CE">
      <w:pPr>
        <w:pStyle w:val="CommentText"/>
      </w:pPr>
    </w:p>
    <w:p w14:paraId="43377837" w14:textId="523CBE9B" w:rsidR="00F418CE" w:rsidRDefault="00F418CE">
      <w:pPr>
        <w:pStyle w:val="CommentText"/>
      </w:pPr>
      <w:r>
        <w:t>Maybe the more precise way to put it is that the means for the priors were selected based on the previous studies and the sigmas were selected to be very wide?</w:t>
      </w:r>
    </w:p>
  </w:comment>
  <w:comment w:id="81" w:author="Andersen, Soren" w:date="2019-08-12T16:43:00Z" w:initials="AS">
    <w:p w14:paraId="46CFF2DF" w14:textId="17A8D77B" w:rsidR="00C654A6" w:rsidRDefault="00C654A6">
      <w:pPr>
        <w:pStyle w:val="CommentText"/>
      </w:pPr>
      <w:r>
        <w:rPr>
          <w:rStyle w:val="CommentReference"/>
        </w:rPr>
        <w:annotationRef/>
      </w:r>
      <w:r>
        <w:t>Yes to the last point. Also, only the 1.8 and 500ms are chosen based on the paper, whereas the slope priors are not. This just needs a bit of rephrasing to clarify this, otherwise it’s all ok.</w:t>
      </w:r>
    </w:p>
  </w:comment>
  <w:comment w:id="84" w:author="Ivan Grahek" w:date="2019-08-02T15:56:00Z" w:initials="IG">
    <w:p w14:paraId="54F210E9" w14:textId="03B22E3A" w:rsidR="00F418CE" w:rsidRDefault="00F418CE">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85" w:author="Andersen, Soren" w:date="2019-08-12T16:45:00Z" w:initials="AS">
    <w:p w14:paraId="59174CE2" w14:textId="55B4CC43" w:rsidR="00C654A6" w:rsidRDefault="00C654A6">
      <w:pPr>
        <w:pStyle w:val="CommentText"/>
      </w:pPr>
      <w:r>
        <w:t xml:space="preserve">The sigma value is </w:t>
      </w:r>
      <w:r w:rsidR="00412DE2">
        <w:t>im</w:t>
      </w:r>
      <w:r>
        <w:t>plausibl</w:t>
      </w:r>
      <w:r w:rsidR="00412DE2">
        <w:t>y large</w:t>
      </w:r>
      <w:r>
        <w:t>. By definition, the mean across conditions will be 1.0 (exactly that in most previous papers, here approximately as only based on baseline) and values &lt;0 are impossible.</w:t>
      </w:r>
      <w:r w:rsidR="00F47CC7">
        <w:t xml:space="preserve"> If you only had 2 conditions, the most extreme values would be 0.0 and 2.0 and those two values yield a standard deviation of sqrt(2). So your prior std is about twice of what is technically possible (and this would assume perfect filtering, i.e. attentional modulation as strong as physically removing unattended stimulus, which never occurs in practice). </w:t>
      </w:r>
    </w:p>
    <w:p w14:paraId="384CCD58" w14:textId="77777777" w:rsidR="00F47CC7" w:rsidRDefault="00F47CC7">
      <w:pPr>
        <w:pStyle w:val="CommentText"/>
      </w:pPr>
    </w:p>
    <w:p w14:paraId="435F3A03" w14:textId="50DF0DF5" w:rsidR="00C654A6" w:rsidRDefault="00C654A6">
      <w:pPr>
        <w:pStyle w:val="CommentText"/>
      </w:pPr>
      <w:r>
        <w:t xml:space="preserve">In practice, all reasonable values lie between </w:t>
      </w:r>
      <w:r w:rsidR="00F47CC7">
        <w:t xml:space="preserve">roughly </w:t>
      </w:r>
      <w:r>
        <w:t>0.5 and 1.5, and any values outside that range should be viewed with suspicion (i.e. manually check the data!</w:t>
      </w:r>
      <w:r w:rsidR="00F47CC7">
        <w:t xml:space="preserve"> </w:t>
      </w:r>
    </w:p>
    <w:p w14:paraId="50788294" w14:textId="77777777" w:rsidR="00412DE2" w:rsidRDefault="00412DE2">
      <w:pPr>
        <w:pStyle w:val="CommentText"/>
      </w:pPr>
    </w:p>
    <w:p w14:paraId="3A365516" w14:textId="248710CB" w:rsidR="00412DE2" w:rsidRDefault="00F47CC7">
      <w:pPr>
        <w:pStyle w:val="CommentText"/>
      </w:pPr>
      <w:r>
        <w:t>R</w:t>
      </w:r>
      <w:r w:rsidR="00412DE2">
        <w:t>unning the analysis with a more realistic standard deviation (maybe 1.0 or 0.5) wouldn’t change our results much,</w:t>
      </w:r>
      <w:r>
        <w:t xml:space="preserve"> so perhaps this is unimportant.</w:t>
      </w:r>
    </w:p>
  </w:comment>
  <w:comment w:id="86" w:author="Ivan Grahek" w:date="2019-08-02T15:58:00Z" w:initials="IG">
    <w:p w14:paraId="35B0F476" w14:textId="04762AC5" w:rsidR="00F418CE" w:rsidRDefault="00F418CE">
      <w:pPr>
        <w:pStyle w:val="CommentText"/>
      </w:pPr>
      <w:r>
        <w:rPr>
          <w:rStyle w:val="CommentReference"/>
        </w:rPr>
        <w:annotationRef/>
      </w:r>
      <w:r>
        <w:t>Same reasoning as for the behavioral models: the prior centered at no effect with a very large sigma</w:t>
      </w:r>
    </w:p>
  </w:comment>
  <w:comment w:id="87" w:author="Andersen, Soren" w:date="2019-08-12T17:06:00Z" w:initials="AS">
    <w:p w14:paraId="6C9BFF54" w14:textId="718A6431" w:rsidR="00F47CC7" w:rsidRDefault="00F47CC7">
      <w:pPr>
        <w:pStyle w:val="CommentText"/>
      </w:pPr>
      <w:r>
        <w:rPr>
          <w:rStyle w:val="CommentReference"/>
        </w:rPr>
        <w:annotationRef/>
      </w:r>
      <w:r>
        <w:t>The mean of 1 results from the rescaling of the data, irrespective of the previous study and if we used the data standard deviation of any of our previous studies it would be way smaller than three.</w:t>
      </w:r>
    </w:p>
  </w:comment>
  <w:comment w:id="97" w:author="Andersen, Soren" w:date="2019-08-01T16:24:00Z" w:initials="AS">
    <w:p w14:paraId="7A337FA2" w14:textId="2167DA2F" w:rsidR="00F418CE" w:rsidRDefault="00F418CE">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F418CE" w:rsidRDefault="00F418CE">
      <w:pPr>
        <w:pStyle w:val="CommentText"/>
      </w:pPr>
    </w:p>
    <w:p w14:paraId="66465E9B" w14:textId="78DCA904" w:rsidR="00F418CE" w:rsidRDefault="00F418CE">
      <w:pPr>
        <w:pStyle w:val="CommentText"/>
      </w:pPr>
      <w:r>
        <w:t>The labelling on top is redundant with the y-axis for A and B. Perhaps remove these?</w:t>
      </w:r>
    </w:p>
    <w:p w14:paraId="1E59DF6A" w14:textId="03A31AF8" w:rsidR="00F418CE" w:rsidRDefault="00F418CE">
      <w:pPr>
        <w:pStyle w:val="CommentText"/>
      </w:pPr>
      <w:r>
        <w:t>For C and D, the y-axis could say ‘SSVEP amplitude’ to be clearer.</w:t>
      </w:r>
    </w:p>
  </w:comment>
  <w:comment w:id="98" w:author="Ivan Grahek" w:date="2019-08-10T11:43:00Z" w:initials="IG">
    <w:p w14:paraId="303D7FE9" w14:textId="0529FEEF" w:rsidR="00F418CE" w:rsidRDefault="00F418CE">
      <w:pPr>
        <w:pStyle w:val="CommentText"/>
      </w:pPr>
      <w:r>
        <w:rPr>
          <w:rStyle w:val="CommentReference"/>
        </w:rPr>
        <w:annotationRef/>
      </w:r>
      <w:r>
        <w:t xml:space="preserve">I have analyzed the results without that outlier and they are very similar. If you agree, I will remove that subject and say that one subject was removed due to excessive SSVEP amplitudes. </w:t>
      </w:r>
    </w:p>
  </w:comment>
  <w:comment w:id="99" w:author="Andersen, Soren" w:date="2019-08-12T17:22:00Z" w:initials="AS">
    <w:p w14:paraId="44A872BB" w14:textId="5F016626" w:rsidR="00BB7F05" w:rsidRDefault="00BB7F05">
      <w:pPr>
        <w:pStyle w:val="CommentText"/>
      </w:pPr>
      <w:r>
        <w:rPr>
          <w:rStyle w:val="CommentReference"/>
        </w:rPr>
        <w:annotationRef/>
      </w:r>
      <w:r>
        <w:t>See email about this point.</w:t>
      </w:r>
    </w:p>
  </w:comment>
  <w:comment w:id="100" w:author="Ivan Grahek" w:date="2019-08-02T14:14:00Z" w:initials="IG">
    <w:p w14:paraId="6BC2593B" w14:textId="73303E0B" w:rsidR="00F418CE" w:rsidRDefault="00F418CE">
      <w:pPr>
        <w:pStyle w:val="CommentText"/>
      </w:pPr>
      <w:r>
        <w:rPr>
          <w:rStyle w:val="CommentReference"/>
        </w:rPr>
        <w:annotationRef/>
      </w:r>
      <w:r>
        <w:t>Turn d` into d prime, Add SSVEP amplitudes on y axes, increase font on all of the figures, remove the labeling on top for A and B</w:t>
      </w:r>
    </w:p>
  </w:comment>
  <w:comment w:id="102" w:author="Andersen, Soren" w:date="2019-08-12T16:27:00Z" w:initials="AS">
    <w:p w14:paraId="7F65E273" w14:textId="6F7E1D33" w:rsidR="00C46808" w:rsidRDefault="00C46808">
      <w:pPr>
        <w:pStyle w:val="CommentText"/>
      </w:pPr>
      <w:r>
        <w:rPr>
          <w:rStyle w:val="CommentReference"/>
        </w:rPr>
        <w:annotationRef/>
      </w:r>
      <w:r>
        <w:t>This is what is depicted in the figure. Correct?</w:t>
      </w:r>
    </w:p>
  </w:comment>
  <w:comment w:id="104" w:author="Andersen, Soren" w:date="2019-08-01T16:33:00Z" w:initials="AS">
    <w:p w14:paraId="09686B8D" w14:textId="52C50E60" w:rsidR="00F418CE" w:rsidRDefault="00F418CE">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F418CE" w:rsidRDefault="00F418CE">
      <w:pPr>
        <w:pStyle w:val="CommentText"/>
      </w:pPr>
      <w:r>
        <w:t>Zero padding in FT should be mentioned.</w:t>
      </w:r>
    </w:p>
    <w:p w14:paraId="2C3AFBC9" w14:textId="5B8E8A6B" w:rsidR="00F418CE" w:rsidRDefault="00F418CE">
      <w:pPr>
        <w:pStyle w:val="CommentText"/>
      </w:pPr>
      <w:r>
        <w:t>It is impossible to tell the different lines apart in the spectrum due to the confidence intervals, except for the frequency range below 2Hz.</w:t>
      </w:r>
    </w:p>
  </w:comment>
  <w:comment w:id="105" w:author="Ivan Grahek" w:date="2019-08-10T11:45:00Z" w:initials="IG">
    <w:p w14:paraId="0DA51326" w14:textId="7C3AA0E7" w:rsidR="00F418CE" w:rsidRDefault="00F418CE">
      <w:pPr>
        <w:pStyle w:val="CommentText"/>
      </w:pPr>
      <w:r>
        <w:rPr>
          <w:rStyle w:val="CommentReference"/>
        </w:rPr>
        <w:annotationRef/>
      </w:r>
      <w:r>
        <w:t>This will be fixed</w:t>
      </w:r>
    </w:p>
  </w:comment>
  <w:comment w:id="106" w:author="Andersen, Soren" w:date="2019-08-12T17:42:00Z" w:initials="AS">
    <w:p w14:paraId="3EDB6DF3" w14:textId="5B3BE40D" w:rsidR="00E45F82" w:rsidRDefault="00E45F82">
      <w:pPr>
        <w:pStyle w:val="CommentText"/>
      </w:pPr>
      <w:r>
        <w:rPr>
          <w:rStyle w:val="CommentReference"/>
        </w:rPr>
        <w:annotationRef/>
      </w:r>
      <w:r>
        <w:t>This part comes too soon. I think we need to first very clearly state what we found and what it means before subsuming it into the prior ideas.  Otherwise, we risk underselling our data.</w:t>
      </w:r>
    </w:p>
  </w:comment>
  <w:comment w:id="110" w:author="Andersen, Soren" w:date="2019-08-12T17:44:00Z" w:initials="AS">
    <w:p w14:paraId="25E57DC1" w14:textId="37B7E138" w:rsidR="00E45F82" w:rsidRDefault="00E45F82">
      <w:pPr>
        <w:pStyle w:val="CommentText"/>
      </w:pPr>
      <w:r>
        <w:rPr>
          <w:rStyle w:val="CommentReference"/>
        </w:rPr>
        <w:annotationRef/>
      </w:r>
      <w:r>
        <w:t>These may or may not be different things.</w:t>
      </w:r>
    </w:p>
    <w:p w14:paraId="76A2D859" w14:textId="77777777" w:rsidR="00E45F82" w:rsidRDefault="00E45F82">
      <w:pPr>
        <w:pStyle w:val="CommentText"/>
      </w:pPr>
    </w:p>
    <w:p w14:paraId="2447F99C" w14:textId="6052CF95" w:rsidR="00E45F82" w:rsidRDefault="00E45F82">
      <w:pPr>
        <w:pStyle w:val="CommentText"/>
      </w:pPr>
      <w:r>
        <w:t>This part may need very careful wording.</w:t>
      </w:r>
    </w:p>
    <w:p w14:paraId="3E4C4743" w14:textId="0DA7FC98" w:rsidR="00E45F82" w:rsidRDefault="00E45F82">
      <w:pPr>
        <w:pStyle w:val="CommentText"/>
      </w:pPr>
    </w:p>
    <w:p w14:paraId="14580798" w14:textId="2DF60B2B" w:rsidR="00E45F82" w:rsidRDefault="00E45F82">
      <w:pPr>
        <w:pStyle w:val="CommentText"/>
      </w:pPr>
      <w:r>
        <w:t>Maybe it is a transition from a wider, more general boost of the reward defining feature (color) to the actually rewarded stimulus (the coherent motion target).</w:t>
      </w:r>
      <w:r w:rsidR="000B61F5">
        <w:t xml:space="preserve"> We could offer that as a speculative interpretation.</w:t>
      </w:r>
    </w:p>
    <w:p w14:paraId="375C1887" w14:textId="77777777" w:rsidR="000B61F5" w:rsidRDefault="000B61F5">
      <w:pPr>
        <w:pStyle w:val="CommentText"/>
      </w:pPr>
    </w:p>
    <w:p w14:paraId="6D468E9D" w14:textId="49584C67" w:rsidR="00E45F82" w:rsidRDefault="00E45F82">
      <w:pPr>
        <w:pStyle w:val="CommentText"/>
      </w:pPr>
      <w:r>
        <w:t xml:space="preserve">Coherent motion target/distractor ERPs are usually noisy in this paradigm, so we’d most likely only see a P3 enhancement, which may not be enough to really support </w:t>
      </w:r>
      <w:r w:rsidR="000B61F5">
        <w:t>this</w:t>
      </w:r>
      <w:r>
        <w:t xml:space="preserve"> interpretation</w:t>
      </w:r>
      <w:r w:rsidR="000B61F5">
        <w:t xml:space="preserve"> (if boosts of earlier components endured, that would be much better evidence)</w:t>
      </w:r>
      <w:r>
        <w:t>.</w:t>
      </w:r>
    </w:p>
  </w:comment>
  <w:comment w:id="111" w:author="Andersen, Soren" w:date="2019-08-12T17:54:00Z" w:initials="AS">
    <w:p w14:paraId="5B77E34F" w14:textId="5230DF8A" w:rsidR="000B61F5" w:rsidRDefault="000B61F5">
      <w:pPr>
        <w:pStyle w:val="CommentText"/>
      </w:pPr>
      <w:r>
        <w:rPr>
          <w:rStyle w:val="CommentReference"/>
        </w:rPr>
        <w:annotationRef/>
      </w:r>
      <w:r>
        <w:t>Stimulus saliency / sensory gain, no?</w:t>
      </w:r>
    </w:p>
  </w:comment>
  <w:comment w:id="112" w:author="Andersen, Soren" w:date="2019-08-12T17:54:00Z" w:initials="AS">
    <w:p w14:paraId="37FC9EAE" w14:textId="554FDFCA" w:rsidR="000B61F5" w:rsidRDefault="000B61F5">
      <w:pPr>
        <w:pStyle w:val="CommentText"/>
      </w:pPr>
      <w:r>
        <w:rPr>
          <w:rStyle w:val="CommentReference"/>
        </w:rPr>
        <w:annotationRef/>
      </w:r>
      <w:r>
        <w:t>What is the logical issue with this, e.g. maybe the other studies are doing it wrong?</w:t>
      </w:r>
    </w:p>
  </w:comment>
  <w:comment w:id="119" w:author="Ivan Grahek" w:date="2019-07-25T14:52:00Z" w:initials="IG">
    <w:p w14:paraId="2AB196EC" w14:textId="51703981" w:rsidR="00F418CE" w:rsidRDefault="00F418CE">
      <w:pPr>
        <w:pStyle w:val="CommentText"/>
      </w:pPr>
      <w:r>
        <w:rPr>
          <w:rStyle w:val="CommentReference"/>
        </w:rPr>
        <w:annotationRef/>
      </w:r>
      <w:r>
        <w:t>Add REF</w:t>
      </w:r>
    </w:p>
  </w:comment>
  <w:comment w:id="120" w:author="Ivan Grahek" w:date="2019-07-25T14:52:00Z" w:initials="IG">
    <w:p w14:paraId="7CE9021A" w14:textId="17707E1D" w:rsidR="00F418CE" w:rsidRDefault="00F418CE">
      <w:pPr>
        <w:pStyle w:val="CommentText"/>
      </w:pPr>
      <w:r>
        <w:rPr>
          <w:rStyle w:val="CommentReference"/>
        </w:rPr>
        <w:annotationRef/>
      </w:r>
      <w:r>
        <w:t>Add REF</w:t>
      </w:r>
    </w:p>
  </w:comment>
  <w:comment w:id="122" w:author="Ivan Grahek" w:date="2019-02-09T14:15:00Z" w:initials="IG">
    <w:p w14:paraId="0ECD07BE" w14:textId="00E18607" w:rsidR="00F418CE" w:rsidRDefault="00F418CE">
      <w:pPr>
        <w:pStyle w:val="CommentText"/>
      </w:pPr>
      <w:r>
        <w:rPr>
          <w:rStyle w:val="CommentReference"/>
        </w:rPr>
        <w:annotationRef/>
      </w:r>
      <w:r>
        <w:t>Gilles, could you add the funding info here?</w:t>
      </w:r>
    </w:p>
  </w:comment>
  <w:comment w:id="125" w:author="Andersen, Soren" w:date="2019-08-12T18:03:00Z" w:initials="AS">
    <w:p w14:paraId="05BC9D9B" w14:textId="50819954" w:rsidR="00AA6D1F" w:rsidRDefault="00AA6D1F">
      <w:pPr>
        <w:pStyle w:val="CommentText"/>
      </w:pPr>
      <w:r>
        <w:rPr>
          <w:rStyle w:val="CommentReference"/>
        </w:rPr>
        <w:annotationRef/>
      </w:r>
      <w:r>
        <w:t>The error processing paper is from that grant.</w:t>
      </w:r>
    </w:p>
  </w:comment>
  <w:comment w:id="134" w:author="Ivan Grahek" w:date="2019-07-30T18:33:00Z" w:initials="IG">
    <w:p w14:paraId="1B9490AD" w14:textId="77777777" w:rsidR="00F418CE" w:rsidRDefault="00F418CE" w:rsidP="001D78FC">
      <w:pPr>
        <w:spacing w:after="0"/>
      </w:pPr>
      <w:r>
        <w:rPr>
          <w:rStyle w:val="CommentReference"/>
        </w:rPr>
        <w:annotationRef/>
      </w:r>
      <w:r>
        <w:rPr>
          <w:rFonts w:eastAsia="Calibri"/>
        </w:rPr>
        <w:t>Add reference:</w:t>
      </w:r>
    </w:p>
    <w:p w14:paraId="2D7EF63F" w14:textId="77777777" w:rsidR="00F418CE" w:rsidRDefault="00F418CE" w:rsidP="001D78FC">
      <w:pPr>
        <w:spacing w:after="0"/>
      </w:pPr>
    </w:p>
    <w:p w14:paraId="35968390" w14:textId="7AB9879B" w:rsidR="00F418CE" w:rsidRDefault="00F418CE"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EBBC92" w15:done="0"/>
  <w15:commentEx w15:paraId="0E697264" w15:done="0"/>
  <w15:commentEx w15:paraId="41148964" w15:done="0"/>
  <w15:commentEx w15:paraId="0FCA6F21" w15:done="0"/>
  <w15:commentEx w15:paraId="4493B728" w15:done="0"/>
  <w15:commentEx w15:paraId="70F104DC" w15:done="0"/>
  <w15:commentEx w15:paraId="76666663" w15:done="0"/>
  <w15:commentEx w15:paraId="502DC1D3" w15:done="0"/>
  <w15:commentEx w15:paraId="52B3E655" w15:done="0"/>
  <w15:commentEx w15:paraId="0366890E" w15:paraIdParent="52B3E655" w15:done="0"/>
  <w15:commentEx w15:paraId="14E40459" w15:paraIdParent="52B3E655" w15:done="0"/>
  <w15:commentEx w15:paraId="1F9592A4" w15:done="0"/>
  <w15:commentEx w15:paraId="54332137" w15:done="0"/>
  <w15:commentEx w15:paraId="21D35615" w15:done="0"/>
  <w15:commentEx w15:paraId="6A22DF1B" w15:done="0"/>
  <w15:commentEx w15:paraId="478C868E"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46CFF2DF" w15:paraIdParent="4D4ECCF7" w15:done="0"/>
  <w15:commentEx w15:paraId="54F210E9" w15:done="0"/>
  <w15:commentEx w15:paraId="3A365516" w15:paraIdParent="54F210E9" w15:done="0"/>
  <w15:commentEx w15:paraId="35B0F476" w15:done="0"/>
  <w15:commentEx w15:paraId="6C9BFF54" w15:done="0"/>
  <w15:commentEx w15:paraId="1E59DF6A" w15:done="0"/>
  <w15:commentEx w15:paraId="303D7FE9" w15:paraIdParent="1E59DF6A" w15:done="0"/>
  <w15:commentEx w15:paraId="44A872BB" w15:paraIdParent="1E59DF6A" w15:done="0"/>
  <w15:commentEx w15:paraId="6BC2593B" w15:done="0"/>
  <w15:commentEx w15:paraId="7F65E273" w15:done="0"/>
  <w15:commentEx w15:paraId="2C3AFBC9" w15:done="0"/>
  <w15:commentEx w15:paraId="0DA51326" w15:paraIdParent="2C3AFBC9" w15:done="0"/>
  <w15:commentEx w15:paraId="3EDB6DF3" w15:done="0"/>
  <w15:commentEx w15:paraId="6D468E9D" w15:done="0"/>
  <w15:commentEx w15:paraId="5B77E34F" w15:done="0"/>
  <w15:commentEx w15:paraId="37FC9EAE" w15:done="0"/>
  <w15:commentEx w15:paraId="2AB196EC" w15:done="0"/>
  <w15:commentEx w15:paraId="7CE9021A" w15:done="0"/>
  <w15:commentEx w15:paraId="0ECD07BE" w15:done="0"/>
  <w15:commentEx w15:paraId="05BC9D9B"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AA51E" w14:textId="77777777" w:rsidR="009649EF" w:rsidRDefault="009649EF" w:rsidP="00AD5698">
      <w:pPr>
        <w:spacing w:after="0" w:line="240" w:lineRule="auto"/>
      </w:pPr>
      <w:r>
        <w:separator/>
      </w:r>
    </w:p>
  </w:endnote>
  <w:endnote w:type="continuationSeparator" w:id="0">
    <w:p w14:paraId="40F40383" w14:textId="77777777" w:rsidR="009649EF" w:rsidRDefault="009649EF" w:rsidP="00AD5698">
      <w:pPr>
        <w:spacing w:after="0" w:line="240" w:lineRule="auto"/>
      </w:pPr>
      <w:r>
        <w:continuationSeparator/>
      </w:r>
    </w:p>
  </w:endnote>
  <w:endnote w:type="continuationNotice" w:id="1">
    <w:p w14:paraId="2BDC6D6B" w14:textId="77777777" w:rsidR="009649EF" w:rsidRDefault="009649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F418CE" w:rsidRDefault="00F418CE"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F418CE" w:rsidRDefault="00F418CE"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0B0F8" w14:textId="77777777" w:rsidR="009649EF" w:rsidRDefault="009649EF" w:rsidP="00AD5698">
      <w:pPr>
        <w:spacing w:after="0" w:line="240" w:lineRule="auto"/>
      </w:pPr>
      <w:r>
        <w:separator/>
      </w:r>
    </w:p>
  </w:footnote>
  <w:footnote w:type="continuationSeparator" w:id="0">
    <w:p w14:paraId="52C5C211" w14:textId="77777777" w:rsidR="009649EF" w:rsidRDefault="009649EF" w:rsidP="00AD5698">
      <w:pPr>
        <w:spacing w:after="0" w:line="240" w:lineRule="auto"/>
      </w:pPr>
      <w:r>
        <w:continuationSeparator/>
      </w:r>
    </w:p>
  </w:footnote>
  <w:footnote w:type="continuationNotice" w:id="1">
    <w:p w14:paraId="769330BD" w14:textId="77777777" w:rsidR="009649EF" w:rsidRDefault="009649EF">
      <w:pPr>
        <w:spacing w:after="0" w:line="240" w:lineRule="auto"/>
      </w:pPr>
    </w:p>
  </w:footnote>
  <w:footnote w:id="2">
    <w:p w14:paraId="3FDD8ADB" w14:textId="50176D7D" w:rsidR="00F418CE" w:rsidRDefault="00F418CE">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C780027" w:rsidR="00F418CE" w:rsidRPr="002F7D7E" w:rsidRDefault="00F418CE">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D5161E">
          <w:rPr>
            <w:noProof/>
            <w:szCs w:val="24"/>
          </w:rPr>
          <w:t>4</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F418CE" w:rsidRDefault="00F418CE"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dersen, Soren">
    <w15:presenceInfo w15:providerId="AD" w15:userId="S-1-5-21-1658995823-507913555-681994661-207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479"/>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443D"/>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3A4D"/>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FC6E8-FA63-45F9-AC6D-C68FFB4F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47190</Words>
  <Characters>268986</Characters>
  <Application>Microsoft Office Word</Application>
  <DocSecurity>0</DocSecurity>
  <Lines>2241</Lines>
  <Paragraphs>631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2019-07-31T08:27:00Z</cp:lastPrinted>
  <dcterms:created xsi:type="dcterms:W3CDTF">2019-08-13T07:57:00Z</dcterms:created>
  <dcterms:modified xsi:type="dcterms:W3CDTF">2019-08-13T07:57:00Z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