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B22A065"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Steady-state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CA0030">
        <w:rPr>
          <w:rFonts w:ascii="Segoe UI Symbol" w:eastAsia="Arial" w:hAnsi="Segoe UI Symbol" w:cs="Segoe UI Symbol"/>
          <w:szCs w:val="24"/>
          <w:vertAlign w:val="superscript"/>
          <w:lang w:val="nl-BE"/>
          <w:rPrChange w:id="0" w:author="Ivan Grahek" w:date="2018-08-10T15:04:00Z">
            <w:rPr>
              <w:rFonts w:ascii="Segoe UI Symbol" w:eastAsia="Arial" w:hAnsi="Segoe UI Symbol" w:cs="Segoe UI Symbol"/>
              <w:szCs w:val="24"/>
              <w:vertAlign w:val="superscript"/>
            </w:rPr>
          </w:rPrChang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CA0030">
        <w:rPr>
          <w:rFonts w:ascii="Segoe UI Symbol" w:eastAsia="Arial" w:hAnsi="Segoe UI Symbol" w:cs="Segoe UI Symbol"/>
          <w:szCs w:val="24"/>
          <w:vertAlign w:val="superscript"/>
          <w:lang w:val="nl-BE"/>
          <w:rPrChange w:id="1" w:author="Ivan Grahek" w:date="2018-08-10T15:04:00Z">
            <w:rPr>
              <w:rFonts w:ascii="Segoe UI Symbol" w:eastAsia="Arial" w:hAnsi="Segoe UI Symbol" w:cs="Segoe UI Symbol"/>
              <w:szCs w:val="24"/>
              <w:vertAlign w:val="superscript"/>
            </w:rPr>
          </w:rPrChang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68A35A8C" w14:textId="77777777" w:rsidR="00546CB9" w:rsidRDefault="00F50A4B" w:rsidP="003E5AB6">
      <w:pPr>
        <w:pStyle w:val="Heading1"/>
        <w:spacing w:before="0"/>
      </w:pPr>
      <w:r w:rsidRPr="00F50A4B">
        <w:lastRenderedPageBreak/>
        <w:t>Abstract</w:t>
      </w:r>
    </w:p>
    <w:p w14:paraId="7A9403DE" w14:textId="77777777" w:rsidR="00C75204" w:rsidRPr="00C75204" w:rsidRDefault="00C75204" w:rsidP="00C75204"/>
    <w:p w14:paraId="11E88A9B" w14:textId="28DE8AD2" w:rsidR="00180A9B" w:rsidRPr="00180A9B" w:rsidRDefault="00180A9B" w:rsidP="00180A9B">
      <w:pPr>
        <w:spacing w:line="480" w:lineRule="auto"/>
        <w:jc w:val="both"/>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w:t>
      </w:r>
      <w:r w:rsidR="00124642">
        <w:t>-</w:t>
      </w:r>
      <w:r>
        <w:t xml:space="preserve"> or low-rewarded feature is present. In this study</w:t>
      </w:r>
      <w:r w:rsidR="00124642">
        <w:t>,</w:t>
      </w:r>
      <w:r>
        <w:t xml:space="preserve"> we investigated the influence of reward presence and magnitude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w:t>
      </w:r>
      <w:r w:rsidR="00124642">
        <w:t>,</w:t>
      </w:r>
      <w:r>
        <w:t xml:space="preserve"> participants were instructed to attend one of the colors and detect coherent movements. After the first block (baseline), participants were informed that they could earn rewards (</w:t>
      </w:r>
      <w:commentRangeStart w:id="2"/>
      <w:r>
        <w:t>training</w:t>
      </w:r>
      <w:commentRangeEnd w:id="2"/>
      <w:r w:rsidR="00124642">
        <w:rPr>
          <w:rStyle w:val="CommentReference"/>
        </w:rPr>
        <w:commentReference w:id="2"/>
      </w:r>
      <w:r>
        <w:t>), and that the two colors were paired with high or low probability of earning a reward. In the third block (test) participants could not earn any rewards. Participants were faster and more accurate in the training and test blocks compared to baseline. No effect of reward magnitude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magnitudes.</w:t>
      </w:r>
      <w:del w:id="3" w:author="Antonio Schettino" w:date="2018-07-16T14:02:00Z">
        <w:r w:rsidDel="00124642">
          <w:delText xml:space="preserve"> </w:delText>
        </w:r>
      </w:del>
    </w:p>
    <w:p w14:paraId="49331D60" w14:textId="30CD2DD6" w:rsidR="00014B1F" w:rsidRDefault="006B7FEC" w:rsidP="00EF0F5E">
      <w:pPr>
        <w:spacing w:line="480" w:lineRule="auto"/>
        <w:jc w:val="both"/>
      </w:pPr>
      <w:r>
        <w:lastRenderedPageBreak/>
        <w:t xml:space="preserve">Keywords: </w:t>
      </w:r>
      <w:r w:rsidR="009508C9">
        <w:t>attention</w:t>
      </w:r>
      <w:r>
        <w:t>;</w:t>
      </w:r>
      <w:r w:rsidR="00F00059">
        <w:t xml:space="preserve"> </w:t>
      </w:r>
      <w:r w:rsidR="009508C9">
        <w:t>EEG; feature-based attention; reward; motivation; steady-state visually evoked potentials; frequency tagging</w:t>
      </w:r>
      <w:r w:rsidR="00014B1F">
        <w:t xml:space="preserve">  </w:t>
      </w:r>
    </w:p>
    <w:p w14:paraId="64554A6C" w14:textId="11D2340C" w:rsidR="00EF0F5E" w:rsidRDefault="00042B55" w:rsidP="003E5AB6">
      <w:pPr>
        <w:pStyle w:val="Heading1"/>
        <w:spacing w:before="0"/>
      </w:pPr>
      <w:r w:rsidRPr="00E21032">
        <w:t>Introduction</w:t>
      </w:r>
    </w:p>
    <w:p w14:paraId="4823736C" w14:textId="77777777" w:rsidR="00014B1F" w:rsidRPr="00014B1F" w:rsidRDefault="00014B1F" w:rsidP="00014B1F"/>
    <w:p w14:paraId="7FF8EFA3" w14:textId="7A80F9D0" w:rsidR="0098037D" w:rsidRDefault="00B035F3" w:rsidP="00124642">
      <w:pPr>
        <w:spacing w:line="480" w:lineRule="auto"/>
        <w:ind w:firstLine="284"/>
        <w:jc w:val="both"/>
      </w:pPr>
      <w:del w:id="4" w:author="Antonio Schettino" w:date="2018-07-16T14:03:00Z">
        <w:r w:rsidDel="00124642">
          <w:tab/>
        </w:r>
      </w:del>
      <w:r w:rsidR="007F65AA">
        <w:t>Given the limited processing capacity, selective attention is crucial in choosing which stimuli will be processed</w:t>
      </w:r>
      <w:r w:rsidR="00293801">
        <w:t xml:space="preserve"> </w:t>
      </w:r>
      <w:r w:rsidR="00293801">
        <w:fldChar w:fldCharType="begin" w:fldLock="1"/>
      </w:r>
      <w:r w:rsidR="00B1021D">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Psychology","id":"ITEM-1","issue":"1","issued":{"date-parts":[["2011"]]},"page":"73-101","title":"A Taxonomy of External and Internal Attention","type":"article-journal","volume":"62"},"uris":["http://www.mendeley.com/documents/?uuid=5e4f19ef-76d4-4ce3-86b1-193c5d86c134"]},{"id":"ITEM-2","itemData":{"DOI":"10.1146/annurev.ne.18.030195.001205","ISBN":"0147-006X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Neuroscience","id":"ITEM-2","issue":"1","issued":{"date-parts":[["1995"]]},"page":"193-222","title":"Neural Mechanisms of Selective Visual","type":"article-journal","volume":"18"},"uris":["http://www.mendeley.com/documents/?uuid=7a17877d-9453-418b-8eb0-98ee5053647a"]}],"mendeley":{"formattedCitation":"(Chun, Golomb, &amp; Turk-Browne, 2011; Desimone &amp; Duncan, 1995)","plainTextFormattedCitation":"(Chun, Golomb, &amp; Turk-Browne, 2011; Desimone &amp; Duncan, 1995)","previouslyFormattedCitation":"(Chun, Golomb, &amp; Turk-Browne, 2011; Desimone &amp; Duncan, 1995)"},"properties":{"noteIndex":0},"schema":"https://github.com/citation-style-language/schema/raw/master/csl-citation.json"}</w:instrText>
      </w:r>
      <w:r w:rsidR="00293801">
        <w:fldChar w:fldCharType="separate"/>
      </w:r>
      <w:r w:rsidR="008C257C" w:rsidRPr="008C257C">
        <w:rPr>
          <w:noProof/>
        </w:rPr>
        <w:t>(Chun, Golomb, &amp; Turk-Browne, 2011; Desimone &amp; Duncan, 1995)</w:t>
      </w:r>
      <w:r w:rsidR="00293801">
        <w:fldChar w:fldCharType="end"/>
      </w:r>
      <w:r w:rsidR="007F65AA">
        <w:t xml:space="preserve">. </w:t>
      </w:r>
      <w:r w:rsidR="00681D72">
        <w:t>Visual s</w:t>
      </w:r>
      <w:r w:rsidR="00293801">
        <w:t>elective attention</w:t>
      </w:r>
      <w:r w:rsidR="00E43CBB">
        <w:t xml:space="preserve"> (VSA)</w:t>
      </w:r>
      <w:r w:rsidR="00293801">
        <w:t xml:space="preserve"> prioritizes stimuli in accordance with current goals and knowledge </w:t>
      </w:r>
      <w:r w:rsidR="006E574B">
        <w:t>based on p</w:t>
      </w:r>
      <w:r w:rsidR="00293801">
        <w:t xml:space="preserve">revious learning </w:t>
      </w:r>
      <w:r w:rsidR="00293801">
        <w:fldChar w:fldCharType="begin" w:fldLock="1"/>
      </w:r>
      <w:r w:rsidR="00B1021D">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attention","type":"article-journal","volume":"85"},"uris":["http://www.mendeley.com/documents/?uuid=32b99263-1c78-4ea2-a826-fea9bd9f805a"]}],"mendeley":{"formattedCitation":"(Chelazzi, Perlato, Santandrea, &amp; Della Libera, 2013)","plainTextFormattedCitation":"(Chelazzi, Perlato, Santandrea, &amp; Della Libera, 2013)","previouslyFormattedCitation":"(Chelazzi, Perlato, Santandrea, &amp; Della Libera, 2013)"},"properties":{"noteIndex":0},"schema":"https://github.com/citation-style-language/schema/raw/master/csl-citation.json"}</w:instrText>
      </w:r>
      <w:r w:rsidR="00293801">
        <w:fldChar w:fldCharType="separate"/>
      </w:r>
      <w:r w:rsidR="008C257C" w:rsidRPr="008C257C">
        <w:rPr>
          <w:noProof/>
        </w:rPr>
        <w:t>(Chelazzi, Perlato, Santandrea, &amp; Della Libera, 2013)</w:t>
      </w:r>
      <w:r w:rsidR="00293801">
        <w:fldChar w:fldCharType="end"/>
      </w:r>
      <w:r w:rsidR="00293801">
        <w:t xml:space="preserve">. </w:t>
      </w:r>
      <w:r w:rsidR="00E43CBB">
        <w:t xml:space="preserve">Della </w:t>
      </w:r>
      <w:proofErr w:type="spellStart"/>
      <w:r w:rsidR="00E43CBB">
        <w:t>Libera</w:t>
      </w:r>
      <w:proofErr w:type="spellEnd"/>
      <w:r w:rsidR="00E43CBB">
        <w:t xml:space="preserve"> and </w:t>
      </w:r>
      <w:proofErr w:type="spellStart"/>
      <w:r w:rsidR="00E43CBB">
        <w:t>Chelazzi</w:t>
      </w:r>
      <w:proofErr w:type="spellEnd"/>
      <w:r w:rsidR="00E43CBB">
        <w:t xml:space="preserve"> were the first to show that </w:t>
      </w:r>
      <w:r w:rsidR="00DB3C42">
        <w:t xml:space="preserve">objects related with high rewards are easier to select as targets and harder to ignore as distractors, while the opposite is true for objects related to low rewards </w:t>
      </w:r>
      <w:r w:rsidR="00DB3C42">
        <w:fldChar w:fldCharType="begin" w:fldLock="1"/>
      </w:r>
      <w:r w:rsidR="00B1021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rsidR="00DB3C42">
        <w:fldChar w:fldCharType="separate"/>
      </w:r>
      <w:r w:rsidR="008C257C" w:rsidRPr="008C257C">
        <w:rPr>
          <w:noProof/>
        </w:rPr>
        <w:t>(Della Libera &amp; Chelazzi, 2009)</w:t>
      </w:r>
      <w:r w:rsidR="00DB3C42">
        <w:fldChar w:fldCharType="end"/>
      </w:r>
      <w:r w:rsidR="00123D7D">
        <w:t>.</w:t>
      </w:r>
      <w:del w:id="5" w:author="Antonio Schettino" w:date="2018-07-16T14:03:00Z">
        <w:r w:rsidR="00123D7D" w:rsidDel="00124642">
          <w:delText xml:space="preserve"> </w:delText>
        </w:r>
      </w:del>
    </w:p>
    <w:p w14:paraId="1903C39E" w14:textId="3E3AD836" w:rsidR="0098037D" w:rsidRDefault="0098037D" w:rsidP="0098037D">
      <w:pPr>
        <w:spacing w:line="480" w:lineRule="auto"/>
        <w:jc w:val="both"/>
      </w:pPr>
      <w:r>
        <w:t xml:space="preserve">“Alternative formulation: humans are more efficient to select targets associated with high rewards, but relatively inefficient at ignoring them when they are shown as distractors. </w:t>
      </w:r>
      <w:r w:rsidRPr="0098037D">
        <w:t>Interestingly, the ability to ignore a</w:t>
      </w:r>
      <w:r>
        <w:t xml:space="preserve"> </w:t>
      </w:r>
      <w:r w:rsidRPr="0098037D">
        <w:t>given distractor also improved when this was consistently followed</w:t>
      </w:r>
      <w:r>
        <w:t xml:space="preserve"> </w:t>
      </w:r>
      <w:r w:rsidRPr="0098037D">
        <w:t>by high (as opposed to low) rewards, whereas the ability to</w:t>
      </w:r>
      <w:r>
        <w:t xml:space="preserve"> </w:t>
      </w:r>
      <w:r w:rsidRPr="0098037D">
        <w:t>select the same items as targets became relatively impaired.</w:t>
      </w:r>
      <w:r>
        <w:t xml:space="preserve">” </w:t>
      </w:r>
      <w:r w:rsidRPr="0098037D">
        <w:rPr>
          <w:szCs w:val="24"/>
        </w:rPr>
        <w:t>“In summary, the present results provide evidence that reward has a direct impact on human vision that is independent of its role in strategy and endogenous attentional set. Our results suggest that the anterior cingulate cortex—a cortical expression of the mesolimbic dopamine system—plays a crucial role in this source of attentional control.”</w:t>
      </w:r>
    </w:p>
    <w:p w14:paraId="676B6B01" w14:textId="2D782067" w:rsidR="00A733BB" w:rsidRDefault="00123D7D" w:rsidP="00A733BB">
      <w:pPr>
        <w:spacing w:line="480" w:lineRule="auto"/>
        <w:jc w:val="both"/>
      </w:pPr>
      <w:r>
        <w:t xml:space="preserve">Similar results were also found for features and locations related to different reward contingencies </w:t>
      </w:r>
      <w:r>
        <w:fldChar w:fldCharType="begin" w:fldLock="1"/>
      </w:r>
      <w:r w:rsidR="00B1021D">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selection","type":"article-journal","volume":"1369"},"uris":["http://www.mendeley.com/documents/?uuid=bd59dcb3-a38e-40d4-8c32-43def30d92a0"]}],"mendeley":{"formattedCitation":"(Anderson, 2016; Failing &amp; Theeuwes, 2017)","manualFormatting":"(for recent reviews see: Anderson, 2016; Failing and Theeuwes, 2017)","plainTextFormattedCitation":"(Anderson, 2016; Failing &amp; Theeuwes, 2017)","previouslyFormattedCitation":"(Anderson, 2016; Failing &amp; Theeuwes, 2017)"},"properties":{"noteIndex":0},"schema":"https://github.com/citation-style-language/schema/raw/master/csl-citation.json"}</w:instrText>
      </w:r>
      <w:r>
        <w:fldChar w:fldCharType="separate"/>
      </w:r>
      <w:r w:rsidRPr="00123D7D">
        <w:rPr>
          <w:noProof/>
        </w:rPr>
        <w:t>(</w:t>
      </w:r>
      <w:r>
        <w:rPr>
          <w:noProof/>
        </w:rPr>
        <w:t xml:space="preserve">for recent reviews see: </w:t>
      </w:r>
      <w:r w:rsidRPr="00123D7D">
        <w:rPr>
          <w:noProof/>
        </w:rPr>
        <w:t>Anderson, 2016; Failing and Theeuwes, 2017)</w:t>
      </w:r>
      <w:r>
        <w:fldChar w:fldCharType="end"/>
      </w:r>
      <w:r>
        <w:t xml:space="preserve">. </w:t>
      </w:r>
      <w:r w:rsidR="00A733BB">
        <w:t xml:space="preserve">The mechanisms through which rewards influence selective attention are a matter of intensive empirical and theoretical work. However, most researchers in the field agree that rewarded locations, objects, and object features </w:t>
      </w:r>
      <w:r w:rsidR="00A733BB">
        <w:lastRenderedPageBreak/>
        <w:t xml:space="preserve">are prioritized by increasing their saliency, while the saliency of the other locations, objects, and object features is reduced. This mechanism is commonly linked to the activity of the neurons in the visual cortex </w:t>
      </w:r>
      <w:r w:rsidR="00A733BB">
        <w:fldChar w:fldCharType="begin" w:fldLock="1"/>
      </w:r>
      <w:r w:rsidR="00B1021D">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A733BB">
        <w:fldChar w:fldCharType="separate"/>
      </w:r>
      <w:r w:rsidR="008C257C" w:rsidRPr="008C257C">
        <w:rPr>
          <w:noProof/>
        </w:rPr>
        <w:t>(Roelfsema, van Ooyen, &amp; Watanabe, 2010)</w:t>
      </w:r>
      <w:r w:rsidR="00A733BB">
        <w:fldChar w:fldCharType="end"/>
      </w:r>
      <w:r w:rsidR="00A733BB">
        <w:t xml:space="preserve">. This idea has received a significant amount of support in fMRI and ERP studies. </w:t>
      </w:r>
      <w:r w:rsidR="00A733BB">
        <w:tab/>
      </w:r>
    </w:p>
    <w:p w14:paraId="3ACAD4DC" w14:textId="1254DDEE" w:rsidR="00C4343E" w:rsidRDefault="00C4343E" w:rsidP="00C4343E">
      <w:pPr>
        <w:spacing w:line="480" w:lineRule="auto"/>
        <w:ind w:firstLine="720"/>
        <w:jc w:val="both"/>
      </w:pPr>
      <w:r>
        <w:t xml:space="preserve">It is known that there is a bottom-up effect, but here we wanted to look at what happens when participants strategically change their attentional set. </w:t>
      </w:r>
    </w:p>
    <w:p w14:paraId="785AE6E4" w14:textId="3DDA37E9" w:rsidR="00C4343E" w:rsidRPr="00C4343E" w:rsidRDefault="00C4343E" w:rsidP="00A733BB">
      <w:pPr>
        <w:spacing w:line="480" w:lineRule="auto"/>
        <w:jc w:val="both"/>
        <w:rPr>
          <w:b/>
        </w:rPr>
      </w:pPr>
      <w:r w:rsidRPr="00C4343E">
        <w:rPr>
          <w:b/>
        </w:rPr>
        <w:t xml:space="preserve">Hickey &amp; van </w:t>
      </w:r>
      <w:proofErr w:type="spellStart"/>
      <w:r w:rsidRPr="00C4343E">
        <w:rPr>
          <w:b/>
        </w:rPr>
        <w:t>Peelen</w:t>
      </w:r>
      <w:proofErr w:type="spellEnd"/>
      <w:r w:rsidRPr="00C4343E">
        <w:rPr>
          <w:b/>
        </w:rPr>
        <w:t>, 2017</w:t>
      </w:r>
    </w:p>
    <w:p w14:paraId="5A385322" w14:textId="12A0B84B" w:rsidR="00C4343E" w:rsidRDefault="00C4343E" w:rsidP="00C4343E">
      <w:pPr>
        <w:spacing w:line="480" w:lineRule="auto"/>
        <w:jc w:val="both"/>
      </w:pPr>
      <w:r w:rsidRPr="00C4343E">
        <w:t>When reward is linked to a discrete category, for example, if</w:t>
      </w:r>
      <w:r>
        <w:t xml:space="preserve"> </w:t>
      </w:r>
      <w:r w:rsidRPr="00C4343E">
        <w:t>detecting “people”’ in a scene always results in high-magnitude</w:t>
      </w:r>
      <w:r>
        <w:t xml:space="preserve"> </w:t>
      </w:r>
      <w:r w:rsidRPr="00C4343E">
        <w:t>reward, then humans and other animals will look out for these</w:t>
      </w:r>
      <w:r>
        <w:t xml:space="preserve"> </w:t>
      </w:r>
      <w:r w:rsidRPr="00C4343E">
        <w:t>objects and this involves the establishment of top-down attentional</w:t>
      </w:r>
      <w:r>
        <w:t xml:space="preserve"> </w:t>
      </w:r>
      <w:r w:rsidRPr="00C4343E">
        <w:t>set. Attentional set changes how stimuli are encoded and,</w:t>
      </w:r>
      <w:r>
        <w:t xml:space="preserve"> </w:t>
      </w:r>
      <w:r w:rsidRPr="00C4343E">
        <w:t>though interesting in its own right, this effect is theoretically</w:t>
      </w:r>
      <w:r>
        <w:t xml:space="preserve"> </w:t>
      </w:r>
      <w:r w:rsidRPr="00C4343E">
        <w:t>distinct from the direct, low-level, and nonstrategic impact of</w:t>
      </w:r>
      <w:r>
        <w:t xml:space="preserve"> </w:t>
      </w:r>
      <w:r w:rsidRPr="00C4343E">
        <w:t>reward feedback on already-encoded representations that is the</w:t>
      </w:r>
      <w:r>
        <w:t xml:space="preserve"> </w:t>
      </w:r>
      <w:r w:rsidRPr="00C4343E">
        <w:t xml:space="preserve">focus of the current study (Hickey et al., 2010a; </w:t>
      </w:r>
      <w:proofErr w:type="spellStart"/>
      <w:r w:rsidRPr="00C4343E">
        <w:t>Maunsell</w:t>
      </w:r>
      <w:proofErr w:type="spellEnd"/>
      <w:r w:rsidRPr="00C4343E">
        <w:t>, 2004).</w:t>
      </w:r>
    </w:p>
    <w:p w14:paraId="7C5EADD8" w14:textId="1C9C8DE3" w:rsidR="009214B6" w:rsidRDefault="004F24BD" w:rsidP="0015680F">
      <w:pPr>
        <w:spacing w:line="480" w:lineRule="auto"/>
        <w:jc w:val="both"/>
      </w:pPr>
      <w:r>
        <w:tab/>
      </w:r>
      <w:r w:rsidR="009214B6">
        <w:t xml:space="preserve">Most of the human behavioral and neural data supporting the idea of facilitation of reward-related stimuli and suppression of other stimuli comes from cueing and visual search tasks. When it comes to feature-based attention, most of the work is based on visual search paradigms in which different features present in briefly presented search arrays are related to different reward contingencies. This approach has been useful for mapping brain responses to transient stimuli related to different reward schedules. However, these designs carry </w:t>
      </w:r>
      <w:r w:rsidR="00DE5BC3">
        <w:t>several</w:t>
      </w:r>
      <w:r w:rsidR="009214B6">
        <w:t xml:space="preserve"> problems. First, given that different features appear in different locations in the search array, it is hard to disentangle the contribution of feature-based from the contribution of spatial attention to the reward effects on attention. Second, these paradigms allow for investigating only transient effects of reward on </w:t>
      </w:r>
      <w:r w:rsidR="009214B6">
        <w:lastRenderedPageBreak/>
        <w:t xml:space="preserve">attention, while </w:t>
      </w:r>
      <w:r w:rsidR="00DE5BC3">
        <w:t xml:space="preserve">there is no possibility of investigating more sustained allocation of attention towards certain features. </w:t>
      </w:r>
      <w:r w:rsidR="0090622D">
        <w:t>Finally</w:t>
      </w:r>
      <w:r w:rsidR="00DE5BC3">
        <w:t xml:space="preserve">, these paradigms do not allow for simultaneous measurements of attention allocation towards stimuli related to different values. </w:t>
      </w:r>
    </w:p>
    <w:p w14:paraId="1D1D4B6B" w14:textId="54CAF2C8" w:rsidR="00555B1B" w:rsidRDefault="00555B1B" w:rsidP="007B3943">
      <w:pPr>
        <w:spacing w:line="480" w:lineRule="auto"/>
        <w:ind w:firstLine="720"/>
        <w:jc w:val="both"/>
      </w:pPr>
      <w:r>
        <w:t xml:space="preserve">Recording steady-state visually-evoked potentials (SSVEPs) offers possibilities to overcome these issues. SSVEPs represent oscillatory responses of the visual cortex that have the same frequency as the driving visual stimulus </w:t>
      </w:r>
      <w:r>
        <w:fldChar w:fldCharType="begin" w:fldLock="1"/>
      </w:r>
      <w:r w:rsidR="00B1021D">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008C257C" w:rsidRPr="008C257C">
        <w:rPr>
          <w:noProof/>
        </w:rPr>
        <w:t>(Norcia, Appelbaum, Ales, Cottereau, &amp; Rossion, 2015)</w:t>
      </w:r>
      <w:r>
        <w:fldChar w:fldCharType="end"/>
      </w:r>
      <w:r>
        <w:t xml:space="preserve">. </w:t>
      </w:r>
      <w:r w:rsidR="0090622D">
        <w:t xml:space="preserve">They are generated by the primary visual cortex (V1-V3)[REF]. </w:t>
      </w:r>
      <w:r>
        <w:t xml:space="preserve">SSVEPs allow for the study of simultaneous allocation of selective attention towards multiple stimuli. Each of those stimuli can be flickering at different frequencies which will produce SSVEPs at those respective frequencies. </w:t>
      </w:r>
      <w:r w:rsidR="007361D7">
        <w:t>SSVEPs have been particularly useful in the study of attention because t</w:t>
      </w:r>
      <w:r>
        <w:t xml:space="preserve">he amplitude of </w:t>
      </w:r>
      <w:r w:rsidR="007361D7">
        <w:t>SSVEPs is reliably increased by spatial and</w:t>
      </w:r>
      <w:r>
        <w:t xml:space="preserve"> feature-based attention</w:t>
      </w:r>
      <w:r w:rsidR="007361D7">
        <w:t xml:space="preserve"> </w:t>
      </w:r>
      <w:r w:rsidR="007361D7">
        <w:fldChar w:fldCharType="begin" w:fldLock="1"/>
      </w:r>
      <w:r w:rsidR="00B1021D">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potentials","type":"chapter"},"uris":["http://www.mendeley.com/documents/?uuid=28c20374-5264-4d18-9c59-9fc65e0360cf"]}],"mendeley":{"formattedCitation":"(Andersen, Müller, &amp; Hillyard, 2012)","plainTextFormattedCitation":"(Andersen, Müller, &amp; Hillyard, 2012)","previouslyFormattedCitation":"(Andersen, Müller, &amp; Hillyard, 2012)"},"properties":{"noteIndex":0},"schema":"https://github.com/citation-style-language/schema/raw/master/csl-citation.json"}</w:instrText>
      </w:r>
      <w:r w:rsidR="007361D7">
        <w:fldChar w:fldCharType="separate"/>
      </w:r>
      <w:r w:rsidR="008C257C" w:rsidRPr="008C257C">
        <w:rPr>
          <w:noProof/>
        </w:rPr>
        <w:t>(Andersen, Müller, &amp; Hillyard, 2012)</w:t>
      </w:r>
      <w:r w:rsidR="007361D7">
        <w:fldChar w:fldCharType="end"/>
      </w:r>
      <w:r>
        <w:t xml:space="preserve">. </w:t>
      </w:r>
      <w:r w:rsidR="00D14292">
        <w:t xml:space="preserve">The application of SSVEPs has allowed for a clear experimental dissociation between spatial and feature-based </w:t>
      </w:r>
      <w:r w:rsidR="0090622D">
        <w:t xml:space="preserve">selective </w:t>
      </w:r>
      <w:r w:rsidR="00D14292">
        <w:t xml:space="preserve">attention </w:t>
      </w:r>
      <w:r w:rsidR="00D14292">
        <w:fldChar w:fldCharType="begin" w:fldLock="1"/>
      </w:r>
      <w:r w:rsidR="006449E2">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D14292">
        <w:fldChar w:fldCharType="separate"/>
      </w:r>
      <w:r w:rsidR="00D14292" w:rsidRPr="00D14292">
        <w:rPr>
          <w:noProof/>
        </w:rPr>
        <w:t>(Muller et al., 2006)</w:t>
      </w:r>
      <w:r w:rsidR="00D14292">
        <w:fldChar w:fldCharType="end"/>
      </w:r>
      <w:r w:rsidR="00D14292">
        <w:t xml:space="preserve"> and for tracking the time-course of feature-based attention </w:t>
      </w:r>
      <w:r w:rsidR="00D14292">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D14292">
        <w:fldChar w:fldCharType="separate"/>
      </w:r>
      <w:r w:rsidR="008C257C" w:rsidRPr="008C257C">
        <w:rPr>
          <w:noProof/>
        </w:rPr>
        <w:t>(Andersen &amp; Müller, 2010)</w:t>
      </w:r>
      <w:r w:rsidR="00D14292">
        <w:fldChar w:fldCharType="end"/>
      </w:r>
      <w:r w:rsidR="00D14292">
        <w:t xml:space="preserve">. </w:t>
      </w:r>
      <w:r w:rsidR="0090622D">
        <w:t xml:space="preserve">To summarize, SSVEPs provide a signal of good signal-to-noise ratio which enables: tracking simultaneous allocation of attention across multiple stimuli of different features; provide a measure of sustained attention; </w:t>
      </w:r>
      <w:r w:rsidR="004B1193">
        <w:t xml:space="preserve">and </w:t>
      </w:r>
      <w:r w:rsidR="0090622D">
        <w:t xml:space="preserve">can dissociate between spatial and feature-based attention. </w:t>
      </w:r>
    </w:p>
    <w:p w14:paraId="2076F2E4" w14:textId="77777777" w:rsidR="008A37A1" w:rsidRPr="00F514A9" w:rsidRDefault="008A37A1" w:rsidP="008A37A1">
      <w:pPr>
        <w:spacing w:line="480" w:lineRule="auto"/>
        <w:ind w:firstLine="720"/>
        <w:jc w:val="both"/>
      </w:pPr>
      <w:r>
        <w:t xml:space="preserve">In the present study we aimed to better understand the influence of rewards on feature-based selective attention by simultaneously looking into the amount of attention allocated towards stimuli linked to high and low reward probabilities. We recorded the SSVEPs in conditions when participants attended colors linked to either high or low reward probabilities. This allowed for making a clear distinction between the effect of attention and the effect of reward magnitude. Finally, our experiment consisted out of three phases (baseline, acquisition, and extinction) that </w:t>
      </w:r>
      <w:r>
        <w:lastRenderedPageBreak/>
        <w:t xml:space="preserve">allowed us to investigate the influence of reward probability on attention when rewards are present, but also when they are no longer relevant. </w:t>
      </w:r>
    </w:p>
    <w:p w14:paraId="3CE46156" w14:textId="77777777" w:rsidR="008A37A1" w:rsidRDefault="008A37A1" w:rsidP="007B3943">
      <w:pPr>
        <w:spacing w:line="480" w:lineRule="auto"/>
        <w:ind w:firstLine="720"/>
        <w:jc w:val="both"/>
      </w:pPr>
    </w:p>
    <w:p w14:paraId="762B2433" w14:textId="77777777" w:rsidR="00555B1B" w:rsidRPr="000C7DEE" w:rsidRDefault="00555B1B" w:rsidP="00555B1B">
      <w:pPr>
        <w:spacing w:line="480" w:lineRule="auto"/>
        <w:jc w:val="both"/>
        <w:rPr>
          <w:b/>
        </w:rPr>
      </w:pPr>
      <w:r w:rsidRPr="000C7DEE">
        <w:rPr>
          <w:b/>
        </w:rPr>
        <w:t>Andersen et al., 2012</w:t>
      </w:r>
    </w:p>
    <w:p w14:paraId="7B82BCFF" w14:textId="11B1E321" w:rsidR="00555B1B" w:rsidRDefault="0090622D" w:rsidP="00555B1B">
      <w:pPr>
        <w:spacing w:line="480" w:lineRule="auto"/>
        <w:jc w:val="both"/>
      </w:pPr>
      <w:r>
        <w:t xml:space="preserve"> </w:t>
      </w:r>
      <w:r w:rsidR="00555B1B">
        <w:t>“In typical visual search paradigms, each element of the search display is presented at a unique location, and hence spatial locations and features are confounded”</w:t>
      </w:r>
    </w:p>
    <w:p w14:paraId="61997726" w14:textId="77777777" w:rsidR="00555B1B" w:rsidRDefault="00555B1B" w:rsidP="00555B1B">
      <w:pPr>
        <w:spacing w:line="480" w:lineRule="auto"/>
        <w:jc w:val="both"/>
      </w:pPr>
      <w:r>
        <w:t xml:space="preserve">SSVEPs scale with the amount of attention: </w:t>
      </w:r>
      <w:proofErr w:type="spellStart"/>
      <w:r w:rsidRPr="0033469E">
        <w:t>Toffanin</w:t>
      </w:r>
      <w:proofErr w:type="spellEnd"/>
      <w:r w:rsidRPr="0033469E">
        <w:t>, P., de Jong, R., Johnson, A., &amp; Martens, S. (2009). Using frequency tagging to quantify attentional deployment in a visual divided attention task. International Journal of Psychophysiology, 72(3), 289-298.</w:t>
      </w:r>
    </w:p>
    <w:p w14:paraId="577CD807" w14:textId="77777777" w:rsidR="00555B1B" w:rsidRPr="009B4EF7" w:rsidRDefault="00555B1B" w:rsidP="00555B1B">
      <w:pPr>
        <w:spacing w:line="480" w:lineRule="auto"/>
        <w:jc w:val="both"/>
        <w:rPr>
          <w:b/>
        </w:rPr>
      </w:pPr>
      <w:r>
        <w:rPr>
          <w:b/>
        </w:rPr>
        <w:t>Norcia et al., 2015</w:t>
      </w:r>
    </w:p>
    <w:p w14:paraId="6B785B9B" w14:textId="77777777" w:rsidR="00555B1B" w:rsidRPr="000C7DEE" w:rsidRDefault="00555B1B" w:rsidP="00555B1B">
      <w:pPr>
        <w:spacing w:line="480" w:lineRule="auto"/>
        <w:jc w:val="both"/>
        <w:rPr>
          <w:i/>
        </w:rPr>
      </w:pPr>
      <w:r>
        <w:rPr>
          <w:i/>
        </w:rPr>
        <w:t>Advantages of SSVEPs</w:t>
      </w:r>
    </w:p>
    <w:p w14:paraId="035F4C10" w14:textId="77777777" w:rsidR="00555B1B" w:rsidRDefault="00555B1B" w:rsidP="00555B1B">
      <w:pPr>
        <w:spacing w:line="480" w:lineRule="auto"/>
        <w:jc w:val="both"/>
      </w:pPr>
      <w:r>
        <w:t>“</w:t>
      </w:r>
      <w:r w:rsidRPr="009B4EF7">
        <w:t>The SSVEP is particularly well suited to attention</w:t>
      </w:r>
      <w:r>
        <w:t xml:space="preserve"> </w:t>
      </w:r>
      <w:r w:rsidRPr="009B4EF7">
        <w:t>research questions, as it provides a high-SNR measure</w:t>
      </w:r>
      <w:r>
        <w:t xml:space="preserve"> </w:t>
      </w:r>
      <w:r w:rsidRPr="009B4EF7">
        <w:t>of neural activity that can be unambiguously associated</w:t>
      </w:r>
      <w:r>
        <w:t xml:space="preserve"> </w:t>
      </w:r>
      <w:r w:rsidRPr="009B4EF7">
        <w:t>with specific external stimuli, even when multiple</w:t>
      </w:r>
      <w:r>
        <w:t xml:space="preserve"> </w:t>
      </w:r>
      <w:r w:rsidRPr="009B4EF7">
        <w:t>stimuli are present at the same time. Importantly, it</w:t>
      </w:r>
      <w:r>
        <w:t xml:space="preserve"> </w:t>
      </w:r>
      <w:r w:rsidRPr="000C7DEE">
        <w:rPr>
          <w:highlight w:val="yellow"/>
        </w:rPr>
        <w:t>allows monitoring of responses made to stimuli that are outside of the focus of attention, something that is difficult to do with behavioral methods.</w:t>
      </w:r>
      <w:r w:rsidRPr="009B4EF7">
        <w:t xml:space="preserve"> Moreover, the</w:t>
      </w:r>
      <w:r>
        <w:t xml:space="preserve"> </w:t>
      </w:r>
      <w:r w:rsidRPr="009B4EF7">
        <w:t>SSVEP can be flexibly deployed over a number of</w:t>
      </w:r>
      <w:r>
        <w:t xml:space="preserve"> </w:t>
      </w:r>
      <w:r w:rsidRPr="009B4EF7">
        <w:t>configurations, including the tagging of both spatially</w:t>
      </w:r>
      <w:r>
        <w:t xml:space="preserve"> </w:t>
      </w:r>
      <w:r w:rsidRPr="009B4EF7">
        <w:t>distinct and spatially overlapping stimuli. In light of</w:t>
      </w:r>
      <w:r>
        <w:t xml:space="preserve"> </w:t>
      </w:r>
      <w:r w:rsidRPr="009B4EF7">
        <w:t>these attributes, the SSVEP approach has gained</w:t>
      </w:r>
      <w:r>
        <w:t xml:space="preserve"> </w:t>
      </w:r>
      <w:r w:rsidRPr="009B4EF7">
        <w:t>possibly its greatest utility in studies that have</w:t>
      </w:r>
      <w:r>
        <w:t xml:space="preserve"> </w:t>
      </w:r>
      <w:r w:rsidRPr="009B4EF7">
        <w:t>addressed the cognitive and neural mechanisms underlying volitional attention in human beings.</w:t>
      </w:r>
      <w:r>
        <w:t>”</w:t>
      </w:r>
    </w:p>
    <w:p w14:paraId="79F5B3F0" w14:textId="77777777" w:rsidR="00555B1B" w:rsidRPr="000C7DEE" w:rsidRDefault="00555B1B" w:rsidP="00555B1B">
      <w:pPr>
        <w:spacing w:line="480" w:lineRule="auto"/>
        <w:jc w:val="both"/>
        <w:rPr>
          <w:i/>
        </w:rPr>
      </w:pPr>
      <w:r>
        <w:rPr>
          <w:i/>
        </w:rPr>
        <w:t>Dissociating spatial and feature attention</w:t>
      </w:r>
    </w:p>
    <w:p w14:paraId="6204EBE1" w14:textId="77777777" w:rsidR="00555B1B" w:rsidRDefault="00555B1B" w:rsidP="00555B1B">
      <w:pPr>
        <w:spacing w:line="480" w:lineRule="auto"/>
        <w:jc w:val="both"/>
      </w:pPr>
      <w:r>
        <w:lastRenderedPageBreak/>
        <w:t>“</w:t>
      </w:r>
      <w:r w:rsidRPr="000C7DEE">
        <w:t>The multi-input SSVEP studies already discussed</w:t>
      </w:r>
      <w:r>
        <w:t xml:space="preserve"> </w:t>
      </w:r>
      <w:r w:rsidRPr="000C7DEE">
        <w:t>provide compelling evidence that volitional attention</w:t>
      </w:r>
      <w:r>
        <w:t xml:space="preserve"> </w:t>
      </w:r>
      <w:r w:rsidRPr="000C7DEE">
        <w:t>operates on spatially distinct regions of a scene to</w:t>
      </w:r>
      <w:r>
        <w:t xml:space="preserve"> </w:t>
      </w:r>
      <w:r w:rsidRPr="000C7DEE">
        <w:t>modulate neural processing in an adaptive, goal</w:t>
      </w:r>
      <w:r>
        <w:t xml:space="preserve"> </w:t>
      </w:r>
      <w:r w:rsidRPr="000C7DEE">
        <w:t>oriented manner. Ample evidence also exists that</w:t>
      </w:r>
      <w:r>
        <w:t xml:space="preserve"> </w:t>
      </w:r>
      <w:r w:rsidRPr="000C7DEE">
        <w:t xml:space="preserve">attention can operate in a </w:t>
      </w:r>
      <w:proofErr w:type="spellStart"/>
      <w:r w:rsidRPr="000C7DEE">
        <w:t>nonspatial</w:t>
      </w:r>
      <w:proofErr w:type="spellEnd"/>
      <w:r w:rsidRPr="000C7DEE">
        <w:t xml:space="preserve"> manner to</w:t>
      </w:r>
      <w:r>
        <w:t xml:space="preserve"> </w:t>
      </w:r>
      <w:r w:rsidRPr="000C7DEE">
        <w:t>enhance processing of particular visual features such as</w:t>
      </w:r>
      <w:r>
        <w:t xml:space="preserve"> </w:t>
      </w:r>
      <w:r w:rsidRPr="000C7DEE">
        <w:t>color, orientation, or direction of motion. Because the</w:t>
      </w:r>
      <w:r>
        <w:t xml:space="preserve"> </w:t>
      </w:r>
      <w:r w:rsidRPr="000C7DEE">
        <w:t>SSVEP can be obtained from multiple overlapping</w:t>
      </w:r>
      <w:r>
        <w:t xml:space="preserve"> </w:t>
      </w:r>
      <w:r w:rsidRPr="000C7DEE">
        <w:t>stimuli, this method has been particularly useful in</w:t>
      </w:r>
      <w:r>
        <w:t xml:space="preserve"> </w:t>
      </w:r>
      <w:r w:rsidRPr="000C7DEE">
        <w:t>elucidating the neural mechanisms underlying such</w:t>
      </w:r>
      <w:r>
        <w:t xml:space="preserve"> </w:t>
      </w:r>
      <w:r w:rsidRPr="000C7DEE">
        <w:t>feature-based attention.</w:t>
      </w:r>
    </w:p>
    <w:p w14:paraId="71DA13F1" w14:textId="77777777" w:rsidR="00555B1B" w:rsidRDefault="00555B1B" w:rsidP="00555B1B">
      <w:pPr>
        <w:spacing w:line="480" w:lineRule="auto"/>
        <w:jc w:val="both"/>
      </w:pPr>
      <w:r>
        <w:t>“</w:t>
      </w:r>
      <w:r w:rsidRPr="000C7DEE">
        <w:t>Beginning in 2006, Muller, Andersen, and Hillyard</w:t>
      </w:r>
      <w:r>
        <w:t xml:space="preserve"> </w:t>
      </w:r>
      <w:r w:rsidRPr="000C7DEE">
        <w:t>conducted a series of elegant studies aimed at</w:t>
      </w:r>
      <w:r>
        <w:t xml:space="preserve"> </w:t>
      </w:r>
      <w:r w:rsidRPr="000C7DEE">
        <w:t>dissociating the influence of attention to features and</w:t>
      </w:r>
      <w:r>
        <w:t xml:space="preserve"> </w:t>
      </w:r>
      <w:r w:rsidRPr="000C7DEE">
        <w:t>feature conjunctions from the influence of spatial</w:t>
      </w:r>
      <w:r>
        <w:t xml:space="preserve"> </w:t>
      </w:r>
      <w:r w:rsidRPr="000C7DEE">
        <w:t>attention. These studies utilized overlapping fields of</w:t>
      </w:r>
      <w:r>
        <w:t xml:space="preserve"> </w:t>
      </w:r>
      <w:r w:rsidRPr="000C7DEE">
        <w:t>randomly moving red and blue colored (or in some</w:t>
      </w:r>
      <w:r>
        <w:t xml:space="preserve"> </w:t>
      </w:r>
      <w:r w:rsidRPr="000C7DEE">
        <w:t>cases achromatic) dots that were modulated at distinct</w:t>
      </w:r>
      <w:r>
        <w:t xml:space="preserve"> </w:t>
      </w:r>
      <w:r w:rsidRPr="000C7DEE">
        <w:t>frequencies (Figure 15).</w:t>
      </w:r>
      <w:r>
        <w:t>”</w:t>
      </w:r>
    </w:p>
    <w:p w14:paraId="563BF265" w14:textId="77777777" w:rsidR="00555B1B" w:rsidRPr="000C7DEE" w:rsidRDefault="00555B1B" w:rsidP="00555B1B">
      <w:pPr>
        <w:spacing w:line="480" w:lineRule="auto"/>
        <w:jc w:val="both"/>
        <w:rPr>
          <w:i/>
        </w:rPr>
      </w:pPr>
      <w:r>
        <w:rPr>
          <w:i/>
        </w:rPr>
        <w:t>Attended vs. unattended advantage</w:t>
      </w:r>
    </w:p>
    <w:p w14:paraId="54CEF19E" w14:textId="77777777" w:rsidR="00555B1B" w:rsidRPr="000C7DEE" w:rsidRDefault="00555B1B" w:rsidP="00555B1B">
      <w:pPr>
        <w:spacing w:line="480" w:lineRule="auto"/>
        <w:jc w:val="both"/>
      </w:pPr>
      <w:r>
        <w:t>“</w:t>
      </w:r>
      <w:r w:rsidRPr="000C7DEE">
        <w:t>Frequency tagging makes it possible to monitor the</w:t>
      </w:r>
      <w:r>
        <w:t xml:space="preserve"> </w:t>
      </w:r>
      <w:r w:rsidRPr="000C7DEE">
        <w:t>response to multiple stimuli that are simultaneously</w:t>
      </w:r>
      <w:r>
        <w:t xml:space="preserve"> </w:t>
      </w:r>
      <w:r w:rsidRPr="000C7DEE">
        <w:t>visible. This feature of the SSVEP makes it possible to</w:t>
      </w:r>
      <w:r>
        <w:t xml:space="preserve"> </w:t>
      </w:r>
      <w:r w:rsidRPr="000C7DEE">
        <w:t>measure the effects of allocating attention to spatial</w:t>
      </w:r>
      <w:r>
        <w:t xml:space="preserve"> </w:t>
      </w:r>
      <w:r w:rsidRPr="000C7DEE">
        <w:t>location even for stimuli that are outside of the focus of</w:t>
      </w:r>
      <w:r>
        <w:t xml:space="preserve"> </w:t>
      </w:r>
      <w:r w:rsidRPr="000C7DEE">
        <w:t>conscious attention. In the first application of the</w:t>
      </w:r>
      <w:r>
        <w:t xml:space="preserve"> </w:t>
      </w:r>
      <w:r w:rsidRPr="000C7DEE">
        <w:t>SSVEP to spatial attention (Morgan, Hansen, &amp;</w:t>
      </w:r>
      <w:r>
        <w:t xml:space="preserve"> </w:t>
      </w:r>
      <w:r w:rsidRPr="000C7DEE">
        <w:t>Hillyard, 1996), two strings of alphanumeric characters</w:t>
      </w:r>
      <w:r>
        <w:t xml:space="preserve"> </w:t>
      </w:r>
      <w:r w:rsidRPr="000C7DEE">
        <w:t>were presented in the left and right visual hemifields</w:t>
      </w:r>
    </w:p>
    <w:p w14:paraId="22182DF1" w14:textId="77777777" w:rsidR="00555B1B" w:rsidRDefault="00555B1B" w:rsidP="00555B1B">
      <w:pPr>
        <w:spacing w:line="480" w:lineRule="auto"/>
        <w:jc w:val="both"/>
      </w:pPr>
      <w:r w:rsidRPr="000C7DEE">
        <w:t>(Figure 13).</w:t>
      </w:r>
      <w:r>
        <w:t>”</w:t>
      </w:r>
    </w:p>
    <w:p w14:paraId="7794B73E" w14:textId="77777777" w:rsidR="00555B1B" w:rsidRDefault="00555B1B" w:rsidP="00555B1B">
      <w:pPr>
        <w:spacing w:line="480" w:lineRule="auto"/>
        <w:jc w:val="both"/>
        <w:rPr>
          <w:b/>
        </w:rPr>
      </w:pPr>
    </w:p>
    <w:p w14:paraId="1F46B219" w14:textId="77777777" w:rsidR="00555B1B" w:rsidRDefault="00555B1B" w:rsidP="00555B1B">
      <w:pPr>
        <w:spacing w:line="480" w:lineRule="auto"/>
        <w:jc w:val="both"/>
        <w:rPr>
          <w:b/>
        </w:rPr>
      </w:pPr>
    </w:p>
    <w:p w14:paraId="37654F16" w14:textId="2480ADB5" w:rsidR="00555B1B" w:rsidRPr="00555B1B" w:rsidRDefault="00555B1B" w:rsidP="00555B1B">
      <w:pPr>
        <w:spacing w:line="480" w:lineRule="auto"/>
        <w:jc w:val="both"/>
        <w:rPr>
          <w:b/>
        </w:rPr>
      </w:pPr>
      <w:r w:rsidRPr="00555B1B">
        <w:rPr>
          <w:b/>
        </w:rPr>
        <w:t>Soren chapter</w:t>
      </w:r>
    </w:p>
    <w:p w14:paraId="5ED7535A" w14:textId="07E304B7" w:rsidR="007B3943" w:rsidRDefault="007B3943" w:rsidP="00555B1B">
      <w:pPr>
        <w:spacing w:line="480" w:lineRule="auto"/>
        <w:jc w:val="both"/>
      </w:pPr>
      <w:r>
        <w:lastRenderedPageBreak/>
        <w:t xml:space="preserve">“SSVEPs allow us to register continuously the neuronal processes underlying the perception of each individual element in search displays (Soren chapter)”. “A number of studies have localized the major generators of the SSVEP to early visual cortical areas and the highest SSVEP amplitudes are commonly recorded at occipital and parietal electrodes. The specific cortical areas involved and their individual contributions to the total scalp-recorded signal appear to depend upon the driving frequency. For the SSVEP elicited by a pattern-reversing stimulus, which produces a percept of motion, combined SSVEP and fMRI recordings have identified early visual areas V1 (primary visual cortex) and the motion sensitive MT/V5 as the main generator sources with minor contributions from midoccipital (V3a) and ventral occipital (V4) areas.” In the PNAS paper: “the cortical currents giving rise to the SSVEP attention effect were localized to a region containing the early visual areas V1-V3.” </w:t>
      </w:r>
    </w:p>
    <w:p w14:paraId="3B45CE06" w14:textId="77777777" w:rsidR="008A37A1" w:rsidRDefault="007B3943" w:rsidP="0015680F">
      <w:pPr>
        <w:spacing w:line="480" w:lineRule="auto"/>
        <w:jc w:val="both"/>
      </w:pPr>
      <w:r>
        <w:tab/>
      </w:r>
    </w:p>
    <w:p w14:paraId="448ED108" w14:textId="7FFD8BAD" w:rsidR="00DE45E8" w:rsidRDefault="00DE45E8" w:rsidP="0015680F">
      <w:pPr>
        <w:spacing w:line="480" w:lineRule="auto"/>
        <w:jc w:val="both"/>
        <w:rPr>
          <w:i/>
        </w:rPr>
      </w:pPr>
      <w:proofErr w:type="spellStart"/>
      <w:r>
        <w:rPr>
          <w:i/>
        </w:rPr>
        <w:t>Chelazzi</w:t>
      </w:r>
      <w:proofErr w:type="spellEnd"/>
      <w:r>
        <w:rPr>
          <w:i/>
        </w:rPr>
        <w:t xml:space="preserve"> 2013</w:t>
      </w:r>
    </w:p>
    <w:p w14:paraId="35F5FC5E" w14:textId="16E86777" w:rsidR="00DE45E8" w:rsidRDefault="00DE45E8" w:rsidP="00DE45E8">
      <w:pPr>
        <w:spacing w:line="480" w:lineRule="auto"/>
        <w:jc w:val="both"/>
      </w:pPr>
      <w:r>
        <w:t>“</w:t>
      </w:r>
      <w:r w:rsidRPr="00DE45E8">
        <w:t xml:space="preserve">When performance is considered determinant for the achievement of rewards, then plasticity is observed at the level of the specific processes that enabled it (i.e., target selection and distracter inhibition), and learning takes the form of an instrumental type of adaptation (Della </w:t>
      </w:r>
      <w:proofErr w:type="spellStart"/>
      <w:r w:rsidRPr="00DE45E8">
        <w:t>Libera</w:t>
      </w:r>
      <w:proofErr w:type="spellEnd"/>
      <w:r w:rsidRPr="00DE45E8">
        <w:t xml:space="preserve"> &amp; </w:t>
      </w:r>
      <w:proofErr w:type="spellStart"/>
      <w:r w:rsidRPr="00DE45E8">
        <w:t>Chelazzi</w:t>
      </w:r>
      <w:proofErr w:type="spellEnd"/>
      <w:r w:rsidRPr="00DE45E8">
        <w:t>, 2009). Differently, when rewards are viewed as random, fortuitous events, then a direct and passive association takes place between the perceived stimuli and the rewards that follow them</w:t>
      </w:r>
      <w:r>
        <w:t xml:space="preserve"> </w:t>
      </w:r>
      <w:r w:rsidRPr="00DE45E8">
        <w:t xml:space="preserve">(Della </w:t>
      </w:r>
      <w:proofErr w:type="spellStart"/>
      <w:r w:rsidRPr="00DE45E8">
        <w:t>Libera</w:t>
      </w:r>
      <w:proofErr w:type="spellEnd"/>
      <w:r w:rsidRPr="00DE45E8">
        <w:t xml:space="preserve">, </w:t>
      </w:r>
      <w:proofErr w:type="spellStart"/>
      <w:r w:rsidRPr="00DE45E8">
        <w:t>Perlato</w:t>
      </w:r>
      <w:proofErr w:type="spellEnd"/>
      <w:r w:rsidRPr="00DE45E8">
        <w:t xml:space="preserve">, &amp; </w:t>
      </w:r>
      <w:proofErr w:type="spellStart"/>
      <w:r w:rsidRPr="00DE45E8">
        <w:t>Chelazzi</w:t>
      </w:r>
      <w:proofErr w:type="spellEnd"/>
      <w:r w:rsidRPr="00DE45E8">
        <w:t>, 2011).</w:t>
      </w:r>
      <w:r>
        <w:t>”</w:t>
      </w:r>
    </w:p>
    <w:p w14:paraId="6CD6084F" w14:textId="26077B00" w:rsidR="00DE45E8" w:rsidRDefault="00DE45E8" w:rsidP="00DE45E8">
      <w:pPr>
        <w:spacing w:line="480" w:lineRule="auto"/>
        <w:jc w:val="both"/>
      </w:pPr>
      <w:r>
        <w:t>“</w:t>
      </w:r>
      <w:r w:rsidRPr="00DE45E8">
        <w:t>Recent research suggests that both types of reward-based</w:t>
      </w:r>
      <w:r>
        <w:t xml:space="preserve"> </w:t>
      </w:r>
      <w:r w:rsidRPr="00DE45E8">
        <w:t>attentional learning involve brain</w:t>
      </w:r>
      <w:r>
        <w:t xml:space="preserve"> </w:t>
      </w:r>
      <w:r w:rsidRPr="00DE45E8">
        <w:t>structures usually associated</w:t>
      </w:r>
      <w:r>
        <w:t xml:space="preserve"> </w:t>
      </w:r>
      <w:r w:rsidRPr="00DE45E8">
        <w:t>with attentional control, including posterior parietal cortex (Krebs</w:t>
      </w:r>
      <w:r>
        <w:t xml:space="preserve"> </w:t>
      </w:r>
      <w:r w:rsidRPr="00DE45E8">
        <w:t>et al., 2011; Peck et al., 2009), and the processing of rewarding</w:t>
      </w:r>
      <w:r>
        <w:t xml:space="preserve"> </w:t>
      </w:r>
      <w:r w:rsidRPr="00DE45E8">
        <w:t xml:space="preserve">information, including the striatum </w:t>
      </w:r>
      <w:r w:rsidRPr="00DE45E8">
        <w:lastRenderedPageBreak/>
        <w:t xml:space="preserve">and the anterior cingulate cortex (Hickey, </w:t>
      </w:r>
      <w:proofErr w:type="spellStart"/>
      <w:r w:rsidRPr="00DE45E8">
        <w:t>Chelazzi</w:t>
      </w:r>
      <w:proofErr w:type="spellEnd"/>
      <w:r w:rsidRPr="00DE45E8">
        <w:t xml:space="preserve">, &amp; </w:t>
      </w:r>
      <w:proofErr w:type="spellStart"/>
      <w:r w:rsidRPr="00DE45E8">
        <w:t>Theeuwes</w:t>
      </w:r>
      <w:proofErr w:type="spellEnd"/>
      <w:r w:rsidRPr="00DE45E8">
        <w:t xml:space="preserve">, 2010a; </w:t>
      </w:r>
      <w:proofErr w:type="spellStart"/>
      <w:r w:rsidRPr="00DE45E8">
        <w:t>O’Doherty</w:t>
      </w:r>
      <w:proofErr w:type="spellEnd"/>
      <w:r w:rsidRPr="00DE45E8">
        <w:t>, 2004;</w:t>
      </w:r>
      <w:r>
        <w:t xml:space="preserve"> </w:t>
      </w:r>
      <w:r w:rsidRPr="00DE45E8">
        <w:t>Schultz, 2006; Weil et al., 2010). Moreover, and perhaps most</w:t>
      </w:r>
      <w:r>
        <w:t xml:space="preserve"> </w:t>
      </w:r>
      <w:r w:rsidRPr="00DE45E8">
        <w:t>interestingly, they can affect the neural representation of visual</w:t>
      </w:r>
      <w:r>
        <w:t xml:space="preserve"> </w:t>
      </w:r>
      <w:r w:rsidRPr="00DE45E8">
        <w:t xml:space="preserve">stimuli at the level of </w:t>
      </w:r>
      <w:proofErr w:type="spellStart"/>
      <w:r w:rsidRPr="00DE45E8">
        <w:t>extrastriate</w:t>
      </w:r>
      <w:proofErr w:type="spellEnd"/>
      <w:r w:rsidRPr="00DE45E8">
        <w:t xml:space="preserve"> visual cortex, including area V4</w:t>
      </w:r>
      <w:r>
        <w:t xml:space="preserve"> </w:t>
      </w:r>
      <w:r w:rsidRPr="00DE45E8">
        <w:t xml:space="preserve">and the </w:t>
      </w:r>
      <w:proofErr w:type="spellStart"/>
      <w:r w:rsidRPr="00DE45E8">
        <w:t>inferotemporal</w:t>
      </w:r>
      <w:proofErr w:type="spellEnd"/>
      <w:r w:rsidRPr="00DE45E8">
        <w:t xml:space="preserve"> cortex (</w:t>
      </w:r>
      <w:proofErr w:type="spellStart"/>
      <w:r w:rsidRPr="00DE45E8">
        <w:t>Frankó</w:t>
      </w:r>
      <w:proofErr w:type="spellEnd"/>
      <w:r w:rsidRPr="00DE45E8">
        <w:t xml:space="preserve">, Seitz, &amp; </w:t>
      </w:r>
      <w:proofErr w:type="spellStart"/>
      <w:r w:rsidRPr="00DE45E8">
        <w:t>Vogels</w:t>
      </w:r>
      <w:proofErr w:type="spellEnd"/>
      <w:r w:rsidRPr="00DE45E8">
        <w:t>, 2010;</w:t>
      </w:r>
      <w:r>
        <w:t xml:space="preserve"> </w:t>
      </w:r>
      <w:r w:rsidRPr="00DE45E8">
        <w:t xml:space="preserve">Hickey, </w:t>
      </w:r>
      <w:proofErr w:type="spellStart"/>
      <w:r w:rsidRPr="00DE45E8">
        <w:t>Chelazzi</w:t>
      </w:r>
      <w:proofErr w:type="spellEnd"/>
      <w:r w:rsidRPr="00DE45E8">
        <w:t xml:space="preserve">, &amp; </w:t>
      </w:r>
      <w:proofErr w:type="spellStart"/>
      <w:r w:rsidRPr="00DE45E8">
        <w:t>Theeuwes</w:t>
      </w:r>
      <w:proofErr w:type="spellEnd"/>
      <w:r w:rsidRPr="00DE45E8">
        <w:t>, 2010a; Jagadeesh et al., 2001;</w:t>
      </w:r>
      <w:r>
        <w:t xml:space="preserve"> </w:t>
      </w:r>
      <w:proofErr w:type="spellStart"/>
      <w:r w:rsidRPr="00DE45E8">
        <w:t>Mogami</w:t>
      </w:r>
      <w:proofErr w:type="spellEnd"/>
      <w:r w:rsidRPr="00DE45E8">
        <w:t xml:space="preserve"> &amp; Tanaka, 2006; </w:t>
      </w:r>
      <w:proofErr w:type="spellStart"/>
      <w:r w:rsidRPr="00DE45E8">
        <w:t>Pessiglione</w:t>
      </w:r>
      <w:proofErr w:type="spellEnd"/>
      <w:r w:rsidRPr="00DE45E8">
        <w:t xml:space="preserve"> et al., 2008; Weil et al.,</w:t>
      </w:r>
      <w:r>
        <w:t xml:space="preserve"> </w:t>
      </w:r>
      <w:r w:rsidRPr="00DE45E8">
        <w:t>2010), and this can occur even outside the context of a task as</w:t>
      </w:r>
      <w:r>
        <w:t xml:space="preserve"> </w:t>
      </w:r>
      <w:r w:rsidRPr="00DE45E8">
        <w:t>the result of the shear association of a stimulus with reward</w:t>
      </w:r>
      <w:r>
        <w:t xml:space="preserve"> </w:t>
      </w:r>
      <w:r w:rsidRPr="00DE45E8">
        <w:t>(</w:t>
      </w:r>
      <w:proofErr w:type="spellStart"/>
      <w:r w:rsidRPr="00DE45E8">
        <w:t>Frankó</w:t>
      </w:r>
      <w:proofErr w:type="spellEnd"/>
      <w:r w:rsidRPr="00DE45E8">
        <w:t xml:space="preserve">, Seitz, &amp; </w:t>
      </w:r>
      <w:proofErr w:type="spellStart"/>
      <w:r w:rsidRPr="00DE45E8">
        <w:t>Vogels</w:t>
      </w:r>
      <w:proofErr w:type="spellEnd"/>
      <w:r w:rsidRPr="00DE45E8">
        <w:t>, 2010)</w:t>
      </w:r>
      <w:r>
        <w:t>”</w:t>
      </w:r>
    </w:p>
    <w:p w14:paraId="08066C25" w14:textId="42DC1BD9" w:rsidR="00DE45E8" w:rsidRDefault="00DE45E8" w:rsidP="00DE45E8">
      <w:pPr>
        <w:spacing w:line="480" w:lineRule="auto"/>
        <w:jc w:val="both"/>
      </w:pPr>
      <w:r>
        <w:t>“</w:t>
      </w:r>
      <w:r w:rsidRPr="00DE45E8">
        <w:t>To sum up, the studies on attentional processing of stimuli associated with biased rewards reveal that when highly rewarded</w:t>
      </w:r>
      <w:r>
        <w:t xml:space="preserve"> </w:t>
      </w:r>
      <w:r w:rsidRPr="00DE45E8">
        <w:t>stimuli are task relevant they may lead to faster and more accurate</w:t>
      </w:r>
      <w:r>
        <w:t xml:space="preserve"> </w:t>
      </w:r>
      <w:r w:rsidRPr="00DE45E8">
        <w:t xml:space="preserve">performance in visual search tasks (Della </w:t>
      </w:r>
      <w:proofErr w:type="spellStart"/>
      <w:r w:rsidRPr="00DE45E8">
        <w:t>Libera</w:t>
      </w:r>
      <w:proofErr w:type="spellEnd"/>
      <w:r w:rsidRPr="00DE45E8">
        <w:t xml:space="preserve"> &amp; </w:t>
      </w:r>
      <w:proofErr w:type="spellStart"/>
      <w:r w:rsidRPr="00DE45E8">
        <w:t>Chelazzi</w:t>
      </w:r>
      <w:proofErr w:type="spellEnd"/>
      <w:r w:rsidRPr="00DE45E8">
        <w:t>, 2009;</w:t>
      </w:r>
      <w:r>
        <w:t xml:space="preserve"> </w:t>
      </w:r>
      <w:proofErr w:type="spellStart"/>
      <w:r w:rsidRPr="00DE45E8">
        <w:t>Kristjánsson</w:t>
      </w:r>
      <w:proofErr w:type="spellEnd"/>
      <w:r w:rsidRPr="00DE45E8">
        <w:t xml:space="preserve">, </w:t>
      </w:r>
      <w:proofErr w:type="spellStart"/>
      <w:r w:rsidRPr="00DE45E8">
        <w:t>Sigurjónsdóttir</w:t>
      </w:r>
      <w:proofErr w:type="spellEnd"/>
      <w:r w:rsidRPr="00DE45E8">
        <w:t>, &amp; Driver, 2010), and in the Stroop</w:t>
      </w:r>
      <w:r>
        <w:t xml:space="preserve"> </w:t>
      </w:r>
      <w:r w:rsidRPr="00DE45E8">
        <w:t xml:space="preserve">task (Krebs, </w:t>
      </w:r>
      <w:proofErr w:type="spellStart"/>
      <w:r w:rsidRPr="00DE45E8">
        <w:t>Boehler</w:t>
      </w:r>
      <w:proofErr w:type="spellEnd"/>
      <w:r w:rsidRPr="00DE45E8">
        <w:t xml:space="preserve">, &amp; </w:t>
      </w:r>
      <w:proofErr w:type="spellStart"/>
      <w:r w:rsidRPr="00DE45E8">
        <w:t>Woldorff</w:t>
      </w:r>
      <w:proofErr w:type="spellEnd"/>
      <w:r w:rsidRPr="00DE45E8">
        <w:t>, 2010; Krebs et al., 2011); they</w:t>
      </w:r>
      <w:r>
        <w:t xml:space="preserve"> </w:t>
      </w:r>
      <w:r w:rsidRPr="00DE45E8">
        <w:t xml:space="preserve">also engender stronger inter-trial priming effects (Hickey, </w:t>
      </w:r>
      <w:proofErr w:type="spellStart"/>
      <w:r w:rsidRPr="00DE45E8">
        <w:t>Chelazzi</w:t>
      </w:r>
      <w:proofErr w:type="spellEnd"/>
      <w:r w:rsidRPr="00DE45E8">
        <w:t>,</w:t>
      </w:r>
      <w:r>
        <w:t xml:space="preserve"> </w:t>
      </w:r>
      <w:r w:rsidRPr="00DE45E8">
        <w:t xml:space="preserve">&amp; </w:t>
      </w:r>
      <w:proofErr w:type="spellStart"/>
      <w:r w:rsidRPr="00DE45E8">
        <w:t>Theeuwes</w:t>
      </w:r>
      <w:proofErr w:type="spellEnd"/>
      <w:r w:rsidRPr="00DE45E8">
        <w:t xml:space="preserve">, 2010a; </w:t>
      </w:r>
      <w:proofErr w:type="spellStart"/>
      <w:r w:rsidRPr="00DE45E8">
        <w:t>Kristjánsson</w:t>
      </w:r>
      <w:proofErr w:type="spellEnd"/>
      <w:r w:rsidRPr="00DE45E8">
        <w:t xml:space="preserve">, </w:t>
      </w:r>
      <w:proofErr w:type="spellStart"/>
      <w:r w:rsidRPr="00DE45E8">
        <w:t>Sigurjónsdóttir</w:t>
      </w:r>
      <w:proofErr w:type="spellEnd"/>
      <w:r w:rsidRPr="00DE45E8">
        <w:t>, &amp; Driver, 2010)</w:t>
      </w:r>
      <w:r>
        <w:t xml:space="preserve"> </w:t>
      </w:r>
      <w:r w:rsidRPr="00DE45E8">
        <w:t>and a higher resistance to the attentional blink phenomenon (Raymond &amp; O’Brien, 2009). When the same stimuli act as distracters</w:t>
      </w:r>
      <w:r>
        <w:t xml:space="preserve"> </w:t>
      </w:r>
      <w:r w:rsidRPr="00DE45E8">
        <w:t>that need to</w:t>
      </w:r>
      <w:r>
        <w:t xml:space="preserve"> </w:t>
      </w:r>
      <w:r w:rsidRPr="00DE45E8">
        <w:t>be ignored they often lead to stronger effects of involuntary attentional capture (Anderson, Laurent,</w:t>
      </w:r>
      <w:r>
        <w:t xml:space="preserve"> </w:t>
      </w:r>
      <w:r w:rsidRPr="00DE45E8">
        <w:t>&amp; Yantis, 2011a,</w:t>
      </w:r>
      <w:r>
        <w:t xml:space="preserve"> </w:t>
      </w:r>
      <w:r w:rsidRPr="00DE45E8">
        <w:t xml:space="preserve">2011b; Rutherford, O’Brien, &amp; Raymond, 2010) and greater interference effects (Della </w:t>
      </w:r>
      <w:proofErr w:type="spellStart"/>
      <w:r w:rsidRPr="00DE45E8">
        <w:t>Libera</w:t>
      </w:r>
      <w:proofErr w:type="spellEnd"/>
      <w:r w:rsidRPr="00DE45E8">
        <w:t xml:space="preserve"> &amp; </w:t>
      </w:r>
      <w:proofErr w:type="spellStart"/>
      <w:r w:rsidRPr="00DE45E8">
        <w:t>Chelazzi</w:t>
      </w:r>
      <w:proofErr w:type="spellEnd"/>
      <w:r w:rsidRPr="00DE45E8">
        <w:t xml:space="preserve">, 2009; Krebs, </w:t>
      </w:r>
      <w:proofErr w:type="spellStart"/>
      <w:r w:rsidRPr="00DE45E8">
        <w:t>Boehler</w:t>
      </w:r>
      <w:proofErr w:type="spellEnd"/>
      <w:r w:rsidRPr="00DE45E8">
        <w:t>, &amp;</w:t>
      </w:r>
      <w:r>
        <w:t xml:space="preserve"> </w:t>
      </w:r>
      <w:proofErr w:type="spellStart"/>
      <w:r w:rsidRPr="00DE45E8">
        <w:t>Woldorff</w:t>
      </w:r>
      <w:proofErr w:type="spellEnd"/>
      <w:r w:rsidRPr="00DE45E8">
        <w:t>, 2010; Krebs et al., 2011). However, it should be recalled</w:t>
      </w:r>
      <w:r>
        <w:t xml:space="preserve"> </w:t>
      </w:r>
      <w:r w:rsidRPr="00DE45E8">
        <w:t>that while some of the above results could all be reconciled with</w:t>
      </w:r>
      <w:r>
        <w:t xml:space="preserve"> </w:t>
      </w:r>
      <w:r w:rsidRPr="00DE45E8">
        <w:t>the notion of value learning, and the ensuing influence on attentional priority, some other results require a different explanation,</w:t>
      </w:r>
      <w:r>
        <w:t xml:space="preserve"> </w:t>
      </w:r>
      <w:r w:rsidRPr="00DE45E8">
        <w:t>namely one where rewards cannot only increase the salience of</w:t>
      </w:r>
      <w:r>
        <w:t xml:space="preserve"> </w:t>
      </w:r>
      <w:r w:rsidRPr="00DE45E8">
        <w:t>certain visual stimuli, thus facilitating their selection, but also increase the efficiency with which other stimuli can be suppressed.</w:t>
      </w:r>
      <w:r>
        <w:t xml:space="preserve"> </w:t>
      </w:r>
      <w:r w:rsidRPr="00DE45E8">
        <w:t>We have proposed that the latter effects can only be accounted</w:t>
      </w:r>
      <w:r>
        <w:t xml:space="preserve"> </w:t>
      </w:r>
      <w:r w:rsidRPr="00DE45E8">
        <w:t>for by making reference to notions of instrumental conditioning,</w:t>
      </w:r>
      <w:r>
        <w:t xml:space="preserve"> </w:t>
      </w:r>
      <w:r w:rsidRPr="00DE45E8">
        <w:t xml:space="preserve">whereby the delivery of rewards in relation to </w:t>
      </w:r>
      <w:r w:rsidRPr="00DE45E8">
        <w:lastRenderedPageBreak/>
        <w:t>the suppression of</w:t>
      </w:r>
      <w:r>
        <w:t xml:space="preserve"> </w:t>
      </w:r>
      <w:r w:rsidRPr="00DE45E8">
        <w:t>a certain stimulus will reinforce the tendency for attention mechanisms to suppress the same stimulus on future occasions, not</w:t>
      </w:r>
      <w:r>
        <w:t xml:space="preserve"> </w:t>
      </w:r>
      <w:r w:rsidRPr="00DE45E8">
        <w:t>unlike the influence of instrumental conditioning on motor</w:t>
      </w:r>
      <w:r>
        <w:t xml:space="preserve"> </w:t>
      </w:r>
      <w:r w:rsidRPr="00DE45E8">
        <w:t>performance.</w:t>
      </w:r>
      <w:r>
        <w:t>”</w:t>
      </w:r>
    </w:p>
    <w:p w14:paraId="6AF87915" w14:textId="59C46D26" w:rsidR="006702FE" w:rsidRDefault="003D2BD8" w:rsidP="0015680F">
      <w:pPr>
        <w:spacing w:line="480" w:lineRule="auto"/>
        <w:jc w:val="both"/>
      </w:pPr>
      <w:r>
        <w:t>We show that:</w:t>
      </w:r>
    </w:p>
    <w:p w14:paraId="4BFA3B5E" w14:textId="3E6EB5C7" w:rsidR="003D2BD8" w:rsidRDefault="003D2BD8" w:rsidP="0015680F">
      <w:pPr>
        <w:spacing w:line="480" w:lineRule="auto"/>
        <w:jc w:val="both"/>
      </w:pPr>
      <w:r>
        <w:t>1) Introduction of rewards affects feature-based attention both behaviorally and in SSVEPs</w:t>
      </w:r>
    </w:p>
    <w:p w14:paraId="5F9C2923" w14:textId="4D11BE2C" w:rsidR="003D2BD8" w:rsidRDefault="003D2BD8" w:rsidP="0015680F">
      <w:pPr>
        <w:spacing w:line="480" w:lineRule="auto"/>
        <w:jc w:val="both"/>
      </w:pPr>
      <w:r>
        <w:t>2) Leads to lower levels of attention for the low rewarded stimuli, while high rewarded stimuli stay at the same level</w:t>
      </w:r>
    </w:p>
    <w:p w14:paraId="3CB97C9F" w14:textId="07F1E18C" w:rsidR="003D2BD8" w:rsidRDefault="003D2BD8" w:rsidP="0015680F">
      <w:pPr>
        <w:spacing w:line="480" w:lineRule="auto"/>
        <w:jc w:val="both"/>
      </w:pPr>
      <w:r>
        <w:t>3) The lingering effect of reward is present in the absence of rewards, even though our measure of feature-based attention goes back to baseline</w:t>
      </w:r>
    </w:p>
    <w:p w14:paraId="72CC401E" w14:textId="20C4C2D9" w:rsidR="006702FE" w:rsidRPr="006702FE" w:rsidRDefault="006702FE" w:rsidP="006702FE">
      <w:pPr>
        <w:spacing w:line="480" w:lineRule="auto"/>
        <w:jc w:val="both"/>
        <w:rPr>
          <w:b/>
        </w:rPr>
      </w:pPr>
      <w:proofErr w:type="spellStart"/>
      <w:r w:rsidRPr="006702FE">
        <w:rPr>
          <w:b/>
        </w:rPr>
        <w:t>Maunsell</w:t>
      </w:r>
      <w:proofErr w:type="spellEnd"/>
      <w:r w:rsidRPr="006702FE">
        <w:rPr>
          <w:b/>
        </w:rPr>
        <w:t>, 2004</w:t>
      </w:r>
    </w:p>
    <w:p w14:paraId="594A1BD6" w14:textId="49CDAF56" w:rsidR="006702FE" w:rsidRDefault="006702FE" w:rsidP="006702FE">
      <w:pPr>
        <w:spacing w:line="480" w:lineRule="auto"/>
        <w:jc w:val="both"/>
      </w:pPr>
      <w:r w:rsidRPr="006702FE">
        <w:t>However, the few neurophysiological</w:t>
      </w:r>
      <w:r>
        <w:t xml:space="preserve"> </w:t>
      </w:r>
      <w:r w:rsidRPr="006702FE">
        <w:t>studies that have varied the difficulty of a spatial attention</w:t>
      </w:r>
      <w:r>
        <w:t xml:space="preserve"> </w:t>
      </w:r>
      <w:r w:rsidRPr="006702FE">
        <w:t>task have shown that neuronal modulations by attention</w:t>
      </w:r>
      <w:r>
        <w:t xml:space="preserve"> </w:t>
      </w:r>
      <w:r w:rsidRPr="006702FE">
        <w:t>vary depending on task demands [29,30,34].</w:t>
      </w:r>
    </w:p>
    <w:p w14:paraId="42BF328C" w14:textId="5419BD87" w:rsidR="0015680F" w:rsidRDefault="0015680F" w:rsidP="0015680F">
      <w:pPr>
        <w:spacing w:line="480" w:lineRule="auto"/>
        <w:jc w:val="both"/>
        <w:rPr>
          <w:b/>
        </w:rPr>
      </w:pPr>
      <w:r>
        <w:rPr>
          <w:b/>
        </w:rPr>
        <w:t>SSVEPs</w:t>
      </w:r>
    </w:p>
    <w:p w14:paraId="228E1EC3" w14:textId="77777777" w:rsidR="000C7DEE" w:rsidRDefault="000C7DEE" w:rsidP="000C7DEE">
      <w:pPr>
        <w:spacing w:line="480" w:lineRule="auto"/>
        <w:jc w:val="both"/>
      </w:pPr>
    </w:p>
    <w:p w14:paraId="6B1C3026" w14:textId="6E5729BF" w:rsidR="0015680F" w:rsidRDefault="0015680F" w:rsidP="0015680F">
      <w:pPr>
        <w:spacing w:line="480" w:lineRule="auto"/>
        <w:jc w:val="both"/>
        <w:rPr>
          <w:b/>
        </w:rPr>
      </w:pPr>
      <w:r>
        <w:rPr>
          <w:b/>
        </w:rPr>
        <w:t>The present study</w:t>
      </w:r>
    </w:p>
    <w:p w14:paraId="3370180B" w14:textId="08BA17EA" w:rsidR="0015680F" w:rsidRPr="0015680F" w:rsidRDefault="0015680F" w:rsidP="0015680F">
      <w:pPr>
        <w:spacing w:line="480" w:lineRule="auto"/>
        <w:jc w:val="both"/>
      </w:pPr>
      <w:r>
        <w:t>Our goal is to use SSVEPs in order to, for the first time, assess the influence of reward magnitude on sustained feature-based attention. How this fits with the theoretical models presented in the first part of the intro?</w:t>
      </w:r>
      <w:r w:rsidR="00F17649">
        <w:t xml:space="preserve"> Present the main idea and design of the study. </w:t>
      </w:r>
      <w:r w:rsidR="006702FE">
        <w:t xml:space="preserve">We manipulate reward probability, not magnitude </w:t>
      </w:r>
      <w:r w:rsidR="006702FE">
        <w:fldChar w:fldCharType="begin" w:fldLock="1"/>
      </w:r>
      <w:r w:rsidR="006449E2">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rsidR="006702FE">
        <w:fldChar w:fldCharType="separate"/>
      </w:r>
      <w:r w:rsidR="006702FE" w:rsidRPr="006702FE">
        <w:rPr>
          <w:noProof/>
        </w:rPr>
        <w:t>(Maunsell, 2004)</w:t>
      </w:r>
      <w:r w:rsidR="006702FE">
        <w:fldChar w:fldCharType="end"/>
      </w:r>
      <w:r w:rsidR="006702FE">
        <w:t>.</w:t>
      </w:r>
    </w:p>
    <w:p w14:paraId="0CBF3B6B" w14:textId="77777777" w:rsidR="0015680F" w:rsidRDefault="0015680F" w:rsidP="006D4521">
      <w:pPr>
        <w:spacing w:line="480" w:lineRule="auto"/>
        <w:ind w:firstLine="720"/>
        <w:jc w:val="both"/>
      </w:pPr>
    </w:p>
    <w:p w14:paraId="1A066C9F" w14:textId="1ABC6D86" w:rsidR="006D4521" w:rsidRDefault="006D4521" w:rsidP="006D4521">
      <w:pPr>
        <w:spacing w:line="480" w:lineRule="auto"/>
        <w:ind w:firstLine="720"/>
        <w:jc w:val="both"/>
      </w:pPr>
      <w:r>
        <w:t xml:space="preserve">In order to better understand the underlying neural substrates of reward-guided deployment of attention in relation to depressive symptoms, we have decided to add an EEG study to our project. This study is focusing on the steady state visually evoked potentials (SSVEPs) which represent the oscillatory responses of the visual cortex to flickering stimuli (Norcia, </w:t>
      </w:r>
      <w:proofErr w:type="spellStart"/>
      <w:r>
        <w:t>Appelbaum</w:t>
      </w:r>
      <w:proofErr w:type="spellEnd"/>
      <w:r>
        <w:t xml:space="preserve">, Ales, </w:t>
      </w:r>
      <w:proofErr w:type="spellStart"/>
      <w:r>
        <w:t>Cottereau</w:t>
      </w:r>
      <w:proofErr w:type="spellEnd"/>
      <w:r>
        <w:t xml:space="preserve">, &amp; </w:t>
      </w:r>
      <w:proofErr w:type="spellStart"/>
      <w:r>
        <w:t>Rossion</w:t>
      </w:r>
      <w:proofErr w:type="spellEnd"/>
      <w:r>
        <w:t xml:space="preserve">, 2015). This method has already been successfully used to explore the “attention grabbing” by irrelevant emotional stimuli (Attar, Andersen, &amp; Müller, 2010) and is particularly interesting because it provides not just a measure of which stimuli capture attention, but also a continuous measure of how much attention is simultaneously being paid towards different stimuli. The first aim of this study is to investigate the possibility of using the SSVEPs to detect differences in the amount of attention deployed towards stimuli based on their associated reward value (Study 2a). The second aim of this study is to explore if the amount of attention being paid towards reward-related stimuli is linked to depression levels and </w:t>
      </w:r>
      <w:proofErr w:type="spellStart"/>
      <w:r>
        <w:t>anhedonic</w:t>
      </w:r>
      <w:proofErr w:type="spellEnd"/>
      <w:r>
        <w:t xml:space="preserve"> symptoms in particular (Study 2b). </w:t>
      </w:r>
    </w:p>
    <w:p w14:paraId="711227B3" w14:textId="70D2FB10" w:rsidR="006D0A2B" w:rsidRDefault="006D0A2B">
      <w:pPr>
        <w:rPr>
          <w:b/>
        </w:rPr>
      </w:pPr>
      <w:r>
        <w:rPr>
          <w:b/>
        </w:rPr>
        <w:br w:type="page"/>
      </w:r>
    </w:p>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74C3F44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796C11">
        <w:t xml:space="preserve">Due to technical problems (4) or </w:t>
      </w:r>
      <w:r w:rsidR="00A91667">
        <w:t xml:space="preserve">excessive </w:t>
      </w:r>
      <w:r w:rsidR="00796C11">
        <w:t>artifacts (4) in the EEG recordings</w:t>
      </w:r>
      <w:r w:rsidR="00F35FBF">
        <w:t>,</w:t>
      </w:r>
      <w:r w:rsidR="00796C11">
        <w:t xml:space="preserve"> 8 participants were excluded</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 xml:space="preserve">articipants received 20€ </w:t>
      </w:r>
      <w:r w:rsidR="00321CA8">
        <w:t xml:space="preserve">plus up to </w:t>
      </w:r>
      <w:r w:rsidR="00796C11">
        <w:t>6€</w:t>
      </w:r>
      <w:r w:rsidR="00321CA8">
        <w:t xml:space="preserve"> extra as monetary rewards (on average 25,5</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1E4FE8A7"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on grey background</w:t>
      </w:r>
      <w:r w:rsidR="00595B7D">
        <w:t xml:space="preserve">. </w:t>
      </w:r>
      <w:r w:rsidR="00C8783F">
        <w:t xml:space="preserve">Viewing distance was fixed with a chinrest to </w:t>
      </w:r>
      <w:r w:rsidR="00A37165" w:rsidRPr="00A37165">
        <w:rPr>
          <w:highlight w:val="yellow"/>
        </w:rPr>
        <w:t>80cm from the 21-inch</w:t>
      </w:r>
      <w:r w:rsidR="00A37165">
        <w:t xml:space="preserve"> CRT screen (</w:t>
      </w:r>
      <w:r w:rsidR="003F5D88">
        <w:rPr>
          <w:highlight w:val="yellow"/>
        </w:rPr>
        <w:t xml:space="preserve">1024 X 768 and 120 </w:t>
      </w:r>
      <w:r w:rsidR="00A37165" w:rsidRPr="00A37165">
        <w:rPr>
          <w:highlight w:val="yellow"/>
        </w:rPr>
        <w:t>Hz refresh rate</w:t>
      </w:r>
      <w:r w:rsidR="00A37165">
        <w:t xml:space="preserve">). </w:t>
      </w:r>
      <w:r w:rsidR="00595B7D">
        <w:t xml:space="preserve">The two RDKs consisted out of 125 </w:t>
      </w:r>
      <w:r w:rsidR="00EE5948">
        <w:t>randomly and independently moving dots</w:t>
      </w:r>
      <w:r w:rsidR="00A37165">
        <w:t xml:space="preserve"> (</w:t>
      </w:r>
      <w:r w:rsidR="00A37165" w:rsidRPr="00A37165">
        <w:rPr>
          <w:highlight w:val="yellow"/>
        </w:rPr>
        <w:t>size and visual angle</w:t>
      </w:r>
      <w:r w:rsidR="00A37165">
        <w:t>)</w:t>
      </w:r>
      <w:r w:rsidR="00595B7D">
        <w:t xml:space="preserve">. </w:t>
      </w:r>
      <w:r w:rsidR="00A9680E" w:rsidRPr="00A9680E">
        <w:rPr>
          <w:highlight w:val="yellow"/>
        </w:rPr>
        <w:t>The size of the cloud was XXX degrees of visual angle.</w:t>
      </w:r>
      <w:r w:rsidR="00A9680E">
        <w:t xml:space="preserve"> </w:t>
      </w:r>
      <w:r w:rsidR="00595B7D">
        <w:t xml:space="preserve">Each RDK was flickering at a different frequency </w:t>
      </w:r>
      <w:r w:rsidR="00C8783F">
        <w:t>(10 or 12Hz). The mapping between color and frequency was counterbalanced across participants</w:t>
      </w:r>
      <w:r w:rsidR="00595B7D">
        <w:t xml:space="preserve">. On </w:t>
      </w:r>
      <w:r w:rsidR="00C8783F">
        <w:t>one third</w:t>
      </w:r>
      <w:r w:rsidR="00595B7D">
        <w:t xml:space="preserve"> of trials most of the </w:t>
      </w:r>
      <w:r w:rsidR="00EE5948">
        <w:t>dots</w:t>
      </w:r>
      <w:r w:rsidR="00595B7D">
        <w:t xml:space="preserve"> (75%) </w:t>
      </w:r>
      <w:r w:rsidR="00C8783F">
        <w:t xml:space="preserve">moved coherently </w:t>
      </w:r>
      <w:r w:rsidR="00595B7D">
        <w:t>in one of the RDKs</w:t>
      </w:r>
      <w:r w:rsidR="00C8783F">
        <w:t xml:space="preserve"> [</w:t>
      </w:r>
      <w:r w:rsidR="00C8783F" w:rsidRPr="00C8783F">
        <w:rPr>
          <w:highlight w:val="yellow"/>
        </w:rPr>
        <w:t xml:space="preserve">check if </w:t>
      </w:r>
      <w:r w:rsidR="00C8783F">
        <w:rPr>
          <w:highlight w:val="yellow"/>
        </w:rPr>
        <w:t xml:space="preserve">this percentage is </w:t>
      </w:r>
      <w:r w:rsidR="00C8783F" w:rsidRPr="00C8783F">
        <w:rPr>
          <w:highlight w:val="yellow"/>
        </w:rPr>
        <w:t>in the attended or in both</w:t>
      </w:r>
      <w:r w:rsidR="00C8783F">
        <w:t xml:space="preserve">] </w:t>
      </w:r>
      <w:r w:rsidR="00595B7D">
        <w:t xml:space="preserve">(up, down, left, or right). Participants’ task was to detect the coherent movement as fast as possible by pressing the space key on keyboard. Response time was </w:t>
      </w:r>
      <w:r w:rsidR="00595B7D" w:rsidRPr="00595B7D">
        <w:rPr>
          <w:highlight w:val="yellow"/>
        </w:rPr>
        <w:t>limited to 1500ms</w:t>
      </w:r>
      <w:r w:rsidR="00595B7D">
        <w:t xml:space="preserve">. At the beginning of each trial, participants were instructed by a verbal </w:t>
      </w:r>
      <w:r w:rsidR="00EE5948">
        <w:t xml:space="preserve">audio </w:t>
      </w:r>
      <w:r w:rsidR="00595B7D">
        <w:t xml:space="preserve">cue (“red” vs. “blue”) which of the two RDKs to attend. Each trial could contain zero, one, two, or three coherent movements. </w:t>
      </w:r>
      <w:r w:rsidR="00D204BA">
        <w:t>Correct responses were followed by a tone (</w:t>
      </w:r>
      <w:r w:rsidR="00D204BA" w:rsidRPr="003F5D88">
        <w:rPr>
          <w:highlight w:val="yellow"/>
        </w:rPr>
        <w:t>sine</w:t>
      </w:r>
      <w:r w:rsidR="001A1058" w:rsidRPr="003F5D88">
        <w:rPr>
          <w:highlight w:val="yellow"/>
        </w:rPr>
        <w:t xml:space="preserve"> wave</w:t>
      </w:r>
      <w:r w:rsidR="00D204BA" w:rsidRPr="003F5D88">
        <w:rPr>
          <w:highlight w:val="yellow"/>
        </w:rPr>
        <w:t xml:space="preserve"> of either 800 or 1200Hz</w:t>
      </w:r>
      <w:r w:rsidR="003F5D88" w:rsidRPr="003F5D88">
        <w:rPr>
          <w:highlight w:val="yellow"/>
        </w:rPr>
        <w:t xml:space="preserve"> 1000 </w:t>
      </w:r>
      <w:proofErr w:type="spellStart"/>
      <w:r w:rsidR="003F5D88" w:rsidRPr="003F5D88">
        <w:rPr>
          <w:highlight w:val="yellow"/>
        </w:rPr>
        <w:t>ms</w:t>
      </w:r>
      <w:proofErr w:type="spellEnd"/>
      <w:r w:rsidR="003F5D88" w:rsidRPr="003F5D88">
        <w:rPr>
          <w:highlight w:val="yellow"/>
        </w:rPr>
        <w:t xml:space="preserve"> long</w:t>
      </w:r>
      <w:r w:rsidR="00D204BA" w:rsidRPr="003F5D88">
        <w:rPr>
          <w:highlight w:val="yellow"/>
        </w:rPr>
        <w:t>,</w:t>
      </w:r>
      <w:r w:rsidR="00D204BA">
        <w:t xml:space="preserve"> counterbalanced across participants). Responses that were too late or incorrect were followed by </w:t>
      </w:r>
      <w:r w:rsidR="00D204BA" w:rsidRPr="00D204BA">
        <w:rPr>
          <w:highlight w:val="yellow"/>
        </w:rPr>
        <w:t xml:space="preserve">a 1s square </w:t>
      </w:r>
      <w:r w:rsidR="001A1058">
        <w:rPr>
          <w:highlight w:val="yellow"/>
        </w:rPr>
        <w:t xml:space="preserve">wave </w:t>
      </w:r>
      <w:r w:rsidR="00D204BA" w:rsidRPr="00D204BA">
        <w:rPr>
          <w:highlight w:val="yellow"/>
        </w:rPr>
        <w:t>tone of 400Hz</w:t>
      </w:r>
      <w:r w:rsidR="00D204BA">
        <w:t xml:space="preserve">. </w:t>
      </w:r>
    </w:p>
    <w:p w14:paraId="4EC56E88" w14:textId="59B1F57E" w:rsidR="00FF4565" w:rsidRDefault="008D6BE0" w:rsidP="00CA0030">
      <w:pPr>
        <w:spacing w:line="480" w:lineRule="auto"/>
        <w:ind w:firstLine="720"/>
        <w:jc w:val="both"/>
      </w:pPr>
      <w:r>
        <w:lastRenderedPageBreak/>
        <w:t xml:space="preserve">The experiment started with 4 practice blocks of 60 trials. After each block participants received feedback on their performance (percentage of correctly detected movements and percentage of correct responses). After finishing the practice phase participants completed 12 blocks of the experiment divided into 3 phases. </w:t>
      </w:r>
      <w:r w:rsidR="006449E2" w:rsidRPr="007A318B">
        <w:t xml:space="preserve">The first </w:t>
      </w:r>
      <w:r>
        <w:t>phase was the baseline in which participants were doing the described task. In the second phase the task was the same, but participants were instructed that they can earn additional monetary rewards (up to 6€) based on their performance. They were instructed that one of the colors is paired with high probability</w:t>
      </w:r>
      <w:r w:rsidR="00FF4565">
        <w:t xml:space="preserve"> (</w:t>
      </w:r>
      <w:r w:rsidR="00FF4565" w:rsidRPr="007A318B">
        <w:t>80%</w:t>
      </w:r>
      <w:r w:rsidR="00FF4565">
        <w:t>)</w:t>
      </w:r>
      <w:r>
        <w:t xml:space="preserve"> </w:t>
      </w:r>
      <w:r w:rsidR="00FF4565">
        <w:t>and the other color is paired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800Hz the reward tone was a sine</w:t>
      </w:r>
      <w:r w:rsidR="001A1058">
        <w:t xml:space="preserve"> wave</w:t>
      </w:r>
      <w:r w:rsidR="00FF4565">
        <w:t xml:space="preserve"> of 1200Hz and vice versa. At the end of each of the 4 blocks </w:t>
      </w:r>
      <w:r w:rsidR="00A37165">
        <w:t>of</w:t>
      </w:r>
      <w:r w:rsidR="00FF4565">
        <w:t xml:space="preserve"> the reward phase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FF4565">
        <w:t xml:space="preserve"> that was the same as baseline and participants could not earn any monetary rewards. </w:t>
      </w:r>
      <w:r w:rsidR="00EE5948">
        <w:t xml:space="preserve">The whole task lasted </w:t>
      </w:r>
      <w:r w:rsidR="007A5DA5">
        <w:t xml:space="preserve">for </w:t>
      </w:r>
      <w:r w:rsidR="00EE5948" w:rsidRPr="00A9680E">
        <w:rPr>
          <w:highlight w:val="yellow"/>
        </w:rPr>
        <w:t xml:space="preserve">approximately </w:t>
      </w:r>
      <w:r w:rsidR="00A9680E" w:rsidRPr="00A9680E">
        <w:rPr>
          <w:highlight w:val="yellow"/>
        </w:rPr>
        <w:t>(including EEG preparation the participants were in the lab for 1:45 hours; optional: the task lasted for about 50 minutes)</w:t>
      </w:r>
      <w:r w:rsidR="00A9680E">
        <w:t xml:space="preserve"> </w:t>
      </w:r>
      <w:r w:rsidR="00EE5948">
        <w:t xml:space="preserve">and participants </w:t>
      </w:r>
      <w:r w:rsidR="007A5DA5">
        <w:t>were encouraged to take</w:t>
      </w:r>
      <w:r w:rsidR="00EE5948">
        <w:t xml:space="preserve"> brakes in between the blocks. </w:t>
      </w:r>
      <w:r w:rsidR="00B40E1A">
        <w:t xml:space="preserve">Upon completing the task, participants filled-in two questionnaires in order to measure reward sensitivity </w:t>
      </w:r>
      <w:r w:rsidR="004653A8">
        <w:fldChar w:fldCharType="begin" w:fldLock="1"/>
      </w:r>
      <w:r w:rsidR="00B1021D">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4653A8">
        <w:fldChar w:fldCharType="separate"/>
      </w:r>
      <w:r w:rsidR="004653A8" w:rsidRPr="004653A8">
        <w:rPr>
          <w:noProof/>
        </w:rPr>
        <w:t>(</w:t>
      </w:r>
      <w:r w:rsidR="004653A8">
        <w:rPr>
          <w:noProof/>
        </w:rPr>
        <w:t xml:space="preserve">BIS-BAS; </w:t>
      </w:r>
      <w:r w:rsidR="004653A8" w:rsidRPr="004653A8">
        <w:rPr>
          <w:noProof/>
        </w:rPr>
        <w:t>Franken et al., 2005)</w:t>
      </w:r>
      <w:r w:rsidR="004653A8">
        <w:fldChar w:fldCharType="end"/>
      </w:r>
      <w:r w:rsidR="004653A8">
        <w:t xml:space="preserve"> </w:t>
      </w:r>
      <w:r w:rsidR="00B40E1A">
        <w:t xml:space="preserve">and depression levels </w:t>
      </w:r>
      <w:r w:rsidR="004653A8">
        <w:fldChar w:fldCharType="begin" w:fldLock="1"/>
      </w:r>
      <w:r w:rsidR="008C257C">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4653A8">
        <w:fldChar w:fldCharType="separate"/>
      </w:r>
      <w:r w:rsidR="004653A8" w:rsidRPr="004653A8">
        <w:rPr>
          <w:noProof/>
        </w:rPr>
        <w:t>(</w:t>
      </w:r>
      <w:r w:rsidR="004653A8">
        <w:rPr>
          <w:noProof/>
        </w:rPr>
        <w:t xml:space="preserve">BDI-II; </w:t>
      </w:r>
      <w:r w:rsidR="004653A8" w:rsidRPr="004653A8">
        <w:rPr>
          <w:noProof/>
        </w:rPr>
        <w:t>Van der Does, 2002)</w:t>
      </w:r>
      <w:r w:rsidR="004653A8">
        <w:fldChar w:fldCharType="end"/>
      </w:r>
      <w:r w:rsidR="004653A8">
        <w:t>.</w:t>
      </w:r>
    </w:p>
    <w:p w14:paraId="4B85CF93" w14:textId="47437FCD" w:rsidR="00146705" w:rsidRDefault="004F6F4C" w:rsidP="00CA0030">
      <w:pPr>
        <w:pStyle w:val="Heading2"/>
        <w:spacing w:before="0" w:after="240"/>
      </w:pPr>
      <w:r>
        <w:t>Pre</w:t>
      </w:r>
      <w:r w:rsidR="00703DB2">
        <w:t>-</w:t>
      </w:r>
      <w:r>
        <w:t>processing of the behavioral data</w:t>
      </w:r>
    </w:p>
    <w:p w14:paraId="3A48F5FD" w14:textId="77777777" w:rsidR="004F6F4C" w:rsidRDefault="004F6F4C" w:rsidP="004F6F4C">
      <w:pPr>
        <w:pStyle w:val="ListParagraph"/>
        <w:numPr>
          <w:ilvl w:val="0"/>
          <w:numId w:val="37"/>
        </w:numPr>
      </w:pPr>
      <w:r w:rsidRPr="000819E8">
        <w:t xml:space="preserve">We have discarded RTs below 200ms (0%) and the upper limit within the task was 1000ms (check this in the </w:t>
      </w:r>
      <w:proofErr w:type="spellStart"/>
      <w:r w:rsidRPr="000819E8">
        <w:t>Matlab</w:t>
      </w:r>
      <w:proofErr w:type="spellEnd"/>
      <w:r w:rsidRPr="000819E8">
        <w:t xml:space="preserve"> script) so that no RTs were above that. </w:t>
      </w:r>
    </w:p>
    <w:p w14:paraId="22507B0E" w14:textId="139FA364" w:rsidR="00BA0ADE" w:rsidRDefault="00BA0ADE" w:rsidP="00BA0ADE"/>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00019A8C"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6"/>
      <w:r w:rsidR="00C14105">
        <w:rPr>
          <w:szCs w:val="24"/>
        </w:rPr>
        <w:t xml:space="preserve">online band-pass filtered at 0.016 </w:t>
      </w:r>
      <w:r w:rsidR="000B39A4">
        <w:rPr>
          <w:szCs w:val="24"/>
        </w:rPr>
        <w:t>–</w:t>
      </w:r>
      <w:r w:rsidR="00C14105">
        <w:rPr>
          <w:szCs w:val="24"/>
        </w:rPr>
        <w:t xml:space="preserve"> 100 Hz</w:t>
      </w:r>
      <w:commentRangeEnd w:id="6"/>
      <w:r w:rsidR="000B39A4">
        <w:rPr>
          <w:rStyle w:val="CommentReference"/>
        </w:rPr>
        <w:commentReference w:id="6"/>
      </w:r>
      <w:r w:rsidRPr="002006AF">
        <w:rPr>
          <w:szCs w:val="24"/>
        </w:rPr>
        <w:t xml:space="preserve">. </w:t>
      </w:r>
      <w:r>
        <w:rPr>
          <w:szCs w:val="24"/>
        </w:rPr>
        <w:t>Sixty-f</w:t>
      </w:r>
      <w:r w:rsidRPr="002006AF">
        <w:rPr>
          <w:szCs w:val="24"/>
        </w:rPr>
        <w:t xml:space="preserve">our Ag/AgCl electrodes were fitted into an elastic cap, </w:t>
      </w:r>
      <w:r w:rsidR="00CB7AAA">
        <w:rPr>
          <w:szCs w:val="24"/>
        </w:rPr>
        <w:t xml:space="preserve">following the </w:t>
      </w:r>
      <w:commentRangeStart w:id="7"/>
      <w:r w:rsidR="00CB7AAA">
        <w:rPr>
          <w:szCs w:val="24"/>
        </w:rPr>
        <w:t>international 10/</w:t>
      </w:r>
      <w:r w:rsidR="007B1A65">
        <w:rPr>
          <w:szCs w:val="24"/>
        </w:rPr>
        <w:t>1</w:t>
      </w:r>
      <w:r w:rsidRPr="002006AF">
        <w:rPr>
          <w:szCs w:val="24"/>
        </w:rPr>
        <w:t>0 system</w:t>
      </w:r>
      <w:commentRangeEnd w:id="7"/>
      <w:r w:rsidR="007B1A65">
        <w:rPr>
          <w:rStyle w:val="CommentReference"/>
        </w:rPr>
        <w:commentReference w:id="7"/>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6C77E4E"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 xml:space="preserve">ons included in </w:t>
      </w:r>
      <w:commentRangeStart w:id="8"/>
      <w:r w:rsidR="00CB7AAA">
        <w:rPr>
          <w:szCs w:val="24"/>
        </w:rPr>
        <w:t>EEGLAB v14.</w:t>
      </w:r>
      <w:r w:rsidR="000575D7">
        <w:rPr>
          <w:szCs w:val="24"/>
        </w:rPr>
        <w:t>1</w:t>
      </w:r>
      <w:r w:rsidR="00CB7AAA">
        <w:rPr>
          <w:szCs w:val="24"/>
        </w:rPr>
        <w:t>.</w:t>
      </w:r>
      <w:r w:rsidR="000575D7">
        <w:rPr>
          <w:szCs w:val="24"/>
        </w:rPr>
        <w:t>1b</w:t>
      </w:r>
      <w:commentRangeEnd w:id="8"/>
      <w:r w:rsidR="000575D7">
        <w:rPr>
          <w:rStyle w:val="CommentReference"/>
        </w:rPr>
        <w:commentReference w:id="8"/>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commentRangeStart w:id="9"/>
      <w:r w:rsidR="00D8304B" w:rsidRPr="002006AF">
        <w:rPr>
          <w:szCs w:val="24"/>
        </w:rPr>
        <w:t>FASTER v1.2.3b</w:t>
      </w:r>
      <w:commentRangeEnd w:id="9"/>
      <w:r w:rsidR="00D8304B">
        <w:rPr>
          <w:rStyle w:val="CommentReference"/>
        </w:rPr>
        <w:commentReference w:id="9"/>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 xml:space="preserve">via a </w:t>
      </w:r>
      <w:commentRangeStart w:id="10"/>
      <w:r w:rsidR="001140A2" w:rsidRPr="002006AF">
        <w:rPr>
          <w:szCs w:val="24"/>
        </w:rPr>
        <w:t>spherical spline procedure</w:t>
      </w:r>
      <w:commentRangeEnd w:id="10"/>
      <w:r w:rsidR="001140A2">
        <w:rPr>
          <w:rStyle w:val="CommentReference"/>
        </w:rPr>
        <w:commentReference w:id="10"/>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commentRangeStart w:id="11"/>
      <w:r w:rsidR="00D8304B">
        <w:rPr>
          <w:szCs w:val="24"/>
        </w:rPr>
        <w:t>SCADS</w:t>
      </w:r>
      <w:commentRangeEnd w:id="11"/>
      <w:r w:rsidR="00D8304B">
        <w:rPr>
          <w:rStyle w:val="CommentReference"/>
        </w:rPr>
        <w:commentReference w:id="11"/>
      </w:r>
      <w:r w:rsidR="00060360">
        <w:rPr>
          <w:szCs w:val="24"/>
        </w:rPr>
        <w:t xml:space="preserve"> and rejected when flagged as artefactual</w:t>
      </w:r>
      <w:r w:rsidR="00054E36">
        <w:rPr>
          <w:szCs w:val="24"/>
        </w:rPr>
        <w:t>. For details</w:t>
      </w:r>
      <w:r w:rsidR="00060360">
        <w:rPr>
          <w:szCs w:val="24"/>
        </w:rPr>
        <w:t>,</w:t>
      </w:r>
      <w:r w:rsidR="00054E36">
        <w:rPr>
          <w:szCs w:val="24"/>
        </w:rPr>
        <w:t xml:space="preserve"> see our commented code at </w:t>
      </w:r>
      <w:commentRangeStart w:id="12"/>
      <w:r w:rsidR="00054E36">
        <w:rPr>
          <w:rFonts w:eastAsia="Times New Roman"/>
          <w:szCs w:val="24"/>
        </w:rPr>
        <w:fldChar w:fldCharType="begin"/>
      </w:r>
      <w:r w:rsidR="00054E36">
        <w:rPr>
          <w:rFonts w:eastAsia="Times New Roman"/>
          <w:szCs w:val="24"/>
        </w:rPr>
        <w:instrText xml:space="preserve"> HYPERLINK "</w:instrText>
      </w:r>
      <w:r w:rsidR="00054E36" w:rsidRPr="00DC57D0">
        <w:rPr>
          <w:rFonts w:eastAsia="Times New Roman"/>
          <w:szCs w:val="24"/>
        </w:rPr>
        <w:instrText>https://osf.io/xxxxx/</w:instrText>
      </w:r>
      <w:r w:rsidR="00054E36">
        <w:rPr>
          <w:rFonts w:eastAsia="Times New Roman"/>
          <w:szCs w:val="24"/>
        </w:rPr>
        <w:instrText xml:space="preserve">" </w:instrText>
      </w:r>
      <w:r w:rsidR="00054E36">
        <w:rPr>
          <w:rFonts w:eastAsia="Times New Roman"/>
          <w:szCs w:val="24"/>
        </w:rPr>
        <w:fldChar w:fldCharType="separate"/>
      </w:r>
      <w:r w:rsidR="00054E36" w:rsidRPr="000A774E">
        <w:rPr>
          <w:rStyle w:val="Hyperlink"/>
          <w:rFonts w:eastAsia="Times New Roman"/>
          <w:szCs w:val="24"/>
        </w:rPr>
        <w:t>https://osf.io/xxxxx/</w:t>
      </w:r>
      <w:r w:rsidR="00054E36">
        <w:rPr>
          <w:rFonts w:eastAsia="Times New Roman"/>
          <w:szCs w:val="24"/>
        </w:rPr>
        <w:fldChar w:fldCharType="end"/>
      </w:r>
      <w:commentRangeEnd w:id="12"/>
      <w:r w:rsidR="00054E36">
        <w:rPr>
          <w:rStyle w:val="CommentReference"/>
        </w:rPr>
        <w:commentReference w:id="12"/>
      </w:r>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lastRenderedPageBreak/>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xml:space="preserve">, resulting in the following </w:t>
      </w:r>
      <w:commentRangeStart w:id="13"/>
      <w:r w:rsidR="0017433F">
        <w:rPr>
          <w:szCs w:val="24"/>
        </w:rPr>
        <w:t>grand-averages</w:t>
      </w:r>
      <w:commentRangeEnd w:id="13"/>
      <w:r w:rsidR="0017433F">
        <w:rPr>
          <w:rStyle w:val="CommentReference"/>
        </w:rPr>
        <w:commentReference w:id="13"/>
      </w:r>
      <w:r w:rsidR="0017433F">
        <w:rPr>
          <w:szCs w:val="24"/>
        </w:rPr>
        <w:t>: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08F2E38D"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xml:space="preserve">). To account for inter-individual variations in topographical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 distributions, we identified and averaged activity from the four electrodes displaying, for each participant, the largest frequency-specific amplitude. After removing linear trends, we extracted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w:t>
      </w:r>
      <w:commentRangeStart w:id="14"/>
      <w:r w:rsidR="002006AF" w:rsidRPr="00D92BFE">
        <w:rPr>
          <w:rFonts w:eastAsia="Times New Roman"/>
          <w:szCs w:val="24"/>
        </w:rPr>
        <w:t>coefficients</w:t>
      </w:r>
      <w:commentRangeEnd w:id="14"/>
      <w:r w:rsidR="00EC3BFD">
        <w:rPr>
          <w:rStyle w:val="CommentReference"/>
        </w:rPr>
        <w:commentReference w:id="14"/>
      </w:r>
      <w:r w:rsidR="002006AF" w:rsidRPr="00D92BFE">
        <w:rPr>
          <w:rFonts w:eastAsia="Times New Roman"/>
          <w:szCs w:val="24"/>
        </w:rPr>
        <w:t>.</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57157B36">
            <wp:extent cx="5971540" cy="5431155"/>
            <wp:effectExtent l="0" t="0" r="0" b="0"/>
            <wp:docPr id="2" name="Picture 2" descr="E:\Experiments\Grahek_Ivan\FSAReward\repo\figures\topos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540" cy="5431155"/>
                    </a:xfrm>
                    <a:prstGeom prst="rect">
                      <a:avLst/>
                    </a:prstGeom>
                    <a:noFill/>
                    <a:ln>
                      <a:noFill/>
                    </a:ln>
                  </pic:spPr>
                </pic:pic>
              </a:graphicData>
            </a:graphic>
          </wp:inline>
        </w:drawing>
      </w:r>
    </w:p>
    <w:p w14:paraId="450083B4" w14:textId="4F0C680A" w:rsidR="00691FE2" w:rsidRPr="00F36223" w:rsidRDefault="0004428E" w:rsidP="00F36223">
      <w:pPr>
        <w:jc w:val="both"/>
        <w:rPr>
          <w:sz w:val="20"/>
          <w:szCs w:val="20"/>
        </w:rPr>
      </w:pPr>
      <w:commentRangeStart w:id="15"/>
      <w:r w:rsidRPr="00F36223">
        <w:rPr>
          <w:b/>
          <w:sz w:val="20"/>
          <w:szCs w:val="20"/>
        </w:rPr>
        <w:t>Figure</w:t>
      </w:r>
      <w:r w:rsidR="00894633">
        <w:rPr>
          <w:b/>
          <w:sz w:val="20"/>
          <w:szCs w:val="20"/>
        </w:rPr>
        <w:t xml:space="preserve"> 2</w:t>
      </w:r>
      <w:commentRangeEnd w:id="15"/>
      <w:r w:rsidR="004E327F">
        <w:rPr>
          <w:rStyle w:val="CommentReference"/>
        </w:rPr>
        <w:commentReference w:id="15"/>
      </w:r>
      <w:r w:rsidRPr="00F36223">
        <w:rPr>
          <w:b/>
          <w:sz w:val="20"/>
          <w:szCs w:val="20"/>
        </w:rPr>
        <w:t>.</w:t>
      </w:r>
      <w:r w:rsidRPr="00F36223">
        <w:rPr>
          <w:sz w:val="20"/>
          <w:szCs w:val="20"/>
        </w:rPr>
        <w:t xml:space="preserve"> Grand average FFT-amplitude spectra derived from EEG signals at each participant's best four-electrode cluster for the </w:t>
      </w:r>
      <w:commentRangeStart w:id="16"/>
      <w:r w:rsidR="004E327F">
        <w:rPr>
          <w:sz w:val="20"/>
          <w:szCs w:val="20"/>
        </w:rPr>
        <w:t>10 and 1</w:t>
      </w:r>
      <w:r w:rsidRPr="00F36223">
        <w:rPr>
          <w:sz w:val="20"/>
          <w:szCs w:val="20"/>
        </w:rPr>
        <w:t>2 Hz signal</w:t>
      </w:r>
      <w:commentRangeEnd w:id="16"/>
      <w:r w:rsidR="004E327F">
        <w:rPr>
          <w:rStyle w:val="CommentReference"/>
        </w:rPr>
        <w:commentReference w:id="16"/>
      </w:r>
      <w:r w:rsidR="004E327F">
        <w:rPr>
          <w:sz w:val="20"/>
          <w:szCs w:val="20"/>
        </w:rPr>
        <w:t xml:space="preserve">.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3B96C488" w14:textId="5304259A" w:rsidR="00F35FBF" w:rsidRDefault="001512DB" w:rsidP="00F35FBF">
      <w:pPr>
        <w:spacing w:line="480" w:lineRule="auto"/>
        <w:ind w:firstLine="284"/>
        <w:jc w:val="both"/>
      </w:pPr>
      <w:r>
        <w:t xml:space="preserve">Behavioral and EEG data were analyzed using </w:t>
      </w:r>
      <w:r w:rsidR="00A55975">
        <w:t>bayesian multilevel regressions</w:t>
      </w:r>
      <w:r w:rsidR="00B5232F">
        <w:t xml:space="preserve"> (</w:t>
      </w:r>
      <w:r w:rsidR="00B5232F" w:rsidRPr="00B5232F">
        <w:rPr>
          <w:highlight w:val="yellow"/>
        </w:rPr>
        <w:t>do we want to motivate the use of the bayesian approach?</w:t>
      </w:r>
      <w:r w:rsidR="00B5232F">
        <w:t>)</w:t>
      </w:r>
      <w:r w:rsidR="00A55975">
        <w:t xml:space="preserve">. We fitted and compared multiple models of </w:t>
      </w:r>
      <w:r w:rsidR="00655937">
        <w:t xml:space="preserve">varying </w:t>
      </w:r>
      <w:r w:rsidR="00A55975">
        <w:t xml:space="preserve">complexity to predict hit rates, reaction times, and SSVEP amplitudes. </w:t>
      </w:r>
      <w:r w:rsidR="0086688A">
        <w:t xml:space="preserve">Each of the </w:t>
      </w:r>
      <w:r w:rsidR="00BE710C">
        <w:t xml:space="preserve">fitted </w:t>
      </w:r>
      <w:r w:rsidR="0086688A">
        <w:t xml:space="preserve">models contained both constant and varying effects (also known as fixed and random). </w:t>
      </w:r>
      <w:r w:rsidR="00720800" w:rsidRPr="00720800">
        <w:rPr>
          <w:highlight w:val="yellow"/>
        </w:rPr>
        <w:t xml:space="preserve">Both EEG signal and behavioral performance are known to be dependent upon participant-specific characteristic </w:t>
      </w:r>
      <w:r w:rsidR="00720800" w:rsidRPr="00720800">
        <w:rPr>
          <w:highlight w:val="yellow"/>
        </w:rPr>
        <w:lastRenderedPageBreak/>
        <w:t>(e.g., skull thinness, skin conductance, and hair; speed of responding etc.) therefore we decided to model this variability by adding varying intercepts in our models.  Additionally, the studied effects are also known to vary in magnitude over participants (e.g., reward sensitivity and selective attention) and this is why we opted for including varying slopes in our models.</w:t>
      </w:r>
      <w:r w:rsidR="00720800">
        <w:t xml:space="preserve"> </w:t>
      </w:r>
      <w:r w:rsidR="00A55975">
        <w:t xml:space="preserve">The models were fitted </w:t>
      </w:r>
      <w:r w:rsidR="00750379">
        <w:t xml:space="preserve">using the R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B1021D">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was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were used) and Gaussian likelihood. Four MCMC simulations (“chains”) with 10000 iterations (2000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6F6D5A">
        <w:t xml:space="preserve">We have confirmed that all of the models have converged well </w:t>
      </w:r>
      <w:r w:rsidR="003D5C58">
        <w:t>by examining the trace plots, autocorrelation, and the variance between chains (Gelman-Rubin statistic</w:t>
      </w:r>
      <w:r w:rsidR="002D1838">
        <w:t xml:space="preserve">; </w:t>
      </w:r>
      <w:r w:rsidR="002D1838" w:rsidRPr="009E0846">
        <w:rPr>
          <w:highlight w:val="yellow"/>
        </w:rPr>
        <w:t xml:space="preserve">just a reference for </w:t>
      </w:r>
      <w:commentRangeStart w:id="17"/>
      <w:r w:rsidR="002D1838" w:rsidRPr="009E0846">
        <w:rPr>
          <w:highlight w:val="yellow"/>
        </w:rPr>
        <w:t>this</w:t>
      </w:r>
      <w:commentRangeEnd w:id="17"/>
      <w:r w:rsidR="009E0846">
        <w:rPr>
          <w:rStyle w:val="CommentReference"/>
        </w:rPr>
        <w:commentReference w:id="17"/>
      </w:r>
      <w:r w:rsidR="003D5C58">
        <w:t xml:space="preserve">). </w:t>
      </w:r>
      <w:r w:rsidR="00D03DBF">
        <w:t xml:space="preserve">Model comparison was done using the Widely Applicable Information Criterion (WAIC; </w:t>
      </w:r>
      <w:r w:rsidR="00D03DBF" w:rsidRPr="00D03DBF">
        <w:rPr>
          <w:highlight w:val="yellow"/>
        </w:rPr>
        <w:t>reference</w:t>
      </w:r>
      <w:r w:rsidR="00D03DBF">
        <w:t xml:space="preserve">). The best model was selected </w:t>
      </w:r>
      <w:r w:rsidR="00313C20">
        <w:t>and the posterior distribution of parameters</w:t>
      </w:r>
      <w:r w:rsidR="0083578A">
        <w:t xml:space="preserve"> and conditions</w:t>
      </w:r>
      <w:r w:rsidR="00313C20">
        <w:t xml:space="preserve"> of interest was examined.</w:t>
      </w:r>
      <w:r w:rsidR="00F742BF">
        <w:t xml:space="preserve"> </w:t>
      </w:r>
      <w:r w:rsidR="00F742BF" w:rsidRPr="00F742BF">
        <w:rPr>
          <w:highlight w:val="yellow"/>
        </w:rPr>
        <w:t>Conditions of interest were compared by investigating the posterior distribution of the difference between the conditions with reporting of the evidence ratios along with means and 95% HDIs for the difference distribution</w:t>
      </w:r>
      <w:r w:rsidR="00F742BF">
        <w:rPr>
          <w:highlight w:val="yellow"/>
        </w:rPr>
        <w:t xml:space="preserve"> (reference to Ladislas’ tutorial</w:t>
      </w:r>
      <w:bookmarkStart w:id="18" w:name="_GoBack"/>
      <w:bookmarkEnd w:id="18"/>
      <w:r w:rsidR="00F742BF">
        <w:rPr>
          <w:highlight w:val="yellow"/>
        </w:rPr>
        <w:t>)</w:t>
      </w:r>
      <w:r w:rsidR="00F742BF" w:rsidRPr="00F742BF">
        <w:rPr>
          <w:highlight w:val="yellow"/>
        </w:rPr>
        <w:t>.</w:t>
      </w:r>
      <w:r w:rsidR="00F742BF">
        <w:t xml:space="preserve"> </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3DE4EF01" w14:textId="1D13C3BA" w:rsidR="00AF1D01" w:rsidRDefault="00FF793F" w:rsidP="00F35FBF">
      <w:pPr>
        <w:spacing w:line="480" w:lineRule="auto"/>
        <w:ind w:firstLine="284"/>
        <w:jc w:val="both"/>
      </w:pPr>
      <w:r>
        <w:t xml:space="preserve">We fitted several models to predict both hit rates and reaction times separately. </w:t>
      </w:r>
      <w:r w:rsidR="00AA56D6">
        <w:t>First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is explained </w:t>
      </w:r>
      <w:r>
        <w:t xml:space="preserve">just </w:t>
      </w:r>
      <w:r w:rsidR="00AA56D6">
        <w:t xml:space="preserve">by variation between subjects. </w:t>
      </w:r>
      <w:r w:rsidR="00AF1D01">
        <w:t>In order to investigate the effect of phase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w:t>
      </w:r>
      <w:r w:rsidR="00AF1D01">
        <w:lastRenderedPageBreak/>
        <w:t>reward phase as the constant predictor and varying intercepts and slopes across subjects for this effect. To investigate the possible interaction between reward phase a</w:t>
      </w:r>
      <w:r w:rsidR="004D7EBB">
        <w:t xml:space="preserve">nd reward magnitude, we fitted the </w:t>
      </w:r>
      <w:r w:rsidR="004D7EBB" w:rsidRPr="004D7EBB">
        <w:rPr>
          <w:i/>
        </w:rPr>
        <w:t>Interaction</w:t>
      </w:r>
      <w:r w:rsidR="00AF1D01" w:rsidRPr="004D7EBB">
        <w:rPr>
          <w:i/>
        </w:rPr>
        <w:t xml:space="preserve"> model</w:t>
      </w:r>
      <w:r w:rsidR="00AF1D01">
        <w:t xml:space="preserve"> with these two effects and their interaction as constant effects. The intercepts and slopes of main effects and their interaction were allowed to vary across participants. </w:t>
      </w:r>
    </w:p>
    <w:p w14:paraId="2FD4B258" w14:textId="61D21DD5" w:rsidR="008C4B5F" w:rsidRDefault="008C4B5F" w:rsidP="00BC3FB6">
      <w:pPr>
        <w:pStyle w:val="Heading2"/>
        <w:spacing w:before="0" w:after="240"/>
      </w:pPr>
      <w:r>
        <w:t xml:space="preserve">Hit rates </w:t>
      </w:r>
    </w:p>
    <w:p w14:paraId="1CC65E61" w14:textId="14D73CB1" w:rsidR="006F3879" w:rsidRDefault="007709FE" w:rsidP="007709FE">
      <w:pPr>
        <w:ind w:firstLine="720"/>
      </w:pPr>
      <w:r>
        <w:t>Average hit rates were XXX (Figure 3)</w:t>
      </w:r>
    </w:p>
    <w:p w14:paraId="1CD0F4A3" w14:textId="203FFE83" w:rsidR="00EF140D" w:rsidRDefault="00EF140D" w:rsidP="007709FE">
      <w:pPr>
        <w:ind w:firstLine="720"/>
      </w:pPr>
      <w:commentRangeStart w:id="19"/>
      <w:r w:rsidRPr="00EF140D">
        <mc:AlternateContent>
          <mc:Choice Requires="wpg">
            <w:drawing>
              <wp:anchor distT="0" distB="0" distL="114300" distR="114300" simplePos="0" relativeHeight="251659264" behindDoc="0" locked="0" layoutInCell="1" allowOverlap="1" wp14:anchorId="265F442E" wp14:editId="7DA30EFB">
                <wp:simplePos x="0" y="0"/>
                <wp:positionH relativeFrom="column">
                  <wp:posOffset>143123</wp:posOffset>
                </wp:positionH>
                <wp:positionV relativeFrom="paragraph">
                  <wp:posOffset>158032</wp:posOffset>
                </wp:positionV>
                <wp:extent cx="6356985" cy="2066290"/>
                <wp:effectExtent l="19050" t="19050" r="24765" b="10160"/>
                <wp:wrapNone/>
                <wp:docPr id="1" name="Group 5"/>
                <wp:cNvGraphicFramePr/>
                <a:graphic xmlns:a="http://schemas.openxmlformats.org/drawingml/2006/main">
                  <a:graphicData uri="http://schemas.microsoft.com/office/word/2010/wordprocessingGroup">
                    <wpg:wgp>
                      <wpg:cNvGrpSpPr/>
                      <wpg:grpSpPr>
                        <a:xfrm>
                          <a:off x="0" y="0"/>
                          <a:ext cx="6356985" cy="2066290"/>
                          <a:chOff x="0" y="0"/>
                          <a:chExt cx="6356985" cy="2066290"/>
                        </a:xfrm>
                      </wpg:grpSpPr>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32604" t="30185" r="24063" b="21296"/>
                          <a:stretch/>
                        </pic:blipFill>
                        <pic:spPr>
                          <a:xfrm>
                            <a:off x="3173730" y="60960"/>
                            <a:ext cx="3183255" cy="2005330"/>
                          </a:xfrm>
                          <a:prstGeom prst="rect">
                            <a:avLst/>
                          </a:prstGeom>
                          <a:ln>
                            <a:solidFill>
                              <a:schemeClr val="bg1"/>
                            </a:solidFill>
                          </a:ln>
                        </pic:spPr>
                      </pic:pic>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34999" t="40370" r="27084" b="17037"/>
                          <a:stretch/>
                        </pic:blipFill>
                        <pic:spPr>
                          <a:xfrm>
                            <a:off x="0" y="0"/>
                            <a:ext cx="3173730" cy="2005330"/>
                          </a:xfrm>
                          <a:prstGeom prst="rect">
                            <a:avLst/>
                          </a:prstGeom>
                          <a:ln>
                            <a:solidFill>
                              <a:schemeClr val="bg1"/>
                            </a:solidFill>
                          </a:ln>
                        </pic:spPr>
                      </pic:pic>
                    </wpg:wgp>
                  </a:graphicData>
                </a:graphic>
              </wp:anchor>
            </w:drawing>
          </mc:Choice>
          <mc:Fallback>
            <w:pict>
              <v:group w14:anchorId="1F7708A6" id="Group 5" o:spid="_x0000_s1026" style="position:absolute;margin-left:11.25pt;margin-top:12.45pt;width:500.55pt;height:162.7pt;z-index:251659264" coordsize="63569,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1737;top:609;width:31832;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" stroked="t" strokecolor="white [3212]">
                  <v:imagedata r:id="rId13" o:title="" croptop="19782f" cropbottom="13957f" cropleft="21367f" cropright="15770f"/>
                </v:shape>
                <v:shape id="Picture 4" o:spid="_x0000_s1028" type="#_x0000_t75" style="position:absolute;width:31737;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" stroked="t" strokecolor="white [3212]">
                  <v:imagedata r:id="rId14" o:title="" croptop="26457f" cropbottom="11165f" cropleft="22937f" cropright="17750f"/>
                </v:shape>
              </v:group>
            </w:pict>
          </mc:Fallback>
        </mc:AlternateContent>
      </w:r>
      <w:commentRangeEnd w:id="19"/>
      <w:r>
        <w:rPr>
          <w:rStyle w:val="CommentReference"/>
        </w:rPr>
        <w:commentReference w:id="19"/>
      </w:r>
    </w:p>
    <w:p w14:paraId="4F081E40" w14:textId="0BA478AA" w:rsidR="00EF140D" w:rsidRDefault="00EF140D" w:rsidP="007709FE">
      <w:pPr>
        <w:ind w:firstLine="720"/>
      </w:pPr>
    </w:p>
    <w:p w14:paraId="71258051" w14:textId="6C318A35" w:rsidR="00EF140D" w:rsidRDefault="00EF140D" w:rsidP="007709FE">
      <w:pPr>
        <w:ind w:firstLine="720"/>
      </w:pPr>
    </w:p>
    <w:p w14:paraId="05FC8DCC" w14:textId="2E37DEA5" w:rsidR="00EF140D" w:rsidRDefault="00EF140D" w:rsidP="007709FE">
      <w:pPr>
        <w:ind w:firstLine="720"/>
      </w:pPr>
    </w:p>
    <w:p w14:paraId="6334094A" w14:textId="6EBFCB6F" w:rsidR="00EF140D" w:rsidRDefault="00EF140D" w:rsidP="007709FE">
      <w:pPr>
        <w:ind w:firstLine="720"/>
      </w:pPr>
    </w:p>
    <w:p w14:paraId="0C857D15" w14:textId="3CA47E51" w:rsidR="00EF140D" w:rsidRDefault="00EF140D" w:rsidP="007709FE">
      <w:pPr>
        <w:ind w:firstLine="720"/>
      </w:pPr>
    </w:p>
    <w:p w14:paraId="55EE1D9B" w14:textId="5BA3F81C" w:rsidR="00FF793F" w:rsidRDefault="00FF793F" w:rsidP="006F3879"/>
    <w:p w14:paraId="56FE5BF1" w14:textId="77777777" w:rsidR="00EF140D" w:rsidRDefault="00EF140D" w:rsidP="008E021D">
      <w:pPr>
        <w:rPr>
          <w:b/>
          <w:sz w:val="20"/>
        </w:rPr>
      </w:pPr>
    </w:p>
    <w:p w14:paraId="6D93541F" w14:textId="4CA69A78" w:rsidR="009F2266" w:rsidRPr="00EF140D" w:rsidRDefault="00FF793F" w:rsidP="008E021D">
      <w:pPr>
        <w:rPr>
          <w:b/>
          <w:sz w:val="20"/>
        </w:rPr>
      </w:pPr>
      <w:r w:rsidRPr="00FF793F">
        <w:rPr>
          <w:b/>
          <w:sz w:val="20"/>
        </w:rPr>
        <w:t xml:space="preserve">Figure 3. </w:t>
      </w:r>
      <w:r w:rsidR="00EF140D">
        <w:rPr>
          <w:sz w:val="20"/>
        </w:rPr>
        <w:t xml:space="preserve">Distributions, means, and credible intervals of hit rates and reaction times per condition. </w:t>
      </w:r>
    </w:p>
    <w:p w14:paraId="3A333C60" w14:textId="77777777" w:rsidR="0078557A" w:rsidRDefault="0078557A" w:rsidP="00FD5FE6">
      <w:pPr>
        <w:ind w:firstLine="284"/>
      </w:pPr>
    </w:p>
    <w:p w14:paraId="3C6DA101" w14:textId="18AEF875" w:rsidR="00FF793F" w:rsidRDefault="009E0846" w:rsidP="00F742BF">
      <w:pPr>
        <w:spacing w:line="480" w:lineRule="auto"/>
        <w:ind w:firstLine="284"/>
        <w:jc w:val="both"/>
      </w:pPr>
      <w:r>
        <w:t xml:space="preserve">The interaction model was </w:t>
      </w:r>
      <w:r w:rsidR="00FF793F">
        <w:t xml:space="preserve">far better than the null and the reward phase model </w:t>
      </w:r>
      <w:r>
        <w:t xml:space="preserve">in terms of the out-of-sample prediction and the amount of variance explained (Table 1). </w:t>
      </w:r>
      <w:r w:rsidR="00FF793F">
        <w:t xml:space="preserve">This result </w:t>
      </w:r>
      <w:r w:rsidR="007709FE">
        <w:t xml:space="preserve">points to the importance of the interaction between reward phase and reward magnitude in predicting hit rates. </w:t>
      </w:r>
      <w:r w:rsidR="00FD5FE6">
        <w:t>Investigation of the posterior distribution of the interaction model (Figure 4)</w:t>
      </w:r>
      <w:r w:rsidR="0078557A">
        <w:t xml:space="preserve"> revealed that hit rates improved in the acquisition phase compared to the baseline. This change was more pronounced for low rewarded color </w:t>
      </w:r>
      <w:r w:rsidR="00F742BF">
        <w:t xml:space="preserve">for which participants were 999 times more likely to be better in acquisition compared to baseline </w:t>
      </w:r>
      <w:r w:rsidR="0078557A">
        <w:t>(</w:t>
      </w:r>
      <w:r w:rsidR="0078557A">
        <w:rPr>
          <w:i/>
        </w:rPr>
        <w:t xml:space="preserve">M = </w:t>
      </w:r>
      <w:r w:rsidR="0078557A">
        <w:t>-0.05</w:t>
      </w:r>
      <w:r w:rsidR="00F742BF">
        <w:t>; 95% HDI</w:t>
      </w:r>
      <w:r w:rsidR="0078557A">
        <w:t xml:space="preserve"> [-0.06</w:t>
      </w:r>
      <w:r w:rsidR="00F742BF">
        <w:t xml:space="preserve">, </w:t>
      </w:r>
      <w:r w:rsidR="0078557A">
        <w:t>0.02])</w:t>
      </w:r>
      <w:r w:rsidR="00F742BF">
        <w:t xml:space="preserve">. In the high rewarded condition they were </w:t>
      </w:r>
      <w:r w:rsidR="00F742BF">
        <w:t>33 times more likely that they were better in acquisition</w:t>
      </w:r>
      <w:r w:rsidR="00F742BF">
        <w:t xml:space="preserve"> compared to baseline </w:t>
      </w:r>
      <w:r w:rsidR="00F742BF">
        <w:t>(</w:t>
      </w:r>
      <w:r w:rsidR="00F742BF">
        <w:rPr>
          <w:i/>
        </w:rPr>
        <w:t xml:space="preserve">M = </w:t>
      </w:r>
      <w:r w:rsidR="00F742BF">
        <w:t>-</w:t>
      </w:r>
      <w:r w:rsidR="00F742BF">
        <w:t>0.02; 95% HDI</w:t>
      </w:r>
      <w:r w:rsidR="00F742BF">
        <w:t xml:space="preserve"> [-</w:t>
      </w:r>
      <w:r w:rsidR="00F742BF">
        <w:t xml:space="preserve">0.04, </w:t>
      </w:r>
      <w:r w:rsidR="00F742BF">
        <w:t>0.</w:t>
      </w:r>
      <w:r w:rsidR="00F742BF">
        <w:t>00</w:t>
      </w:r>
      <w:r w:rsidR="00F742BF">
        <w:t>]</w:t>
      </w:r>
      <w:r w:rsidR="00F742BF">
        <w:t xml:space="preserve">). </w:t>
      </w:r>
      <w:r w:rsidR="00F742BF">
        <w:t xml:space="preserve"> </w:t>
      </w:r>
    </w:p>
    <w:p w14:paraId="71D5B637" w14:textId="0C84FE30" w:rsidR="007709FE" w:rsidRDefault="007709FE" w:rsidP="009E0846">
      <w:pPr>
        <w:ind w:firstLine="284"/>
      </w:pPr>
    </w:p>
    <w:p w14:paraId="4B6ED2BC" w14:textId="6C4D8BC8" w:rsidR="00FF793F" w:rsidRDefault="00FF793F" w:rsidP="009E0846">
      <w:pPr>
        <w:ind w:firstLine="284"/>
      </w:pPr>
    </w:p>
    <w:p w14:paraId="730CB117" w14:textId="1CBE4BCE" w:rsidR="009E0846" w:rsidRDefault="009E0846" w:rsidP="009E0846">
      <w:pPr>
        <w:ind w:firstLine="284"/>
      </w:pPr>
      <w:r>
        <w:t xml:space="preserve"> </w:t>
      </w:r>
    </w:p>
    <w:p w14:paraId="61DA0F72" w14:textId="77777777" w:rsidR="009E0846" w:rsidRDefault="009E0846" w:rsidP="008E021D"/>
    <w:p w14:paraId="12C71842" w14:textId="318F8894" w:rsidR="009F2266" w:rsidRDefault="009F2266" w:rsidP="008E021D"/>
    <w:p w14:paraId="6A99DC42" w14:textId="77C2CADD" w:rsidR="004D7EBB" w:rsidRPr="004D7EBB" w:rsidRDefault="004D7EBB" w:rsidP="008E021D">
      <w:pPr>
        <w:rPr>
          <w:i/>
        </w:rPr>
      </w:pPr>
    </w:p>
    <w:tbl>
      <w:tblPr>
        <w:tblStyle w:val="APA6"/>
        <w:tblW w:w="9781" w:type="dxa"/>
        <w:tblLook w:val="04A0" w:firstRow="1" w:lastRow="0" w:firstColumn="1" w:lastColumn="0" w:noHBand="0" w:noVBand="1"/>
      </w:tblPr>
      <w:tblGrid>
        <w:gridCol w:w="1762"/>
        <w:gridCol w:w="2418"/>
        <w:gridCol w:w="2079"/>
        <w:gridCol w:w="1565"/>
        <w:gridCol w:w="1957"/>
      </w:tblGrid>
      <w:tr w:rsidR="009F2266" w14:paraId="595A2DD2" w14:textId="77777777" w:rsidTr="007709FE">
        <w:trPr>
          <w:trHeight w:val="664"/>
        </w:trPr>
        <w:tc>
          <w:tcPr>
            <w:tcW w:w="9781" w:type="dxa"/>
            <w:gridSpan w:val="5"/>
            <w:vAlign w:val="center"/>
          </w:tcPr>
          <w:p w14:paraId="66503193" w14:textId="2E5C0BB0" w:rsidR="009F2266" w:rsidRDefault="009F2266" w:rsidP="009F2266">
            <w:pPr>
              <w:spacing w:line="360" w:lineRule="auto"/>
            </w:pPr>
            <w:r>
              <w:t>Table 1</w:t>
            </w:r>
          </w:p>
          <w:p w14:paraId="4B536518" w14:textId="2D8AB4C3" w:rsidR="009F2266" w:rsidRDefault="009F2266" w:rsidP="009F2266">
            <w:pPr>
              <w:spacing w:line="360" w:lineRule="auto"/>
              <w:rPr>
                <w:i/>
              </w:rPr>
            </w:pPr>
            <w:r>
              <w:rPr>
                <w:i/>
              </w:rPr>
              <w:t>Model comparison indices for behavioral results</w:t>
            </w:r>
          </w:p>
        </w:tc>
      </w:tr>
      <w:tr w:rsidR="009609D6" w14:paraId="05156EE8" w14:textId="77777777" w:rsidTr="007709FE">
        <w:trPr>
          <w:trHeight w:val="664"/>
        </w:trPr>
        <w:tc>
          <w:tcPr>
            <w:tcW w:w="4180" w:type="dxa"/>
            <w:gridSpan w:val="2"/>
            <w:tcBorders>
              <w:bottom w:val="single" w:sz="4" w:space="0" w:color="auto"/>
            </w:tcBorders>
            <w:vAlign w:val="center"/>
          </w:tcPr>
          <w:p w14:paraId="0AF3796E" w14:textId="6C48A45D" w:rsidR="00F21309" w:rsidRDefault="00F21309" w:rsidP="005D0085">
            <w:r>
              <w:t>Model/Model comparison</w:t>
            </w:r>
          </w:p>
        </w:tc>
        <w:tc>
          <w:tcPr>
            <w:tcW w:w="2079" w:type="dxa"/>
            <w:tcBorders>
              <w:bottom w:val="single" w:sz="4" w:space="0" w:color="auto"/>
            </w:tcBorders>
            <w:vAlign w:val="center"/>
          </w:tcPr>
          <w:p w14:paraId="39861AD9" w14:textId="79CE3D1C" w:rsidR="00F21309" w:rsidRPr="008E021D" w:rsidRDefault="00F21309" w:rsidP="005D0085">
            <w:pPr>
              <w:rPr>
                <w:i/>
              </w:rPr>
            </w:pPr>
            <w:r>
              <w:rPr>
                <w:i/>
              </w:rPr>
              <w:t>WAIC (SE)</w:t>
            </w:r>
          </w:p>
        </w:tc>
        <w:tc>
          <w:tcPr>
            <w:tcW w:w="1565" w:type="dxa"/>
            <w:tcBorders>
              <w:bottom w:val="single" w:sz="4" w:space="0" w:color="auto"/>
            </w:tcBorders>
            <w:vAlign w:val="center"/>
          </w:tcPr>
          <w:p w14:paraId="4568E6CE" w14:textId="47DD77AD" w:rsidR="00F21309" w:rsidRPr="008E021D" w:rsidRDefault="00F21309" w:rsidP="005D0085">
            <w:pPr>
              <w:rPr>
                <w:i/>
              </w:rPr>
            </w:pPr>
            <w:r>
              <w:rPr>
                <w:i/>
              </w:rPr>
              <w:t>WAIC weight</w:t>
            </w:r>
          </w:p>
        </w:tc>
        <w:tc>
          <w:tcPr>
            <w:tcW w:w="1957" w:type="dxa"/>
            <w:tcBorders>
              <w:bottom w:val="single" w:sz="4" w:space="0" w:color="auto"/>
            </w:tcBorders>
            <w:vAlign w:val="center"/>
          </w:tcPr>
          <w:p w14:paraId="646B57D5" w14:textId="5C7FB2FA" w:rsidR="00F21309" w:rsidRPr="00297068" w:rsidRDefault="00F21309" w:rsidP="005D0085">
            <w:r>
              <w:rPr>
                <w:i/>
              </w:rPr>
              <w:t>Bayesian R</w:t>
            </w:r>
            <w:r>
              <w:rPr>
                <w:i/>
                <w:vertAlign w:val="superscript"/>
              </w:rPr>
              <w:t>2</w:t>
            </w:r>
            <w:r w:rsidR="00297068">
              <w:rPr>
                <w:i/>
                <w:vertAlign w:val="superscript"/>
              </w:rPr>
              <w:t xml:space="preserve"> </w:t>
            </w:r>
            <w:r w:rsidR="00297068">
              <w:rPr>
                <w:i/>
              </w:rPr>
              <w:t>(SE)</w:t>
            </w:r>
          </w:p>
        </w:tc>
      </w:tr>
      <w:tr w:rsidR="00876BCA" w14:paraId="3056289C" w14:textId="77777777" w:rsidTr="00ED7E00">
        <w:trPr>
          <w:trHeight w:val="438"/>
        </w:trPr>
        <w:tc>
          <w:tcPr>
            <w:tcW w:w="9781" w:type="dxa"/>
            <w:gridSpan w:val="5"/>
            <w:tcBorders>
              <w:top w:val="single" w:sz="4" w:space="0" w:color="auto"/>
            </w:tcBorders>
            <w:vAlign w:val="center"/>
          </w:tcPr>
          <w:p w14:paraId="24A6DC17" w14:textId="1A4D2CC6" w:rsidR="00876BCA" w:rsidRPr="00297068" w:rsidRDefault="00876BCA" w:rsidP="00297068">
            <w:pPr>
              <w:rPr>
                <w:i/>
              </w:rPr>
            </w:pPr>
            <w:r w:rsidRPr="00297068">
              <w:rPr>
                <w:i/>
              </w:rPr>
              <w:t>Hit rates</w:t>
            </w:r>
          </w:p>
        </w:tc>
      </w:tr>
      <w:tr w:rsidR="009609D6" w14:paraId="62120BFC" w14:textId="77777777" w:rsidTr="000844F3">
        <w:trPr>
          <w:trHeight w:val="438"/>
        </w:trPr>
        <w:tc>
          <w:tcPr>
            <w:tcW w:w="4180" w:type="dxa"/>
            <w:gridSpan w:val="2"/>
            <w:tcMar>
              <w:left w:w="284" w:type="dxa"/>
            </w:tcMar>
            <w:vAlign w:val="center"/>
          </w:tcPr>
          <w:p w14:paraId="224C7CAB" w14:textId="0219AF0B" w:rsidR="00F21309" w:rsidRDefault="00F21309" w:rsidP="00410D50">
            <w:r>
              <w:t>Null</w:t>
            </w:r>
          </w:p>
        </w:tc>
        <w:tc>
          <w:tcPr>
            <w:tcW w:w="2079" w:type="dxa"/>
            <w:vAlign w:val="center"/>
          </w:tcPr>
          <w:p w14:paraId="6B578369" w14:textId="568B9A34" w:rsidR="00F21309" w:rsidRDefault="00F21309" w:rsidP="00410D50">
            <w:r w:rsidRPr="008E021D">
              <w:t xml:space="preserve">-475.41 </w:t>
            </w:r>
            <w:r>
              <w:t>(</w:t>
            </w:r>
            <w:r w:rsidRPr="008E021D">
              <w:t>32.92</w:t>
            </w:r>
            <w:r>
              <w:t>)</w:t>
            </w:r>
          </w:p>
        </w:tc>
        <w:tc>
          <w:tcPr>
            <w:tcW w:w="1565" w:type="dxa"/>
            <w:vAlign w:val="center"/>
          </w:tcPr>
          <w:p w14:paraId="56A348BD" w14:textId="3714F0E0" w:rsidR="00F21309" w:rsidRDefault="00534F07" w:rsidP="00410D50">
            <w:r>
              <w:t>1.77</w:t>
            </w:r>
            <w:r w:rsidR="00F21309" w:rsidRPr="00F21309">
              <w:t>e-51</w:t>
            </w:r>
          </w:p>
        </w:tc>
        <w:tc>
          <w:tcPr>
            <w:tcW w:w="1957" w:type="dxa"/>
            <w:vAlign w:val="center"/>
          </w:tcPr>
          <w:p w14:paraId="512A6283" w14:textId="59975660" w:rsidR="00F21309" w:rsidRDefault="00F21309" w:rsidP="00410D50">
            <w:r>
              <w:t>0.34</w:t>
            </w:r>
            <w:r w:rsidR="00651687">
              <w:t xml:space="preserve"> (0.05)</w:t>
            </w:r>
          </w:p>
        </w:tc>
      </w:tr>
      <w:tr w:rsidR="009609D6" w14:paraId="26EFEC87" w14:textId="77777777" w:rsidTr="000844F3">
        <w:trPr>
          <w:trHeight w:val="438"/>
        </w:trPr>
        <w:tc>
          <w:tcPr>
            <w:tcW w:w="4180" w:type="dxa"/>
            <w:gridSpan w:val="2"/>
            <w:tcMar>
              <w:left w:w="284" w:type="dxa"/>
            </w:tcMar>
            <w:vAlign w:val="center"/>
          </w:tcPr>
          <w:p w14:paraId="6962BEED" w14:textId="257DD223" w:rsidR="00F21309" w:rsidRDefault="00F21309" w:rsidP="00410D50">
            <w:r>
              <w:t>Reward phase</w:t>
            </w:r>
          </w:p>
        </w:tc>
        <w:tc>
          <w:tcPr>
            <w:tcW w:w="2079" w:type="dxa"/>
            <w:vAlign w:val="center"/>
          </w:tcPr>
          <w:p w14:paraId="0C437805" w14:textId="4DC8183E" w:rsidR="00F21309" w:rsidRDefault="00F21309" w:rsidP="00410D50">
            <w:r w:rsidRPr="008E021D">
              <w:t>-471.65</w:t>
            </w:r>
            <w:r>
              <w:t xml:space="preserve"> (</w:t>
            </w:r>
            <w:r w:rsidRPr="008E021D">
              <w:t>33.43</w:t>
            </w:r>
            <w:r>
              <w:t>)</w:t>
            </w:r>
          </w:p>
        </w:tc>
        <w:tc>
          <w:tcPr>
            <w:tcW w:w="1565" w:type="dxa"/>
            <w:vAlign w:val="center"/>
          </w:tcPr>
          <w:p w14:paraId="694D0F02" w14:textId="0E2E9983" w:rsidR="00F21309" w:rsidRDefault="00534F07" w:rsidP="00410D50">
            <w:r>
              <w:t>2.70</w:t>
            </w:r>
            <w:r w:rsidR="00F21309" w:rsidRPr="00F21309">
              <w:t>e-52</w:t>
            </w:r>
          </w:p>
        </w:tc>
        <w:tc>
          <w:tcPr>
            <w:tcW w:w="1957" w:type="dxa"/>
            <w:vAlign w:val="center"/>
          </w:tcPr>
          <w:p w14:paraId="4C45A5A1" w14:textId="230385B3" w:rsidR="00F21309" w:rsidRDefault="00F21309" w:rsidP="00410D50">
            <w:r>
              <w:t>0.36</w:t>
            </w:r>
            <w:r w:rsidR="00651687">
              <w:t xml:space="preserve"> (0.05)</w:t>
            </w:r>
          </w:p>
        </w:tc>
      </w:tr>
      <w:tr w:rsidR="009609D6" w14:paraId="4C6545EB" w14:textId="77777777" w:rsidTr="000844F3">
        <w:trPr>
          <w:trHeight w:val="438"/>
        </w:trPr>
        <w:tc>
          <w:tcPr>
            <w:tcW w:w="4180" w:type="dxa"/>
            <w:gridSpan w:val="2"/>
            <w:tcBorders>
              <w:bottom w:val="single" w:sz="4" w:space="0" w:color="auto"/>
            </w:tcBorders>
            <w:tcMar>
              <w:left w:w="284" w:type="dxa"/>
            </w:tcMar>
            <w:vAlign w:val="center"/>
          </w:tcPr>
          <w:p w14:paraId="5D51C51E" w14:textId="39F2880D" w:rsidR="00F21309" w:rsidRDefault="00F21309" w:rsidP="00410D50">
            <w:r>
              <w:t>Interaction</w:t>
            </w:r>
          </w:p>
        </w:tc>
        <w:tc>
          <w:tcPr>
            <w:tcW w:w="2079" w:type="dxa"/>
            <w:tcBorders>
              <w:bottom w:val="single" w:sz="4" w:space="0" w:color="auto"/>
            </w:tcBorders>
            <w:vAlign w:val="center"/>
          </w:tcPr>
          <w:p w14:paraId="2503F414" w14:textId="78AC66BF" w:rsidR="00F21309" w:rsidRDefault="00F21309" w:rsidP="00410D50">
            <w:r w:rsidRPr="008E021D">
              <w:t>-709.13</w:t>
            </w:r>
            <w:r>
              <w:t xml:space="preserve"> (</w:t>
            </w:r>
            <w:r w:rsidRPr="008E021D">
              <w:t>23.99</w:t>
            </w:r>
            <w:r>
              <w:t>)</w:t>
            </w:r>
          </w:p>
        </w:tc>
        <w:tc>
          <w:tcPr>
            <w:tcW w:w="1565" w:type="dxa"/>
            <w:tcBorders>
              <w:bottom w:val="single" w:sz="4" w:space="0" w:color="auto"/>
            </w:tcBorders>
            <w:vAlign w:val="center"/>
          </w:tcPr>
          <w:p w14:paraId="506FB02E" w14:textId="15F24592" w:rsidR="00F21309" w:rsidRDefault="00534F07" w:rsidP="00410D50">
            <w:r>
              <w:t>1.00</w:t>
            </w:r>
          </w:p>
        </w:tc>
        <w:tc>
          <w:tcPr>
            <w:tcW w:w="1957" w:type="dxa"/>
            <w:tcBorders>
              <w:bottom w:val="single" w:sz="4" w:space="0" w:color="auto"/>
            </w:tcBorders>
            <w:vAlign w:val="center"/>
          </w:tcPr>
          <w:p w14:paraId="67C6B045" w14:textId="2CF708CF" w:rsidR="00F21309" w:rsidRDefault="00F21309" w:rsidP="00410D50">
            <w:r>
              <w:t>0.82</w:t>
            </w:r>
            <w:r w:rsidR="00651687">
              <w:t xml:space="preserve"> (0.03)</w:t>
            </w:r>
          </w:p>
        </w:tc>
      </w:tr>
      <w:tr w:rsidR="00876BCA" w14:paraId="47028B34" w14:textId="77777777" w:rsidTr="00ED7E00">
        <w:trPr>
          <w:gridAfter w:val="4"/>
          <w:wAfter w:w="8019" w:type="dxa"/>
          <w:trHeight w:val="438"/>
        </w:trPr>
        <w:tc>
          <w:tcPr>
            <w:tcW w:w="1762" w:type="dxa"/>
            <w:tcBorders>
              <w:top w:val="single" w:sz="4" w:space="0" w:color="auto"/>
            </w:tcBorders>
            <w:vAlign w:val="center"/>
          </w:tcPr>
          <w:p w14:paraId="562AE791" w14:textId="0B9E729A" w:rsidR="00876BCA" w:rsidRPr="00297068" w:rsidRDefault="00876BCA" w:rsidP="00297068">
            <w:pPr>
              <w:rPr>
                <w:i/>
              </w:rPr>
            </w:pPr>
            <w:r w:rsidRPr="00297068">
              <w:rPr>
                <w:i/>
              </w:rPr>
              <w:t>Reaction times</w:t>
            </w:r>
          </w:p>
        </w:tc>
      </w:tr>
      <w:tr w:rsidR="009609D6" w14:paraId="12E8B41B" w14:textId="77777777" w:rsidTr="000844F3">
        <w:trPr>
          <w:trHeight w:val="438"/>
        </w:trPr>
        <w:tc>
          <w:tcPr>
            <w:tcW w:w="4180" w:type="dxa"/>
            <w:gridSpan w:val="2"/>
            <w:tcMar>
              <w:left w:w="284" w:type="dxa"/>
            </w:tcMar>
            <w:vAlign w:val="center"/>
          </w:tcPr>
          <w:p w14:paraId="47A32873" w14:textId="0EA88E9E" w:rsidR="00876BCA" w:rsidRDefault="00876BCA" w:rsidP="00410D50">
            <w:r>
              <w:t>Null</w:t>
            </w:r>
          </w:p>
        </w:tc>
        <w:tc>
          <w:tcPr>
            <w:tcW w:w="2079" w:type="dxa"/>
            <w:vAlign w:val="center"/>
          </w:tcPr>
          <w:p w14:paraId="5953A675" w14:textId="7373EAA8" w:rsidR="00876BCA" w:rsidRDefault="00876BCA" w:rsidP="00410D50">
            <w:r w:rsidRPr="00534F07">
              <w:t xml:space="preserve">2346.29 </w:t>
            </w:r>
            <w:r>
              <w:t>(</w:t>
            </w:r>
            <w:r w:rsidRPr="00534F07">
              <w:t>32.74</w:t>
            </w:r>
            <w:r>
              <w:t>)</w:t>
            </w:r>
          </w:p>
        </w:tc>
        <w:tc>
          <w:tcPr>
            <w:tcW w:w="1565" w:type="dxa"/>
            <w:vAlign w:val="center"/>
          </w:tcPr>
          <w:p w14:paraId="372FC307" w14:textId="4297FEDF" w:rsidR="00876BCA" w:rsidRDefault="00676E2A" w:rsidP="00410D50">
            <w:r>
              <w:t>2.42</w:t>
            </w:r>
            <w:r w:rsidR="00876BCA" w:rsidRPr="00C21D51">
              <w:t>e-42</w:t>
            </w:r>
          </w:p>
        </w:tc>
        <w:tc>
          <w:tcPr>
            <w:tcW w:w="1957" w:type="dxa"/>
            <w:vAlign w:val="center"/>
          </w:tcPr>
          <w:p w14:paraId="3E59B7B0" w14:textId="0562264E" w:rsidR="00876BCA" w:rsidRDefault="00676E2A" w:rsidP="00410D50">
            <w:r>
              <w:t>0.49</w:t>
            </w:r>
            <w:r w:rsidR="00876BCA" w:rsidRPr="00C21D51">
              <w:t xml:space="preserve"> </w:t>
            </w:r>
            <w:r w:rsidR="00876BCA">
              <w:t>(0.04)</w:t>
            </w:r>
          </w:p>
        </w:tc>
      </w:tr>
      <w:tr w:rsidR="009609D6" w14:paraId="7F012FA8" w14:textId="77777777" w:rsidTr="000844F3">
        <w:trPr>
          <w:trHeight w:val="438"/>
        </w:trPr>
        <w:tc>
          <w:tcPr>
            <w:tcW w:w="4180" w:type="dxa"/>
            <w:gridSpan w:val="2"/>
            <w:tcMar>
              <w:left w:w="284" w:type="dxa"/>
            </w:tcMar>
            <w:vAlign w:val="center"/>
          </w:tcPr>
          <w:p w14:paraId="6359B1DE" w14:textId="115BDCCC" w:rsidR="00876BCA" w:rsidRDefault="00876BCA" w:rsidP="00410D50">
            <w:r>
              <w:t>Reward phase</w:t>
            </w:r>
          </w:p>
        </w:tc>
        <w:tc>
          <w:tcPr>
            <w:tcW w:w="2079" w:type="dxa"/>
            <w:vAlign w:val="center"/>
          </w:tcPr>
          <w:p w14:paraId="03098185" w14:textId="0C324478" w:rsidR="00876BCA" w:rsidRDefault="00876BCA" w:rsidP="00410D50">
            <w:r w:rsidRPr="00C21D51">
              <w:t xml:space="preserve">2329.70 </w:t>
            </w:r>
            <w:r>
              <w:t>(</w:t>
            </w:r>
            <w:r w:rsidRPr="00C21D51">
              <w:t>35.38</w:t>
            </w:r>
            <w:r>
              <w:t>)</w:t>
            </w:r>
          </w:p>
        </w:tc>
        <w:tc>
          <w:tcPr>
            <w:tcW w:w="1565" w:type="dxa"/>
            <w:vAlign w:val="center"/>
          </w:tcPr>
          <w:p w14:paraId="1EBA8610" w14:textId="7F797892" w:rsidR="00876BCA" w:rsidRDefault="00876BCA" w:rsidP="00410D50">
            <w:r w:rsidRPr="00C21D51">
              <w:t>9.65e-39</w:t>
            </w:r>
          </w:p>
        </w:tc>
        <w:tc>
          <w:tcPr>
            <w:tcW w:w="1957" w:type="dxa"/>
            <w:vAlign w:val="center"/>
          </w:tcPr>
          <w:p w14:paraId="74B5D6DF" w14:textId="72137617" w:rsidR="00876BCA" w:rsidRDefault="00876BCA" w:rsidP="00410D50">
            <w:r w:rsidRPr="00C21D51">
              <w:t>0.5</w:t>
            </w:r>
            <w:r>
              <w:t>6</w:t>
            </w:r>
            <w:r w:rsidRPr="00C21D51">
              <w:t xml:space="preserve"> </w:t>
            </w:r>
            <w:r>
              <w:t>(</w:t>
            </w:r>
            <w:r w:rsidRPr="00C21D51">
              <w:t>0.04</w:t>
            </w:r>
            <w:r>
              <w:t>)</w:t>
            </w:r>
          </w:p>
        </w:tc>
      </w:tr>
      <w:tr w:rsidR="009609D6" w14:paraId="5C3FF6BF" w14:textId="77777777" w:rsidTr="000844F3">
        <w:trPr>
          <w:trHeight w:val="438"/>
        </w:trPr>
        <w:tc>
          <w:tcPr>
            <w:tcW w:w="4180" w:type="dxa"/>
            <w:gridSpan w:val="2"/>
            <w:tcBorders>
              <w:bottom w:val="single" w:sz="4" w:space="0" w:color="auto"/>
            </w:tcBorders>
            <w:tcMar>
              <w:left w:w="284" w:type="dxa"/>
            </w:tcMar>
            <w:vAlign w:val="center"/>
          </w:tcPr>
          <w:p w14:paraId="3E99428A" w14:textId="6FA656B3" w:rsidR="00876BCA" w:rsidRDefault="00876BCA" w:rsidP="00410D50">
            <w:r>
              <w:t>Interaction</w:t>
            </w:r>
          </w:p>
        </w:tc>
        <w:tc>
          <w:tcPr>
            <w:tcW w:w="2079" w:type="dxa"/>
            <w:tcBorders>
              <w:bottom w:val="single" w:sz="4" w:space="0" w:color="auto"/>
            </w:tcBorders>
            <w:vAlign w:val="center"/>
          </w:tcPr>
          <w:p w14:paraId="189A6D72" w14:textId="1EE26CC9" w:rsidR="00876BCA" w:rsidRDefault="00876BCA" w:rsidP="00410D50">
            <w:r w:rsidRPr="00C21D51">
              <w:t xml:space="preserve">2154.64 </w:t>
            </w:r>
            <w:r>
              <w:t>(</w:t>
            </w:r>
            <w:r w:rsidRPr="00C21D51">
              <w:t>25.19</w:t>
            </w:r>
            <w:r>
              <w:t>)</w:t>
            </w:r>
          </w:p>
        </w:tc>
        <w:tc>
          <w:tcPr>
            <w:tcW w:w="1565" w:type="dxa"/>
            <w:tcBorders>
              <w:bottom w:val="single" w:sz="4" w:space="0" w:color="auto"/>
            </w:tcBorders>
            <w:vAlign w:val="center"/>
          </w:tcPr>
          <w:p w14:paraId="07831857" w14:textId="52F5586D" w:rsidR="00876BCA" w:rsidRDefault="00876BCA" w:rsidP="00410D50">
            <w:r w:rsidRPr="00C21D51">
              <w:t>1.00</w:t>
            </w:r>
          </w:p>
        </w:tc>
        <w:tc>
          <w:tcPr>
            <w:tcW w:w="1957" w:type="dxa"/>
            <w:tcBorders>
              <w:bottom w:val="single" w:sz="4" w:space="0" w:color="auto"/>
            </w:tcBorders>
            <w:vAlign w:val="center"/>
          </w:tcPr>
          <w:p w14:paraId="4B4975FB" w14:textId="09F480C9" w:rsidR="00876BCA" w:rsidRDefault="00876BCA" w:rsidP="00410D50">
            <w:r w:rsidRPr="00C21D51">
              <w:t xml:space="preserve">0.84 </w:t>
            </w:r>
            <w:r>
              <w:t>(0.03)</w:t>
            </w:r>
          </w:p>
        </w:tc>
      </w:tr>
    </w:tbl>
    <w:p w14:paraId="79C4F2E7" w14:textId="610507AC" w:rsidR="008E021D" w:rsidRDefault="008E021D" w:rsidP="008E021D"/>
    <w:p w14:paraId="493B129A" w14:textId="5C2CB044" w:rsidR="004D7EBB" w:rsidRPr="004D7EBB" w:rsidRDefault="00EF140D" w:rsidP="008E021D">
      <w:pPr>
        <w:rPr>
          <w:b/>
        </w:rPr>
      </w:pPr>
      <w:r w:rsidRPr="00EF140D">
        <w:rPr>
          <w:b/>
          <w:sz w:val="20"/>
        </w:rPr>
        <w:drawing>
          <wp:anchor distT="0" distB="0" distL="114300" distR="114300" simplePos="0" relativeHeight="251661312" behindDoc="0" locked="0" layoutInCell="1" allowOverlap="1" wp14:anchorId="2C815859" wp14:editId="436C280B">
            <wp:simplePos x="0" y="0"/>
            <wp:positionH relativeFrom="column">
              <wp:posOffset>3283392</wp:posOffset>
            </wp:positionH>
            <wp:positionV relativeFrom="paragraph">
              <wp:posOffset>270758</wp:posOffset>
            </wp:positionV>
            <wp:extent cx="3329437" cy="2423629"/>
            <wp:effectExtent l="0" t="0" r="4445" b="0"/>
            <wp:wrapThrough wrapText="bothSides">
              <wp:wrapPolygon edited="0">
                <wp:start x="0" y="0"/>
                <wp:lineTo x="0" y="21396"/>
                <wp:lineTo x="21505" y="21396"/>
                <wp:lineTo x="21505" y="0"/>
                <wp:lineTo x="0" y="0"/>
              </wp:wrapPolygon>
            </wp:wrapThrough>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cstate="print">
                      <a:extLst>
                        <a:ext uri="{28A0092B-C50C-407E-A947-70E740481C1C}">
                          <a14:useLocalDpi xmlns:a14="http://schemas.microsoft.com/office/drawing/2010/main" val="0"/>
                        </a:ext>
                      </a:extLst>
                    </a:blip>
                    <a:srcRect l="33492" t="22592" r="23333" b="21534"/>
                    <a:stretch/>
                  </pic:blipFill>
                  <pic:spPr>
                    <a:xfrm>
                      <a:off x="0" y="0"/>
                      <a:ext cx="3329437" cy="2423629"/>
                    </a:xfrm>
                    <a:prstGeom prst="rect">
                      <a:avLst/>
                    </a:prstGeom>
                  </pic:spPr>
                </pic:pic>
              </a:graphicData>
            </a:graphic>
            <wp14:sizeRelH relativeFrom="margin">
              <wp14:pctWidth>0</wp14:pctWidth>
            </wp14:sizeRelH>
            <wp14:sizeRelV relativeFrom="margin">
              <wp14:pctHeight>0</wp14:pctHeight>
            </wp14:sizeRelV>
          </wp:anchor>
        </w:drawing>
      </w:r>
      <w:commentRangeStart w:id="20"/>
      <w:r w:rsidRPr="009E0846">
        <w:rPr>
          <w:b/>
        </w:rPr>
        <w:drawing>
          <wp:anchor distT="0" distB="0" distL="114300" distR="114300" simplePos="0" relativeHeight="251660288" behindDoc="0" locked="0" layoutInCell="1" allowOverlap="1" wp14:anchorId="21EB82EB" wp14:editId="0CA8CD58">
            <wp:simplePos x="0" y="0"/>
            <wp:positionH relativeFrom="column">
              <wp:posOffset>-111980</wp:posOffset>
            </wp:positionH>
            <wp:positionV relativeFrom="paragraph">
              <wp:posOffset>221587</wp:posOffset>
            </wp:positionV>
            <wp:extent cx="3396587" cy="2472871"/>
            <wp:effectExtent l="0" t="0" r="0" b="3810"/>
            <wp:wrapThrough wrapText="bothSides">
              <wp:wrapPolygon edited="0">
                <wp:start x="0" y="0"/>
                <wp:lineTo x="0" y="21467"/>
                <wp:lineTo x="21447" y="21467"/>
                <wp:lineTo x="21447"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29166" t="13148" r="9167" b="7037"/>
                    <a:stretch/>
                  </pic:blipFill>
                  <pic:spPr>
                    <a:xfrm>
                      <a:off x="0" y="0"/>
                      <a:ext cx="3396587" cy="2472871"/>
                    </a:xfrm>
                    <a:prstGeom prst="rect">
                      <a:avLst/>
                    </a:prstGeom>
                  </pic:spPr>
                </pic:pic>
              </a:graphicData>
            </a:graphic>
          </wp:anchor>
        </w:drawing>
      </w:r>
      <w:commentRangeEnd w:id="20"/>
      <w:r w:rsidR="00FF793F">
        <w:rPr>
          <w:rStyle w:val="CommentReference"/>
        </w:rPr>
        <w:commentReference w:id="20"/>
      </w:r>
    </w:p>
    <w:p w14:paraId="6A17D506" w14:textId="0BCCFBCD" w:rsidR="00FF793F" w:rsidRDefault="00FF793F" w:rsidP="00FF793F">
      <w:pPr>
        <w:rPr>
          <w:sz w:val="20"/>
        </w:rPr>
      </w:pPr>
      <w:r w:rsidRPr="00FF793F">
        <w:rPr>
          <w:b/>
          <w:sz w:val="20"/>
        </w:rPr>
        <w:t xml:space="preserve">Figure 4. </w:t>
      </w:r>
      <w:r w:rsidRPr="00FF793F">
        <w:rPr>
          <w:sz w:val="20"/>
        </w:rPr>
        <w:t>Posterior distribution</w:t>
      </w:r>
      <w:r w:rsidR="00EF140D">
        <w:rPr>
          <w:sz w:val="20"/>
        </w:rPr>
        <w:t>s</w:t>
      </w:r>
      <w:r w:rsidRPr="00FF793F">
        <w:rPr>
          <w:sz w:val="20"/>
        </w:rPr>
        <w:t xml:space="preserve"> of the interaction model</w:t>
      </w:r>
      <w:r w:rsidR="00EF140D">
        <w:rPr>
          <w:sz w:val="20"/>
        </w:rPr>
        <w:t xml:space="preserve">s for hit rates and reaction times across conditions. </w:t>
      </w:r>
    </w:p>
    <w:p w14:paraId="434C3BCB" w14:textId="0342B6C3" w:rsidR="00EF140D" w:rsidRDefault="00EF140D" w:rsidP="00FF793F">
      <w:pPr>
        <w:rPr>
          <w:sz w:val="20"/>
        </w:rPr>
      </w:pPr>
    </w:p>
    <w:p w14:paraId="3169F8A2" w14:textId="16467B87" w:rsidR="00EF140D" w:rsidRDefault="00EF140D" w:rsidP="00FF793F">
      <w:pPr>
        <w:rPr>
          <w:sz w:val="20"/>
        </w:rPr>
      </w:pPr>
    </w:p>
    <w:p w14:paraId="243FA87A" w14:textId="25DD68E5" w:rsidR="00EF140D" w:rsidRDefault="00EF140D" w:rsidP="00FF793F">
      <w:pPr>
        <w:rPr>
          <w:sz w:val="20"/>
        </w:rPr>
      </w:pPr>
    </w:p>
    <w:p w14:paraId="03A3D727" w14:textId="59E99C6F" w:rsidR="00EF140D" w:rsidRDefault="00EF140D" w:rsidP="00FF793F">
      <w:pPr>
        <w:rPr>
          <w:sz w:val="20"/>
        </w:rPr>
      </w:pPr>
    </w:p>
    <w:p w14:paraId="722345E8" w14:textId="38B246DA" w:rsidR="00EF140D" w:rsidRDefault="00EF140D" w:rsidP="00FF793F">
      <w:pPr>
        <w:rPr>
          <w:sz w:val="20"/>
        </w:rPr>
      </w:pPr>
    </w:p>
    <w:p w14:paraId="2A54F6C8" w14:textId="6C47E2E3" w:rsidR="00EF140D" w:rsidRDefault="00EF140D" w:rsidP="00FF793F">
      <w:pPr>
        <w:rPr>
          <w:sz w:val="20"/>
        </w:rPr>
      </w:pPr>
    </w:p>
    <w:p w14:paraId="11CD16FB" w14:textId="2FF06599" w:rsidR="00EF140D" w:rsidRDefault="00EF140D" w:rsidP="00FF793F">
      <w:pPr>
        <w:rPr>
          <w:sz w:val="20"/>
        </w:rPr>
      </w:pPr>
    </w:p>
    <w:p w14:paraId="34767DF7" w14:textId="1B84BB99" w:rsidR="00EF140D" w:rsidRDefault="00EF140D" w:rsidP="00FF793F">
      <w:pPr>
        <w:rPr>
          <w:sz w:val="20"/>
        </w:rPr>
      </w:pPr>
    </w:p>
    <w:p w14:paraId="721DCA84" w14:textId="6B315230" w:rsidR="00FF793F" w:rsidRDefault="00FF793F" w:rsidP="00FF793F">
      <w:pPr>
        <w:rPr>
          <w:sz w:val="20"/>
        </w:rPr>
      </w:pPr>
    </w:p>
    <w:p w14:paraId="3FC9047E" w14:textId="051220A3" w:rsidR="00FF793F" w:rsidRPr="00FF793F" w:rsidRDefault="00FF793F" w:rsidP="00FF793F">
      <w:pPr>
        <w:rPr>
          <w:sz w:val="20"/>
        </w:rPr>
      </w:pPr>
    </w:p>
    <w:p w14:paraId="1CC40C74" w14:textId="2065ADB3" w:rsidR="006F3879" w:rsidRDefault="006F3879" w:rsidP="006F3879">
      <w:pPr>
        <w:pStyle w:val="ListParagraph"/>
        <w:numPr>
          <w:ilvl w:val="0"/>
          <w:numId w:val="38"/>
        </w:numPr>
      </w:pPr>
      <w:r>
        <w:t>The winning model:</w:t>
      </w:r>
    </w:p>
    <w:p w14:paraId="281E89DC" w14:textId="4DA1EF26" w:rsidR="006F3879" w:rsidRDefault="006F3879" w:rsidP="006F3879">
      <w:pPr>
        <w:pStyle w:val="ListParagraph"/>
        <w:numPr>
          <w:ilvl w:val="1"/>
          <w:numId w:val="38"/>
        </w:numPr>
      </w:pPr>
      <w:r>
        <w:t xml:space="preserve">Plot – pirate, but only with the distribution and maybe with the </w:t>
      </w:r>
      <w:proofErr w:type="spellStart"/>
      <w:r>
        <w:t>CrI</w:t>
      </w:r>
      <w:proofErr w:type="spellEnd"/>
    </w:p>
    <w:p w14:paraId="369B723C" w14:textId="09C6AC77" w:rsidR="006F3879" w:rsidRDefault="006F3879" w:rsidP="006F3879">
      <w:pPr>
        <w:pStyle w:val="ListParagraph"/>
        <w:numPr>
          <w:ilvl w:val="1"/>
          <w:numId w:val="38"/>
        </w:numPr>
      </w:pPr>
      <w:r>
        <w:t>Posterior predictive checks (</w:t>
      </w:r>
      <w:proofErr w:type="spellStart"/>
      <w:r>
        <w:t>pp_check</w:t>
      </w:r>
      <w:proofErr w:type="spellEnd"/>
      <w:r>
        <w:t xml:space="preserve">, </w:t>
      </w:r>
      <w:proofErr w:type="spellStart"/>
      <w:r>
        <w:t>stat_grouped</w:t>
      </w:r>
      <w:proofErr w:type="spellEnd"/>
      <w:r>
        <w:t xml:space="preserve"> plot for every condition for the winning model)</w:t>
      </w:r>
      <w:r w:rsidR="00162EE1">
        <w:t xml:space="preserve"> </w:t>
      </w:r>
    </w:p>
    <w:p w14:paraId="03924245" w14:textId="77777777" w:rsidR="00162EE1" w:rsidRDefault="00162EE1" w:rsidP="00162EE1">
      <w:pPr>
        <w:pStyle w:val="ListParagraph"/>
        <w:numPr>
          <w:ilvl w:val="1"/>
          <w:numId w:val="38"/>
        </w:numPr>
      </w:pPr>
      <w:r>
        <w:t xml:space="preserve">Evidence that the winning model converged (just trace plots for fixed effects) </w:t>
      </w:r>
      <w:proofErr w:type="spellStart"/>
      <w:r>
        <w:t>bayesplot</w:t>
      </w:r>
      <w:proofErr w:type="spellEnd"/>
      <w:r>
        <w:t xml:space="preserve"> package for the trace plots (Antonio’s e-mail)</w:t>
      </w:r>
    </w:p>
    <w:p w14:paraId="5FB23D51" w14:textId="77777777" w:rsidR="006F3879" w:rsidRDefault="006F3879" w:rsidP="006F3879">
      <w:pPr>
        <w:pStyle w:val="ListParagraph"/>
        <w:numPr>
          <w:ilvl w:val="1"/>
          <w:numId w:val="38"/>
        </w:numPr>
      </w:pPr>
      <w:r>
        <w:t>Inference</w:t>
      </w:r>
    </w:p>
    <w:p w14:paraId="53E73A7F" w14:textId="77777777" w:rsidR="006F3879" w:rsidRDefault="006F3879" w:rsidP="006F3879">
      <w:pPr>
        <w:pStyle w:val="ListParagraph"/>
        <w:numPr>
          <w:ilvl w:val="2"/>
          <w:numId w:val="38"/>
        </w:numPr>
      </w:pPr>
      <w:r>
        <w:t>Probability (in percent) that there is a difference</w:t>
      </w:r>
    </w:p>
    <w:p w14:paraId="68BBED74" w14:textId="77777777" w:rsidR="006F3879" w:rsidRPr="00BE710C" w:rsidRDefault="006F3879" w:rsidP="006F3879">
      <w:pPr>
        <w:pStyle w:val="ListParagraph"/>
        <w:numPr>
          <w:ilvl w:val="2"/>
          <w:numId w:val="38"/>
        </w:numPr>
      </w:pPr>
      <w:r>
        <w:t>Evidence ratios for comparing different conditions</w:t>
      </w:r>
    </w:p>
    <w:p w14:paraId="77451852" w14:textId="0BBD55E4" w:rsidR="008C4B5F" w:rsidRDefault="008C4B5F" w:rsidP="00BC3FB6">
      <w:pPr>
        <w:pStyle w:val="Heading2"/>
        <w:spacing w:before="0" w:after="240"/>
      </w:pPr>
      <w:r>
        <w:t>Reaction times</w:t>
      </w:r>
    </w:p>
    <w:p w14:paraId="749EBD8A" w14:textId="5FEBDB3F" w:rsidR="000E0F29" w:rsidRDefault="000E0F29" w:rsidP="00BE710C">
      <w:r>
        <w:t>Raw data – always plot in the same fashion as the posterior</w:t>
      </w:r>
    </w:p>
    <w:p w14:paraId="7646FC57" w14:textId="7FB3DDF6" w:rsidR="000E0F29" w:rsidRDefault="000E0F29" w:rsidP="00BE710C">
      <w:r>
        <w:t>Evidence that the winning model converged (just trace plots</w:t>
      </w:r>
      <w:r w:rsidR="0024313E">
        <w:t xml:space="preserve"> for fixed effects</w:t>
      </w:r>
      <w:r>
        <w:t>)</w:t>
      </w:r>
      <w:r w:rsidR="0024313E">
        <w:t xml:space="preserve"> </w:t>
      </w:r>
      <w:proofErr w:type="spellStart"/>
      <w:r w:rsidR="0024313E">
        <w:t>bayesplot</w:t>
      </w:r>
      <w:proofErr w:type="spellEnd"/>
      <w:r w:rsidR="0024313E">
        <w:t xml:space="preserve"> package for the trace plots (Antonio’s e-mail)</w:t>
      </w:r>
    </w:p>
    <w:p w14:paraId="5FA81669" w14:textId="4CEFF83A" w:rsidR="008E5598" w:rsidRDefault="008E5598" w:rsidP="008E5598">
      <w:pPr>
        <w:pStyle w:val="ListParagraph"/>
        <w:numPr>
          <w:ilvl w:val="0"/>
          <w:numId w:val="38"/>
        </w:numPr>
      </w:pPr>
      <w:r>
        <w:t>Model comparison</w:t>
      </w:r>
    </w:p>
    <w:p w14:paraId="2D129F77" w14:textId="13CFA8B7" w:rsidR="00534F07" w:rsidRDefault="00534F07" w:rsidP="00534F07"/>
    <w:p w14:paraId="60B1D971" w14:textId="14292793" w:rsidR="008E5598" w:rsidRDefault="008E5598" w:rsidP="008E5598">
      <w:pPr>
        <w:pStyle w:val="ListParagraph"/>
        <w:numPr>
          <w:ilvl w:val="0"/>
          <w:numId w:val="38"/>
        </w:numPr>
      </w:pPr>
      <w:r>
        <w:t>The winning model:</w:t>
      </w:r>
    </w:p>
    <w:p w14:paraId="4EEF4231" w14:textId="380D9252" w:rsidR="008E5598" w:rsidRDefault="008E5598" w:rsidP="008E5598">
      <w:pPr>
        <w:pStyle w:val="ListParagraph"/>
        <w:numPr>
          <w:ilvl w:val="1"/>
          <w:numId w:val="38"/>
        </w:numPr>
      </w:pPr>
      <w:r>
        <w:t>Plot</w:t>
      </w:r>
      <w:r w:rsidR="00D66ED8">
        <w:t xml:space="preserve"> –</w:t>
      </w:r>
      <w:r w:rsidR="000E0F29">
        <w:t xml:space="preserve"> pirate, but only with the distribution and maybe with the </w:t>
      </w:r>
      <w:proofErr w:type="spellStart"/>
      <w:r w:rsidR="000E0F29">
        <w:t>CrI</w:t>
      </w:r>
      <w:proofErr w:type="spellEnd"/>
    </w:p>
    <w:p w14:paraId="09DFF0D2" w14:textId="30A95BA8" w:rsidR="008E5598" w:rsidRDefault="008E5598" w:rsidP="008E5598">
      <w:pPr>
        <w:pStyle w:val="ListParagraph"/>
        <w:numPr>
          <w:ilvl w:val="1"/>
          <w:numId w:val="38"/>
        </w:numPr>
      </w:pPr>
      <w:r>
        <w:t>Posterior predictive checks</w:t>
      </w:r>
      <w:r w:rsidR="00320EF4">
        <w:t xml:space="preserve"> (</w:t>
      </w:r>
      <w:proofErr w:type="spellStart"/>
      <w:r w:rsidR="00320EF4">
        <w:t>pp_check</w:t>
      </w:r>
      <w:proofErr w:type="spellEnd"/>
      <w:r w:rsidR="00320EF4">
        <w:t xml:space="preserve">, </w:t>
      </w:r>
      <w:proofErr w:type="spellStart"/>
      <w:r w:rsidR="00320EF4">
        <w:t>stat_grouped</w:t>
      </w:r>
      <w:proofErr w:type="spellEnd"/>
      <w:r w:rsidR="00320EF4">
        <w:t xml:space="preserve"> plot for every condition for the winning model)</w:t>
      </w:r>
    </w:p>
    <w:p w14:paraId="128F6194" w14:textId="450A8DF2" w:rsidR="008E5598" w:rsidRDefault="008E5598" w:rsidP="008E5598">
      <w:pPr>
        <w:pStyle w:val="ListParagraph"/>
        <w:numPr>
          <w:ilvl w:val="1"/>
          <w:numId w:val="38"/>
        </w:numPr>
      </w:pPr>
      <w:r>
        <w:t>Bayes R2</w:t>
      </w:r>
      <w:r w:rsidR="00CE45DE">
        <w:t xml:space="preserve"> (put it in a table for all models: WAIC, WAIC weights, and </w:t>
      </w:r>
      <w:proofErr w:type="spellStart"/>
      <w:r w:rsidR="00CE45DE">
        <w:t>bayes</w:t>
      </w:r>
      <w:proofErr w:type="spellEnd"/>
      <w:r w:rsidR="00CE45DE">
        <w:t xml:space="preserve"> R2)</w:t>
      </w:r>
    </w:p>
    <w:p w14:paraId="2798D45F" w14:textId="4A153B2D" w:rsidR="008E5598" w:rsidRDefault="008E5598" w:rsidP="008E5598">
      <w:pPr>
        <w:pStyle w:val="ListParagraph"/>
        <w:numPr>
          <w:ilvl w:val="1"/>
          <w:numId w:val="38"/>
        </w:numPr>
      </w:pPr>
      <w:r>
        <w:t>Inference</w:t>
      </w:r>
    </w:p>
    <w:p w14:paraId="38237219" w14:textId="1673CCDE" w:rsidR="008E5598" w:rsidRDefault="006F3879" w:rsidP="008E5598">
      <w:pPr>
        <w:pStyle w:val="ListParagraph"/>
        <w:numPr>
          <w:ilvl w:val="2"/>
          <w:numId w:val="38"/>
        </w:numPr>
      </w:pPr>
      <w:r>
        <w:t>Probability (in percent) that there is a difference</w:t>
      </w:r>
    </w:p>
    <w:p w14:paraId="2B8C0C95" w14:textId="3A786765" w:rsidR="008E5598" w:rsidRPr="00BE710C" w:rsidRDefault="008E5598" w:rsidP="008E5598">
      <w:pPr>
        <w:pStyle w:val="ListParagraph"/>
        <w:numPr>
          <w:ilvl w:val="2"/>
          <w:numId w:val="38"/>
        </w:numPr>
      </w:pPr>
      <w:r>
        <w:t>Evidence ratios for comparing different conditions</w:t>
      </w:r>
    </w:p>
    <w:p w14:paraId="4A133B46" w14:textId="46016633" w:rsidR="00BE710C" w:rsidRDefault="00BE710C" w:rsidP="00BC3FB6">
      <w:pPr>
        <w:pStyle w:val="Heading2"/>
        <w:spacing w:before="0" w:after="240"/>
      </w:pPr>
      <w:r>
        <w:t>SSVEP amplitudes</w:t>
      </w:r>
    </w:p>
    <w:p w14:paraId="6585121A" w14:textId="77777777" w:rsidR="006F3879" w:rsidRDefault="006F3879" w:rsidP="006F3879">
      <w:r>
        <w:t>Raw data – always plot in the same fashion as the posterior</w:t>
      </w:r>
    </w:p>
    <w:p w14:paraId="3D1467A1" w14:textId="77777777" w:rsidR="006F3879" w:rsidRDefault="006F3879" w:rsidP="006F3879">
      <w:r>
        <w:lastRenderedPageBreak/>
        <w:t xml:space="preserve">Evidence that the winning model converged (just trace plots for fixed effects) </w:t>
      </w:r>
      <w:proofErr w:type="spellStart"/>
      <w:r>
        <w:t>bayesplot</w:t>
      </w:r>
      <w:proofErr w:type="spellEnd"/>
      <w:r>
        <w:t xml:space="preserve"> package for the trace plots (Antonio’s e-mail)</w:t>
      </w:r>
    </w:p>
    <w:p w14:paraId="4F458B38" w14:textId="6455B325" w:rsidR="00876BCA" w:rsidRDefault="006F3879" w:rsidP="00876BCA">
      <w:pPr>
        <w:pStyle w:val="ListParagraph"/>
        <w:numPr>
          <w:ilvl w:val="0"/>
          <w:numId w:val="39"/>
        </w:numPr>
      </w:pPr>
      <w:r>
        <w:t>Model comparison</w:t>
      </w:r>
    </w:p>
    <w:p w14:paraId="46C67173" w14:textId="1438D2FE" w:rsidR="00876BCA" w:rsidRDefault="00876BCA" w:rsidP="00876BCA"/>
    <w:p w14:paraId="63031B62" w14:textId="054E0836" w:rsidR="00876BCA" w:rsidRDefault="00876BCA" w:rsidP="00876BCA">
      <w:r>
        <w:t xml:space="preserve">Mention in text the WAIC difference with SE for the comparison between the interaction and the second best model. </w:t>
      </w:r>
    </w:p>
    <w:p w14:paraId="1D9DB438" w14:textId="0288E6B8" w:rsidR="003538C4" w:rsidRDefault="003538C4" w:rsidP="00876BCA"/>
    <w:p w14:paraId="5907E268" w14:textId="77777777" w:rsidR="003538C4" w:rsidRDefault="003538C4" w:rsidP="00876BCA"/>
    <w:p w14:paraId="6C27FAF6" w14:textId="6E63EC8C" w:rsidR="004D7EBB" w:rsidRPr="004D7EBB" w:rsidRDefault="004D7EBB" w:rsidP="004D7EBB">
      <w:pPr>
        <w:rPr>
          <w:i/>
        </w:rPr>
      </w:pPr>
    </w:p>
    <w:tbl>
      <w:tblPr>
        <w:tblStyle w:val="APA6"/>
        <w:tblW w:w="10694" w:type="dxa"/>
        <w:tblLook w:val="04A0" w:firstRow="1" w:lastRow="0" w:firstColumn="1" w:lastColumn="0" w:noHBand="0" w:noVBand="1"/>
      </w:tblPr>
      <w:tblGrid>
        <w:gridCol w:w="4962"/>
        <w:gridCol w:w="2126"/>
        <w:gridCol w:w="1668"/>
        <w:gridCol w:w="1938"/>
      </w:tblGrid>
      <w:tr w:rsidR="009F2266" w14:paraId="2403C5D6" w14:textId="77777777" w:rsidTr="009F2266">
        <w:trPr>
          <w:trHeight w:val="664"/>
        </w:trPr>
        <w:tc>
          <w:tcPr>
            <w:tcW w:w="9781" w:type="dxa"/>
            <w:gridSpan w:val="4"/>
            <w:tcBorders>
              <w:bottom w:val="single" w:sz="4" w:space="0" w:color="auto"/>
            </w:tcBorders>
            <w:vAlign w:val="center"/>
          </w:tcPr>
          <w:p w14:paraId="6BAD840F" w14:textId="77777777" w:rsidR="009F2266" w:rsidRDefault="009F2266" w:rsidP="009F2266">
            <w:pPr>
              <w:spacing w:line="360" w:lineRule="auto"/>
            </w:pPr>
            <w:r>
              <w:t>Table 2</w:t>
            </w:r>
          </w:p>
          <w:p w14:paraId="2C506A1E" w14:textId="7AB02A78" w:rsidR="009F2266" w:rsidRDefault="009F2266" w:rsidP="009F2266">
            <w:pPr>
              <w:spacing w:line="360" w:lineRule="auto"/>
              <w:rPr>
                <w:i/>
              </w:rPr>
            </w:pPr>
            <w:r>
              <w:rPr>
                <w:i/>
              </w:rPr>
              <w:t>Model comparison indices for EEG results</w:t>
            </w:r>
          </w:p>
        </w:tc>
      </w:tr>
      <w:tr w:rsidR="005D0085" w14:paraId="6C8A9F7E" w14:textId="77777777" w:rsidTr="00885A25">
        <w:trPr>
          <w:trHeight w:val="664"/>
        </w:trPr>
        <w:tc>
          <w:tcPr>
            <w:tcW w:w="4962" w:type="dxa"/>
            <w:tcBorders>
              <w:top w:val="single" w:sz="4" w:space="0" w:color="auto"/>
              <w:bottom w:val="single" w:sz="4" w:space="0" w:color="auto"/>
            </w:tcBorders>
            <w:vAlign w:val="center"/>
          </w:tcPr>
          <w:p w14:paraId="71696330" w14:textId="77777777" w:rsidR="005D0085" w:rsidRDefault="005D0085" w:rsidP="00FF793F">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FF793F">
            <w:pPr>
              <w:rPr>
                <w:i/>
              </w:rPr>
            </w:pPr>
            <w:r>
              <w:rPr>
                <w:i/>
              </w:rPr>
              <w:t>WAIC (SE)</w:t>
            </w:r>
          </w:p>
        </w:tc>
        <w:tc>
          <w:tcPr>
            <w:tcW w:w="1668" w:type="dxa"/>
            <w:tcBorders>
              <w:top w:val="single" w:sz="4" w:space="0" w:color="auto"/>
              <w:bottom w:val="single" w:sz="4" w:space="0" w:color="auto"/>
            </w:tcBorders>
            <w:vAlign w:val="center"/>
          </w:tcPr>
          <w:p w14:paraId="24DF4CA0" w14:textId="77777777" w:rsidR="005D0085" w:rsidRPr="008E021D" w:rsidRDefault="005D0085" w:rsidP="00FF793F">
            <w:pPr>
              <w:rPr>
                <w:i/>
              </w:rPr>
            </w:pPr>
            <w:r>
              <w:rPr>
                <w:i/>
              </w:rPr>
              <w:t>WAIC weight</w:t>
            </w:r>
          </w:p>
        </w:tc>
        <w:tc>
          <w:tcPr>
            <w:tcW w:w="1938" w:type="dxa"/>
            <w:tcBorders>
              <w:top w:val="single" w:sz="4" w:space="0" w:color="auto"/>
              <w:bottom w:val="single" w:sz="4" w:space="0" w:color="auto"/>
            </w:tcBorders>
            <w:vAlign w:val="center"/>
          </w:tcPr>
          <w:p w14:paraId="258B500C" w14:textId="5244E1CE" w:rsidR="005D0085" w:rsidRPr="00297068" w:rsidRDefault="005D0085" w:rsidP="00FF793F">
            <w:r>
              <w:rPr>
                <w:i/>
              </w:rPr>
              <w:t>Bayesian R</w:t>
            </w:r>
            <w:r>
              <w:rPr>
                <w:i/>
                <w:vertAlign w:val="superscript"/>
              </w:rPr>
              <w:t>2</w:t>
            </w:r>
            <w:r w:rsidR="00297068">
              <w:rPr>
                <w:i/>
              </w:rPr>
              <w:t xml:space="preserve"> (SE)</w:t>
            </w:r>
          </w:p>
        </w:tc>
      </w:tr>
      <w:tr w:rsidR="005D0085" w14:paraId="533CDB1C" w14:textId="77777777" w:rsidTr="00885A25">
        <w:trPr>
          <w:trHeight w:val="437"/>
        </w:trPr>
        <w:tc>
          <w:tcPr>
            <w:tcW w:w="4962" w:type="dxa"/>
            <w:tcBorders>
              <w:top w:val="single" w:sz="4" w:space="0" w:color="auto"/>
            </w:tcBorders>
            <w:vAlign w:val="center"/>
          </w:tcPr>
          <w:p w14:paraId="18886DE6" w14:textId="77777777" w:rsidR="005D0085" w:rsidRDefault="005D0085" w:rsidP="00FF793F">
            <w:r>
              <w:t>Null</w:t>
            </w:r>
          </w:p>
        </w:tc>
        <w:tc>
          <w:tcPr>
            <w:tcW w:w="2126" w:type="dxa"/>
            <w:tcBorders>
              <w:top w:val="single" w:sz="4" w:space="0" w:color="auto"/>
            </w:tcBorders>
            <w:vAlign w:val="center"/>
          </w:tcPr>
          <w:p w14:paraId="44ECC83A" w14:textId="11072626" w:rsidR="005D0085" w:rsidRDefault="00BA6825" w:rsidP="00FF793F">
            <w:r w:rsidRPr="00BA6825">
              <w:t xml:space="preserve">-122.16 </w:t>
            </w:r>
            <w:r>
              <w:t>(</w:t>
            </w:r>
            <w:r w:rsidRPr="00BA6825">
              <w:t>38.14</w:t>
            </w:r>
            <w:r>
              <w:t>)</w:t>
            </w:r>
          </w:p>
        </w:tc>
        <w:tc>
          <w:tcPr>
            <w:tcW w:w="1668" w:type="dxa"/>
            <w:tcBorders>
              <w:top w:val="single" w:sz="4" w:space="0" w:color="auto"/>
            </w:tcBorders>
            <w:vAlign w:val="center"/>
          </w:tcPr>
          <w:p w14:paraId="4ACA3156" w14:textId="13925883" w:rsidR="005D0085" w:rsidRDefault="00BA6825" w:rsidP="00BA6825">
            <w:r w:rsidRPr="00BA6825">
              <w:t>1.7</w:t>
            </w:r>
            <w:r>
              <w:t>9</w:t>
            </w:r>
            <w:r w:rsidRPr="00BA6825">
              <w:t>e-39</w:t>
            </w:r>
          </w:p>
        </w:tc>
        <w:tc>
          <w:tcPr>
            <w:tcW w:w="1938" w:type="dxa"/>
            <w:tcBorders>
              <w:top w:val="single" w:sz="4" w:space="0" w:color="auto"/>
            </w:tcBorders>
            <w:vAlign w:val="center"/>
          </w:tcPr>
          <w:p w14:paraId="49D38908" w14:textId="29135CA8" w:rsidR="005D0085" w:rsidRDefault="00BA6825" w:rsidP="00FB785C">
            <w:r w:rsidRPr="00BA6825">
              <w:t xml:space="preserve">0.00 </w:t>
            </w:r>
            <w:r>
              <w:t>(</w:t>
            </w:r>
            <w:r w:rsidRPr="00BA6825">
              <w:t>0.00</w:t>
            </w:r>
            <w:r>
              <w:t>)</w:t>
            </w:r>
          </w:p>
        </w:tc>
      </w:tr>
      <w:tr w:rsidR="005D0085" w14:paraId="7F731221" w14:textId="77777777" w:rsidTr="00885A25">
        <w:trPr>
          <w:trHeight w:val="437"/>
        </w:trPr>
        <w:tc>
          <w:tcPr>
            <w:tcW w:w="4962" w:type="dxa"/>
            <w:vAlign w:val="center"/>
          </w:tcPr>
          <w:p w14:paraId="60AEADE4" w14:textId="77777777" w:rsidR="005D0085" w:rsidRDefault="005D0085" w:rsidP="00FF793F">
            <w:r>
              <w:t>Reward phase</w:t>
            </w:r>
          </w:p>
        </w:tc>
        <w:tc>
          <w:tcPr>
            <w:tcW w:w="2126" w:type="dxa"/>
            <w:vAlign w:val="center"/>
          </w:tcPr>
          <w:p w14:paraId="2851F32C" w14:textId="360BFE81" w:rsidR="005D0085" w:rsidRDefault="00BA6825" w:rsidP="00FF793F">
            <w:r w:rsidRPr="00BA6825">
              <w:t xml:space="preserve">-115.47 </w:t>
            </w:r>
            <w:r>
              <w:t>(</w:t>
            </w:r>
            <w:r w:rsidRPr="00BA6825">
              <w:t>38.14</w:t>
            </w:r>
            <w:r>
              <w:t>)</w:t>
            </w:r>
          </w:p>
        </w:tc>
        <w:tc>
          <w:tcPr>
            <w:tcW w:w="1668" w:type="dxa"/>
            <w:vAlign w:val="center"/>
          </w:tcPr>
          <w:p w14:paraId="6AEAB5AD" w14:textId="7EE24F13" w:rsidR="005D0085" w:rsidRDefault="00BA6825" w:rsidP="00BA6825">
            <w:r w:rsidRPr="00BA6825">
              <w:t>6.3</w:t>
            </w:r>
            <w:r w:rsidR="00676E2A">
              <w:t>2</w:t>
            </w:r>
            <w:r w:rsidRPr="00BA6825">
              <w:t>e-41</w:t>
            </w:r>
          </w:p>
        </w:tc>
        <w:tc>
          <w:tcPr>
            <w:tcW w:w="1938" w:type="dxa"/>
            <w:vAlign w:val="center"/>
          </w:tcPr>
          <w:p w14:paraId="49488DC1" w14:textId="12F03E2E" w:rsidR="005D0085" w:rsidRDefault="00BA6825" w:rsidP="00FB785C">
            <w:r w:rsidRPr="00BA6825">
              <w:t>0.0</w:t>
            </w:r>
            <w:r w:rsidR="00FB785C">
              <w:t>2</w:t>
            </w:r>
            <w:r w:rsidRPr="00BA6825">
              <w:t xml:space="preserve"> </w:t>
            </w:r>
            <w:r>
              <w:t>(</w:t>
            </w:r>
            <w:r w:rsidRPr="00BA6825">
              <w:t>0.01</w:t>
            </w:r>
            <w:r>
              <w:t>)</w:t>
            </w:r>
          </w:p>
        </w:tc>
      </w:tr>
      <w:tr w:rsidR="005D0085" w14:paraId="67071F3D" w14:textId="77777777" w:rsidTr="00885A25">
        <w:trPr>
          <w:trHeight w:val="419"/>
        </w:trPr>
        <w:tc>
          <w:tcPr>
            <w:tcW w:w="4962" w:type="dxa"/>
            <w:vAlign w:val="center"/>
          </w:tcPr>
          <w:p w14:paraId="7C8B8734" w14:textId="28A55B41" w:rsidR="005D0085" w:rsidRDefault="00BA6825" w:rsidP="00FF793F">
            <w:r>
              <w:t>Attention</w:t>
            </w:r>
          </w:p>
        </w:tc>
        <w:tc>
          <w:tcPr>
            <w:tcW w:w="2126" w:type="dxa"/>
            <w:vAlign w:val="center"/>
          </w:tcPr>
          <w:p w14:paraId="0FCEC29D" w14:textId="188FCF77" w:rsidR="005D0085" w:rsidRDefault="00BA6825" w:rsidP="00FF793F">
            <w:r w:rsidRPr="00BA6825">
              <w:t xml:space="preserve">-211.10 </w:t>
            </w:r>
            <w:r>
              <w:t>(</w:t>
            </w:r>
            <w:r w:rsidRPr="00BA6825">
              <w:t>41.72</w:t>
            </w:r>
            <w:r>
              <w:t>)</w:t>
            </w:r>
          </w:p>
        </w:tc>
        <w:tc>
          <w:tcPr>
            <w:tcW w:w="1668" w:type="dxa"/>
            <w:vAlign w:val="center"/>
          </w:tcPr>
          <w:p w14:paraId="0A0CCA18" w14:textId="51FC152F" w:rsidR="005D0085" w:rsidRDefault="00BA6825" w:rsidP="00BA6825">
            <w:r w:rsidRPr="00BA6825">
              <w:t>3.68e-20</w:t>
            </w:r>
          </w:p>
        </w:tc>
        <w:tc>
          <w:tcPr>
            <w:tcW w:w="1938" w:type="dxa"/>
            <w:vAlign w:val="center"/>
          </w:tcPr>
          <w:p w14:paraId="27B1B205" w14:textId="2E6E5D00" w:rsidR="005D0085" w:rsidRDefault="00BA6825" w:rsidP="00FB785C">
            <w:r w:rsidRPr="00BA6825">
              <w:t xml:space="preserve">0.21 </w:t>
            </w:r>
            <w:r>
              <w:t>(</w:t>
            </w:r>
            <w:r w:rsidRPr="00BA6825">
              <w:t>0.0</w:t>
            </w:r>
            <w:r w:rsidR="00FB785C">
              <w:t>4</w:t>
            </w:r>
            <w:r>
              <w:t>)</w:t>
            </w:r>
          </w:p>
        </w:tc>
      </w:tr>
      <w:tr w:rsidR="00BA6825" w14:paraId="11033BEE" w14:textId="77777777" w:rsidTr="00885A25">
        <w:trPr>
          <w:trHeight w:val="419"/>
        </w:trPr>
        <w:tc>
          <w:tcPr>
            <w:tcW w:w="4962" w:type="dxa"/>
            <w:vAlign w:val="center"/>
          </w:tcPr>
          <w:p w14:paraId="4D6995CA" w14:textId="4C7C74D5" w:rsidR="00BA6825" w:rsidRDefault="00BA6825" w:rsidP="00FF793F">
            <w:r>
              <w:t>Reward phase and attention</w:t>
            </w:r>
          </w:p>
        </w:tc>
        <w:tc>
          <w:tcPr>
            <w:tcW w:w="2126" w:type="dxa"/>
            <w:vAlign w:val="center"/>
          </w:tcPr>
          <w:p w14:paraId="66A441C1" w14:textId="52FB3980" w:rsidR="00BA6825" w:rsidRDefault="00BA6825" w:rsidP="00FF793F">
            <w:r w:rsidRPr="00BA6825">
              <w:t xml:space="preserve">-200.35 </w:t>
            </w:r>
            <w:r>
              <w:t>(</w:t>
            </w:r>
            <w:r w:rsidRPr="00BA6825">
              <w:t>41.10</w:t>
            </w:r>
            <w:r>
              <w:t>)</w:t>
            </w:r>
          </w:p>
        </w:tc>
        <w:tc>
          <w:tcPr>
            <w:tcW w:w="1668" w:type="dxa"/>
            <w:vAlign w:val="center"/>
          </w:tcPr>
          <w:p w14:paraId="467B89B1" w14:textId="1C18E9BF" w:rsidR="00BA6825" w:rsidRDefault="00BA6825" w:rsidP="00BA6825">
            <w:r w:rsidRPr="00BA6825">
              <w:t>1.7</w:t>
            </w:r>
            <w:r>
              <w:t>1</w:t>
            </w:r>
            <w:r w:rsidRPr="00BA6825">
              <w:t>e-22</w:t>
            </w:r>
          </w:p>
        </w:tc>
        <w:tc>
          <w:tcPr>
            <w:tcW w:w="1938" w:type="dxa"/>
            <w:vAlign w:val="center"/>
          </w:tcPr>
          <w:p w14:paraId="0C5E1974" w14:textId="44F7F2CD" w:rsidR="00BA6825" w:rsidRDefault="00BA6825" w:rsidP="00FB785C">
            <w:r w:rsidRPr="00BA6825">
              <w:t xml:space="preserve">0.22 </w:t>
            </w:r>
            <w:r>
              <w:t>(</w:t>
            </w:r>
            <w:r w:rsidRPr="00BA6825">
              <w:t>0.0</w:t>
            </w:r>
            <w:r w:rsidR="00FB785C">
              <w:t>4</w:t>
            </w:r>
            <w:r>
              <w:t>)</w:t>
            </w:r>
          </w:p>
        </w:tc>
      </w:tr>
      <w:tr w:rsidR="00BA6825" w14:paraId="4EBA895C" w14:textId="77777777" w:rsidTr="00885A25">
        <w:trPr>
          <w:trHeight w:val="419"/>
        </w:trPr>
        <w:tc>
          <w:tcPr>
            <w:tcW w:w="4962" w:type="dxa"/>
            <w:vAlign w:val="center"/>
          </w:tcPr>
          <w:p w14:paraId="6E205B00" w14:textId="322D38BB" w:rsidR="00BA6825" w:rsidRDefault="00BA6825" w:rsidP="00BA6825">
            <w:r>
              <w:t>Reward magnitude X reward phase + attention</w:t>
            </w:r>
          </w:p>
        </w:tc>
        <w:tc>
          <w:tcPr>
            <w:tcW w:w="2126" w:type="dxa"/>
            <w:vAlign w:val="center"/>
          </w:tcPr>
          <w:p w14:paraId="6A50005D" w14:textId="1359C54F" w:rsidR="00BA6825" w:rsidRDefault="00BA6825" w:rsidP="00FF793F">
            <w:r w:rsidRPr="00BA6825">
              <w:t xml:space="preserve">-272.18 </w:t>
            </w:r>
            <w:r>
              <w:t>(</w:t>
            </w:r>
            <w:r w:rsidRPr="00BA6825">
              <w:t>42.75</w:t>
            </w:r>
            <w:r>
              <w:t>)</w:t>
            </w:r>
          </w:p>
        </w:tc>
        <w:tc>
          <w:tcPr>
            <w:tcW w:w="1668" w:type="dxa"/>
            <w:vAlign w:val="center"/>
          </w:tcPr>
          <w:p w14:paraId="1A2AE93F" w14:textId="3AEAB87D" w:rsidR="00BA6825" w:rsidRDefault="00BA6825" w:rsidP="00BA6825">
            <w:r w:rsidRPr="00BA6825">
              <w:t>6.74e-07</w:t>
            </w:r>
          </w:p>
        </w:tc>
        <w:tc>
          <w:tcPr>
            <w:tcW w:w="1938" w:type="dxa"/>
            <w:vAlign w:val="center"/>
          </w:tcPr>
          <w:p w14:paraId="7B42DA38" w14:textId="56052ADB" w:rsidR="00BA6825" w:rsidRDefault="00BA6825" w:rsidP="00FB785C">
            <w:r w:rsidRPr="00BA6825">
              <w:t>0.4</w:t>
            </w:r>
            <w:r w:rsidR="00FB785C">
              <w:t>3</w:t>
            </w:r>
            <w:r w:rsidRPr="00BA6825">
              <w:t xml:space="preserve"> </w:t>
            </w:r>
            <w:r>
              <w:t>(</w:t>
            </w:r>
            <w:r w:rsidRPr="00BA6825">
              <w:t>0.0</w:t>
            </w:r>
            <w:r w:rsidR="00FB785C">
              <w:t>4</w:t>
            </w:r>
            <w:r>
              <w:t>)</w:t>
            </w:r>
          </w:p>
        </w:tc>
      </w:tr>
      <w:tr w:rsidR="00BA6825" w14:paraId="7A6056A2" w14:textId="77777777" w:rsidTr="00885A25">
        <w:trPr>
          <w:trHeight w:val="419"/>
        </w:trPr>
        <w:tc>
          <w:tcPr>
            <w:tcW w:w="4962" w:type="dxa"/>
            <w:tcBorders>
              <w:bottom w:val="single" w:sz="4" w:space="0" w:color="auto"/>
            </w:tcBorders>
            <w:vAlign w:val="center"/>
          </w:tcPr>
          <w:p w14:paraId="205D9A02" w14:textId="69A1D5EF" w:rsidR="00BA6825" w:rsidRDefault="00BA6825" w:rsidP="00FF793F">
            <w:r>
              <w:t>Interaction</w:t>
            </w:r>
          </w:p>
        </w:tc>
        <w:tc>
          <w:tcPr>
            <w:tcW w:w="2126" w:type="dxa"/>
            <w:tcBorders>
              <w:bottom w:val="single" w:sz="4" w:space="0" w:color="auto"/>
            </w:tcBorders>
            <w:vAlign w:val="center"/>
          </w:tcPr>
          <w:p w14:paraId="41E9F81F" w14:textId="0DF0350D" w:rsidR="00BA6825" w:rsidRDefault="00BA6825" w:rsidP="00FF793F">
            <w:r w:rsidRPr="00BA6825">
              <w:t xml:space="preserve">-300.60 </w:t>
            </w:r>
            <w:r>
              <w:t>(</w:t>
            </w:r>
            <w:r w:rsidRPr="00BA6825">
              <w:t>40.58</w:t>
            </w:r>
            <w:r>
              <w:t>)</w:t>
            </w:r>
          </w:p>
        </w:tc>
        <w:tc>
          <w:tcPr>
            <w:tcW w:w="1668" w:type="dxa"/>
            <w:tcBorders>
              <w:bottom w:val="single" w:sz="4" w:space="0" w:color="auto"/>
            </w:tcBorders>
            <w:vAlign w:val="center"/>
          </w:tcPr>
          <w:p w14:paraId="47E09C58" w14:textId="4C18CC92" w:rsidR="00BA6825" w:rsidRDefault="00BA6825" w:rsidP="00FF793F">
            <w:r>
              <w:t>1.00</w:t>
            </w:r>
          </w:p>
        </w:tc>
        <w:tc>
          <w:tcPr>
            <w:tcW w:w="1938" w:type="dxa"/>
            <w:tcBorders>
              <w:bottom w:val="single" w:sz="4" w:space="0" w:color="auto"/>
            </w:tcBorders>
            <w:vAlign w:val="center"/>
          </w:tcPr>
          <w:p w14:paraId="0EDAC911" w14:textId="718E3D4D" w:rsidR="00BA6825" w:rsidRDefault="00BA6825" w:rsidP="00FB785C">
            <w:r w:rsidRPr="00BA6825">
              <w:t>0.5</w:t>
            </w:r>
            <w:r w:rsidR="00FB785C">
              <w:t>3</w:t>
            </w:r>
            <w:r w:rsidRPr="00BA6825">
              <w:t xml:space="preserve"> </w:t>
            </w:r>
            <w:r>
              <w:t>(</w:t>
            </w:r>
            <w:r w:rsidRPr="00BA6825">
              <w:t>0.0</w:t>
            </w:r>
            <w:r w:rsidR="00FB785C">
              <w:t>5</w:t>
            </w:r>
            <w:r>
              <w:t>)</w:t>
            </w:r>
          </w:p>
        </w:tc>
      </w:tr>
      <w:tr w:rsidR="00807302" w14:paraId="437F542B" w14:textId="77777777" w:rsidTr="00885A25">
        <w:trPr>
          <w:trHeight w:val="419"/>
        </w:trPr>
        <w:tc>
          <w:tcPr>
            <w:tcW w:w="10694" w:type="dxa"/>
            <w:gridSpan w:val="4"/>
            <w:tcBorders>
              <w:top w:val="single" w:sz="4" w:space="0" w:color="auto"/>
            </w:tcBorders>
            <w:vAlign w:val="center"/>
          </w:tcPr>
          <w:p w14:paraId="07FE57EA" w14:textId="2E9837BA" w:rsidR="00807302" w:rsidRDefault="00807302" w:rsidP="00FF793F"/>
        </w:tc>
      </w:tr>
    </w:tbl>
    <w:p w14:paraId="32F6AA69" w14:textId="77777777" w:rsidR="005D0085" w:rsidRDefault="005D0085" w:rsidP="00876BCA"/>
    <w:p w14:paraId="40F6BFD7" w14:textId="77777777" w:rsidR="00876BCA" w:rsidRDefault="00876BCA" w:rsidP="00876BCA"/>
    <w:p w14:paraId="1DC078F8" w14:textId="77777777" w:rsidR="00702F44" w:rsidRDefault="00702F44" w:rsidP="00702F44"/>
    <w:p w14:paraId="54B981E8" w14:textId="77777777" w:rsidR="006F3879" w:rsidRDefault="006F3879" w:rsidP="006F3879">
      <w:pPr>
        <w:pStyle w:val="ListParagraph"/>
        <w:numPr>
          <w:ilvl w:val="0"/>
          <w:numId w:val="39"/>
        </w:numPr>
      </w:pPr>
      <w:r>
        <w:t>The winning model:</w:t>
      </w:r>
    </w:p>
    <w:p w14:paraId="6BB99425" w14:textId="77777777" w:rsidR="006F3879" w:rsidRDefault="006F3879" w:rsidP="006F3879">
      <w:pPr>
        <w:pStyle w:val="ListParagraph"/>
        <w:numPr>
          <w:ilvl w:val="1"/>
          <w:numId w:val="39"/>
        </w:numPr>
      </w:pPr>
      <w:r>
        <w:t xml:space="preserve">Plot – pirate, but only with the distribution and maybe with the </w:t>
      </w:r>
      <w:proofErr w:type="spellStart"/>
      <w:r>
        <w:t>CrI</w:t>
      </w:r>
      <w:proofErr w:type="spellEnd"/>
    </w:p>
    <w:p w14:paraId="49753ABD" w14:textId="77777777" w:rsidR="006F3879" w:rsidRDefault="006F3879" w:rsidP="006F3879">
      <w:pPr>
        <w:pStyle w:val="ListParagraph"/>
        <w:numPr>
          <w:ilvl w:val="1"/>
          <w:numId w:val="39"/>
        </w:numPr>
      </w:pPr>
      <w:r>
        <w:t>Posterior predictive checks (</w:t>
      </w:r>
      <w:proofErr w:type="spellStart"/>
      <w:r>
        <w:t>pp_check</w:t>
      </w:r>
      <w:proofErr w:type="spellEnd"/>
      <w:r>
        <w:t xml:space="preserve">, </w:t>
      </w:r>
      <w:proofErr w:type="spellStart"/>
      <w:r>
        <w:t>stat_grouped</w:t>
      </w:r>
      <w:proofErr w:type="spellEnd"/>
      <w:r>
        <w:t xml:space="preserve"> plot for every condition for the winning model)</w:t>
      </w:r>
    </w:p>
    <w:p w14:paraId="315B42B2" w14:textId="77777777" w:rsidR="006F3879" w:rsidRDefault="006F3879" w:rsidP="006F3879">
      <w:pPr>
        <w:pStyle w:val="ListParagraph"/>
        <w:numPr>
          <w:ilvl w:val="1"/>
          <w:numId w:val="39"/>
        </w:numPr>
      </w:pPr>
      <w:r>
        <w:t xml:space="preserve">Bayes R2 (put it in a table for all models: WAIC, WAIC weights, and </w:t>
      </w:r>
      <w:proofErr w:type="spellStart"/>
      <w:r>
        <w:t>bayes</w:t>
      </w:r>
      <w:proofErr w:type="spellEnd"/>
      <w:r>
        <w:t xml:space="preserve"> R2)</w:t>
      </w:r>
    </w:p>
    <w:p w14:paraId="151A7EEF" w14:textId="77777777" w:rsidR="006F3879" w:rsidRDefault="006F3879" w:rsidP="006F3879">
      <w:pPr>
        <w:pStyle w:val="ListParagraph"/>
        <w:numPr>
          <w:ilvl w:val="1"/>
          <w:numId w:val="39"/>
        </w:numPr>
      </w:pPr>
      <w:r>
        <w:t>Inference</w:t>
      </w:r>
    </w:p>
    <w:p w14:paraId="34844941" w14:textId="77777777" w:rsidR="006F3879" w:rsidRDefault="006F3879" w:rsidP="006F3879">
      <w:pPr>
        <w:pStyle w:val="ListParagraph"/>
        <w:numPr>
          <w:ilvl w:val="2"/>
          <w:numId w:val="39"/>
        </w:numPr>
      </w:pPr>
      <w:r>
        <w:t>Probability (in percent) that there is a difference</w:t>
      </w:r>
    </w:p>
    <w:p w14:paraId="51FAFF74" w14:textId="77777777" w:rsidR="006F3879" w:rsidRPr="00BE710C" w:rsidRDefault="006F3879" w:rsidP="006F3879">
      <w:pPr>
        <w:pStyle w:val="ListParagraph"/>
        <w:numPr>
          <w:ilvl w:val="2"/>
          <w:numId w:val="39"/>
        </w:numPr>
      </w:pPr>
      <w:r>
        <w:t>Evidence ratios for comparing different conditions</w:t>
      </w:r>
    </w:p>
    <w:p w14:paraId="1A53D29F" w14:textId="3859DD6F" w:rsidR="00BE710C" w:rsidRDefault="00BE710C" w:rsidP="00BE710C"/>
    <w:p w14:paraId="6A90B13B" w14:textId="332C5E75" w:rsidR="0021140C" w:rsidRDefault="0021140C">
      <w:r>
        <w:br w:type="page"/>
      </w:r>
    </w:p>
    <w:p w14:paraId="0A2B91AF" w14:textId="15047200" w:rsidR="009508C9" w:rsidRDefault="009508C9" w:rsidP="00BC3FB6">
      <w:pPr>
        <w:pStyle w:val="Heading1"/>
        <w:spacing w:before="0" w:after="240"/>
      </w:pPr>
      <w:r>
        <w:lastRenderedPageBreak/>
        <w:t>Discussion</w:t>
      </w:r>
    </w:p>
    <w:p w14:paraId="723EB04E" w14:textId="77777777" w:rsidR="0021140C" w:rsidRDefault="0021140C" w:rsidP="00EC4518">
      <w:pPr>
        <w:spacing w:line="360" w:lineRule="auto"/>
        <w:jc w:val="center"/>
        <w:rPr>
          <w:i/>
        </w:rPr>
      </w:pPr>
    </w:p>
    <w:p w14:paraId="4F70C000" w14:textId="1AD82CE3" w:rsidR="00D9055B" w:rsidRPr="00D9055B" w:rsidRDefault="00D9055B" w:rsidP="00EC4518">
      <w:pPr>
        <w:spacing w:line="360" w:lineRule="auto"/>
        <w:jc w:val="center"/>
        <w:rPr>
          <w:i/>
        </w:rPr>
      </w:pPr>
      <w:r>
        <w:rPr>
          <w:i/>
        </w:rPr>
        <w:t>1500 word limit including citations</w:t>
      </w:r>
    </w:p>
    <w:p w14:paraId="3815A2B2" w14:textId="4B02E05D" w:rsidR="00BE2DD8" w:rsidRDefault="00BE2DD8" w:rsidP="00BE2DD8">
      <w:pPr>
        <w:spacing w:line="480" w:lineRule="auto"/>
        <w:jc w:val="both"/>
      </w:pPr>
      <w:r>
        <w:tab/>
      </w:r>
      <w:r w:rsidR="007B104B">
        <w:t xml:space="preserve"> </w:t>
      </w:r>
    </w:p>
    <w:p w14:paraId="48662427" w14:textId="6C9A4183" w:rsidR="00F35FBF" w:rsidRDefault="00F35FBF">
      <w:r>
        <w:br w:type="page"/>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77777777" w:rsidR="004D7EBB" w:rsidRDefault="004D7EBB" w:rsidP="004D7EBB">
      <w:pPr>
        <w:spacing w:line="480" w:lineRule="auto"/>
        <w:ind w:firstLine="284"/>
        <w:jc w:val="both"/>
      </w:pPr>
      <w:r>
        <w:t xml:space="preserve">Visualization and statistical analyses were performed using </w:t>
      </w:r>
      <w:commentRangeStart w:id="21"/>
      <w:r>
        <w:t>R</w:t>
      </w:r>
      <w:commentRangeEnd w:id="21"/>
      <w:r>
        <w:rPr>
          <w:rStyle w:val="CommentReference"/>
        </w:rPr>
        <w:commentReference w:id="21"/>
      </w:r>
      <w:r>
        <w:t xml:space="preserve"> v3.4.4 via </w:t>
      </w:r>
      <w:commentRangeStart w:id="22"/>
      <w:r>
        <w:t xml:space="preserve">RStudio </w:t>
      </w:r>
      <w:commentRangeEnd w:id="22"/>
      <w:r>
        <w:rPr>
          <w:rStyle w:val="CommentReference"/>
        </w:rPr>
        <w:commentReference w:id="22"/>
      </w:r>
      <w:r>
        <w:t>v1.1.453. We used the following packages (and their respective dependencies):</w:t>
      </w:r>
    </w:p>
    <w:p w14:paraId="255E8E60" w14:textId="77777777" w:rsidR="004D7EBB" w:rsidRDefault="004D7EBB" w:rsidP="004D7EBB">
      <w:pPr>
        <w:spacing w:line="480" w:lineRule="auto"/>
        <w:ind w:firstLine="284"/>
        <w:jc w:val="both"/>
      </w:pPr>
      <w:r>
        <w:t>•</w:t>
      </w:r>
      <w:r>
        <w:tab/>
        <w:t xml:space="preserve">data manipulation: </w:t>
      </w:r>
      <w:commentRangeStart w:id="23"/>
      <w:proofErr w:type="spellStart"/>
      <w:r>
        <w:t>tidyverse</w:t>
      </w:r>
      <w:proofErr w:type="spellEnd"/>
      <w:r>
        <w:t xml:space="preserve"> </w:t>
      </w:r>
      <w:commentRangeEnd w:id="23"/>
      <w:r>
        <w:rPr>
          <w:rStyle w:val="CommentReference"/>
        </w:rPr>
        <w:commentReference w:id="23"/>
      </w:r>
      <w:r>
        <w:t>v1.2.1;</w:t>
      </w:r>
    </w:p>
    <w:p w14:paraId="3788C5C1" w14:textId="77777777" w:rsidR="004D7EBB" w:rsidRDefault="004D7EBB" w:rsidP="004D7EBB">
      <w:pPr>
        <w:spacing w:line="480" w:lineRule="auto"/>
        <w:ind w:firstLine="284"/>
        <w:jc w:val="both"/>
      </w:pPr>
      <w:r>
        <w:t>•</w:t>
      </w:r>
      <w:r>
        <w:tab/>
        <w:t xml:space="preserve">statistical analyses: </w:t>
      </w:r>
      <w:commentRangeStart w:id="24"/>
      <w:proofErr w:type="spellStart"/>
      <w:r>
        <w:t>Rmisc</w:t>
      </w:r>
      <w:proofErr w:type="spellEnd"/>
      <w:r>
        <w:t xml:space="preserve"> </w:t>
      </w:r>
      <w:commentRangeEnd w:id="24"/>
      <w:r>
        <w:rPr>
          <w:rStyle w:val="CommentReference"/>
        </w:rPr>
        <w:commentReference w:id="24"/>
      </w:r>
      <w:r>
        <w:t>v1.5, brms v2.3.1;</w:t>
      </w:r>
    </w:p>
    <w:p w14:paraId="15173E87" w14:textId="77777777"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 </w:t>
      </w:r>
      <w:commentRangeStart w:id="25"/>
      <w:proofErr w:type="spellStart"/>
      <w:r>
        <w:t>yarrr</w:t>
      </w:r>
      <w:proofErr w:type="spellEnd"/>
      <w:r>
        <w:t xml:space="preserve"> </w:t>
      </w:r>
      <w:commentRangeEnd w:id="25"/>
      <w:r>
        <w:rPr>
          <w:rStyle w:val="CommentReference"/>
        </w:rPr>
        <w:commentReference w:id="25"/>
      </w:r>
      <w:r>
        <w:t xml:space="preserve">v0.1.5, </w:t>
      </w:r>
      <w:commentRangeStart w:id="26"/>
      <w:proofErr w:type="spellStart"/>
      <w:r>
        <w:t>viridis</w:t>
      </w:r>
      <w:proofErr w:type="spellEnd"/>
      <w:r>
        <w:t xml:space="preserve"> </w:t>
      </w:r>
      <w:commentRangeEnd w:id="26"/>
      <w:r>
        <w:rPr>
          <w:rStyle w:val="CommentReference"/>
        </w:rPr>
        <w:commentReference w:id="26"/>
      </w:r>
      <w:r>
        <w:t xml:space="preserve">v0.5.1, </w:t>
      </w:r>
      <w:commentRangeStart w:id="27"/>
      <w:proofErr w:type="spellStart"/>
      <w:r>
        <w:t>eegUtils</w:t>
      </w:r>
      <w:proofErr w:type="spellEnd"/>
      <w:r>
        <w:t xml:space="preserve"> </w:t>
      </w:r>
      <w:commentRangeEnd w:id="27"/>
      <w:r>
        <w:rPr>
          <w:rStyle w:val="CommentReference"/>
        </w:rPr>
        <w:commentReference w:id="27"/>
      </w:r>
      <w:r>
        <w:t>v0.2.0,</w:t>
      </w:r>
      <w:r w:rsidRPr="0044078F">
        <w:t xml:space="preserve"> </w:t>
      </w:r>
      <w:proofErr w:type="spellStart"/>
      <w:r w:rsidRPr="0044078F">
        <w:t>brmstools</w:t>
      </w:r>
      <w:proofErr w:type="spellEnd"/>
      <w:r>
        <w:t>,</w:t>
      </w:r>
      <w:r w:rsidRPr="0044078F">
        <w:t xml:space="preserve"> BEST</w:t>
      </w:r>
      <w:r>
        <w:t>;</w:t>
      </w:r>
    </w:p>
    <w:p w14:paraId="37C68A79" w14:textId="77777777" w:rsidR="004D7EBB" w:rsidRDefault="004D7EBB" w:rsidP="004D7EBB">
      <w:pPr>
        <w:spacing w:line="480" w:lineRule="auto"/>
        <w:ind w:firstLine="284"/>
        <w:jc w:val="both"/>
      </w:pPr>
      <w:r>
        <w:t>•</w:t>
      </w:r>
      <w:r>
        <w:tab/>
        <w:t xml:space="preserve">report generation: </w:t>
      </w:r>
      <w:commentRangeStart w:id="28"/>
      <w:proofErr w:type="spellStart"/>
      <w:r>
        <w:t>pacman</w:t>
      </w:r>
      <w:proofErr w:type="spellEnd"/>
      <w:r>
        <w:t xml:space="preserve"> </w:t>
      </w:r>
      <w:commentRangeEnd w:id="28"/>
      <w:r>
        <w:rPr>
          <w:rStyle w:val="CommentReference"/>
        </w:rPr>
        <w:commentReference w:id="28"/>
      </w:r>
      <w:r>
        <w:t xml:space="preserve">v0.4.6, </w:t>
      </w:r>
      <w:commentRangeStart w:id="29"/>
      <w:proofErr w:type="spellStart"/>
      <w:r>
        <w:t>knitr</w:t>
      </w:r>
      <w:proofErr w:type="spellEnd"/>
      <w:r>
        <w:t xml:space="preserve"> </w:t>
      </w:r>
      <w:commentRangeEnd w:id="29"/>
      <w:r>
        <w:rPr>
          <w:rStyle w:val="CommentReference"/>
        </w:rPr>
        <w:commentReference w:id="29"/>
      </w:r>
      <w:r>
        <w:t>v1.20.</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78237247" w:rsidR="00ED1620" w:rsidRDefault="00ED1620" w:rsidP="00ED1620">
      <w:pPr>
        <w:spacing w:after="0" w:line="480" w:lineRule="auto"/>
        <w:jc w:val="both"/>
      </w:pPr>
      <w:r>
        <w:t xml:space="preserve">We would like to thank </w:t>
      </w:r>
      <w:commentRangeStart w:id="30"/>
      <w:r>
        <w:t xml:space="preserve">Dr. Inez </w:t>
      </w:r>
      <w:proofErr w:type="spellStart"/>
      <w:r>
        <w:t>Greven</w:t>
      </w:r>
      <w:proofErr w:type="spellEnd"/>
      <w:r>
        <w:t xml:space="preserve"> </w:t>
      </w:r>
      <w:commentRangeEnd w:id="30"/>
      <w:r>
        <w:rPr>
          <w:rStyle w:val="CommentReference"/>
        </w:rPr>
        <w:commentReference w:id="30"/>
      </w:r>
      <w:r>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BBA7B72" w:rsidR="00CC0973" w:rsidRPr="00D92BFE" w:rsidRDefault="00CC0973" w:rsidP="00CC0973">
      <w:pPr>
        <w:spacing w:line="480" w:lineRule="auto"/>
        <w:jc w:val="both"/>
        <w:rPr>
          <w:rFonts w:eastAsia="Times New Roman"/>
          <w:szCs w:val="24"/>
        </w:rPr>
      </w:pPr>
      <w:r w:rsidRPr="0002004A">
        <w:rPr>
          <w:rFonts w:eastAsia="Times New Roman"/>
          <w:szCs w:val="24"/>
        </w:rPr>
        <w:t xml:space="preserve">Raw and pre-processed data, </w:t>
      </w:r>
      <w:commentRangeStart w:id="31"/>
      <w:r w:rsidRPr="0002004A">
        <w:rPr>
          <w:rFonts w:eastAsia="Times New Roman"/>
          <w:szCs w:val="24"/>
        </w:rPr>
        <w:t>m</w:t>
      </w:r>
      <w:r w:rsidR="000A774E">
        <w:rPr>
          <w:rFonts w:eastAsia="Times New Roman"/>
          <w:szCs w:val="24"/>
        </w:rPr>
        <w:t>at</w:t>
      </w:r>
      <w:r w:rsidRPr="0002004A">
        <w:rPr>
          <w:rFonts w:eastAsia="Times New Roman"/>
          <w:szCs w:val="24"/>
        </w:rPr>
        <w:t>erials</w:t>
      </w:r>
      <w:commentRangeEnd w:id="31"/>
      <w:r w:rsidR="000A774E">
        <w:rPr>
          <w:rStyle w:val="CommentReference"/>
        </w:rPr>
        <w:commentReference w:id="31"/>
      </w:r>
      <w:r w:rsidRPr="0002004A">
        <w:rPr>
          <w:rFonts w:eastAsia="Times New Roman"/>
          <w:szCs w:val="24"/>
        </w:rPr>
        <w:t xml:space="preserve">, and analysis scripts are available </w:t>
      </w:r>
      <w:commentRangeStart w:id="32"/>
      <w:r w:rsidR="00054E36">
        <w:rPr>
          <w:rFonts w:eastAsia="Times New Roman"/>
          <w:szCs w:val="24"/>
        </w:rPr>
        <w:t>at</w:t>
      </w:r>
      <w:commentRangeEnd w:id="32"/>
      <w:r w:rsidR="000A774E">
        <w:rPr>
          <w:rStyle w:val="CommentReference"/>
        </w:rPr>
        <w:commentReference w:id="32"/>
      </w:r>
      <w:r w:rsidRPr="0002004A">
        <w:rPr>
          <w:rFonts w:eastAsia="Times New Roman"/>
          <w:szCs w:val="24"/>
        </w:rPr>
        <w:t xml:space="preserve"> </w:t>
      </w:r>
      <w:r w:rsidR="000A774E">
        <w:rPr>
          <w:rFonts w:eastAsia="Times New Roman"/>
          <w:szCs w:val="24"/>
        </w:rPr>
        <w:fldChar w:fldCharType="begin"/>
      </w:r>
      <w:r w:rsidR="000A774E">
        <w:rPr>
          <w:rFonts w:eastAsia="Times New Roman"/>
          <w:szCs w:val="24"/>
        </w:rPr>
        <w:instrText xml:space="preserve"> HYPERLINK "</w:instrText>
      </w:r>
      <w:r w:rsidR="000A774E" w:rsidRPr="000A774E">
        <w:rPr>
          <w:rPrChange w:id="33" w:author="Antonio Schettino" w:date="2018-07-16T10:13:00Z">
            <w:rPr>
              <w:rStyle w:val="Hyperlink"/>
              <w:rFonts w:eastAsia="Times New Roman"/>
              <w:szCs w:val="24"/>
            </w:rPr>
          </w:rPrChange>
        </w:rPr>
        <w:instrText>https://osf.io/xxxxx/</w:instrText>
      </w:r>
      <w:r w:rsidR="000A774E">
        <w:rPr>
          <w:rFonts w:eastAsia="Times New Roman"/>
          <w:szCs w:val="24"/>
        </w:rPr>
        <w:instrText xml:space="preserve">" </w:instrText>
      </w:r>
      <w:r w:rsidR="000A774E">
        <w:rPr>
          <w:rFonts w:eastAsia="Times New Roman"/>
          <w:szCs w:val="24"/>
        </w:rPr>
        <w:fldChar w:fldCharType="separate"/>
      </w:r>
      <w:r w:rsidR="000A774E" w:rsidRPr="000A774E">
        <w:rPr>
          <w:rStyle w:val="Hyperlink"/>
          <w:rFonts w:eastAsia="Times New Roman"/>
          <w:szCs w:val="24"/>
        </w:rPr>
        <w:t>https://osf.io/xxxxx/</w:t>
      </w:r>
      <w:r w:rsidR="000A774E">
        <w:rPr>
          <w:rFonts w:eastAsia="Times New Roman"/>
          <w:szCs w:val="24"/>
        </w:rPr>
        <w:fldChar w:fldCharType="end"/>
      </w:r>
      <w:hyperlink r:id="rId17"/>
      <w:r w:rsidRPr="00A36B42">
        <w:rPr>
          <w:rFonts w:eastAsia="Times New Roman"/>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6A1DEAA3" w14:textId="4F20AED2" w:rsidR="00B1021D" w:rsidRPr="00B1021D" w:rsidRDefault="009214B6" w:rsidP="00B1021D">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B1021D" w:rsidRPr="00BC3FB6">
        <w:rPr>
          <w:noProof/>
          <w:szCs w:val="24"/>
        </w:rPr>
        <w:t xml:space="preserve">Andersen, S. K., &amp; Müller, M. M. (2010). </w:t>
      </w:r>
      <w:r w:rsidR="00B1021D" w:rsidRPr="00B1021D">
        <w:rPr>
          <w:noProof/>
          <w:szCs w:val="24"/>
        </w:rPr>
        <w:t xml:space="preserve">Behavioral performance follows the time course of neural facilitation and suppression during cued shifts of feature-selective attention. </w:t>
      </w:r>
      <w:r w:rsidR="00B1021D" w:rsidRPr="00B1021D">
        <w:rPr>
          <w:i/>
          <w:iCs/>
          <w:noProof/>
          <w:szCs w:val="24"/>
        </w:rPr>
        <w:t>Proceedings of the National Academy of Sciences of the United States of America</w:t>
      </w:r>
      <w:r w:rsidR="00B1021D" w:rsidRPr="00B1021D">
        <w:rPr>
          <w:noProof/>
          <w:szCs w:val="24"/>
        </w:rPr>
        <w:t xml:space="preserve">, </w:t>
      </w:r>
      <w:r w:rsidR="00B1021D" w:rsidRPr="00B1021D">
        <w:rPr>
          <w:i/>
          <w:iCs/>
          <w:noProof/>
          <w:szCs w:val="24"/>
        </w:rPr>
        <w:t>107</w:t>
      </w:r>
      <w:r w:rsidR="00B1021D" w:rsidRPr="00B1021D">
        <w:rPr>
          <w:noProof/>
          <w:szCs w:val="24"/>
        </w:rPr>
        <w:t>(31), 13878–13882. https://doi.org/10.1073/pnas.1002436107</w:t>
      </w:r>
    </w:p>
    <w:p w14:paraId="18BF62FB"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Andersen, S. K., Müller, M. M., &amp; Hillyard, S. A. (2012). Tracking the allocation of attention in visual scenes with steady-state evoked potentials. In </w:t>
      </w:r>
      <w:r w:rsidRPr="00B1021D">
        <w:rPr>
          <w:i/>
          <w:iCs/>
          <w:noProof/>
          <w:szCs w:val="24"/>
        </w:rPr>
        <w:t>Cognitive neuroscience of attention</w:t>
      </w:r>
      <w:r w:rsidRPr="00B1021D">
        <w:rPr>
          <w:noProof/>
          <w:szCs w:val="24"/>
        </w:rPr>
        <w:t xml:space="preserve"> (pp. 197–216).</w:t>
      </w:r>
    </w:p>
    <w:p w14:paraId="01450304"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Anderson, B. A. (2016). The attention habit: How reward learning shapes attentional selection. </w:t>
      </w:r>
      <w:r w:rsidRPr="00B1021D">
        <w:rPr>
          <w:i/>
          <w:iCs/>
          <w:noProof/>
          <w:szCs w:val="24"/>
        </w:rPr>
        <w:t>Annals of the New York Academy of Sciences</w:t>
      </w:r>
      <w:r w:rsidRPr="00B1021D">
        <w:rPr>
          <w:noProof/>
          <w:szCs w:val="24"/>
        </w:rPr>
        <w:t xml:space="preserve">, </w:t>
      </w:r>
      <w:r w:rsidRPr="00B1021D">
        <w:rPr>
          <w:i/>
          <w:iCs/>
          <w:noProof/>
          <w:szCs w:val="24"/>
        </w:rPr>
        <w:t>1369</w:t>
      </w:r>
      <w:r w:rsidRPr="00B1021D">
        <w:rPr>
          <w:noProof/>
          <w:szCs w:val="24"/>
        </w:rPr>
        <w:t>(1), 24–39. https://doi.org/10.1111/nyas.12957</w:t>
      </w:r>
    </w:p>
    <w:p w14:paraId="4F915D09"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Bürkner, P.-C. (2016). brms: An R package for Bayesian multilevel models using Stan. </w:t>
      </w:r>
      <w:r w:rsidRPr="00B1021D">
        <w:rPr>
          <w:i/>
          <w:iCs/>
          <w:noProof/>
          <w:szCs w:val="24"/>
        </w:rPr>
        <w:t>Journal of Statistical Software</w:t>
      </w:r>
      <w:r w:rsidRPr="00B1021D">
        <w:rPr>
          <w:noProof/>
          <w:szCs w:val="24"/>
        </w:rPr>
        <w:t xml:space="preserve">, </w:t>
      </w:r>
      <w:r w:rsidRPr="00B1021D">
        <w:rPr>
          <w:i/>
          <w:iCs/>
          <w:noProof/>
          <w:szCs w:val="24"/>
        </w:rPr>
        <w:t>80</w:t>
      </w:r>
      <w:r w:rsidRPr="00B1021D">
        <w:rPr>
          <w:noProof/>
          <w:szCs w:val="24"/>
        </w:rPr>
        <w:t>(1), 1–28.</w:t>
      </w:r>
    </w:p>
    <w:p w14:paraId="16AAFF09"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Carpenter, B., Gelman, A., Hoffman, M., Lee, D., Goodrich, B., Betancourt, M., … Riddell, A. (2016). Stan: A probabilistic programming language. </w:t>
      </w:r>
      <w:r w:rsidRPr="00B1021D">
        <w:rPr>
          <w:i/>
          <w:iCs/>
          <w:noProof/>
          <w:szCs w:val="24"/>
        </w:rPr>
        <w:t>Journal of Statistical Software</w:t>
      </w:r>
      <w:r w:rsidRPr="00B1021D">
        <w:rPr>
          <w:noProof/>
          <w:szCs w:val="24"/>
        </w:rPr>
        <w:t xml:space="preserve">, </w:t>
      </w:r>
      <w:r w:rsidRPr="00B1021D">
        <w:rPr>
          <w:i/>
          <w:iCs/>
          <w:noProof/>
          <w:szCs w:val="24"/>
        </w:rPr>
        <w:t>2</w:t>
      </w:r>
      <w:r w:rsidRPr="00B1021D">
        <w:rPr>
          <w:noProof/>
          <w:szCs w:val="24"/>
        </w:rPr>
        <w:t>(20), 1–37.</w:t>
      </w:r>
    </w:p>
    <w:p w14:paraId="3906B644"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Chelazzi, L., Perlato, A., Santandrea, E., &amp; Della Libera, C. (2013). Rewards teach visual selective attention. </w:t>
      </w:r>
      <w:r w:rsidRPr="00B1021D">
        <w:rPr>
          <w:i/>
          <w:iCs/>
          <w:noProof/>
          <w:szCs w:val="24"/>
        </w:rPr>
        <w:t>Vision Research</w:t>
      </w:r>
      <w:r w:rsidRPr="00B1021D">
        <w:rPr>
          <w:noProof/>
          <w:szCs w:val="24"/>
        </w:rPr>
        <w:t xml:space="preserve">, </w:t>
      </w:r>
      <w:r w:rsidRPr="00B1021D">
        <w:rPr>
          <w:i/>
          <w:iCs/>
          <w:noProof/>
          <w:szCs w:val="24"/>
        </w:rPr>
        <w:t>85</w:t>
      </w:r>
      <w:r w:rsidRPr="00B1021D">
        <w:rPr>
          <w:noProof/>
          <w:szCs w:val="24"/>
        </w:rPr>
        <w:t>, 58–62. https://doi.org/10.1016/j.visres.2012.12.005</w:t>
      </w:r>
    </w:p>
    <w:p w14:paraId="518B18CE"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Chun, M. M., Golomb, J. D., &amp; Turk-Browne, N. B. (2011). A Taxonomy of External and Internal Attention. </w:t>
      </w:r>
      <w:r w:rsidRPr="00B1021D">
        <w:rPr>
          <w:i/>
          <w:iCs/>
          <w:noProof/>
          <w:szCs w:val="24"/>
        </w:rPr>
        <w:t>Annual Review of Psychology</w:t>
      </w:r>
      <w:r w:rsidRPr="00B1021D">
        <w:rPr>
          <w:noProof/>
          <w:szCs w:val="24"/>
        </w:rPr>
        <w:t xml:space="preserve">, </w:t>
      </w:r>
      <w:r w:rsidRPr="00B1021D">
        <w:rPr>
          <w:i/>
          <w:iCs/>
          <w:noProof/>
          <w:szCs w:val="24"/>
        </w:rPr>
        <w:t>62</w:t>
      </w:r>
      <w:r w:rsidRPr="00B1021D">
        <w:rPr>
          <w:noProof/>
          <w:szCs w:val="24"/>
        </w:rPr>
        <w:t>(1), 73–101. https://doi.org/10.1146/annurev.psych.093008.100427</w:t>
      </w:r>
    </w:p>
    <w:p w14:paraId="60438953"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Della Libera, C., &amp; Chelazzi, L. (2009). Learning to attend and to ignore is a matter of gains and losses. </w:t>
      </w:r>
      <w:r w:rsidRPr="00B1021D">
        <w:rPr>
          <w:i/>
          <w:iCs/>
          <w:noProof/>
          <w:szCs w:val="24"/>
        </w:rPr>
        <w:t>Psychological Science</w:t>
      </w:r>
      <w:r w:rsidRPr="00B1021D">
        <w:rPr>
          <w:noProof/>
          <w:szCs w:val="24"/>
        </w:rPr>
        <w:t xml:space="preserve">, </w:t>
      </w:r>
      <w:r w:rsidRPr="00B1021D">
        <w:rPr>
          <w:i/>
          <w:iCs/>
          <w:noProof/>
          <w:szCs w:val="24"/>
        </w:rPr>
        <w:t>20</w:t>
      </w:r>
      <w:r w:rsidRPr="00B1021D">
        <w:rPr>
          <w:noProof/>
          <w:szCs w:val="24"/>
        </w:rPr>
        <w:t>(6), 778–784. https://doi.org/10.1111/j.1467-9280.2009.02360.x</w:t>
      </w:r>
    </w:p>
    <w:p w14:paraId="19F823F9"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lastRenderedPageBreak/>
        <w:t xml:space="preserve">Desimone, R., &amp; Duncan, J. (1995). Neural Mechanisms of Selective Visual. </w:t>
      </w:r>
      <w:r w:rsidRPr="00B1021D">
        <w:rPr>
          <w:i/>
          <w:iCs/>
          <w:noProof/>
          <w:szCs w:val="24"/>
        </w:rPr>
        <w:t>Annual Review of Neuroscience</w:t>
      </w:r>
      <w:r w:rsidRPr="00B1021D">
        <w:rPr>
          <w:noProof/>
          <w:szCs w:val="24"/>
        </w:rPr>
        <w:t xml:space="preserve">, </w:t>
      </w:r>
      <w:r w:rsidRPr="00B1021D">
        <w:rPr>
          <w:i/>
          <w:iCs/>
          <w:noProof/>
          <w:szCs w:val="24"/>
        </w:rPr>
        <w:t>18</w:t>
      </w:r>
      <w:r w:rsidRPr="00B1021D">
        <w:rPr>
          <w:noProof/>
          <w:szCs w:val="24"/>
        </w:rPr>
        <w:t>(1), 193–222. https://doi.org/10.1146/annurev.ne.18.030195.001205</w:t>
      </w:r>
    </w:p>
    <w:p w14:paraId="5F88D3BC"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Failing, M., &amp; Theeuwes, J. (2017). Selection history: How reward modulates selectivity of visual attention. </w:t>
      </w:r>
      <w:r w:rsidRPr="00B1021D">
        <w:rPr>
          <w:i/>
          <w:iCs/>
          <w:noProof/>
          <w:szCs w:val="24"/>
        </w:rPr>
        <w:t>Psychonomic Bulletin and Review</w:t>
      </w:r>
      <w:r w:rsidRPr="00B1021D">
        <w:rPr>
          <w:noProof/>
          <w:szCs w:val="24"/>
        </w:rPr>
        <w:t>, 1–25. https://doi.org/10.3758/s13423-017-1380-y</w:t>
      </w:r>
    </w:p>
    <w:p w14:paraId="1F2FA9B1"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Franken, I. H. A., Muris, P., &amp; Rassin, E. (2005). Psychometric properties of the Dutch BIS/BAS scales. </w:t>
      </w:r>
      <w:r w:rsidRPr="00B1021D">
        <w:rPr>
          <w:i/>
          <w:iCs/>
          <w:noProof/>
          <w:szCs w:val="24"/>
        </w:rPr>
        <w:t>Journal of Psychopathology and Behavioral Assessment</w:t>
      </w:r>
      <w:r w:rsidRPr="00B1021D">
        <w:rPr>
          <w:noProof/>
          <w:szCs w:val="24"/>
        </w:rPr>
        <w:t xml:space="preserve">, </w:t>
      </w:r>
      <w:r w:rsidRPr="00B1021D">
        <w:rPr>
          <w:i/>
          <w:iCs/>
          <w:noProof/>
          <w:szCs w:val="24"/>
        </w:rPr>
        <w:t>27</w:t>
      </w:r>
      <w:r w:rsidRPr="00B1021D">
        <w:rPr>
          <w:noProof/>
          <w:szCs w:val="24"/>
        </w:rPr>
        <w:t>(1), 25–30. https://doi.org/10.1007/s10862-005-3262-2</w:t>
      </w:r>
    </w:p>
    <w:p w14:paraId="028DAF57"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Maunsell, J. H. R. (2004). Neuronal representations of cognitive state: Reward or attention? </w:t>
      </w:r>
      <w:r w:rsidRPr="00B1021D">
        <w:rPr>
          <w:i/>
          <w:iCs/>
          <w:noProof/>
          <w:szCs w:val="24"/>
        </w:rPr>
        <w:t>Trends in Cognitive Sciences</w:t>
      </w:r>
      <w:r w:rsidRPr="00B1021D">
        <w:rPr>
          <w:noProof/>
          <w:szCs w:val="24"/>
        </w:rPr>
        <w:t xml:space="preserve">, </w:t>
      </w:r>
      <w:r w:rsidRPr="00B1021D">
        <w:rPr>
          <w:i/>
          <w:iCs/>
          <w:noProof/>
          <w:szCs w:val="24"/>
        </w:rPr>
        <w:t>8</w:t>
      </w:r>
      <w:r w:rsidRPr="00B1021D">
        <w:rPr>
          <w:noProof/>
          <w:szCs w:val="24"/>
        </w:rPr>
        <w:t>(6), 261–265. https://doi.org/10.1016/j.tics.2004.04.003</w:t>
      </w:r>
    </w:p>
    <w:p w14:paraId="108C4D63"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Muller, M. M., Andersen, S., Trujillo, N. J., Valdes-Sosa, P., Malinowski, P., &amp; Hillyard, S. A. (2006). Feature-selective attention enhances color signals in early visual areas of the human brain. </w:t>
      </w:r>
      <w:r w:rsidRPr="00B1021D">
        <w:rPr>
          <w:i/>
          <w:iCs/>
          <w:noProof/>
          <w:szCs w:val="24"/>
        </w:rPr>
        <w:t>Proceedings of the National Academy of Sciences</w:t>
      </w:r>
      <w:r w:rsidRPr="00B1021D">
        <w:rPr>
          <w:noProof/>
          <w:szCs w:val="24"/>
        </w:rPr>
        <w:t xml:space="preserve">, </w:t>
      </w:r>
      <w:r w:rsidRPr="00B1021D">
        <w:rPr>
          <w:i/>
          <w:iCs/>
          <w:noProof/>
          <w:szCs w:val="24"/>
        </w:rPr>
        <w:t>103</w:t>
      </w:r>
      <w:r w:rsidRPr="00B1021D">
        <w:rPr>
          <w:noProof/>
          <w:szCs w:val="24"/>
        </w:rPr>
        <w:t>(38), 14250–14254. https://doi.org/10.1073/pnas.0606668103</w:t>
      </w:r>
    </w:p>
    <w:p w14:paraId="71818BF5"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Norcia, A. M., Appelbaum, L. G., Ales, J. M., Cottereau, B. R., &amp; Rossion, B. (2015). The steady-state visual evoked potential in vision research : A review. </w:t>
      </w:r>
      <w:r w:rsidRPr="00B1021D">
        <w:rPr>
          <w:i/>
          <w:iCs/>
          <w:noProof/>
          <w:szCs w:val="24"/>
        </w:rPr>
        <w:t>Journal of Vision</w:t>
      </w:r>
      <w:r w:rsidRPr="00B1021D">
        <w:rPr>
          <w:noProof/>
          <w:szCs w:val="24"/>
        </w:rPr>
        <w:t xml:space="preserve">, </w:t>
      </w:r>
      <w:r w:rsidRPr="00B1021D">
        <w:rPr>
          <w:i/>
          <w:iCs/>
          <w:noProof/>
          <w:szCs w:val="24"/>
        </w:rPr>
        <w:t>15</w:t>
      </w:r>
      <w:r w:rsidRPr="00B1021D">
        <w:rPr>
          <w:noProof/>
          <w:szCs w:val="24"/>
        </w:rPr>
        <w:t>(6), 1–46. https://doi.org/10.1167/15.6.4.doi</w:t>
      </w:r>
    </w:p>
    <w:p w14:paraId="11E3214E"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 xml:space="preserve">Roelfsema, P. R., van Ooyen, A., &amp; Watanabe, T. (2010). Perceptual learning rules based on reinforcers and attention. </w:t>
      </w:r>
      <w:r w:rsidRPr="00B1021D">
        <w:rPr>
          <w:i/>
          <w:iCs/>
          <w:noProof/>
          <w:szCs w:val="24"/>
        </w:rPr>
        <w:t>Trends in Cognitive Sciences</w:t>
      </w:r>
      <w:r w:rsidRPr="00B1021D">
        <w:rPr>
          <w:noProof/>
          <w:szCs w:val="24"/>
        </w:rPr>
        <w:t xml:space="preserve">, </w:t>
      </w:r>
      <w:r w:rsidRPr="00B1021D">
        <w:rPr>
          <w:i/>
          <w:iCs/>
          <w:noProof/>
          <w:szCs w:val="24"/>
        </w:rPr>
        <w:t>14</w:t>
      </w:r>
      <w:r w:rsidRPr="00B1021D">
        <w:rPr>
          <w:noProof/>
          <w:szCs w:val="24"/>
        </w:rPr>
        <w:t>(2), 64–71. https://doi.org/10.1016/j.tics.2009.11.005</w:t>
      </w:r>
    </w:p>
    <w:p w14:paraId="51816502" w14:textId="77777777" w:rsidR="00B1021D" w:rsidRPr="00B1021D" w:rsidRDefault="00B1021D" w:rsidP="00B1021D">
      <w:pPr>
        <w:widowControl w:val="0"/>
        <w:autoSpaceDE w:val="0"/>
        <w:autoSpaceDN w:val="0"/>
        <w:adjustRightInd w:val="0"/>
        <w:spacing w:after="0" w:line="480" w:lineRule="auto"/>
        <w:ind w:left="480" w:hanging="480"/>
        <w:rPr>
          <w:noProof/>
          <w:szCs w:val="24"/>
        </w:rPr>
      </w:pPr>
      <w:r w:rsidRPr="00B1021D">
        <w:rPr>
          <w:noProof/>
          <w:szCs w:val="24"/>
        </w:rPr>
        <w:t>Team, Rs. (2015). RStudio: Integrated Development for R. Boston, MA: RStudio, Inc. Retrieved from http://www.rstudio.com/</w:t>
      </w:r>
    </w:p>
    <w:p w14:paraId="6C0CD5FD" w14:textId="77777777" w:rsidR="00B1021D" w:rsidRPr="00B1021D" w:rsidRDefault="00B1021D" w:rsidP="00B1021D">
      <w:pPr>
        <w:widowControl w:val="0"/>
        <w:autoSpaceDE w:val="0"/>
        <w:autoSpaceDN w:val="0"/>
        <w:adjustRightInd w:val="0"/>
        <w:spacing w:after="0" w:line="480" w:lineRule="auto"/>
        <w:ind w:left="480" w:hanging="480"/>
        <w:rPr>
          <w:noProof/>
        </w:rPr>
      </w:pPr>
      <w:r w:rsidRPr="00B1021D">
        <w:rPr>
          <w:noProof/>
          <w:szCs w:val="24"/>
        </w:rPr>
        <w:t xml:space="preserve">Van der Does, A. J. W. (2002). </w:t>
      </w:r>
      <w:r w:rsidRPr="00B5232F">
        <w:rPr>
          <w:i/>
          <w:iCs/>
          <w:noProof/>
          <w:szCs w:val="24"/>
          <w:lang w:val="nl-BE"/>
        </w:rPr>
        <w:t xml:space="preserve">Handleiding bij de Nederlandse versie van beck depression inventory—second edition (BDI-II-NL). </w:t>
      </w:r>
      <w:r w:rsidRPr="00B1021D">
        <w:rPr>
          <w:i/>
          <w:iCs/>
          <w:noProof/>
          <w:szCs w:val="24"/>
        </w:rPr>
        <w:t xml:space="preserve">[The Dutch version of the Beck depression </w:t>
      </w:r>
      <w:r w:rsidRPr="00B1021D">
        <w:rPr>
          <w:i/>
          <w:iCs/>
          <w:noProof/>
          <w:szCs w:val="24"/>
        </w:rPr>
        <w:lastRenderedPageBreak/>
        <w:t>inventory].</w:t>
      </w:r>
      <w:r w:rsidRPr="00B1021D">
        <w:rPr>
          <w:noProof/>
          <w:szCs w:val="24"/>
        </w:rPr>
        <w:t xml:space="preserve"> Amsterdam: Harcourt.</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tonio Schettino" w:date="2018-07-16T14:00:00Z" w:initials="AS">
    <w:p w14:paraId="37E5F6D9" w14:textId="68C48251" w:rsidR="00FF793F" w:rsidRDefault="00FF793F">
      <w:pPr>
        <w:pStyle w:val="CommentText"/>
      </w:pPr>
      <w:r>
        <w:rPr>
          <w:rStyle w:val="CommentReference"/>
        </w:rPr>
        <w:annotationRef/>
      </w:r>
      <w:r>
        <w:t>Are you sure you want to call acquisition “training” and extinction “test”? Worded like this, it feels as if we were interested in the extinction phase… perhaps we can ask the other authors as well…</w:t>
      </w:r>
    </w:p>
  </w:comment>
  <w:comment w:id="6" w:author="Antonio Schettino" w:date="2018-07-16T12:50:00Z" w:initials="AS">
    <w:p w14:paraId="1800D1A6" w14:textId="7EC6771B" w:rsidR="00FF793F" w:rsidRDefault="00FF793F">
      <w:pPr>
        <w:pStyle w:val="CommentText"/>
      </w:pPr>
      <w:r>
        <w:rPr>
          <w:rStyle w:val="CommentReference"/>
        </w:rPr>
        <w:annotationRef/>
      </w:r>
      <w:r>
        <w:t>Do I remember correctly? Or perhaps it was only low-pass at 100 Hz?</w:t>
      </w:r>
    </w:p>
  </w:comment>
  <w:comment w:id="7" w:author="Antonio Schettino" w:date="2018-07-16T11:46:00Z" w:initials="AS">
    <w:p w14:paraId="63F074A8" w14:textId="758297B6" w:rsidR="00FF793F" w:rsidRDefault="00FF793F">
      <w:pPr>
        <w:pStyle w:val="CommentText"/>
      </w:pPr>
      <w:r>
        <w:rPr>
          <w:rStyle w:val="CommentReference"/>
        </w:rPr>
        <w:annotationRef/>
      </w:r>
      <w:r>
        <w:t>REFERENCE:</w:t>
      </w:r>
    </w:p>
    <w:p w14:paraId="2E032A3D" w14:textId="3134407B" w:rsidR="00FF793F" w:rsidRDefault="00FF793F">
      <w:pPr>
        <w:pStyle w:val="CommentText"/>
      </w:pPr>
    </w:p>
    <w:p w14:paraId="3C9A7471" w14:textId="0B4E9D43" w:rsidR="00FF793F" w:rsidRDefault="00FF793F" w:rsidP="007B1A65">
      <w:pPr>
        <w:pStyle w:val="CommentText"/>
      </w:pPr>
      <w:proofErr w:type="spellStart"/>
      <w:r>
        <w:t>Chatrian</w:t>
      </w:r>
      <w:proofErr w:type="spellEnd"/>
      <w:r>
        <w:t xml:space="preserve"> GE, </w:t>
      </w:r>
      <w:proofErr w:type="spellStart"/>
      <w:r>
        <w:t>Lettich</w:t>
      </w:r>
      <w:proofErr w:type="spellEnd"/>
      <w:r>
        <w:t xml:space="preserve"> E, Nelson PL. Ten percent electrode system for topographic studies of spontaneous and evoked EEG activity. Am J EEG </w:t>
      </w:r>
      <w:proofErr w:type="spellStart"/>
      <w:r>
        <w:t>Technol</w:t>
      </w:r>
      <w:proofErr w:type="spellEnd"/>
      <w:r>
        <w:t xml:space="preserve"> 1985;25:83-92</w:t>
      </w:r>
    </w:p>
  </w:comment>
  <w:comment w:id="8" w:author="Antonio Schettino" w:date="2018-07-16T11:51:00Z" w:initials="AS">
    <w:p w14:paraId="45CB1C85" w14:textId="6C9AFE48" w:rsidR="00FF793F" w:rsidRDefault="00FF793F">
      <w:pPr>
        <w:pStyle w:val="CommentText"/>
      </w:pPr>
      <w:r>
        <w:rPr>
          <w:rStyle w:val="CommentReference"/>
        </w:rPr>
        <w:annotationRef/>
      </w:r>
      <w:r>
        <w:t>REFERENCE:</w:t>
      </w:r>
    </w:p>
    <w:p w14:paraId="2C3C2257" w14:textId="18D78B1F" w:rsidR="00FF793F" w:rsidRDefault="00FF793F">
      <w:pPr>
        <w:pStyle w:val="CommentText"/>
      </w:pPr>
    </w:p>
    <w:p w14:paraId="2000EFDE" w14:textId="25015EAF" w:rsidR="00FF793F" w:rsidRDefault="00FF793F">
      <w:pPr>
        <w:pStyle w:val="CommentText"/>
      </w:pPr>
      <w:r w:rsidRPr="000575D7">
        <w:t xml:space="preserve">Delorme, A. &amp; </w:t>
      </w:r>
      <w:proofErr w:type="spellStart"/>
      <w:r w:rsidRPr="000575D7">
        <w:t>Makeig</w:t>
      </w:r>
      <w:proofErr w:type="spellEnd"/>
      <w:r w:rsidRPr="000575D7">
        <w:t xml:space="preserve">, S. EEGLAB: an open source toolbox for analysis of single-trial EEG dynamics including independent component analysis. J. </w:t>
      </w:r>
      <w:proofErr w:type="spellStart"/>
      <w:r w:rsidRPr="000575D7">
        <w:t>Neurosci</w:t>
      </w:r>
      <w:proofErr w:type="spellEnd"/>
      <w:r w:rsidRPr="000575D7">
        <w:t>. Methods 134, 9–21 (2004).</w:t>
      </w:r>
    </w:p>
  </w:comment>
  <w:comment w:id="9" w:author="Antonio Schettino" w:date="2018-07-16T11:52:00Z" w:initials="AS">
    <w:p w14:paraId="4EF046F5" w14:textId="77777777" w:rsidR="00FF793F" w:rsidRDefault="00FF793F" w:rsidP="00D8304B">
      <w:pPr>
        <w:pStyle w:val="CommentText"/>
      </w:pPr>
      <w:r>
        <w:rPr>
          <w:rStyle w:val="CommentReference"/>
        </w:rPr>
        <w:annotationRef/>
      </w:r>
      <w:r>
        <w:t>REFERENCE:</w:t>
      </w:r>
    </w:p>
    <w:p w14:paraId="72DF10D3" w14:textId="77777777" w:rsidR="00FF793F" w:rsidRDefault="00FF793F" w:rsidP="00D8304B">
      <w:pPr>
        <w:pStyle w:val="CommentText"/>
      </w:pPr>
    </w:p>
    <w:p w14:paraId="7295571A" w14:textId="77777777" w:rsidR="00FF793F" w:rsidRDefault="00FF793F" w:rsidP="00D8304B">
      <w:pPr>
        <w:pStyle w:val="CommentText"/>
      </w:pPr>
      <w:r>
        <w:t xml:space="preserve">Nolan, H., Whelan, R. &amp; Reilly, R. B. FASTER: Fully Automated Statistical Thresholding for EEG artifact Rejection. J. </w:t>
      </w:r>
      <w:proofErr w:type="spellStart"/>
      <w:r>
        <w:t>Neurosci</w:t>
      </w:r>
      <w:proofErr w:type="spellEnd"/>
      <w:r>
        <w:t>. Methods 192, 152–62 (2010)..</w:t>
      </w:r>
    </w:p>
  </w:comment>
  <w:comment w:id="10" w:author="Antonio Schettino" w:date="2018-07-16T12:07:00Z" w:initials="AS">
    <w:p w14:paraId="35AF49BD" w14:textId="77777777" w:rsidR="00FF793F" w:rsidRDefault="00FF793F" w:rsidP="001140A2">
      <w:pPr>
        <w:pStyle w:val="CommentText"/>
      </w:pPr>
      <w:r>
        <w:rPr>
          <w:rStyle w:val="CommentReference"/>
        </w:rPr>
        <w:annotationRef/>
      </w:r>
      <w:r>
        <w:t>REFERENCE:</w:t>
      </w:r>
    </w:p>
    <w:p w14:paraId="20ACA943" w14:textId="77777777" w:rsidR="00FF793F" w:rsidRDefault="00FF793F" w:rsidP="001140A2">
      <w:pPr>
        <w:pStyle w:val="CommentText"/>
      </w:pPr>
    </w:p>
    <w:p w14:paraId="1AE6290A" w14:textId="77777777" w:rsidR="00FF793F" w:rsidRDefault="00FF793F" w:rsidP="001140A2">
      <w:pPr>
        <w:pStyle w:val="CommentText"/>
      </w:pPr>
      <w:r w:rsidRPr="00E34F80">
        <w:t xml:space="preserve">Perrin, F., </w:t>
      </w:r>
      <w:proofErr w:type="spellStart"/>
      <w:r w:rsidRPr="00E34F80">
        <w:t>Pernier</w:t>
      </w:r>
      <w:proofErr w:type="spellEnd"/>
      <w:r w:rsidRPr="00E34F80">
        <w:t xml:space="preserve">, J., Bertrand, O. &amp; </w:t>
      </w:r>
      <w:proofErr w:type="spellStart"/>
      <w:r w:rsidRPr="00E34F80">
        <w:t>Echallier</w:t>
      </w:r>
      <w:proofErr w:type="spellEnd"/>
      <w:r w:rsidRPr="00E34F80">
        <w:t xml:space="preserve">, J. F. Spherical Splines for Scalp Potential and Current-Density Mapping. </w:t>
      </w:r>
      <w:proofErr w:type="spellStart"/>
      <w:r w:rsidRPr="00E34F80">
        <w:t>Electroencephalogr</w:t>
      </w:r>
      <w:proofErr w:type="spellEnd"/>
      <w:r w:rsidRPr="00E34F80">
        <w:t xml:space="preserve">. </w:t>
      </w:r>
      <w:proofErr w:type="spellStart"/>
      <w:r w:rsidRPr="00E34F80">
        <w:t>Clin</w:t>
      </w:r>
      <w:proofErr w:type="spellEnd"/>
      <w:r w:rsidRPr="00E34F80">
        <w:t xml:space="preserve">. </w:t>
      </w:r>
      <w:proofErr w:type="spellStart"/>
      <w:r w:rsidRPr="00E34F80">
        <w:t>Neurophysiol</w:t>
      </w:r>
      <w:proofErr w:type="spellEnd"/>
      <w:r w:rsidRPr="00E34F80">
        <w:t>. 72, 184–187 (1989)</w:t>
      </w:r>
    </w:p>
  </w:comment>
  <w:comment w:id="11" w:author="Antonio Schettino" w:date="2018-07-16T12:01:00Z" w:initials="AS">
    <w:p w14:paraId="709FB49C" w14:textId="77777777" w:rsidR="00FF793F" w:rsidRDefault="00FF793F" w:rsidP="00D8304B">
      <w:pPr>
        <w:pStyle w:val="CommentText"/>
      </w:pPr>
      <w:r>
        <w:rPr>
          <w:rStyle w:val="CommentReference"/>
        </w:rPr>
        <w:annotationRef/>
      </w:r>
      <w:r>
        <w:t>REFERENCE:</w:t>
      </w:r>
    </w:p>
    <w:p w14:paraId="39E0C733" w14:textId="77777777" w:rsidR="00FF793F" w:rsidRDefault="00FF793F" w:rsidP="00D8304B">
      <w:pPr>
        <w:pStyle w:val="CommentText"/>
      </w:pPr>
    </w:p>
    <w:p w14:paraId="7F46B32F" w14:textId="77777777" w:rsidR="00FF793F" w:rsidRDefault="00FF793F" w:rsidP="00D8304B">
      <w:pPr>
        <w:pStyle w:val="CommentText"/>
      </w:pPr>
      <w:proofErr w:type="spellStart"/>
      <w:r>
        <w:t>Junghöfer</w:t>
      </w:r>
      <w:proofErr w:type="spellEnd"/>
      <w:r>
        <w:t xml:space="preserve"> M, Elbert T, Tucker DM, </w:t>
      </w:r>
      <w:proofErr w:type="spellStart"/>
      <w:r>
        <w:t>Rockstroh</w:t>
      </w:r>
      <w:proofErr w:type="spellEnd"/>
      <w:r>
        <w:t xml:space="preserve"> B. Statistical control of artifacts in dense array EEG/MEG studies, Psychophysiology , 2000, vol. 37(4), 523-532</w:t>
      </w:r>
    </w:p>
  </w:comment>
  <w:comment w:id="12" w:author="Antonio Schettino" w:date="2018-07-16T12:31:00Z" w:initials="AS">
    <w:p w14:paraId="3ABA645C" w14:textId="65E5CCC9" w:rsidR="00FF793F" w:rsidRDefault="00FF793F">
      <w:pPr>
        <w:pStyle w:val="CommentText"/>
      </w:pPr>
      <w:r>
        <w:rPr>
          <w:rStyle w:val="CommentReference"/>
        </w:rPr>
        <w:annotationRef/>
      </w:r>
      <w:r>
        <w:t>Update with link to pre-processing script</w:t>
      </w:r>
    </w:p>
  </w:comment>
  <w:comment w:id="13" w:author="Antonio Schettino" w:date="2018-07-16T14:10:00Z" w:initials="AS">
    <w:p w14:paraId="74CFE663" w14:textId="739EDF26" w:rsidR="00FF793F" w:rsidRDefault="00FF793F">
      <w:pPr>
        <w:pStyle w:val="CommentText"/>
      </w:pPr>
      <w:r>
        <w:rPr>
          <w:rStyle w:val="CommentReference"/>
        </w:rPr>
        <w:annotationRef/>
      </w:r>
      <w:r>
        <w:t>We should find better names for these labels…</w:t>
      </w:r>
    </w:p>
  </w:comment>
  <w:comment w:id="14" w:author="Ivan Grahek" w:date="2018-08-10T19:47:00Z" w:initials="IG">
    <w:p w14:paraId="171E3DC0" w14:textId="0B384FB2" w:rsidR="00FF793F" w:rsidRDefault="00FF793F">
      <w:pPr>
        <w:pStyle w:val="CommentText"/>
      </w:pPr>
      <w:r>
        <w:rPr>
          <w:rStyle w:val="CommentReference"/>
        </w:rPr>
        <w:annotationRef/>
      </w:r>
      <w:r>
        <w:t xml:space="preserve">Add a sentence on how the two frequencies were normalized. </w:t>
      </w:r>
    </w:p>
  </w:comment>
  <w:comment w:id="15" w:author="Antonio Schettino" w:date="2018-07-16T11:01:00Z" w:initials="AS">
    <w:p w14:paraId="08E7C77C" w14:textId="4853AEDE" w:rsidR="00FF793F" w:rsidRDefault="00FF793F">
      <w:pPr>
        <w:pStyle w:val="CommentText"/>
      </w:pPr>
      <w:r>
        <w:rPr>
          <w:rStyle w:val="CommentReference"/>
        </w:rPr>
        <w:annotationRef/>
      </w:r>
      <w:r>
        <w:t xml:space="preserve">Below this figure (panels C and D), we could also add the </w:t>
      </w:r>
      <w:proofErr w:type="spellStart"/>
      <w:r>
        <w:t>pirateplots</w:t>
      </w:r>
      <w:proofErr w:type="spellEnd"/>
      <w:r>
        <w:t xml:space="preserve"> with EEG results.</w:t>
      </w:r>
    </w:p>
    <w:p w14:paraId="180818F3" w14:textId="203B3394" w:rsidR="00FF793F" w:rsidRDefault="00FF793F">
      <w:pPr>
        <w:pStyle w:val="CommentText"/>
      </w:pPr>
      <w:r>
        <w:t xml:space="preserve">We should also add another figure (Figure 1) with an example of the experimental procedure and the </w:t>
      </w:r>
      <w:proofErr w:type="spellStart"/>
      <w:r>
        <w:t>pirateplots</w:t>
      </w:r>
      <w:proofErr w:type="spellEnd"/>
      <w:r>
        <w:t xml:space="preserve"> with behavioral results (hit rates and RTs)</w:t>
      </w:r>
    </w:p>
  </w:comment>
  <w:comment w:id="16" w:author="Antonio Schettino" w:date="2018-07-16T11:04:00Z" w:initials="AS">
    <w:p w14:paraId="12338931" w14:textId="26B8EC0F" w:rsidR="00FF793F" w:rsidRDefault="00FF793F">
      <w:pPr>
        <w:pStyle w:val="CommentText"/>
      </w:pPr>
      <w:r>
        <w:rPr>
          <w:rStyle w:val="CommentReference"/>
        </w:rPr>
        <w:annotationRef/>
      </w:r>
      <w:r>
        <w:t>how to rename the conditions? This is incomprehensible…</w:t>
      </w:r>
    </w:p>
  </w:comment>
  <w:comment w:id="17" w:author="Ivan Grahek" w:date="2018-08-10T20:29:00Z" w:initials="IG">
    <w:p w14:paraId="5E553540" w14:textId="027FF71D" w:rsidR="00FF793F" w:rsidRDefault="00FF793F">
      <w:pPr>
        <w:pStyle w:val="CommentText"/>
      </w:pPr>
      <w:r>
        <w:rPr>
          <w:rStyle w:val="CommentReference"/>
        </w:rPr>
        <w:annotationRef/>
      </w:r>
      <w:r>
        <w:t xml:space="preserve">Add here that the trace plots can be found online. </w:t>
      </w:r>
    </w:p>
  </w:comment>
  <w:comment w:id="19" w:author="Ivan Grahek" w:date="2018-08-10T20:57:00Z" w:initials="IG">
    <w:p w14:paraId="19DE6DA3" w14:textId="4436DC99" w:rsidR="00EF140D" w:rsidRDefault="00EF140D">
      <w:pPr>
        <w:pStyle w:val="CommentText"/>
      </w:pPr>
      <w:r>
        <w:rPr>
          <w:rStyle w:val="CommentReference"/>
        </w:rPr>
        <w:annotationRef/>
      </w:r>
      <w:r>
        <w:t>This plot should always look exactly like the posterior plot</w:t>
      </w:r>
    </w:p>
  </w:comment>
  <w:comment w:id="20" w:author="Ivan Grahek" w:date="2018-08-10T20:33:00Z" w:initials="IG">
    <w:p w14:paraId="3B81D22F" w14:textId="3E88F1B8" w:rsidR="00FF793F" w:rsidRDefault="00FF793F">
      <w:pPr>
        <w:pStyle w:val="CommentText"/>
      </w:pPr>
      <w:r>
        <w:rPr>
          <w:rStyle w:val="CommentReference"/>
        </w:rPr>
        <w:annotationRef/>
      </w:r>
      <w:r>
        <w:t xml:space="preserve">Pirate plot only with the distribution and maybe the credible intervals </w:t>
      </w:r>
    </w:p>
  </w:comment>
  <w:comment w:id="21" w:author="Antonio Schettino" w:date="2018-07-16T11:21:00Z" w:initials="AS">
    <w:p w14:paraId="637E6C43" w14:textId="77777777" w:rsidR="00FF793F" w:rsidRDefault="00FF793F" w:rsidP="004D7EBB">
      <w:pPr>
        <w:pStyle w:val="CommentText"/>
      </w:pPr>
      <w:r>
        <w:rPr>
          <w:rStyle w:val="CommentReference"/>
        </w:rPr>
        <w:annotationRef/>
      </w:r>
      <w:r>
        <w:t>REFERENCE:</w:t>
      </w:r>
    </w:p>
    <w:p w14:paraId="040C359D" w14:textId="77777777" w:rsidR="00FF793F" w:rsidRDefault="00FF793F" w:rsidP="004D7EBB">
      <w:pPr>
        <w:pStyle w:val="CommentText"/>
      </w:pPr>
    </w:p>
    <w:p w14:paraId="63717165" w14:textId="77777777" w:rsidR="00FF793F" w:rsidRDefault="00FF793F" w:rsidP="004D7EBB">
      <w:pPr>
        <w:pStyle w:val="CommentText"/>
      </w:pPr>
      <w:r w:rsidRPr="009D644F">
        <w:t>R Core Team. R: A Language and Environment for Statistical Computing. (R Foundation for Statistical Computing, 2017).</w:t>
      </w:r>
    </w:p>
  </w:comment>
  <w:comment w:id="22" w:author="Antonio Schettino" w:date="2018-07-16T11:21:00Z" w:initials="AS">
    <w:p w14:paraId="121813B9" w14:textId="77777777" w:rsidR="00FF793F" w:rsidRDefault="00FF793F" w:rsidP="004D7EBB">
      <w:pPr>
        <w:pStyle w:val="CommentText"/>
      </w:pPr>
      <w:r>
        <w:rPr>
          <w:rStyle w:val="CommentReference"/>
        </w:rPr>
        <w:annotationRef/>
      </w:r>
      <w:r>
        <w:t>REFERENCE:</w:t>
      </w:r>
    </w:p>
    <w:p w14:paraId="40B9667D" w14:textId="77777777" w:rsidR="00FF793F" w:rsidRDefault="00FF793F" w:rsidP="004D7EBB">
      <w:pPr>
        <w:pStyle w:val="CommentText"/>
      </w:pPr>
    </w:p>
    <w:p w14:paraId="239DB1CA" w14:textId="77777777" w:rsidR="00FF793F" w:rsidRDefault="00FF793F" w:rsidP="004D7EBB">
      <w:pPr>
        <w:pStyle w:val="CommentText"/>
      </w:pPr>
      <w:r w:rsidRPr="009D644F">
        <w:t>RStudio Team. RStudio: Integrated Development for R. (RStudio, Inc., 2015).</w:t>
      </w:r>
    </w:p>
  </w:comment>
  <w:comment w:id="23" w:author="Antonio Schettino" w:date="2018-07-16T11:22:00Z" w:initials="AS">
    <w:p w14:paraId="73BA46D4" w14:textId="77777777" w:rsidR="00FF793F" w:rsidRDefault="00FF793F" w:rsidP="004D7EBB">
      <w:pPr>
        <w:pStyle w:val="CommentText"/>
      </w:pPr>
      <w:r>
        <w:rPr>
          <w:rStyle w:val="CommentReference"/>
        </w:rPr>
        <w:annotationRef/>
      </w:r>
      <w:r>
        <w:t>REFERENCE:</w:t>
      </w:r>
    </w:p>
    <w:p w14:paraId="4C3C38E9" w14:textId="77777777" w:rsidR="00FF793F" w:rsidRDefault="00FF793F" w:rsidP="004D7EBB">
      <w:pPr>
        <w:pStyle w:val="CommentText"/>
      </w:pPr>
    </w:p>
    <w:p w14:paraId="3D603343" w14:textId="77777777" w:rsidR="00FF793F" w:rsidRDefault="00FF793F" w:rsidP="004D7EBB">
      <w:pPr>
        <w:pStyle w:val="CommentText"/>
      </w:pPr>
      <w:r w:rsidRPr="009D644F">
        <w:t xml:space="preserve">Wickham, H. </w:t>
      </w:r>
      <w:proofErr w:type="spellStart"/>
      <w:r w:rsidRPr="009D644F">
        <w:t>tidyverse</w:t>
      </w:r>
      <w:proofErr w:type="spellEnd"/>
      <w:r w:rsidRPr="009D644F">
        <w:t>: Easily Install and Load the ‘</w:t>
      </w:r>
      <w:proofErr w:type="spellStart"/>
      <w:r w:rsidRPr="009D644F">
        <w:t>Tidyverse</w:t>
      </w:r>
      <w:proofErr w:type="spellEnd"/>
      <w:r w:rsidRPr="009D644F">
        <w:t>’. (2017)</w:t>
      </w:r>
    </w:p>
  </w:comment>
  <w:comment w:id="24" w:author="Antonio Schettino" w:date="2018-07-16T11:22:00Z" w:initials="AS">
    <w:p w14:paraId="2E9B6B68" w14:textId="77777777" w:rsidR="00FF793F" w:rsidRDefault="00FF793F" w:rsidP="004D7EBB">
      <w:pPr>
        <w:pStyle w:val="CommentText"/>
      </w:pPr>
      <w:r>
        <w:rPr>
          <w:rStyle w:val="CommentReference"/>
        </w:rPr>
        <w:annotationRef/>
      </w:r>
      <w:r>
        <w:t>REFERENCE:</w:t>
      </w:r>
    </w:p>
    <w:p w14:paraId="1B7434FF" w14:textId="77777777" w:rsidR="00FF793F" w:rsidRDefault="00FF793F" w:rsidP="004D7EBB">
      <w:pPr>
        <w:pStyle w:val="CommentText"/>
      </w:pPr>
    </w:p>
    <w:p w14:paraId="5421E7A9" w14:textId="77777777" w:rsidR="00FF793F" w:rsidRDefault="00FF793F" w:rsidP="004D7EBB">
      <w:pPr>
        <w:pStyle w:val="CommentText"/>
      </w:pPr>
      <w:r w:rsidRPr="009D644F">
        <w:t xml:space="preserve">Hope, R. M. </w:t>
      </w:r>
      <w:proofErr w:type="spellStart"/>
      <w:r w:rsidRPr="009D644F">
        <w:t>Rmisc</w:t>
      </w:r>
      <w:proofErr w:type="spellEnd"/>
      <w:r w:rsidRPr="009D644F">
        <w:t>: Ryan Miscellaneous. (2013).</w:t>
      </w:r>
    </w:p>
  </w:comment>
  <w:comment w:id="25" w:author="Antonio Schettino" w:date="2018-07-16T11:34:00Z" w:initials="AS">
    <w:p w14:paraId="33C1341C" w14:textId="77777777" w:rsidR="00FF793F" w:rsidRDefault="00FF793F" w:rsidP="004D7EBB">
      <w:pPr>
        <w:pStyle w:val="CommentText"/>
      </w:pPr>
      <w:r>
        <w:rPr>
          <w:rStyle w:val="CommentReference"/>
        </w:rPr>
        <w:annotationRef/>
      </w:r>
      <w:r>
        <w:t>REFERENCE:</w:t>
      </w:r>
    </w:p>
    <w:p w14:paraId="15F8D75D" w14:textId="77777777" w:rsidR="00FF793F" w:rsidRDefault="00FF793F" w:rsidP="004D7EBB">
      <w:pPr>
        <w:pStyle w:val="CommentText"/>
      </w:pPr>
    </w:p>
    <w:p w14:paraId="066ABF50" w14:textId="77777777" w:rsidR="00FF793F" w:rsidRDefault="00FF793F" w:rsidP="004D7EBB">
      <w:pPr>
        <w:pStyle w:val="CommentText"/>
      </w:pPr>
      <w:r w:rsidRPr="00F728DD">
        <w:t xml:space="preserve">Phillips, N. </w:t>
      </w:r>
      <w:proofErr w:type="spellStart"/>
      <w:r w:rsidRPr="00F728DD">
        <w:t>yarrr</w:t>
      </w:r>
      <w:proofErr w:type="spellEnd"/>
      <w:r w:rsidRPr="00F728DD">
        <w:t>: A Companion to the e-Book ‘</w:t>
      </w:r>
      <w:proofErr w:type="spellStart"/>
      <w:r w:rsidRPr="00F728DD">
        <w:t>YaRrr</w:t>
      </w:r>
      <w:proofErr w:type="spellEnd"/>
      <w:r w:rsidRPr="00F728DD">
        <w:t>!: The Pirate’s Guide to R’. (2017).</w:t>
      </w:r>
    </w:p>
  </w:comment>
  <w:comment w:id="26" w:author="Antonio Schettino" w:date="2018-07-16T11:34:00Z" w:initials="AS">
    <w:p w14:paraId="483A2033" w14:textId="77777777" w:rsidR="00FF793F" w:rsidRDefault="00FF793F" w:rsidP="004D7EBB">
      <w:pPr>
        <w:pStyle w:val="CommentText"/>
      </w:pPr>
      <w:r>
        <w:rPr>
          <w:rStyle w:val="CommentReference"/>
        </w:rPr>
        <w:annotationRef/>
      </w:r>
      <w:r>
        <w:t xml:space="preserve">REFERENCE: </w:t>
      </w:r>
    </w:p>
    <w:p w14:paraId="78F230F2" w14:textId="77777777" w:rsidR="00FF793F" w:rsidRDefault="00FF793F" w:rsidP="004D7EBB">
      <w:pPr>
        <w:pStyle w:val="CommentText"/>
      </w:pPr>
    </w:p>
    <w:p w14:paraId="7E4CADBE" w14:textId="77777777" w:rsidR="00FF793F" w:rsidRDefault="00FF793F" w:rsidP="004D7EBB">
      <w:pPr>
        <w:pStyle w:val="CommentText"/>
      </w:pPr>
      <w:proofErr w:type="spellStart"/>
      <w:r w:rsidRPr="00345703">
        <w:t>Garnier</w:t>
      </w:r>
      <w:proofErr w:type="spellEnd"/>
      <w:r w:rsidRPr="00345703">
        <w:t xml:space="preserve">, S. </w:t>
      </w:r>
      <w:proofErr w:type="spellStart"/>
      <w:r w:rsidRPr="00345703">
        <w:t>viridis</w:t>
      </w:r>
      <w:proofErr w:type="spellEnd"/>
      <w:r w:rsidRPr="00345703">
        <w:t>: Default Color Maps from ‘</w:t>
      </w:r>
      <w:proofErr w:type="spellStart"/>
      <w:r w:rsidRPr="00345703">
        <w:t>matplotlib</w:t>
      </w:r>
      <w:proofErr w:type="spellEnd"/>
      <w:r w:rsidRPr="00345703">
        <w:t>’. (2018).</w:t>
      </w:r>
    </w:p>
  </w:comment>
  <w:comment w:id="27" w:author="Antonio Schettino" w:date="2018-07-16T11:35:00Z" w:initials="AS">
    <w:p w14:paraId="5EB25FB6" w14:textId="77777777" w:rsidR="00FF793F" w:rsidRDefault="00FF793F" w:rsidP="004D7EBB">
      <w:pPr>
        <w:pStyle w:val="CommentText"/>
      </w:pPr>
      <w:r>
        <w:rPr>
          <w:rStyle w:val="CommentReference"/>
        </w:rPr>
        <w:annotationRef/>
      </w:r>
      <w:r>
        <w:t>REFERENCE:</w:t>
      </w:r>
    </w:p>
    <w:p w14:paraId="7C0EB589" w14:textId="77777777" w:rsidR="00FF793F" w:rsidRDefault="00FF793F" w:rsidP="004D7EBB">
      <w:pPr>
        <w:pStyle w:val="CommentText"/>
      </w:pPr>
    </w:p>
    <w:p w14:paraId="5B57429A" w14:textId="77777777" w:rsidR="00FF793F" w:rsidRDefault="00FF793F" w:rsidP="004D7EBB">
      <w:pPr>
        <w:pStyle w:val="CommentText"/>
      </w:pPr>
      <w:r w:rsidRPr="00BA5B39">
        <w:t xml:space="preserve">Craddock, M. </w:t>
      </w:r>
      <w:proofErr w:type="spellStart"/>
      <w:r w:rsidRPr="00BA5B39">
        <w:t>craddm</w:t>
      </w:r>
      <w:proofErr w:type="spellEnd"/>
      <w:r w:rsidRPr="00BA5B39">
        <w:t>/</w:t>
      </w:r>
      <w:proofErr w:type="spellStart"/>
      <w:r w:rsidRPr="00BA5B39">
        <w:t>eegUtils</w:t>
      </w:r>
      <w:proofErr w:type="spellEnd"/>
      <w:r w:rsidRPr="00BA5B39">
        <w:t xml:space="preserve">: </w:t>
      </w:r>
      <w:proofErr w:type="spellStart"/>
      <w:r w:rsidRPr="00BA5B39">
        <w:t>eegUtils</w:t>
      </w:r>
      <w:proofErr w:type="spellEnd"/>
      <w:r w:rsidRPr="00BA5B39">
        <w:t xml:space="preserve"> (Version v0.2.0). </w:t>
      </w:r>
      <w:proofErr w:type="spellStart"/>
      <w:r w:rsidRPr="00BA5B39">
        <w:t>Zenodo</w:t>
      </w:r>
      <w:proofErr w:type="spellEnd"/>
      <w:r w:rsidRPr="00BA5B39">
        <w:t>. (2018).</w:t>
      </w:r>
    </w:p>
  </w:comment>
  <w:comment w:id="28" w:author="Antonio Schettino" w:date="2018-07-16T11:35:00Z" w:initials="AS">
    <w:p w14:paraId="3DA2F546" w14:textId="77777777" w:rsidR="00FF793F" w:rsidRDefault="00FF793F" w:rsidP="004D7EBB">
      <w:pPr>
        <w:pStyle w:val="CommentText"/>
      </w:pPr>
      <w:r>
        <w:rPr>
          <w:rStyle w:val="CommentReference"/>
        </w:rPr>
        <w:annotationRef/>
      </w:r>
      <w:r>
        <w:t xml:space="preserve">REFERENCE: </w:t>
      </w:r>
    </w:p>
    <w:p w14:paraId="2FA8446A" w14:textId="77777777" w:rsidR="00FF793F" w:rsidRDefault="00FF793F" w:rsidP="004D7EBB">
      <w:pPr>
        <w:pStyle w:val="CommentText"/>
      </w:pPr>
    </w:p>
    <w:p w14:paraId="65556302" w14:textId="77777777" w:rsidR="00FF793F" w:rsidRDefault="00FF793F" w:rsidP="004D7EBB">
      <w:pPr>
        <w:pStyle w:val="CommentText"/>
      </w:pPr>
      <w:r w:rsidRPr="00C4414F">
        <w:t xml:space="preserve">Rinker, T. &amp; </w:t>
      </w:r>
      <w:proofErr w:type="spellStart"/>
      <w:r w:rsidRPr="00C4414F">
        <w:t>Kurkiewicz</w:t>
      </w:r>
      <w:proofErr w:type="spellEnd"/>
      <w:r w:rsidRPr="00C4414F">
        <w:t xml:space="preserve">, D. </w:t>
      </w:r>
      <w:proofErr w:type="spellStart"/>
      <w:r w:rsidRPr="00C4414F">
        <w:t>pacman</w:t>
      </w:r>
      <w:proofErr w:type="spellEnd"/>
      <w:r w:rsidRPr="00C4414F">
        <w:t>: Package Management for R</w:t>
      </w:r>
    </w:p>
  </w:comment>
  <w:comment w:id="29" w:author="Antonio Schettino" w:date="2018-07-16T11:35:00Z" w:initials="AS">
    <w:p w14:paraId="17C42F07" w14:textId="77777777" w:rsidR="00FF793F" w:rsidRDefault="00FF793F" w:rsidP="004D7EBB">
      <w:pPr>
        <w:pStyle w:val="CommentText"/>
      </w:pPr>
      <w:r>
        <w:rPr>
          <w:rStyle w:val="CommentReference"/>
        </w:rPr>
        <w:annotationRef/>
      </w:r>
      <w:r>
        <w:t>REFERENCE:</w:t>
      </w:r>
    </w:p>
    <w:p w14:paraId="5C4CD737" w14:textId="77777777" w:rsidR="00FF793F" w:rsidRDefault="00FF793F" w:rsidP="004D7EBB">
      <w:pPr>
        <w:pStyle w:val="CommentText"/>
      </w:pPr>
    </w:p>
    <w:p w14:paraId="0AE93140" w14:textId="77777777" w:rsidR="00FF793F" w:rsidRDefault="00FF793F" w:rsidP="004D7EBB">
      <w:pPr>
        <w:pStyle w:val="CommentText"/>
      </w:pPr>
      <w:proofErr w:type="spellStart"/>
      <w:r w:rsidRPr="00C4414F">
        <w:t>Xie</w:t>
      </w:r>
      <w:proofErr w:type="spellEnd"/>
      <w:r w:rsidRPr="00C4414F">
        <w:t xml:space="preserve">, Y. </w:t>
      </w:r>
      <w:proofErr w:type="spellStart"/>
      <w:r w:rsidRPr="00C4414F">
        <w:t>knitr</w:t>
      </w:r>
      <w:proofErr w:type="spellEnd"/>
      <w:r w:rsidRPr="00C4414F">
        <w:t>: A General-Purpose Package for Dynamic Report Generation in R. (2018).</w:t>
      </w:r>
    </w:p>
  </w:comment>
  <w:comment w:id="30" w:author="Antonio Schettino" w:date="2018-07-16T10:06:00Z" w:initials="AS">
    <w:p w14:paraId="7E1EB229" w14:textId="678999DE" w:rsidR="00FF793F" w:rsidRDefault="00FF793F">
      <w:pPr>
        <w:pStyle w:val="CommentText"/>
      </w:pPr>
      <w:r>
        <w:rPr>
          <w:rStyle w:val="CommentReference"/>
        </w:rPr>
        <w:annotationRef/>
      </w:r>
      <w:r>
        <w:t>Anybody else we want to thank? Perhaps Ladislas and Paul for nice discussions related to the statistical analyses?</w:t>
      </w:r>
    </w:p>
  </w:comment>
  <w:comment w:id="31" w:author="Antonio Schettino" w:date="2018-07-16T10:12:00Z" w:initials="AS">
    <w:p w14:paraId="6F7A8B09" w14:textId="0005670B" w:rsidR="00FF793F" w:rsidRDefault="00FF793F">
      <w:pPr>
        <w:pStyle w:val="CommentText"/>
      </w:pPr>
      <w:r>
        <w:rPr>
          <w:rStyle w:val="CommentReference"/>
        </w:rPr>
        <w:annotationRef/>
      </w:r>
      <w:r>
        <w:t>We should as Soren if he agrees to posting his scripts online</w:t>
      </w:r>
    </w:p>
  </w:comment>
  <w:comment w:id="32" w:author="Antonio Schettino" w:date="2018-07-16T10:13:00Z" w:initials="AS">
    <w:p w14:paraId="6E733660" w14:textId="77777777" w:rsidR="00FF793F" w:rsidRDefault="00FF793F">
      <w:pPr>
        <w:pStyle w:val="CommentText"/>
      </w:pPr>
      <w:r>
        <w:rPr>
          <w:rStyle w:val="CommentReference"/>
        </w:rPr>
        <w:annotationRef/>
      </w:r>
      <w:r>
        <w:t>Update OSF project. We may use this as template:</w:t>
      </w:r>
    </w:p>
    <w:p w14:paraId="4F5DBB35" w14:textId="77777777" w:rsidR="00FF793F" w:rsidRDefault="00FF793F">
      <w:pPr>
        <w:pStyle w:val="CommentText"/>
      </w:pPr>
    </w:p>
    <w:p w14:paraId="6C68DD4B" w14:textId="01E91446" w:rsidR="00FF793F" w:rsidRDefault="00FF793F">
      <w:pPr>
        <w:pStyle w:val="CommentText"/>
      </w:pPr>
      <w:r w:rsidRPr="000A774E">
        <w:t>https://osf.io/9dcsm/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E5F6D9" w15:done="0"/>
  <w15:commentEx w15:paraId="1800D1A6" w15:done="0"/>
  <w15:commentEx w15:paraId="3C9A7471" w15:done="0"/>
  <w15:commentEx w15:paraId="2000EFDE" w15:done="0"/>
  <w15:commentEx w15:paraId="7295571A" w15:done="0"/>
  <w15:commentEx w15:paraId="1AE6290A" w15:done="0"/>
  <w15:commentEx w15:paraId="7F46B32F" w15:done="0"/>
  <w15:commentEx w15:paraId="3ABA645C" w15:done="0"/>
  <w15:commentEx w15:paraId="74CFE663" w15:done="0"/>
  <w15:commentEx w15:paraId="171E3DC0" w15:done="0"/>
  <w15:commentEx w15:paraId="180818F3" w15:done="0"/>
  <w15:commentEx w15:paraId="12338931" w15:done="0"/>
  <w15:commentEx w15:paraId="5E553540" w15:done="0"/>
  <w15:commentEx w15:paraId="19DE6DA3" w15:done="0"/>
  <w15:commentEx w15:paraId="3B81D22F" w15:done="0"/>
  <w15:commentEx w15:paraId="63717165" w15:done="0"/>
  <w15:commentEx w15:paraId="239DB1CA" w15:done="0"/>
  <w15:commentEx w15:paraId="3D603343" w15:done="0"/>
  <w15:commentEx w15:paraId="5421E7A9" w15:done="0"/>
  <w15:commentEx w15:paraId="066ABF50" w15:done="0"/>
  <w15:commentEx w15:paraId="7E4CADBE" w15:done="0"/>
  <w15:commentEx w15:paraId="5B57429A" w15:done="0"/>
  <w15:commentEx w15:paraId="65556302" w15:done="0"/>
  <w15:commentEx w15:paraId="0AE93140" w15:done="0"/>
  <w15:commentEx w15:paraId="7E1EB229" w15:done="0"/>
  <w15:commentEx w15:paraId="6F7A8B09" w15:done="0"/>
  <w15:commentEx w15:paraId="6C68DD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5F6D9" w16cid:durableId="1EF72368"/>
  <w16cid:commentId w16cid:paraId="1800D1A6" w16cid:durableId="1EF71313"/>
  <w16cid:commentId w16cid:paraId="3C9A7471" w16cid:durableId="1EF70413"/>
  <w16cid:commentId w16cid:paraId="2000EFDE" w16cid:durableId="1EF70539"/>
  <w16cid:commentId w16cid:paraId="7295571A" w16cid:durableId="1EF70952"/>
  <w16cid:commentId w16cid:paraId="1AE6290A" w16cid:durableId="1EF70AE4"/>
  <w16cid:commentId w16cid:paraId="7F46B32F" w16cid:durableId="1EF707B4"/>
  <w16cid:commentId w16cid:paraId="3ABA645C" w16cid:durableId="1EF70EAA"/>
  <w16cid:commentId w16cid:paraId="74CFE663" w16cid:durableId="1EF725C7"/>
  <w16cid:commentId w16cid:paraId="180818F3" w16cid:durableId="1EF6F976"/>
  <w16cid:commentId w16cid:paraId="12338931" w16cid:durableId="1EF6FA33"/>
  <w16cid:commentId w16cid:paraId="312F3299" w16cid:durableId="1EF6FE3C"/>
  <w16cid:commentId w16cid:paraId="35AA1189" w16cid:durableId="1EF6FE4A"/>
  <w16cid:commentId w16cid:paraId="0146634F" w16cid:durableId="1EF6FE60"/>
  <w16cid:commentId w16cid:paraId="11B7FF06" w16cid:durableId="1EF6FE6F"/>
  <w16cid:commentId w16cid:paraId="71B07DE1" w16cid:durableId="1EF70153"/>
  <w16cid:commentId w16cid:paraId="557C99B0" w16cid:durableId="1EF70163"/>
  <w16cid:commentId w16cid:paraId="44207DE4" w16cid:durableId="1EF70172"/>
  <w16cid:commentId w16cid:paraId="6F57A160" w16cid:durableId="1EF70183"/>
  <w16cid:commentId w16cid:paraId="1ACC0AAB" w16cid:durableId="1EF70195"/>
  <w16cid:commentId w16cid:paraId="7E1EB229" w16cid:durableId="1EF6EC99"/>
  <w16cid:commentId w16cid:paraId="6F7A8B09" w16cid:durableId="1EF6EE22"/>
  <w16cid:commentId w16cid:paraId="6C68DD4B" w16cid:durableId="1EF6EE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59A6A" w14:textId="77777777" w:rsidR="00FA4624" w:rsidRDefault="00FA4624" w:rsidP="00AD5698">
      <w:pPr>
        <w:spacing w:after="0" w:line="240" w:lineRule="auto"/>
      </w:pPr>
      <w:r>
        <w:separator/>
      </w:r>
    </w:p>
  </w:endnote>
  <w:endnote w:type="continuationSeparator" w:id="0">
    <w:p w14:paraId="4C64C9C6" w14:textId="77777777" w:rsidR="00FA4624" w:rsidRDefault="00FA4624"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FF793F" w:rsidRDefault="00FF793F"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FF793F" w:rsidRDefault="00FF793F"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900EF" w14:textId="77777777" w:rsidR="00FA4624" w:rsidRDefault="00FA4624" w:rsidP="00AD5698">
      <w:pPr>
        <w:spacing w:after="0" w:line="240" w:lineRule="auto"/>
      </w:pPr>
      <w:r>
        <w:separator/>
      </w:r>
    </w:p>
  </w:footnote>
  <w:footnote w:type="continuationSeparator" w:id="0">
    <w:p w14:paraId="4A71FBC9" w14:textId="77777777" w:rsidR="00FA4624" w:rsidRDefault="00FA4624"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8567988" w:rsidR="00FF793F" w:rsidRDefault="00FF793F">
    <w:pPr>
      <w:pStyle w:val="Header"/>
    </w:pPr>
    <w:r>
      <w:rPr>
        <w:szCs w:val="24"/>
      </w:rPr>
      <w:t xml:space="preserve">FEATURE-BASED ATTENTION AND REWARD </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F742BF">
          <w:rPr>
            <w:noProof/>
            <w:szCs w:val="24"/>
          </w:rPr>
          <w:t>26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FF793F" w:rsidRDefault="00FF793F"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711D"/>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E5F"/>
    <w:rsid w:val="00046163"/>
    <w:rsid w:val="00046E8F"/>
    <w:rsid w:val="00050FEB"/>
    <w:rsid w:val="00051156"/>
    <w:rsid w:val="00051E06"/>
    <w:rsid w:val="00052023"/>
    <w:rsid w:val="00052EB0"/>
    <w:rsid w:val="00054E36"/>
    <w:rsid w:val="00055856"/>
    <w:rsid w:val="00056BAA"/>
    <w:rsid w:val="000575D7"/>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6CFB"/>
    <w:rsid w:val="000A717E"/>
    <w:rsid w:val="000A7558"/>
    <w:rsid w:val="000A774E"/>
    <w:rsid w:val="000B1B34"/>
    <w:rsid w:val="000B20DC"/>
    <w:rsid w:val="000B39A4"/>
    <w:rsid w:val="000B4D3A"/>
    <w:rsid w:val="000B5F71"/>
    <w:rsid w:val="000B69EF"/>
    <w:rsid w:val="000C16EC"/>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4848"/>
    <w:rsid w:val="000D4937"/>
    <w:rsid w:val="000D71F7"/>
    <w:rsid w:val="000E0058"/>
    <w:rsid w:val="000E0F29"/>
    <w:rsid w:val="000E1CEB"/>
    <w:rsid w:val="000E2523"/>
    <w:rsid w:val="000E2D77"/>
    <w:rsid w:val="000E3B9B"/>
    <w:rsid w:val="000E489B"/>
    <w:rsid w:val="000E50F5"/>
    <w:rsid w:val="000E5106"/>
    <w:rsid w:val="000E56BE"/>
    <w:rsid w:val="000E6AD1"/>
    <w:rsid w:val="000E798B"/>
    <w:rsid w:val="000F0B2F"/>
    <w:rsid w:val="000F0D13"/>
    <w:rsid w:val="000F2158"/>
    <w:rsid w:val="000F3EA3"/>
    <w:rsid w:val="000F51CF"/>
    <w:rsid w:val="000F6067"/>
    <w:rsid w:val="000F7E6C"/>
    <w:rsid w:val="00101775"/>
    <w:rsid w:val="00102919"/>
    <w:rsid w:val="00103A1F"/>
    <w:rsid w:val="00104425"/>
    <w:rsid w:val="00104913"/>
    <w:rsid w:val="00104CED"/>
    <w:rsid w:val="00105CB2"/>
    <w:rsid w:val="00107188"/>
    <w:rsid w:val="00107848"/>
    <w:rsid w:val="00111A89"/>
    <w:rsid w:val="00112837"/>
    <w:rsid w:val="00112C25"/>
    <w:rsid w:val="001137CD"/>
    <w:rsid w:val="001140A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C66"/>
    <w:rsid w:val="001A24B2"/>
    <w:rsid w:val="001A3642"/>
    <w:rsid w:val="001A4142"/>
    <w:rsid w:val="001A4421"/>
    <w:rsid w:val="001A456C"/>
    <w:rsid w:val="001A6403"/>
    <w:rsid w:val="001A7BD2"/>
    <w:rsid w:val="001B0F55"/>
    <w:rsid w:val="001B1AD1"/>
    <w:rsid w:val="001B2CE1"/>
    <w:rsid w:val="001B37E8"/>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400B6"/>
    <w:rsid w:val="00240564"/>
    <w:rsid w:val="00240F39"/>
    <w:rsid w:val="0024124B"/>
    <w:rsid w:val="00242E48"/>
    <w:rsid w:val="00242EFD"/>
    <w:rsid w:val="0024313E"/>
    <w:rsid w:val="002441A7"/>
    <w:rsid w:val="00244291"/>
    <w:rsid w:val="00244C05"/>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61EE"/>
    <w:rsid w:val="002966E8"/>
    <w:rsid w:val="00297068"/>
    <w:rsid w:val="002971F0"/>
    <w:rsid w:val="002A077F"/>
    <w:rsid w:val="002A08DE"/>
    <w:rsid w:val="002A0A8B"/>
    <w:rsid w:val="002A41D9"/>
    <w:rsid w:val="002A45C7"/>
    <w:rsid w:val="002A4CC1"/>
    <w:rsid w:val="002A4D00"/>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6AA9"/>
    <w:rsid w:val="002E084C"/>
    <w:rsid w:val="002E25E4"/>
    <w:rsid w:val="002E682B"/>
    <w:rsid w:val="002E70B7"/>
    <w:rsid w:val="002E73CE"/>
    <w:rsid w:val="002F1130"/>
    <w:rsid w:val="002F1342"/>
    <w:rsid w:val="002F2365"/>
    <w:rsid w:val="002F3051"/>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EF4"/>
    <w:rsid w:val="00321CA8"/>
    <w:rsid w:val="00321F61"/>
    <w:rsid w:val="0032224B"/>
    <w:rsid w:val="00323659"/>
    <w:rsid w:val="00323A3B"/>
    <w:rsid w:val="00324514"/>
    <w:rsid w:val="00324B25"/>
    <w:rsid w:val="00325A62"/>
    <w:rsid w:val="003262D2"/>
    <w:rsid w:val="00326F1C"/>
    <w:rsid w:val="003276B8"/>
    <w:rsid w:val="003319D7"/>
    <w:rsid w:val="00331B9F"/>
    <w:rsid w:val="0033206D"/>
    <w:rsid w:val="00333D4A"/>
    <w:rsid w:val="0033469E"/>
    <w:rsid w:val="00335298"/>
    <w:rsid w:val="00335638"/>
    <w:rsid w:val="0033732C"/>
    <w:rsid w:val="00337B0E"/>
    <w:rsid w:val="003404DD"/>
    <w:rsid w:val="003406FD"/>
    <w:rsid w:val="0034092F"/>
    <w:rsid w:val="003418F2"/>
    <w:rsid w:val="00341A35"/>
    <w:rsid w:val="00342F65"/>
    <w:rsid w:val="00344549"/>
    <w:rsid w:val="00344BD7"/>
    <w:rsid w:val="00345703"/>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C89"/>
    <w:rsid w:val="003A10E8"/>
    <w:rsid w:val="003A1B96"/>
    <w:rsid w:val="003A268B"/>
    <w:rsid w:val="003A317E"/>
    <w:rsid w:val="003A3681"/>
    <w:rsid w:val="003A4034"/>
    <w:rsid w:val="003A49B0"/>
    <w:rsid w:val="003A573C"/>
    <w:rsid w:val="003A614F"/>
    <w:rsid w:val="003A671D"/>
    <w:rsid w:val="003A67ED"/>
    <w:rsid w:val="003A6E24"/>
    <w:rsid w:val="003B134C"/>
    <w:rsid w:val="003B2BD6"/>
    <w:rsid w:val="003B2C48"/>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7017"/>
    <w:rsid w:val="00427132"/>
    <w:rsid w:val="00430349"/>
    <w:rsid w:val="004316A4"/>
    <w:rsid w:val="00431DAB"/>
    <w:rsid w:val="00434591"/>
    <w:rsid w:val="0043559A"/>
    <w:rsid w:val="0043649E"/>
    <w:rsid w:val="004364A1"/>
    <w:rsid w:val="00437C28"/>
    <w:rsid w:val="0044078F"/>
    <w:rsid w:val="0044641E"/>
    <w:rsid w:val="004479F7"/>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33F4"/>
    <w:rsid w:val="004644D0"/>
    <w:rsid w:val="004653A8"/>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F25"/>
    <w:rsid w:val="0049494E"/>
    <w:rsid w:val="00495147"/>
    <w:rsid w:val="004952C5"/>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1193"/>
    <w:rsid w:val="004B130F"/>
    <w:rsid w:val="004B1315"/>
    <w:rsid w:val="004B1B92"/>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1B15"/>
    <w:rsid w:val="00512B3F"/>
    <w:rsid w:val="00513F16"/>
    <w:rsid w:val="00515B4E"/>
    <w:rsid w:val="00515EFA"/>
    <w:rsid w:val="00516422"/>
    <w:rsid w:val="00517170"/>
    <w:rsid w:val="00517ADE"/>
    <w:rsid w:val="00523AF0"/>
    <w:rsid w:val="00524110"/>
    <w:rsid w:val="00524BF7"/>
    <w:rsid w:val="005256ED"/>
    <w:rsid w:val="00525DB5"/>
    <w:rsid w:val="00526FA2"/>
    <w:rsid w:val="00527B37"/>
    <w:rsid w:val="0053025D"/>
    <w:rsid w:val="0053346D"/>
    <w:rsid w:val="00534F07"/>
    <w:rsid w:val="0053562F"/>
    <w:rsid w:val="0053658B"/>
    <w:rsid w:val="0053671B"/>
    <w:rsid w:val="005375AF"/>
    <w:rsid w:val="00540089"/>
    <w:rsid w:val="005403D8"/>
    <w:rsid w:val="00544BF2"/>
    <w:rsid w:val="00545CC7"/>
    <w:rsid w:val="00546CB9"/>
    <w:rsid w:val="00546EF5"/>
    <w:rsid w:val="005479A5"/>
    <w:rsid w:val="00553066"/>
    <w:rsid w:val="005548A9"/>
    <w:rsid w:val="00555151"/>
    <w:rsid w:val="00555B1B"/>
    <w:rsid w:val="005561D5"/>
    <w:rsid w:val="00556CA7"/>
    <w:rsid w:val="00557230"/>
    <w:rsid w:val="00560057"/>
    <w:rsid w:val="00561252"/>
    <w:rsid w:val="005614C4"/>
    <w:rsid w:val="00561F46"/>
    <w:rsid w:val="00562D7F"/>
    <w:rsid w:val="005634F5"/>
    <w:rsid w:val="005635D7"/>
    <w:rsid w:val="00563B0E"/>
    <w:rsid w:val="00563DC4"/>
    <w:rsid w:val="005648AB"/>
    <w:rsid w:val="00566F1F"/>
    <w:rsid w:val="00570619"/>
    <w:rsid w:val="00572E0F"/>
    <w:rsid w:val="00573906"/>
    <w:rsid w:val="0057431C"/>
    <w:rsid w:val="005751CB"/>
    <w:rsid w:val="0057658E"/>
    <w:rsid w:val="005774DA"/>
    <w:rsid w:val="00577FD1"/>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5F70"/>
    <w:rsid w:val="005B3781"/>
    <w:rsid w:val="005B39DD"/>
    <w:rsid w:val="005B3E7B"/>
    <w:rsid w:val="005B3F3A"/>
    <w:rsid w:val="005B64AE"/>
    <w:rsid w:val="005B6B9E"/>
    <w:rsid w:val="005B79D8"/>
    <w:rsid w:val="005B7AC5"/>
    <w:rsid w:val="005C0B45"/>
    <w:rsid w:val="005C0BB0"/>
    <w:rsid w:val="005C11D6"/>
    <w:rsid w:val="005C16B0"/>
    <w:rsid w:val="005C2128"/>
    <w:rsid w:val="005C2A16"/>
    <w:rsid w:val="005C2EED"/>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EFE"/>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610"/>
    <w:rsid w:val="00654619"/>
    <w:rsid w:val="00654CEA"/>
    <w:rsid w:val="0065587F"/>
    <w:rsid w:val="00655937"/>
    <w:rsid w:val="0066051B"/>
    <w:rsid w:val="006607C4"/>
    <w:rsid w:val="0066118B"/>
    <w:rsid w:val="006622E0"/>
    <w:rsid w:val="006626CE"/>
    <w:rsid w:val="00663092"/>
    <w:rsid w:val="00664652"/>
    <w:rsid w:val="00670101"/>
    <w:rsid w:val="006702FE"/>
    <w:rsid w:val="00672325"/>
    <w:rsid w:val="00672A58"/>
    <w:rsid w:val="00672DE8"/>
    <w:rsid w:val="006737F8"/>
    <w:rsid w:val="00675162"/>
    <w:rsid w:val="00675E0F"/>
    <w:rsid w:val="00676451"/>
    <w:rsid w:val="006766C6"/>
    <w:rsid w:val="00676E2A"/>
    <w:rsid w:val="006771CE"/>
    <w:rsid w:val="00677298"/>
    <w:rsid w:val="00677B04"/>
    <w:rsid w:val="00677E55"/>
    <w:rsid w:val="00680C7E"/>
    <w:rsid w:val="00680DDB"/>
    <w:rsid w:val="00681072"/>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395A"/>
    <w:rsid w:val="006C5179"/>
    <w:rsid w:val="006C5325"/>
    <w:rsid w:val="006C58D6"/>
    <w:rsid w:val="006C73F2"/>
    <w:rsid w:val="006D0089"/>
    <w:rsid w:val="006D0A2B"/>
    <w:rsid w:val="006D0AFA"/>
    <w:rsid w:val="006D139F"/>
    <w:rsid w:val="006D1B1B"/>
    <w:rsid w:val="006D20B9"/>
    <w:rsid w:val="006D2420"/>
    <w:rsid w:val="006D2C21"/>
    <w:rsid w:val="006D4521"/>
    <w:rsid w:val="006D6207"/>
    <w:rsid w:val="006D7264"/>
    <w:rsid w:val="006E0DCE"/>
    <w:rsid w:val="006E0E26"/>
    <w:rsid w:val="006E0ED5"/>
    <w:rsid w:val="006E109B"/>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D5A"/>
    <w:rsid w:val="00700592"/>
    <w:rsid w:val="0070154C"/>
    <w:rsid w:val="00702AB0"/>
    <w:rsid w:val="00702F44"/>
    <w:rsid w:val="00702FE1"/>
    <w:rsid w:val="007035FC"/>
    <w:rsid w:val="00703DB2"/>
    <w:rsid w:val="007041F2"/>
    <w:rsid w:val="00704E9A"/>
    <w:rsid w:val="00705453"/>
    <w:rsid w:val="00705B4E"/>
    <w:rsid w:val="007067DE"/>
    <w:rsid w:val="00710B31"/>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FAF"/>
    <w:rsid w:val="00735AA9"/>
    <w:rsid w:val="007361D7"/>
    <w:rsid w:val="00737541"/>
    <w:rsid w:val="00740F7E"/>
    <w:rsid w:val="00741108"/>
    <w:rsid w:val="00741B75"/>
    <w:rsid w:val="007428CB"/>
    <w:rsid w:val="00743237"/>
    <w:rsid w:val="007432E4"/>
    <w:rsid w:val="007437A9"/>
    <w:rsid w:val="00744DD3"/>
    <w:rsid w:val="00747A36"/>
    <w:rsid w:val="00747ED5"/>
    <w:rsid w:val="00750379"/>
    <w:rsid w:val="007507CE"/>
    <w:rsid w:val="00752BBC"/>
    <w:rsid w:val="00754C0F"/>
    <w:rsid w:val="0075529F"/>
    <w:rsid w:val="007559FA"/>
    <w:rsid w:val="00756EBB"/>
    <w:rsid w:val="00757A59"/>
    <w:rsid w:val="00761B0C"/>
    <w:rsid w:val="00761C9D"/>
    <w:rsid w:val="00762A26"/>
    <w:rsid w:val="00763151"/>
    <w:rsid w:val="00763929"/>
    <w:rsid w:val="007647C4"/>
    <w:rsid w:val="007657DC"/>
    <w:rsid w:val="00766617"/>
    <w:rsid w:val="00767A32"/>
    <w:rsid w:val="007709FE"/>
    <w:rsid w:val="00771755"/>
    <w:rsid w:val="007720EA"/>
    <w:rsid w:val="00772FCE"/>
    <w:rsid w:val="00773463"/>
    <w:rsid w:val="00773716"/>
    <w:rsid w:val="00774087"/>
    <w:rsid w:val="007740B3"/>
    <w:rsid w:val="00774AA5"/>
    <w:rsid w:val="00777547"/>
    <w:rsid w:val="00777CF9"/>
    <w:rsid w:val="00780408"/>
    <w:rsid w:val="00780C7E"/>
    <w:rsid w:val="00783063"/>
    <w:rsid w:val="007837B9"/>
    <w:rsid w:val="007849E7"/>
    <w:rsid w:val="0078557A"/>
    <w:rsid w:val="007857DF"/>
    <w:rsid w:val="007876D8"/>
    <w:rsid w:val="00787961"/>
    <w:rsid w:val="00787A31"/>
    <w:rsid w:val="00790837"/>
    <w:rsid w:val="00790B24"/>
    <w:rsid w:val="00791E0B"/>
    <w:rsid w:val="00792E3F"/>
    <w:rsid w:val="007930D0"/>
    <w:rsid w:val="00794A66"/>
    <w:rsid w:val="007955C1"/>
    <w:rsid w:val="007967FA"/>
    <w:rsid w:val="00796C11"/>
    <w:rsid w:val="00796DEC"/>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4203"/>
    <w:rsid w:val="008258E2"/>
    <w:rsid w:val="0082617B"/>
    <w:rsid w:val="00826D7A"/>
    <w:rsid w:val="00827815"/>
    <w:rsid w:val="008304F1"/>
    <w:rsid w:val="00830B50"/>
    <w:rsid w:val="00832287"/>
    <w:rsid w:val="0083578A"/>
    <w:rsid w:val="008357B4"/>
    <w:rsid w:val="00835B52"/>
    <w:rsid w:val="0083661C"/>
    <w:rsid w:val="0083697A"/>
    <w:rsid w:val="00837CBF"/>
    <w:rsid w:val="00837F7A"/>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5A25"/>
    <w:rsid w:val="00886965"/>
    <w:rsid w:val="0088760A"/>
    <w:rsid w:val="008876DB"/>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71B4"/>
    <w:rsid w:val="008B7FBF"/>
    <w:rsid w:val="008C029E"/>
    <w:rsid w:val="008C0D88"/>
    <w:rsid w:val="008C133C"/>
    <w:rsid w:val="008C1362"/>
    <w:rsid w:val="008C17C2"/>
    <w:rsid w:val="008C257C"/>
    <w:rsid w:val="008C3042"/>
    <w:rsid w:val="008C3F8C"/>
    <w:rsid w:val="008C41DD"/>
    <w:rsid w:val="008C4B5F"/>
    <w:rsid w:val="008C4C67"/>
    <w:rsid w:val="008C571D"/>
    <w:rsid w:val="008C5BEF"/>
    <w:rsid w:val="008C6462"/>
    <w:rsid w:val="008C707C"/>
    <w:rsid w:val="008D1548"/>
    <w:rsid w:val="008D2436"/>
    <w:rsid w:val="008D2531"/>
    <w:rsid w:val="008D3E39"/>
    <w:rsid w:val="008D495B"/>
    <w:rsid w:val="008D4AB1"/>
    <w:rsid w:val="008D6BE0"/>
    <w:rsid w:val="008D7ACA"/>
    <w:rsid w:val="008D7BCF"/>
    <w:rsid w:val="008E021D"/>
    <w:rsid w:val="008E10E5"/>
    <w:rsid w:val="008E129E"/>
    <w:rsid w:val="008E26EF"/>
    <w:rsid w:val="008E2963"/>
    <w:rsid w:val="008E2979"/>
    <w:rsid w:val="008E3A82"/>
    <w:rsid w:val="008E5598"/>
    <w:rsid w:val="008E7728"/>
    <w:rsid w:val="008E781A"/>
    <w:rsid w:val="008F05A1"/>
    <w:rsid w:val="008F1C9C"/>
    <w:rsid w:val="008F2629"/>
    <w:rsid w:val="008F35AA"/>
    <w:rsid w:val="008F3B42"/>
    <w:rsid w:val="008F4360"/>
    <w:rsid w:val="00900AE5"/>
    <w:rsid w:val="00900F46"/>
    <w:rsid w:val="009021F8"/>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D2"/>
    <w:rsid w:val="00923A1D"/>
    <w:rsid w:val="00924925"/>
    <w:rsid w:val="00925459"/>
    <w:rsid w:val="0092579B"/>
    <w:rsid w:val="00930A88"/>
    <w:rsid w:val="00930B9E"/>
    <w:rsid w:val="00931CAE"/>
    <w:rsid w:val="00931E2D"/>
    <w:rsid w:val="0093339D"/>
    <w:rsid w:val="009344D3"/>
    <w:rsid w:val="00934F2D"/>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8A9"/>
    <w:rsid w:val="009C4EE8"/>
    <w:rsid w:val="009C6654"/>
    <w:rsid w:val="009C6B54"/>
    <w:rsid w:val="009C6BDB"/>
    <w:rsid w:val="009D025D"/>
    <w:rsid w:val="009D0D9E"/>
    <w:rsid w:val="009D190A"/>
    <w:rsid w:val="009D1A8B"/>
    <w:rsid w:val="009D2327"/>
    <w:rsid w:val="009D36CD"/>
    <w:rsid w:val="009D3AA6"/>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7B74"/>
    <w:rsid w:val="00A808E9"/>
    <w:rsid w:val="00A81B34"/>
    <w:rsid w:val="00A8233A"/>
    <w:rsid w:val="00A82927"/>
    <w:rsid w:val="00A82B54"/>
    <w:rsid w:val="00A82E60"/>
    <w:rsid w:val="00A83029"/>
    <w:rsid w:val="00A8422C"/>
    <w:rsid w:val="00A8474A"/>
    <w:rsid w:val="00A866A6"/>
    <w:rsid w:val="00A87CCF"/>
    <w:rsid w:val="00A91667"/>
    <w:rsid w:val="00A916E8"/>
    <w:rsid w:val="00A91FCB"/>
    <w:rsid w:val="00A92A2C"/>
    <w:rsid w:val="00A933D3"/>
    <w:rsid w:val="00A949A4"/>
    <w:rsid w:val="00A9680E"/>
    <w:rsid w:val="00A96A3D"/>
    <w:rsid w:val="00A97437"/>
    <w:rsid w:val="00AA0967"/>
    <w:rsid w:val="00AA0A63"/>
    <w:rsid w:val="00AA2CE8"/>
    <w:rsid w:val="00AA3B77"/>
    <w:rsid w:val="00AA446D"/>
    <w:rsid w:val="00AA56D6"/>
    <w:rsid w:val="00AA5C4F"/>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6769"/>
    <w:rsid w:val="00B06B61"/>
    <w:rsid w:val="00B0703A"/>
    <w:rsid w:val="00B075E2"/>
    <w:rsid w:val="00B07BE8"/>
    <w:rsid w:val="00B07CA1"/>
    <w:rsid w:val="00B1021D"/>
    <w:rsid w:val="00B117DE"/>
    <w:rsid w:val="00B11A18"/>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552B"/>
    <w:rsid w:val="00B35C25"/>
    <w:rsid w:val="00B3644F"/>
    <w:rsid w:val="00B36DC4"/>
    <w:rsid w:val="00B37401"/>
    <w:rsid w:val="00B37ADD"/>
    <w:rsid w:val="00B40E1A"/>
    <w:rsid w:val="00B4212D"/>
    <w:rsid w:val="00B42378"/>
    <w:rsid w:val="00B42BE5"/>
    <w:rsid w:val="00B44B7C"/>
    <w:rsid w:val="00B44C34"/>
    <w:rsid w:val="00B46A1B"/>
    <w:rsid w:val="00B46E08"/>
    <w:rsid w:val="00B47F53"/>
    <w:rsid w:val="00B5085F"/>
    <w:rsid w:val="00B5232F"/>
    <w:rsid w:val="00B5294B"/>
    <w:rsid w:val="00B539A2"/>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2322"/>
    <w:rsid w:val="00B72801"/>
    <w:rsid w:val="00B72AAA"/>
    <w:rsid w:val="00B760B0"/>
    <w:rsid w:val="00B76B7D"/>
    <w:rsid w:val="00B77B92"/>
    <w:rsid w:val="00B82C1E"/>
    <w:rsid w:val="00B83E74"/>
    <w:rsid w:val="00B83EC6"/>
    <w:rsid w:val="00B856AD"/>
    <w:rsid w:val="00B85F94"/>
    <w:rsid w:val="00B91732"/>
    <w:rsid w:val="00B920DD"/>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6CA0"/>
    <w:rsid w:val="00BF7E7D"/>
    <w:rsid w:val="00C01C2B"/>
    <w:rsid w:val="00C04CD9"/>
    <w:rsid w:val="00C054D7"/>
    <w:rsid w:val="00C076B1"/>
    <w:rsid w:val="00C100CF"/>
    <w:rsid w:val="00C10206"/>
    <w:rsid w:val="00C11764"/>
    <w:rsid w:val="00C136F2"/>
    <w:rsid w:val="00C13BB5"/>
    <w:rsid w:val="00C13F49"/>
    <w:rsid w:val="00C14105"/>
    <w:rsid w:val="00C1424A"/>
    <w:rsid w:val="00C1517F"/>
    <w:rsid w:val="00C15661"/>
    <w:rsid w:val="00C21D51"/>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CD9"/>
    <w:rsid w:val="00C36D72"/>
    <w:rsid w:val="00C3706F"/>
    <w:rsid w:val="00C373B4"/>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3B75"/>
    <w:rsid w:val="00CC44A2"/>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6849"/>
    <w:rsid w:val="00DC0CAB"/>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3582"/>
    <w:rsid w:val="00DE3C7B"/>
    <w:rsid w:val="00DE4336"/>
    <w:rsid w:val="00DE4379"/>
    <w:rsid w:val="00DE45E8"/>
    <w:rsid w:val="00DE5308"/>
    <w:rsid w:val="00DE56DA"/>
    <w:rsid w:val="00DE5BC3"/>
    <w:rsid w:val="00DE7BB3"/>
    <w:rsid w:val="00DE7DDB"/>
    <w:rsid w:val="00DE7F51"/>
    <w:rsid w:val="00DF1378"/>
    <w:rsid w:val="00DF2B26"/>
    <w:rsid w:val="00DF2D98"/>
    <w:rsid w:val="00DF3565"/>
    <w:rsid w:val="00DF373D"/>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5CFC"/>
    <w:rsid w:val="00E163A6"/>
    <w:rsid w:val="00E17DD5"/>
    <w:rsid w:val="00E21032"/>
    <w:rsid w:val="00E21DF7"/>
    <w:rsid w:val="00E22DAA"/>
    <w:rsid w:val="00E24901"/>
    <w:rsid w:val="00E24F7F"/>
    <w:rsid w:val="00E25BC1"/>
    <w:rsid w:val="00E27AED"/>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709B"/>
    <w:rsid w:val="00E47826"/>
    <w:rsid w:val="00E47B77"/>
    <w:rsid w:val="00E506D3"/>
    <w:rsid w:val="00E50EC7"/>
    <w:rsid w:val="00E5209B"/>
    <w:rsid w:val="00E53996"/>
    <w:rsid w:val="00E55482"/>
    <w:rsid w:val="00E55867"/>
    <w:rsid w:val="00E55A61"/>
    <w:rsid w:val="00E55B1D"/>
    <w:rsid w:val="00E56B11"/>
    <w:rsid w:val="00E57A91"/>
    <w:rsid w:val="00E60091"/>
    <w:rsid w:val="00E61131"/>
    <w:rsid w:val="00E62BBE"/>
    <w:rsid w:val="00E62D8B"/>
    <w:rsid w:val="00E6485C"/>
    <w:rsid w:val="00E649EF"/>
    <w:rsid w:val="00E64D32"/>
    <w:rsid w:val="00E65342"/>
    <w:rsid w:val="00E65728"/>
    <w:rsid w:val="00E659A8"/>
    <w:rsid w:val="00E663B9"/>
    <w:rsid w:val="00E66F5B"/>
    <w:rsid w:val="00E67C73"/>
    <w:rsid w:val="00E70DD7"/>
    <w:rsid w:val="00E7263B"/>
    <w:rsid w:val="00E732ED"/>
    <w:rsid w:val="00E74171"/>
    <w:rsid w:val="00E74810"/>
    <w:rsid w:val="00E74E29"/>
    <w:rsid w:val="00E74EF2"/>
    <w:rsid w:val="00E76923"/>
    <w:rsid w:val="00E77F93"/>
    <w:rsid w:val="00E81D87"/>
    <w:rsid w:val="00E83647"/>
    <w:rsid w:val="00E870E2"/>
    <w:rsid w:val="00E910B8"/>
    <w:rsid w:val="00E913F0"/>
    <w:rsid w:val="00E9392C"/>
    <w:rsid w:val="00E93F09"/>
    <w:rsid w:val="00E947D8"/>
    <w:rsid w:val="00E96B72"/>
    <w:rsid w:val="00E97261"/>
    <w:rsid w:val="00EA0838"/>
    <w:rsid w:val="00EA2B77"/>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49"/>
    <w:rsid w:val="00F21275"/>
    <w:rsid w:val="00F21309"/>
    <w:rsid w:val="00F21B1B"/>
    <w:rsid w:val="00F229C2"/>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35F"/>
    <w:rsid w:val="00F85CE0"/>
    <w:rsid w:val="00F86582"/>
    <w:rsid w:val="00F87EBF"/>
    <w:rsid w:val="00F90D23"/>
    <w:rsid w:val="00F91131"/>
    <w:rsid w:val="00F9181C"/>
    <w:rsid w:val="00F92658"/>
    <w:rsid w:val="00F926C7"/>
    <w:rsid w:val="00F93CEE"/>
    <w:rsid w:val="00F93E1B"/>
    <w:rsid w:val="00F945FB"/>
    <w:rsid w:val="00FA0DBD"/>
    <w:rsid w:val="00FA0FB5"/>
    <w:rsid w:val="00FA16D2"/>
    <w:rsid w:val="00FA23AC"/>
    <w:rsid w:val="00FA2A31"/>
    <w:rsid w:val="00FA3EB4"/>
    <w:rsid w:val="00FA4624"/>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461E"/>
    <w:rsid w:val="00FC4750"/>
    <w:rsid w:val="00FC484E"/>
    <w:rsid w:val="00FC4AC1"/>
    <w:rsid w:val="00FC6C77"/>
    <w:rsid w:val="00FC7FB1"/>
    <w:rsid w:val="00FD01BB"/>
    <w:rsid w:val="00FD1185"/>
    <w:rsid w:val="00FD19AC"/>
    <w:rsid w:val="00FD2CAB"/>
    <w:rsid w:val="00FD327B"/>
    <w:rsid w:val="00FD5470"/>
    <w:rsid w:val="00FD5FE6"/>
    <w:rsid w:val="00FE2156"/>
    <w:rsid w:val="00FE2CA6"/>
    <w:rsid w:val="00FE3342"/>
    <w:rsid w:val="00FE39BC"/>
    <w:rsid w:val="00FE43DA"/>
    <w:rsid w:val="00FE68A7"/>
    <w:rsid w:val="00FE7078"/>
    <w:rsid w:val="00FE728F"/>
    <w:rsid w:val="00FE7B61"/>
    <w:rsid w:val="00FF0209"/>
    <w:rsid w:val="00FF09EA"/>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
    <w:name w:val="Unresolved Mention"/>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sf.io/9dcsm/?view_only=2450bc9b71c8447ca5c81a7a0c89be7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2CF41-EA7E-4E4E-9992-A7F545B3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3422</TotalTime>
  <Pages>27</Pages>
  <Words>10754</Words>
  <Characters>61299</Characters>
  <Application>Microsoft Office Word</Application>
  <DocSecurity>0</DocSecurity>
  <Lines>510</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117</cp:revision>
  <cp:lastPrinted>2017-06-14T15:36:00Z</cp:lastPrinted>
  <dcterms:created xsi:type="dcterms:W3CDTF">2018-03-19T10:13:00Z</dcterms:created>
  <dcterms:modified xsi:type="dcterms:W3CDTF">2018-08-10T19:22:00Z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