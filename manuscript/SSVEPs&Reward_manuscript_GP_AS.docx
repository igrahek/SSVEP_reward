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w:t>
      </w:r>
      <w:bookmarkStart w:id="0" w:name="_GoBack"/>
      <w:bookmarkEnd w:id="0"/>
      <w:r w:rsidRPr="00CA0030">
        <w:rPr>
          <w:sz w:val="40"/>
          <w:szCs w:val="40"/>
          <w:highlight w:val="yellow"/>
        </w:rPr>
        <w:t>king title:</w:t>
      </w:r>
      <w:r w:rsidRPr="00CA0030">
        <w:rPr>
          <w:sz w:val="40"/>
          <w:szCs w:val="40"/>
        </w:rPr>
        <w:t xml:space="preserve"> </w:t>
      </w:r>
      <w:commentRangeStart w:id="1"/>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commentRangeEnd w:id="1"/>
      <w:r w:rsidR="00A10931">
        <w:rPr>
          <w:rStyle w:val="CommentReference"/>
        </w:rPr>
        <w:commentReference w:id="1"/>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F4D4BB6" w:rsidR="001065D7" w:rsidRDefault="00F50A4B" w:rsidP="00EE20A8">
      <w:pPr>
        <w:pStyle w:val="Heading1"/>
        <w:spacing w:before="0" w:after="240"/>
      </w:pPr>
      <w:r w:rsidRPr="00F50A4B">
        <w:lastRenderedPageBreak/>
        <w:t>Abstract</w:t>
      </w:r>
    </w:p>
    <w:p w14:paraId="4A8BC21C" w14:textId="77777777" w:rsidR="00575DA4" w:rsidRDefault="00575DA4" w:rsidP="00EE20A8">
      <w:pPr>
        <w:spacing w:line="480" w:lineRule="auto"/>
        <w:rPr>
          <w:ins w:id="2" w:author="Antonio Schettino" w:date="2019-03-06T13:50:00Z"/>
        </w:rPr>
      </w:pPr>
    </w:p>
    <w:p w14:paraId="6C6C0DB7" w14:textId="77777777" w:rsidR="00575DA4" w:rsidRDefault="00575DA4" w:rsidP="00EE20A8">
      <w:pPr>
        <w:spacing w:line="480" w:lineRule="auto"/>
        <w:rPr>
          <w:ins w:id="3" w:author="Antonio Schettino" w:date="2019-03-06T13:50:00Z"/>
        </w:rPr>
      </w:pPr>
    </w:p>
    <w:p w14:paraId="11284984" w14:textId="77777777" w:rsidR="00575DA4" w:rsidRDefault="00575DA4" w:rsidP="00EE20A8">
      <w:pPr>
        <w:spacing w:line="480" w:lineRule="auto"/>
        <w:rPr>
          <w:ins w:id="4" w:author="Antonio Schettino" w:date="2019-03-06T13:50:00Z"/>
        </w:rPr>
      </w:pPr>
    </w:p>
    <w:p w14:paraId="70251DA2" w14:textId="08571E0B" w:rsidR="00EE20A8" w:rsidRDefault="00EE20A8" w:rsidP="00EE20A8">
      <w:pPr>
        <w:spacing w:line="480" w:lineRule="auto"/>
      </w:pPr>
      <w:r>
        <w:t>Keywords: attention; EEG; feature-based attention; reward; motivation; steady-state visually evoked potentials; frequency tagging</w:t>
      </w:r>
      <w:del w:id="5" w:author="Antonio Schettino" w:date="2019-03-06T15:44:00Z">
        <w:r w:rsidDel="00C60EA8">
          <w:delText xml:space="preserve">  </w:delText>
        </w:r>
      </w:del>
    </w:p>
    <w:p w14:paraId="697F8BC7" w14:textId="5199054C" w:rsidR="00575DA4" w:rsidRDefault="00575DA4">
      <w:pPr>
        <w:rPr>
          <w:ins w:id="6" w:author="Antonio Schettino" w:date="2019-03-06T13:50:00Z"/>
        </w:rPr>
      </w:pPr>
      <w:ins w:id="7" w:author="Antonio Schettino" w:date="2019-03-06T13:50:00Z">
        <w:r>
          <w:br w:type="page"/>
        </w:r>
      </w:ins>
    </w:p>
    <w:p w14:paraId="766D2539" w14:textId="5439FC22" w:rsidR="00EE20A8" w:rsidRPr="00EE20A8" w:rsidDel="00575DA4" w:rsidRDefault="00EE20A8" w:rsidP="00EE20A8">
      <w:pPr>
        <w:rPr>
          <w:del w:id="8" w:author="Antonio Schettino" w:date="2019-03-06T13:50:00Z"/>
        </w:rPr>
      </w:pPr>
      <w:commentRangeStart w:id="9"/>
    </w:p>
    <w:p w14:paraId="60FE0C6C" w14:textId="4F8A8B14" w:rsidR="00EE20A8" w:rsidRPr="00EE20A8" w:rsidDel="00575DA4" w:rsidRDefault="00EE20A8" w:rsidP="00EE20A8">
      <w:pPr>
        <w:spacing w:after="0"/>
        <w:rPr>
          <w:del w:id="10" w:author="Antonio Schettino" w:date="2019-03-06T13:50:00Z"/>
        </w:rPr>
      </w:pPr>
    </w:p>
    <w:p w14:paraId="19006139" w14:textId="2BA1FEB8" w:rsidR="0054295E" w:rsidRDefault="0054295E" w:rsidP="0054295E">
      <w:pPr>
        <w:pStyle w:val="Heading1"/>
        <w:spacing w:before="0" w:after="240"/>
      </w:pPr>
      <w:r>
        <w:t>Introduction</w:t>
      </w:r>
      <w:commentRangeEnd w:id="9"/>
      <w:r w:rsidR="00CA3A85">
        <w:rPr>
          <w:rStyle w:val="CommentReference"/>
          <w:rFonts w:eastAsiaTheme="minorHAnsi" w:cs="Times New Roman"/>
          <w:b w:val="0"/>
        </w:rPr>
        <w:commentReference w:id="9"/>
      </w:r>
    </w:p>
    <w:p w14:paraId="0A100585" w14:textId="17BFE82E" w:rsidR="008130EE" w:rsidRDefault="00F8784F" w:rsidP="00945A9B">
      <w:pPr>
        <w:spacing w:after="0" w:line="480" w:lineRule="auto"/>
        <w:ind w:firstLine="284"/>
        <w:jc w:val="both"/>
        <w:pPrChange w:id="11" w:author="Antonio Schettino" w:date="2019-03-06T16:33:00Z">
          <w:pPr>
            <w:spacing w:line="480" w:lineRule="auto"/>
            <w:ind w:firstLine="720"/>
          </w:pPr>
        </w:pPrChange>
      </w:pPr>
      <w:r>
        <w:t>Due to capacity limitations, we can only process a small subset of</w:t>
      </w:r>
      <w:r w:rsidR="00644535">
        <w:t xml:space="preserve"> the information which reache</w:t>
      </w:r>
      <w:ins w:id="12" w:author="Gilles Pourtois" w:date="2019-02-12T13:34:00Z">
        <w:r w:rsidR="00035288">
          <w:t>s</w:t>
        </w:r>
      </w:ins>
      <w:r>
        <w:t xml:space="preserve"> our senses. This is why selective attention is a crucial process, as it determines which of the incoming stimuli will be further processed</w:t>
      </w:r>
      <w:r w:rsidR="00EE20A8">
        <w:t xml:space="preserve"> </w:t>
      </w:r>
      <w:r w:rsidR="00EE20A8">
        <w:fldChar w:fldCharType="begin" w:fldLock="1"/>
      </w:r>
      <w:ins w:id="13" w:author="Antonio Schettino" w:date="2019-03-06T15:04:00Z">
        <w:r w:rsidR="00467B61">
          <w:instrText xml:space="preserve"> ADDIN ZOTERO_ITEM CSL_CITATION {"citationID":"mBeljSQt","properties":{"formattedCitation":"(Chun, Golomb, &amp; Turk-Browne, 2011; Desimone &amp; Duncan, 1995; Posner, 1980)","plainCitation":"(Chun, Golomb, &amp; Turk-Browne, 2011; Desimone &amp; Duncan, 1995; Posner, 1980)","noteIndex":0},"citationItems":[{"id":"8Qdr6TgM/dqcxU2fu","uris":["http://www.mendeley.com/documents/?uuid=7a17877d-9453-418b-8eb0-98ee5053647a"],"uri":["http://www.mendeley.com/documents/?uuid=7a17877d-9453-418b-8eb0-98ee5053647a"],"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id":"8Qdr6TgM/hvCT7fOx","uris":["http://www.mendeley.com/documents/?uuid=5e4f19ef-76d4-4ce3-86b1-193c5d86c134"],"uri":["http://www.mendeley.com/documents/?uuid=5e4f19ef-76d4-4ce3-86b1-193c5d86c134"],"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id":"8Qdr6TgM/NKwnFfOj","uris":["http://www.mendeley.com/documents/?uuid=a28b535e-6287-46b1-b388-80539f88c3cf"],"uri":["http://www.mendeley.com/documents/?uuid=a28b535e-6287-46b1-b388-80539f88c3cf"],"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attention.","type":"article-journal","volume":"32"}}],"schema":"https://github.com/citation-style-language/schema/raw/master/csl-citation.json"} </w:instrText>
        </w:r>
      </w:ins>
      <w:del w:id="14" w:author="Antonio Schettino" w:date="2019-03-06T15:04:00Z">
        <w:r w:rsidR="00EE20A8" w:rsidDel="00467B61">
          <w:del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delInstrText>
        </w:r>
      </w:del>
      <w:r w:rsidR="00EE20A8">
        <w:fldChar w:fldCharType="separate"/>
      </w:r>
      <w:ins w:id="15" w:author="Antonio Schettino" w:date="2019-03-06T15:04:00Z">
        <w:r w:rsidR="00467B61" w:rsidRPr="00467B61">
          <w:t xml:space="preserve">(Chun, </w:t>
        </w:r>
        <w:proofErr w:type="spellStart"/>
        <w:r w:rsidR="00467B61" w:rsidRPr="00467B61">
          <w:t>Golomb</w:t>
        </w:r>
        <w:proofErr w:type="spellEnd"/>
        <w:r w:rsidR="00467B61" w:rsidRPr="00467B61">
          <w:t>, &amp; Turk-Browne, 2011; Desimone &amp; Duncan, 1995; Posner, 1980)</w:t>
        </w:r>
      </w:ins>
      <w:del w:id="16" w:author="Antonio Schettino" w:date="2019-03-06T15:04:00Z">
        <w:r w:rsidR="00EE20A8" w:rsidRPr="00467B61" w:rsidDel="00467B61">
          <w:rPr>
            <w:rPrChange w:id="17" w:author="Antonio Schettino" w:date="2019-03-06T15:04:00Z">
              <w:rPr>
                <w:noProof/>
              </w:rPr>
            </w:rPrChange>
          </w:rPr>
          <w:delText>(Chun, Golomb, &amp; Turk-Browne, 2011; Desimone &amp; Duncan, 1995)</w:delText>
        </w:r>
      </w:del>
      <w:r w:rsidR="00EE20A8">
        <w:fldChar w:fldCharType="end"/>
      </w:r>
      <w:r w:rsidR="00EE20A8">
        <w:t xml:space="preserve">. </w:t>
      </w:r>
      <w:r>
        <w:t>T</w:t>
      </w:r>
      <w:r w:rsidR="00EE20A8">
        <w:t>heories of attention postulate that stimuli are selected based on their physical salience (bottom-up)</w:t>
      </w:r>
      <w:r w:rsidR="004E4BDB">
        <w:t xml:space="preserve">, or based on current goals (top-down) </w:t>
      </w:r>
      <w:r w:rsidR="00EE20A8">
        <w:fldChar w:fldCharType="begin" w:fldLock="1"/>
      </w:r>
      <w:ins w:id="18" w:author="Antonio Schettino" w:date="2019-03-06T15:04:00Z">
        <w:r w:rsidR="00467B61">
          <w:instrText xml:space="preserve"> ADDIN ZOTERO_ITEM CSL_CITATION {"citationID":"sW9SThEV","properties":{"formattedCitation":"(Corbetta &amp; Shulman, 2002; Posner, 1980; Theeuwes, 2010)","plainCitation":"(Corbetta &amp; Shulman, 2002; Posner, 1980; Theeuwes, 2010)","noteIndex":0},"citationItems":[{"id":"8Qdr6TgM/6WuT6kKy","uris":["http://www.mendeley.com/documents/?uuid=4cf2fe62-db54-48b8-8063-00480a1d9139"],"uri":["http://www.mendeley.com/documents/?uuid=4cf2fe62-db54-48b8-8063-00480a1d9139"],"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id":"8Qdr6TgM/NKwnFfOj","uris":["http://www.mendeley.com/documents/?uuid=a28b535e-6287-46b1-b388-80539f88c3cf"],"uri":["http://www.mendeley.com/documents/?uuid=a28b535e-6287-46b1-b388-80539f88c3cf"],"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id":"8Qdr6TgM/qRaf0Zcf","uris":["http://www.mendeley.com/documents/?uuid=0ac66828-1bf9-4034-a468-b5c26da3c400"],"uri":["http://www.mendeley.com/documents/?uuid=0ac66828-1bf9-4034-a468-b5c26da3c400"],"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selection","type":"article-journal","volume":"135"}}],"schema":"https://github.com/citation-style-language/schema/raw/master/csl-citation.json"} </w:instrText>
        </w:r>
      </w:ins>
      <w:del w:id="19" w:author="Antonio Schettino" w:date="2019-03-06T15:04:00Z">
        <w:r w:rsidR="00EE20A8" w:rsidDel="00467B61">
          <w:del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delInstrText>
        </w:r>
      </w:del>
      <w:r w:rsidR="00EE20A8">
        <w:fldChar w:fldCharType="separate"/>
      </w:r>
      <w:ins w:id="20" w:author="Antonio Schettino" w:date="2019-03-06T15:04:00Z">
        <w:r w:rsidR="00467B61" w:rsidRPr="00467B61">
          <w:t>(</w:t>
        </w:r>
        <w:proofErr w:type="spellStart"/>
        <w:r w:rsidR="00467B61" w:rsidRPr="00467B61">
          <w:t>Corbetta</w:t>
        </w:r>
        <w:proofErr w:type="spellEnd"/>
        <w:r w:rsidR="00467B61" w:rsidRPr="00467B61">
          <w:t xml:space="preserve"> &amp; Shulman, 2002; Posner, 1980; </w:t>
        </w:r>
        <w:proofErr w:type="spellStart"/>
        <w:r w:rsidR="00467B61" w:rsidRPr="00467B61">
          <w:t>Theeuwes</w:t>
        </w:r>
        <w:proofErr w:type="spellEnd"/>
        <w:r w:rsidR="00467B61" w:rsidRPr="00467B61">
          <w:t>, 2010)</w:t>
        </w:r>
      </w:ins>
      <w:del w:id="21" w:author="Antonio Schettino" w:date="2019-03-06T15:04:00Z">
        <w:r w:rsidR="00EE20A8" w:rsidRPr="00467B61" w:rsidDel="00467B61">
          <w:rPr>
            <w:rPrChange w:id="22" w:author="Antonio Schettino" w:date="2019-03-06T15:04:00Z">
              <w:rPr>
                <w:noProof/>
              </w:rPr>
            </w:rPrChange>
          </w:rPr>
          <w:delText>(Corbetta &amp; Shulman, 2002; Posner, 1980; Theeuwes, 2010)</w:delText>
        </w:r>
      </w:del>
      <w:r w:rsidR="00EE20A8">
        <w:fldChar w:fldCharType="end"/>
      </w:r>
      <w:r w:rsidR="00EE20A8">
        <w:t xml:space="preserve">. </w:t>
      </w:r>
      <w:r w:rsidR="004E4BDB">
        <w:t>Salient stimuli</w:t>
      </w:r>
      <w:r>
        <w:t>,</w:t>
      </w:r>
      <w:r w:rsidR="004E4BDB">
        <w:t xml:space="preserve"> such as sudden flashes of light or loud noises</w:t>
      </w:r>
      <w:r>
        <w:t>,</w:t>
      </w:r>
      <w:r w:rsidR="004E4BDB">
        <w:t xml:space="preserve"> captu</w:t>
      </w:r>
      <w:r w:rsidR="008130EE">
        <w:t xml:space="preserve">re our attention in an </w:t>
      </w:r>
      <w:r w:rsidR="004E4BDB">
        <w:t>involuntary fashion</w:t>
      </w:r>
      <w:r w:rsidR="008130EE">
        <w:t xml:space="preserve"> (</w:t>
      </w:r>
      <w:commentRangeStart w:id="23"/>
      <w:commentRangeStart w:id="24"/>
      <w:commentRangeStart w:id="25"/>
      <w:r w:rsidR="008130EE">
        <w:t>REF</w:t>
      </w:r>
      <w:commentRangeEnd w:id="23"/>
      <w:r w:rsidR="00644535">
        <w:rPr>
          <w:rStyle w:val="CommentReference"/>
        </w:rPr>
        <w:commentReference w:id="23"/>
      </w:r>
      <w:commentRangeEnd w:id="24"/>
      <w:r w:rsidR="00035288">
        <w:rPr>
          <w:rStyle w:val="CommentReference"/>
        </w:rPr>
        <w:commentReference w:id="24"/>
      </w:r>
      <w:commentRangeEnd w:id="25"/>
      <w:r w:rsidR="00575DA4">
        <w:rPr>
          <w:rStyle w:val="CommentReference"/>
        </w:rPr>
        <w:commentReference w:id="25"/>
      </w:r>
      <w:r w:rsidR="008130EE">
        <w:t>)</w:t>
      </w:r>
      <w:r w:rsidR="004E4BDB">
        <w:t xml:space="preserve">. </w:t>
      </w:r>
      <w:commentRangeStart w:id="26"/>
      <w:r w:rsidR="008130EE">
        <w:t>Attentional resources can also be allocated based on the current goals of an individual, through a process called cognitive control</w:t>
      </w:r>
      <w:r w:rsidR="004E4BDB">
        <w:t xml:space="preserve"> </w:t>
      </w:r>
      <w:r w:rsidR="00B06880">
        <w:fldChar w:fldCharType="begin" w:fldLock="1"/>
      </w:r>
      <w:ins w:id="27" w:author="Antonio Schettino" w:date="2019-03-06T15:04:00Z">
        <w:r w:rsidR="00467B61">
          <w:instrText xml:space="preserve"> ADDIN ZOTERO_ITEM CSL_CITATION {"citationID":"Apc4WOQJ","properties":{"formattedCitation":"(Botvinick &amp; Cohen, 2014; Friedman &amp; Miyake, 2017)","plainCitation":"(Botvinick &amp; Cohen, 2014; Friedman &amp; Miyake, 2017)","noteIndex":0},"citationItems":[{"id":"8Qdr6TgM/10fj9p04","uris":["http://www.mendeley.com/documents/?uuid=9dd9691a-2968-4669-b164-8caac20ac0b1"],"uri":["http://www.mendeley.com/documents/?uuid=9dd9691a-2968-4669-b164-8caac20ac0b1"],"itemData":{"DOI":"10.1111/cogs.12126","author":[{"dropping-particle":"","family":"Botvinick","given":"Matthew M","non-dropping-particle":"","parse-names":false,"suffix":""},{"dropping-particle":"","family":"Cohen","given":"Jonathan D","non-dropping-particle":"","parse-names":false,"suffix":""}],"id":"ITEM-1","issued":{"date-parts":[["2014"]]},"page":"1249-1285","title":"The Computational and Neural Basis of Cognitive Control : Charted Territory and New Frontiers","type":"article-journal","volume":"38"}},{"id":"8Qdr6TgM/cRgnGGGK","uris":["http://www.mendeley.com/documents/?uuid=cec273ec-3baa-4925-a187-c496b38a784f"],"uri":["http://www.mendeley.com/documents/?uuid=cec273ec-3baa-4925-a187-c496b38a784f"],"itemData":{"DOI":"10.1016/j.cortex.2016.04.023","ISBN":"1973-8102 (Electronic) 0010-9452 (Linking)","ISSN":"19738102","PMID":"27251123","abstract":"Executive functions (EFs) are high-level cognitive processes, often associated with the frontal lobes, that control lower level processes in the service of goal-directed behavior. They include abilities such as response inhibition, interference control, working memory updating, and set shifting. EFs show a general pattern of shared but distinct functions, a pattern described as “unity and diversity”. We review studies of EF unity and diversity at the behavioral and genetic levels, focusing on studies of normal individual differences and what they reveal about the functional organization of these cognitive abilities. In particular, we review evidence that across multiple ages and populations, commonly studied EFs (a) are robustly correlated but separable when measured with latent variables; (b) are not the same as general intelligence or g; (c) are highly heritable at the latent level and seemingly also highly polygenic; and (d) activate both common and specific neural areas and can be linked to individual differences in neural activation, volume, and connectivity. We highlight how considering individual differences at the behavioral and neural levels can add considerable insight to the investigation of the functional organization of the brain, and conclude with some key points about individual differences to consider when interpreting neuropsychological patterns of dissociation.","author":[{"dropping-particle":"","family":"Friedman","given":"Naomi P.","non-dropping-particle":"","parse-names":false,"suffix":""},{"dropping-particle":"","family":"Miyake","given":"Akira","non-dropping-particle":"","parse-names":false,"suffix":""}],"container-title":"Cortex","id":"ITEM-2","issued":{"date-parts":[["2017"]]},"page":"186-204","publisher":"Elsevier Ltd","title":"Unity and diversity of executive functions: Individual differences as a window on cognitive structure","type":"article-journal","volume":"86"}}],"schema":"https://github.com/citation-style-language/schema/raw/master/csl-citation.json"} </w:instrText>
        </w:r>
      </w:ins>
      <w:del w:id="28" w:author="Antonio Schettino" w:date="2019-03-06T15:04:00Z">
        <w:r w:rsidR="00B06880" w:rsidDel="00467B61">
          <w:delInstrText>ADDIN CSL_CITATION {"citationItems":[{"id":"ITEM-1","itemData":{"DOI":"10.1111/cogs.12126","author":[{"dropping-particle":"","family":"Botvinick","given":"Matthew M","non-dropping-particle":"","parse-names":false,"suffix":""},{"dropping-particle":"","family":"Cohen","given":"Jonathan D","non-dropping-particle":"","parse-names":false,"suffix":""}],"id":"ITEM-1","issued":{"date-parts":[["2014"]]},"page":"1249-1285","title":"The Computational and Neural Basis of Cognitive Control : Charted Territory and New Frontiers","type":"article-journal","volume":"38"},"uris":["http://www.mendeley.com/documents/?uuid=9dd9691a-2968-4669-b164-8caac20ac0b1"]},{"id":"ITEM-2","itemData":{"DOI":"10.1016/j.cortex.2016.04.023","ISBN":"1973-8102 (Electronic) 0010-9452 (Linking)","ISSN":"19738102","PMID":"27251123","abstract":"Executive functions (EFs) are high-level cognitive processes, often associated with the frontal lobes, that control lower level processes in the service of goal-directed behavior. They include abilities such as response inhibition, interference control, working memory updating, and set shifting. EFs show a general pattern of shared but distinct functions, a pattern described as “unity and diversity”. We review studies of EF unity and diversity at the behavioral and genetic levels, focusing on studies of normal individual differences and what they reveal about the functional organization of these cognitive abilities. In particular, we review evidence that across multiple ages and populations, commonly studied EFs (a) are robustly correlated but separable when measured with latent variables; (b) are not the same as general intelligence or g; (c) are highly heritable at the latent level and seemingly also highly polygenic; and (d) activate both common and specific neural areas and can be linked to individual differences in neural activation, volume, and connectivity. We highlight how considering individual differences at the behavioral and neural levels can add considerable insight to the investigation of the functional organization of the brain, and conclude with some key points about individual differences to consider when interpreting neuropsychological patterns of dissociation.","author":[{"dropping-particle":"","family":"Friedman","given":"Naomi P.","non-dropping-particle":"","parse-names":false,"suffix":""},{"dropping-particle":"","family":"Miyake","given":"Akira","non-dropping-particle":"","parse-names":false,"suffix":""}],"container-title":"Cortex","id":"ITEM-2","issued":{"date-parts":[["2017"]]},"page":"186-204","publisher":"Elsevier Ltd","title":"Unity and diversity of executive functions: Individual differences as a window on cognitive structure","type":"article-journal","volume":"86"},"uris":["http://www.mendeley.com/documents/?uuid=cec273ec-3baa-4925-a187-c496b38a784f"]}],"mendeley":{"formattedCitation":"(Botvinick &amp; Cohen, 2014; Friedman &amp; Miyake, 2017)","plainTextFormattedCitation":"(Botvinick &amp; Cohen, 2014; Friedman &amp; Miyake, 2017)","previouslyFormattedCitation":"(Botvinick &amp; Cohen, 2014; Friedman &amp; Miyake, 2017)"},"properties":{"noteIndex":0},"schema":"https://github.com/citation-style-language/schema/raw/master/csl-citation.json"}</w:delInstrText>
        </w:r>
      </w:del>
      <w:r w:rsidR="00B06880">
        <w:fldChar w:fldCharType="separate"/>
      </w:r>
      <w:ins w:id="29" w:author="Antonio Schettino" w:date="2019-03-06T15:04:00Z">
        <w:r w:rsidR="00467B61" w:rsidRPr="00467B61">
          <w:t>(</w:t>
        </w:r>
        <w:proofErr w:type="spellStart"/>
        <w:r w:rsidR="00467B61" w:rsidRPr="00467B61">
          <w:t>Botvinick</w:t>
        </w:r>
        <w:proofErr w:type="spellEnd"/>
        <w:r w:rsidR="00467B61" w:rsidRPr="00467B61">
          <w:t xml:space="preserve"> &amp; Cohen, 2014; Friedman &amp; Miyake, 2017)</w:t>
        </w:r>
      </w:ins>
      <w:del w:id="30" w:author="Antonio Schettino" w:date="2019-03-06T15:04:00Z">
        <w:r w:rsidR="00B06880" w:rsidRPr="00467B61" w:rsidDel="00467B61">
          <w:rPr>
            <w:rPrChange w:id="31" w:author="Antonio Schettino" w:date="2019-03-06T15:04:00Z">
              <w:rPr>
                <w:noProof/>
              </w:rPr>
            </w:rPrChange>
          </w:rPr>
          <w:delText>(Botvinick &amp; Cohen, 2014; Friedman &amp; Miyake, 2017)</w:delText>
        </w:r>
      </w:del>
      <w:r w:rsidR="00B06880">
        <w:fldChar w:fldCharType="end"/>
      </w:r>
      <w:r w:rsidR="00B06880">
        <w:t>.</w:t>
      </w:r>
      <w:del w:id="32" w:author="Antonio Schettino" w:date="2019-03-06T13:51:00Z">
        <w:r w:rsidR="00B06880" w:rsidDel="00575DA4">
          <w:delText xml:space="preserve"> </w:delText>
        </w:r>
      </w:del>
      <w:commentRangeEnd w:id="26"/>
      <w:r w:rsidR="00035288">
        <w:rPr>
          <w:rStyle w:val="CommentReference"/>
        </w:rPr>
        <w:commentReference w:id="26"/>
      </w:r>
    </w:p>
    <w:p w14:paraId="34BF1322" w14:textId="0E27D1E8" w:rsidR="008130EE" w:rsidRDefault="00B06880" w:rsidP="00945A9B">
      <w:pPr>
        <w:spacing w:after="0" w:line="480" w:lineRule="auto"/>
        <w:ind w:firstLine="284"/>
        <w:jc w:val="both"/>
        <w:pPrChange w:id="33" w:author="Antonio Schettino" w:date="2019-03-06T16:33:00Z">
          <w:pPr>
            <w:spacing w:line="480" w:lineRule="auto"/>
            <w:ind w:firstLine="720"/>
          </w:pPr>
        </w:pPrChange>
      </w:pPr>
      <w:commentRangeStart w:id="34"/>
      <w:r>
        <w:t>Cognitive control processes, such as attentional control</w:t>
      </w:r>
      <w:commentRangeEnd w:id="34"/>
      <w:r w:rsidR="00035288">
        <w:rPr>
          <w:rStyle w:val="CommentReference"/>
        </w:rPr>
        <w:commentReference w:id="34"/>
      </w:r>
      <w:r>
        <w:t xml:space="preserve">, task-switching, and response inhibition, are enhanced by rewards </w:t>
      </w:r>
      <w:r>
        <w:fldChar w:fldCharType="begin" w:fldLock="1"/>
      </w:r>
      <w:ins w:id="35" w:author="Antonio Schettino" w:date="2019-03-06T15:04:00Z">
        <w:r w:rsidR="00467B61">
          <w:instrText xml:space="preserve"> ADDIN ZOTERO_ITEM CSL_CITATION {"citationID":"tKWlEK0W","properties":{"formattedCitation":"(Botvinick &amp; Braver, 2015)","plainCitation":"(Botvinick &amp; Braver, 2015)","noteIndex":0},"citationItems":[{"id":"8Qdr6TgM/6AIwuwCK","uris":["http://www.mendeley.com/documents/?uuid=572bd76b-1dd8-43e4-88e0-ec4916a4965f"],"uri":["http://www.mendeley.com/documents/?uuid=572bd76b-1dd8-43e4-88e0-ec4916a4965f"],"itemData":{"DOI":"10.1146/annurev-psych-010814-015044","ISBN":"1545-2085 (Electronic) 0066-4308 (Linking)","ISSN":"0066-4308","PMID":"25251491","abstract":"Research on cognitive control and executive function has long recognized the relevance of motivational factors. Recently, however, the topic has come increasingly to center stage, with a surge of new studies examining the in-terface of motivation and cognitive control. In the present article we survey research situated at this interface, considering work from cognitive and social psychology and behavioral economics, but with a particular focus on neuro-science research. We organize existing findings into three core areas, consid-ering them in the light of currently vying theoretical perspectives. Based on the accumulated evidence, we advocate for a view of control function that treats it as a domain of reward-based decision making. More broadly, we argue that neuroscientific evidence plays a critical role in understanding the mechanisms by which motivation and cognitive control interact. Opportu-nities for further cross-fertilization between behavioral and neuroscientific research are highlighted.","author":[{"dropping-particle":"","family":"Botvinick","given":"Matthew M","non-dropping-particle":"","parse-names":false,"suffix":""},{"dropping-particle":"","family":"Braver","given":"Todd","non-dropping-particle":"","parse-names":false,"suffix":""}],"container-title":"Annual Review of Psychology","id":"ITEM-1","issued":{"date-parts":[["2015"]]},"page":"83-113","title":"Motivation and Cognitive Control: From Behavior to Neural Mechanism","type":"article-journal","volume":"66"}}],"schema":"https://github.com/citation-style-language/schema/raw/master/csl-citation.json"} </w:instrText>
        </w:r>
      </w:ins>
      <w:del w:id="36" w:author="Antonio Schettino" w:date="2019-03-06T15:04:00Z">
        <w:r w:rsidR="00D971C8" w:rsidDel="00467B61">
          <w:delInstrText>ADDIN CSL_CITATION {"citationItems":[{"id":"ITEM-1","itemData":{"DOI":"10.1146/annurev-psych-010814-015044","ISBN":"1545-2085 (Electronic) 0066-4308 (Linking)","ISSN":"0066-4308","PMID":"25251491","abstract":"Research on cognitive control and executive function has long recognized the relevance of motivational factors. Recently, however, the topic has come increasingly to center stage, with a surge of new studies examining the in-terface of motivation and cognitive control. In the present article we survey research situated at this interface, considering work from cognitive and social psychology and behavioral economics, but with a particular focus on neuro-science research. We organize existing findings into three core areas, consid-ering them in the light of currently vying theoretical perspectives. Based on the accumulated evidence, we advocate for a view of control function that treats it as a domain of reward-based decision making. More broadly, we argue that neuroscientific evidence plays a critical role in understanding the mechanisms by which motivation and cognitive control interact. Opportu-nities for further cross-fertilization between behavioral and neuroscientific research are highlighted.","author":[{"dropping-particle":"","family":"Botvinick","given":"Matthew M","non-dropping-particle":"","parse-names":false,"suffix":""},{"dropping-particle":"","family":"Braver","given":"Todd","non-dropping-particle":"","parse-names":false,"suffix":""}],"container-title":"Annual Review of Psychology","id":"ITEM-1","issued":{"date-parts":[["2015"]]},"page":"83-113","title":"Motivation and Cognitive Control: From Behavior to Neural Mechanism","type":"article-journal","volume":"66"},"uris":["http://www.mendeley.com/documents/?uuid=572bd76b-1dd8-43e4-88e0-ec4916a4965f"]}],"mendeley":{"formattedCitation":"(Botvinick &amp; Braver, 2015)","plainTextFormattedCitation":"(Botvinick &amp; Braver, 2015)","previouslyFormattedCitation":"(Botvinick &amp; Braver, 2015)"},"properties":{"noteIndex":0},"schema":"https://github.com/citation-style-language/schema/raw/master/csl-citation.json"}</w:delInstrText>
        </w:r>
      </w:del>
      <w:r>
        <w:fldChar w:fldCharType="separate"/>
      </w:r>
      <w:ins w:id="37" w:author="Antonio Schettino" w:date="2019-03-06T15:04:00Z">
        <w:r w:rsidR="00467B61" w:rsidRPr="00467B61">
          <w:t>(</w:t>
        </w:r>
        <w:proofErr w:type="spellStart"/>
        <w:r w:rsidR="00467B61" w:rsidRPr="00467B61">
          <w:t>Botvinick</w:t>
        </w:r>
        <w:proofErr w:type="spellEnd"/>
        <w:r w:rsidR="00467B61" w:rsidRPr="00467B61">
          <w:t xml:space="preserve"> &amp; Braver, 2015)</w:t>
        </w:r>
      </w:ins>
      <w:del w:id="38" w:author="Antonio Schettino" w:date="2019-03-06T15:04:00Z">
        <w:r w:rsidRPr="00467B61" w:rsidDel="00467B61">
          <w:rPr>
            <w:rPrChange w:id="39" w:author="Antonio Schettino" w:date="2019-03-06T15:04:00Z">
              <w:rPr>
                <w:noProof/>
              </w:rPr>
            </w:rPrChange>
          </w:rPr>
          <w:delText>(Botvinick &amp; Braver, 2015)</w:delText>
        </w:r>
      </w:del>
      <w:r>
        <w:fldChar w:fldCharType="end"/>
      </w:r>
      <w:r w:rsidR="00D971C8">
        <w:t xml:space="preserve">. </w:t>
      </w:r>
      <w:r w:rsidR="00D86F4B">
        <w:t>This</w:t>
      </w:r>
      <w:r w:rsidR="00D971C8">
        <w:t xml:space="preserve"> close relationship between motivation and cognitive control has been formalized in several computational accounts of cognitive control which emphasize the role of rewards in the allocation of cognitive resources such as attention </w:t>
      </w:r>
      <w:r w:rsidR="00D971C8">
        <w:fldChar w:fldCharType="begin" w:fldLock="1"/>
      </w:r>
      <w:ins w:id="40" w:author="Antonio Schettino" w:date="2019-03-06T15:04:00Z">
        <w:r w:rsidR="00467B61">
          <w:instrText xml:space="preserve"> ADDIN ZOTERO_ITEM CSL_CITATION {"citationID":"AWE6hvzu","properties":{"formattedCitation":"(Brown &amp; Alexander, 2017; Holroyd &amp; McClure, 2015; Shenhav, Botvinick, &amp; Cohen, 2013; Verguts, Vassena, &amp; Silvetti, 2015)","plainCitation":"(Brown &amp; Alexander, 2017; Holroyd &amp; McClure, 2015; Shenhav, Botvinick, &amp; Cohen, 2013; Verguts, Vassena, &amp; Silvetti, 2015)","noteIndex":0},"citationItems":[{"id":"8Qdr6TgM/Gx6PuI2s","uris":["http://www.mendeley.com/documents/?uuid=19156526-3247-43d4-8355-497c6ad843f6"],"uri":["http://www.mendeley.com/documents/?uuid=19156526-3247-43d4-8355-497c6ad843f6"],"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id":"8Qdr6TgM/JBASeR5D","uris":["http://www.mendeley.com/documents/?uuid=7636e311-b62c-490e-9b92-00e71c95ddf3"],"uri":["http://www.mendeley.com/documents/?uuid=7636e311-b62c-490e-9b92-00e71c95ddf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Review","id":"ITEM-2","issue":"1","issued":{"date-parts":[["2015"]]},"page":"54-83","title":"Hierarchical control over effortful behavior by rodent medial frontal cortex: A computational model","type":"article-journal","volume":"122"}},{"id":"8Qdr6TgM/Xjnb5oKW","uris":["http://www.mendeley.com/documents/?uuid=6d5d3bcb-adb2-4b91-b5cf-b5b84573cfcf"],"uri":["http://www.mendeley.com/documents/?uuid=6d5d3bcb-adb2-4b91-b5cf-b5b84573cfcf"],"itemData":{"DOI":"10.1162/jocn_a_01140","ISSN":"0898-929X","PMID":"23647519","author":[{"dropping-particle":"","family":"Brown","given":"Joshua W.","non-dropping-particle":"","parse-names":false,"suffix":""},{"dropping-particle":"","family":"Alexander","given":"William H.","non-dropping-particle":"","parse-names":false,"suffix":""}],"container-title":"Journal of Cognitive Neuroscience","id":"ITEM-3","issue":"10","issued":{"date-parts":[["2017","10"]]},"page":"1656-1673","title":"Foraging Value, Risk Avoidance, and Multiple Control Signals: How the Anterior Cingulate Cortex Controls Value-based Decision-making","type":"article-journal","volume":"29"}},{"id":"8Qdr6TgM/Qtz7cnzn","uris":["http://www.mendeley.com/documents/?uuid=53918cc1-4c99-4fb5-852c-2e801fc1ef7a"],"uri":["http://www.mendeley.com/documents/?uuid=53918cc1-4c99-4fb5-852c-2e801fc1ef7a"],"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model","type":"article-journal","volume":"9"}}],"schema":"https://github.com/citation-style-language/schema/raw/master/csl-citation.json"} </w:instrText>
        </w:r>
      </w:ins>
      <w:del w:id="41" w:author="Antonio Schettino" w:date="2019-03-06T15:04:00Z">
        <w:r w:rsidR="0046723F" w:rsidDel="00467B61">
          <w:del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Review","id":"ITEM-2","issue":"1","issued":{"date-parts":[["2015"]]},"page":"54-83","title":"Hierarchical control over effortful behavior by rodent medial frontal cortex: A computational model","type":"article-journal","volume":"122"},"uris":["http://www.mendeley.com/documents/?uuid=7636e311-b62c-490e-9b92-00e71c95ddf3"]},{"id":"ITEM-3","itemData":{"DOI":"10.1162/jocn_a_01140","ISSN":"0898-929X","PMID":"23647519","author":[{"dropping-particle":"","family":"Brown","given":"Joshua W.","non-dropping-particle":"","parse-names":false,"suffix":""},{"dropping-particle":"","family":"Alexander","given":"William H.","non-dropping-particle":"","parse-names":false,"suffix":""}],"container-title":"Journal of Cognitive Neuroscience","id":"ITEM-3","issue":"10","issued":{"date-parts":[["2017","10"]]},"page":"1656-1673","title":"Foraging Value, Risk Avoidance, and Multiple Control Signals: How the Anterior Cingulate Cortex Controls Value-based Decision-making","type":"article-journal","volume":"29"},"uris":["http://www.mendeley.com/documents/?uuid=6d5d3bcb-adb2-4b91-b5cf-b5b84573cfcf"]},{"id":"ITEM-4","itemData":{"DOI":"10.3389/fnbeh.2015.00057","ISBN":"1662-5153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delInstrText>
        </w:r>
      </w:del>
      <w:r w:rsidR="00D971C8">
        <w:fldChar w:fldCharType="separate"/>
      </w:r>
      <w:ins w:id="42" w:author="Antonio Schettino" w:date="2019-03-06T15:04:00Z">
        <w:r w:rsidR="00467B61" w:rsidRPr="00467B61">
          <w:t xml:space="preserve">(Brown &amp; Alexander, 2017; Holroyd &amp; McClure, 2015; </w:t>
        </w:r>
        <w:proofErr w:type="spellStart"/>
        <w:r w:rsidR="00467B61" w:rsidRPr="00467B61">
          <w:t>Shenhav</w:t>
        </w:r>
        <w:proofErr w:type="spellEnd"/>
        <w:r w:rsidR="00467B61" w:rsidRPr="00467B61">
          <w:t xml:space="preserve">, </w:t>
        </w:r>
        <w:proofErr w:type="spellStart"/>
        <w:r w:rsidR="00467B61" w:rsidRPr="00467B61">
          <w:t>Botvinick</w:t>
        </w:r>
        <w:proofErr w:type="spellEnd"/>
        <w:r w:rsidR="00467B61" w:rsidRPr="00467B61">
          <w:t xml:space="preserve">, &amp; Cohen, 2013; </w:t>
        </w:r>
        <w:proofErr w:type="spellStart"/>
        <w:r w:rsidR="00467B61" w:rsidRPr="00467B61">
          <w:t>Verguts</w:t>
        </w:r>
        <w:proofErr w:type="spellEnd"/>
        <w:r w:rsidR="00467B61" w:rsidRPr="00467B61">
          <w:t xml:space="preserve">, </w:t>
        </w:r>
        <w:proofErr w:type="spellStart"/>
        <w:r w:rsidR="00467B61" w:rsidRPr="00467B61">
          <w:t>Vassena</w:t>
        </w:r>
        <w:proofErr w:type="spellEnd"/>
        <w:r w:rsidR="00467B61" w:rsidRPr="00467B61">
          <w:t xml:space="preserve">, &amp; </w:t>
        </w:r>
        <w:proofErr w:type="spellStart"/>
        <w:r w:rsidR="00467B61" w:rsidRPr="00467B61">
          <w:t>Silvetti</w:t>
        </w:r>
        <w:proofErr w:type="spellEnd"/>
        <w:r w:rsidR="00467B61" w:rsidRPr="00467B61">
          <w:t>, 2015)</w:t>
        </w:r>
      </w:ins>
      <w:del w:id="43" w:author="Antonio Schettino" w:date="2019-03-06T15:04:00Z">
        <w:r w:rsidR="00D971C8" w:rsidRPr="00467B61" w:rsidDel="00467B61">
          <w:rPr>
            <w:rPrChange w:id="44" w:author="Antonio Schettino" w:date="2019-03-06T15:04:00Z">
              <w:rPr>
                <w:noProof/>
              </w:rPr>
            </w:rPrChange>
          </w:rPr>
          <w:delText>(Brown &amp; Alexander, 2017; Holroyd &amp; McClure, 2015; Shenhav, Botvinick, &amp; Cohen, 2013; Verguts, Vassena, &amp; Silvetti, 2015)</w:delText>
        </w:r>
      </w:del>
      <w:r w:rsidR="00D971C8">
        <w:fldChar w:fldCharType="end"/>
      </w:r>
      <w:r w:rsidR="00D971C8">
        <w:t xml:space="preserve">. </w:t>
      </w:r>
      <w:commentRangeStart w:id="45"/>
      <w:commentRangeStart w:id="46"/>
      <w:r w:rsidR="00D971C8">
        <w:t>Despite large differences</w:t>
      </w:r>
      <w:r w:rsidR="00F8784F">
        <w:t>,</w:t>
      </w:r>
      <w:r w:rsidR="00D971C8">
        <w:t xml:space="preserve"> many of these models postulate that control is allocated in a way that maximizes the potential rewards and minimizes the costs.</w:t>
      </w:r>
      <w:del w:id="47" w:author="Antonio Schettino" w:date="2019-03-06T16:29:00Z">
        <w:r w:rsidR="00D971C8" w:rsidDel="004E5AC1">
          <w:delText xml:space="preserve">  </w:delText>
        </w:r>
      </w:del>
      <w:commentRangeEnd w:id="45"/>
      <w:r w:rsidR="007A42CB">
        <w:rPr>
          <w:rStyle w:val="CommentReference"/>
        </w:rPr>
        <w:commentReference w:id="45"/>
      </w:r>
      <w:commentRangeEnd w:id="46"/>
      <w:r w:rsidR="001D3EF6">
        <w:rPr>
          <w:rStyle w:val="CommentReference"/>
        </w:rPr>
        <w:commentReference w:id="46"/>
      </w:r>
    </w:p>
    <w:p w14:paraId="08ABFA16" w14:textId="6B0AA5CA" w:rsidR="008130EE" w:rsidDel="005A374E" w:rsidRDefault="008130EE" w:rsidP="00945A9B">
      <w:pPr>
        <w:spacing w:after="0" w:line="480" w:lineRule="auto"/>
        <w:ind w:firstLine="284"/>
        <w:jc w:val="both"/>
        <w:rPr>
          <w:del w:id="48" w:author="Antonio Schettino" w:date="2019-03-06T16:33:00Z"/>
        </w:rPr>
        <w:pPrChange w:id="49" w:author="Antonio Schettino" w:date="2019-03-06T16:33:00Z">
          <w:pPr>
            <w:spacing w:line="480" w:lineRule="auto"/>
            <w:ind w:firstLine="720"/>
          </w:pPr>
        </w:pPrChange>
      </w:pPr>
      <w:r>
        <w:t>R</w:t>
      </w:r>
      <w:r w:rsidR="004E4BDB">
        <w:t xml:space="preserve">ecent </w:t>
      </w:r>
      <w:r w:rsidR="00D971C8">
        <w:t>r</w:t>
      </w:r>
      <w:r w:rsidR="00EE20A8">
        <w:t>ese</w:t>
      </w:r>
      <w:r w:rsidR="004E4BDB">
        <w:t>arch on the influence of reward history</w:t>
      </w:r>
      <w:r w:rsidR="00EE20A8">
        <w:t xml:space="preserve"> on visual selective attention has provided a potential third mechanism </w:t>
      </w:r>
      <w:r w:rsidR="00D971C8">
        <w:t>that guides attention</w:t>
      </w:r>
      <w:ins w:id="50" w:author="Antonio Schettino" w:date="2019-03-06T16:30:00Z">
        <w:r w:rsidR="004E5AC1">
          <w:t xml:space="preserve"> </w:t>
        </w:r>
        <w:r w:rsidR="004E5AC1">
          <w:fldChar w:fldCharType="begin"/>
        </w:r>
        <w:r w:rsidR="004E5AC1">
          <w:instrText xml:space="preserve"> ADDIN ZOTERO_ITEM CSL_CITATION {"citationID":"Ludq2MVj","properties":{"formattedCitation":"(Awh, Belopolsky, &amp; Theeuwes, 2012)","plainCitation":"(Awh, Belopolsky, &amp; Theeuwes, 2012)","noteIndex":0},"citationItems":[{"id":"8Qdr6TgM/JNLRP2R6","uris":["http://www.mendeley.com/documents/?uuid=4d1c077f-8443-44a9-9ccb-baf08cb320fd"],"uri":["http://www.mendeley.com/documents/?uuid=4d1c077f-8443-44a9-9ccb-baf08cb320fd"],"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Sciences","id":"8Qdr6TgM/JNLRP2R6","issue":"8","issued":{"date-parts":[["2012"]]},"page":"437-443","publisher":"Elsevier Ltd","title":"Top-down versus bottom-up attentional control: A failed theoretical dichotomy","type":"article-journal","volume":"16"}}],"schema":"https://github.com/citation-style-language/schema/raw/master/csl-citation.json"} </w:instrText>
        </w:r>
      </w:ins>
      <w:r w:rsidR="004E5AC1">
        <w:fldChar w:fldCharType="separate"/>
      </w:r>
      <w:ins w:id="51" w:author="Antonio Schettino" w:date="2019-03-06T16:30:00Z">
        <w:r w:rsidR="004E5AC1" w:rsidRPr="004E5AC1">
          <w:t>(</w:t>
        </w:r>
        <w:proofErr w:type="spellStart"/>
        <w:r w:rsidR="004E5AC1" w:rsidRPr="004E5AC1">
          <w:t>Awh</w:t>
        </w:r>
        <w:proofErr w:type="spellEnd"/>
        <w:r w:rsidR="004E5AC1" w:rsidRPr="004E5AC1">
          <w:t xml:space="preserve">, </w:t>
        </w:r>
        <w:proofErr w:type="spellStart"/>
        <w:r w:rsidR="004E5AC1" w:rsidRPr="004E5AC1">
          <w:t>Belopolsky</w:t>
        </w:r>
        <w:proofErr w:type="spellEnd"/>
        <w:r w:rsidR="004E5AC1" w:rsidRPr="004E5AC1">
          <w:t xml:space="preserve">, &amp; </w:t>
        </w:r>
        <w:proofErr w:type="spellStart"/>
        <w:r w:rsidR="004E5AC1" w:rsidRPr="004E5AC1">
          <w:t>Theeuwes</w:t>
        </w:r>
        <w:proofErr w:type="spellEnd"/>
        <w:r w:rsidR="004E5AC1" w:rsidRPr="004E5AC1">
          <w:t>, 2012)</w:t>
        </w:r>
        <w:r w:rsidR="004E5AC1">
          <w:fldChar w:fldCharType="end"/>
        </w:r>
      </w:ins>
      <w:ins w:id="52" w:author="Gilles Pourtois" w:date="2019-02-12T13:47:00Z">
        <w:del w:id="53" w:author="Antonio Schettino" w:date="2019-03-06T16:30:00Z">
          <w:r w:rsidR="007A42CB" w:rsidDel="004E5AC1">
            <w:delText xml:space="preserve"> (</w:delText>
          </w:r>
          <w:commentRangeStart w:id="54"/>
          <w:commentRangeStart w:id="55"/>
          <w:r w:rsidR="007A42CB" w:rsidDel="004E5AC1">
            <w:delText>XX</w:delText>
          </w:r>
        </w:del>
      </w:ins>
      <w:ins w:id="56" w:author="Antonio Schettino" w:date="2019-03-06T16:30:00Z">
        <w:r w:rsidR="004E5AC1">
          <w:t>.</w:t>
        </w:r>
      </w:ins>
      <w:ins w:id="57" w:author="Gilles Pourtois" w:date="2019-02-12T13:47:00Z">
        <w:del w:id="58" w:author="Antonio Schettino" w:date="2019-03-06T16:30:00Z">
          <w:r w:rsidR="007A42CB" w:rsidDel="004E5AC1">
            <w:delText>X</w:delText>
          </w:r>
        </w:del>
      </w:ins>
      <w:commentRangeEnd w:id="54"/>
      <w:ins w:id="59" w:author="Gilles Pourtois" w:date="2019-02-12T13:49:00Z">
        <w:r w:rsidR="00160297">
          <w:rPr>
            <w:rStyle w:val="CommentReference"/>
          </w:rPr>
          <w:commentReference w:id="54"/>
        </w:r>
      </w:ins>
      <w:commentRangeEnd w:id="55"/>
      <w:r w:rsidR="00CC6F92">
        <w:rPr>
          <w:rStyle w:val="CommentReference"/>
        </w:rPr>
        <w:commentReference w:id="55"/>
      </w:r>
      <w:ins w:id="61" w:author="Gilles Pourtois" w:date="2019-02-12T13:47:00Z">
        <w:del w:id="62" w:author="Antonio Schettino" w:date="2019-03-06T16:31:00Z">
          <w:r w:rsidR="007A42CB" w:rsidDel="004E5AC1">
            <w:delText>)</w:delText>
          </w:r>
        </w:del>
      </w:ins>
      <w:del w:id="63" w:author="Antonio Schettino" w:date="2019-03-06T16:31:00Z">
        <w:r w:rsidR="00D971C8" w:rsidDel="004E5AC1">
          <w:delText>.</w:delText>
        </w:r>
      </w:del>
      <w:r w:rsidR="00D971C8">
        <w:t xml:space="preserve"> This mechanism is proposed to be neither top-down nor bottom-up. </w:t>
      </w:r>
      <w:r w:rsidR="00EE20A8">
        <w:t xml:space="preserve">The most widely used experimental approach used to demonstrate </w:t>
      </w:r>
      <w:r>
        <w:t>the effects based on such a mechanism is</w:t>
      </w:r>
      <w:r w:rsidR="00EE20A8">
        <w:t xml:space="preserve"> the </w:t>
      </w:r>
      <w:commentRangeStart w:id="64"/>
      <w:r w:rsidR="00EE20A8">
        <w:t xml:space="preserve">training-test design </w:t>
      </w:r>
      <w:commentRangeEnd w:id="64"/>
      <w:r w:rsidR="00DC1DF3">
        <w:rPr>
          <w:rStyle w:val="CommentReference"/>
        </w:rPr>
        <w:commentReference w:id="64"/>
      </w:r>
      <w:r w:rsidR="00EE20A8">
        <w:fldChar w:fldCharType="begin" w:fldLock="1"/>
      </w:r>
      <w:ins w:id="65" w:author="Antonio Schettino" w:date="2019-03-06T15:04:00Z">
        <w:r w:rsidR="00467B61">
          <w:instrText xml:space="preserve"> ADDIN ZOTERO_ITEM CSL_CITATION {"citationID":"lYBG3bXx","properties":{"formattedCitation":"(B. A. Anderson, 2016a; Chelazzi, Perlato, Santandrea, &amp; Della Libera, 2013; M. Failing &amp; Theeuwes, 2017)","plainCitation":"(B. A. Anderson, 2016a; Chelazzi, Perlato, Santandrea, &amp; Della Libera, 2013; M. Failing &amp; Theeuwes, 2017)","noteIndex":0},"citationItems":[{"id":"8Qdr6TgM/bKQDU2H1","uris":["http://www.mendeley.com/documents/?uuid=83f24a00-4327-40fe-99b4-3137e0d2c26a"],"uri":["http://www.mendeley.com/documents/?uuid=83f24a00-4327-40fe-99b4-3137e0d2c26a"],"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id":"8Qdr6TgM/K2khiDyG","uris":["http://www.mendeley.com/documents/?uuid=bd59dcb3-a38e-40d4-8c32-43def30d92a0"],"uri":["http://www.mendeley.com/documents/?uuid=bd59dcb3-a38e-40d4-8c32-43def30d92a0"],"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Sciences","id":"ITEM-2","issue":"1","issued":{"date-parts":[["2016"]]},"page":"24-39","title":"The attention habit: How reward learning shapes attentional selection","type":"article-journal","volume":"1369"}},{"id":"8Qdr6TgM/Nv2DvNoR","uris":["http://www.mendeley.com/documents/?uuid=32b99263-1c78-4ea2-a826-fea9bd9f805a"],"uri":["http://www.mendeley.com/documents/?uuid=32b99263-1c78-4ea2-a826-fea9bd9f805a"],"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attention","type":"article-journal","volume":"85"}}],"schema":"https://github.com/citation-style-language/schema/raw/master/csl-citation.json"} </w:instrText>
        </w:r>
      </w:ins>
      <w:del w:id="66" w:author="Antonio Schettino" w:date="2019-03-06T15:04:00Z">
        <w:r w:rsidR="00EE20A8" w:rsidDel="00467B61">
          <w:del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Sciences","id":"ITEM-2","issue":"1","issued":{"date-parts":[["2016"]]},"page":"24-39","title":"The attention habit: How reward learning shapes attentional selection","type":"article-journal","volume":"1369"},"uris":["http://www.mendeley.com/documents/?uuid=bd59dcb3-a38e-40d4-8c32-43def30d92a0"]},{"id":"ITEM-3","itemData":{"DOI":"10.1016/j.visres.2012.12.005","ISBN":"0042-6989","ISSN":"00426989","PMID":"23262054","abstract":"Visual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2017)","manualFormatting":"(for reviews see: Anderson, 2016; Chelazzi, Perlato, Santandrea, &amp; Della Libera, 2013; Failing &amp; Theeuwes, 2017)","plainTextFormattedCitation":"(B. A. Anderson, 2016; Chelazzi, Perlato, Santandrea, &amp; Della Libera, 2013; M. Failing &amp; Theeuwes, 2017)","previouslyFormattedCitation":"(B. A. Anderson, 2016; Chelazzi, Perlato, Santandrea, &amp; Della Libera, 2013; M. Failing &amp; Theeuwes, 2017)"},"properties":{"noteIndex":0},"schema":"https://github.com/citation-style-language/schema/raw/master/csl-citation.json"}</w:delInstrText>
        </w:r>
      </w:del>
      <w:r w:rsidR="00EE20A8">
        <w:fldChar w:fldCharType="separate"/>
      </w:r>
      <w:ins w:id="67" w:author="Antonio Schettino" w:date="2019-03-06T15:04:00Z">
        <w:r w:rsidR="00467B61" w:rsidRPr="00467B61">
          <w:t xml:space="preserve">(B. A. Anderson, 2016a; </w:t>
        </w:r>
        <w:proofErr w:type="spellStart"/>
        <w:r w:rsidR="00467B61" w:rsidRPr="00467B61">
          <w:t>Chelazzi</w:t>
        </w:r>
        <w:proofErr w:type="spellEnd"/>
        <w:r w:rsidR="00467B61" w:rsidRPr="00467B61">
          <w:t xml:space="preserve">, </w:t>
        </w:r>
        <w:proofErr w:type="spellStart"/>
        <w:r w:rsidR="00467B61" w:rsidRPr="00467B61">
          <w:t>Perlato</w:t>
        </w:r>
        <w:proofErr w:type="spellEnd"/>
        <w:r w:rsidR="00467B61" w:rsidRPr="00467B61">
          <w:t xml:space="preserve">, </w:t>
        </w:r>
        <w:proofErr w:type="spellStart"/>
        <w:r w:rsidR="00467B61" w:rsidRPr="00467B61">
          <w:t>Santandrea</w:t>
        </w:r>
        <w:proofErr w:type="spellEnd"/>
        <w:r w:rsidR="00467B61" w:rsidRPr="00467B61">
          <w:t xml:space="preserve">, &amp; Della Libera, 2013; M. Failing &amp; </w:t>
        </w:r>
        <w:proofErr w:type="spellStart"/>
        <w:r w:rsidR="00467B61" w:rsidRPr="00467B61">
          <w:t>Theeuwes</w:t>
        </w:r>
        <w:proofErr w:type="spellEnd"/>
        <w:r w:rsidR="00467B61" w:rsidRPr="00467B61">
          <w:t>, 2017)</w:t>
        </w:r>
      </w:ins>
      <w:del w:id="68" w:author="Antonio Schettino" w:date="2019-03-06T15:04:00Z">
        <w:r w:rsidR="00EE20A8" w:rsidRPr="00467B61" w:rsidDel="00467B61">
          <w:rPr>
            <w:rPrChange w:id="69" w:author="Antonio Schettino" w:date="2019-03-06T15:04:00Z">
              <w:rPr>
                <w:noProof/>
              </w:rPr>
            </w:rPrChange>
          </w:rPr>
          <w:delText>(for reviews see: Anderson, 2016; Chelazzi, Perlato, Santandrea, &amp; Della Libera, 2013; Failing &amp; Theeuwes, 2017)</w:delText>
        </w:r>
      </w:del>
      <w:r w:rsidR="00EE20A8">
        <w:fldChar w:fldCharType="end"/>
      </w:r>
      <w:r w:rsidR="00EE20A8">
        <w:t xml:space="preserve">. During training (reward phase) participants are </w:t>
      </w:r>
      <w:r>
        <w:t>performing</w:t>
      </w:r>
      <w:r w:rsidR="00EE20A8">
        <w:t xml:space="preserve"> an attention task in which different features </w:t>
      </w:r>
      <w:r>
        <w:t>or objects</w:t>
      </w:r>
      <w:r w:rsidR="00EE20A8">
        <w:t xml:space="preserve"> are paired with different reward magnitudes or </w:t>
      </w:r>
      <w:r w:rsidR="00644535">
        <w:t xml:space="preserve">probabilities of </w:t>
      </w:r>
      <w:r w:rsidR="00644535">
        <w:lastRenderedPageBreak/>
        <w:t>obtaining a reward</w:t>
      </w:r>
      <w:r w:rsidR="00EE20A8">
        <w:t>. For example, correct detection of a red stimulus in a visual search array is always followed by receipt of a high monetary reward, while other colors are paired with low or no reward. In the following test phase (extinction phase) participants are informed that they cannot earn any more rewards.</w:t>
      </w:r>
      <w:del w:id="70" w:author="Antonio Schettino" w:date="2019-03-06T16:33:00Z">
        <w:r w:rsidR="00EE20A8" w:rsidDel="00945A9B">
          <w:delText xml:space="preserve"> </w:delText>
        </w:r>
      </w:del>
    </w:p>
    <w:p w14:paraId="293CA4DB" w14:textId="638186FC" w:rsidR="00EE20A8" w:rsidRDefault="005A374E" w:rsidP="005A374E">
      <w:pPr>
        <w:spacing w:after="0" w:line="480" w:lineRule="auto"/>
        <w:ind w:firstLine="284"/>
        <w:jc w:val="both"/>
        <w:pPrChange w:id="71" w:author="Antonio Schettino" w:date="2019-03-06T16:33:00Z">
          <w:pPr>
            <w:spacing w:line="480" w:lineRule="auto"/>
            <w:ind w:firstLine="720"/>
          </w:pPr>
        </w:pPrChange>
      </w:pPr>
      <w:ins w:id="72" w:author="Antonio Schettino" w:date="2019-03-06T16:33:00Z">
        <w:r>
          <w:t xml:space="preserve"> </w:t>
        </w:r>
      </w:ins>
      <w:r w:rsidR="00EE20A8">
        <w:t xml:space="preserve">Using </w:t>
      </w:r>
      <w:del w:id="73" w:author="Antonio Schettino" w:date="2019-03-06T16:34:00Z">
        <w:r w:rsidR="008130EE" w:rsidDel="005A374E">
          <w:delText>the training-test</w:delText>
        </w:r>
      </w:del>
      <w:ins w:id="74" w:author="Antonio Schettino" w:date="2019-03-06T16:34:00Z">
        <w:r>
          <w:t>this paradigm</w:t>
        </w:r>
      </w:ins>
      <w:del w:id="75" w:author="Antonio Schettino" w:date="2019-03-06T16:34:00Z">
        <w:r w:rsidR="00EE20A8" w:rsidDel="005A374E">
          <w:delText xml:space="preserve"> design</w:delText>
        </w:r>
      </w:del>
      <w:r w:rsidR="00EE20A8">
        <w:t xml:space="preserve"> it was demonstrated that objects paired with high rewards are easier to select as targets and harder to ignore as distractors, while the opposite is true for objects related to low rewards </w:t>
      </w:r>
      <w:r w:rsidR="00EE20A8">
        <w:fldChar w:fldCharType="begin" w:fldLock="1"/>
      </w:r>
      <w:ins w:id="76" w:author="Antonio Schettino" w:date="2019-03-06T15:04:00Z">
        <w:r w:rsidR="00467B61">
          <w:instrText xml:space="preserve"> ADDIN ZOTERO_ITEM CSL_CITATION {"citationID":"IPea8f1z","properties":{"formattedCitation":"(Della Libera &amp; Chelazzi, 2009)","plainCitation":"(Della Libera &amp; Chelazzi, 2009)","noteIndex":0},"citationItems":[{"id":"8Qdr6TgM/Ye3b99zP","uris":["http://www.mendeley.com/documents/?uuid=45e6fa21-0796-4fec-bf7d-e583dc652a17"],"uri":["http://www.mendeley.com/documents/?uuid=45e6fa21-0796-4fec-bf7d-e583dc652a17"],"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losses","type":"article-journal","volume":"20"}}],"schema":"https://github.com/citation-style-language/schema/raw/master/csl-citation.json"} </w:instrText>
        </w:r>
      </w:ins>
      <w:del w:id="77" w:author="Antonio Schettino" w:date="2019-03-06T15:04:00Z">
        <w:r w:rsidR="00EE20A8" w:rsidDel="00467B61">
          <w:del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losses","type":"article-journal","volume":"20"},"uris":["http://www.mendeley.com/documents/?uuid=45e6fa21-0796-4fec-bf7d-e583dc652a17"]}],"mendeley":{"formattedCitation":"(Della Libera &amp; Chelazzi, 2009)","plainTextFormattedCitation":"(Della Libera &amp; Chelazzi, 2009)","previouslyFormattedCitation":"(Della Libera &amp; Chelazzi, 2009)"},"properties":{"noteIndex":0},"schema":"https://github.com/citation-style-language/schema/raw/master/csl-citation.json"}</w:delInstrText>
        </w:r>
      </w:del>
      <w:r w:rsidR="00EE20A8">
        <w:fldChar w:fldCharType="separate"/>
      </w:r>
      <w:ins w:id="78" w:author="Antonio Schettino" w:date="2019-03-06T15:04:00Z">
        <w:r w:rsidR="00467B61" w:rsidRPr="00467B61">
          <w:t xml:space="preserve">(Della Libera &amp; </w:t>
        </w:r>
        <w:proofErr w:type="spellStart"/>
        <w:r w:rsidR="00467B61" w:rsidRPr="00467B61">
          <w:t>Chelazzi</w:t>
        </w:r>
        <w:proofErr w:type="spellEnd"/>
        <w:r w:rsidR="00467B61" w:rsidRPr="00467B61">
          <w:t>, 2009)</w:t>
        </w:r>
      </w:ins>
      <w:del w:id="79" w:author="Antonio Schettino" w:date="2019-03-06T15:04:00Z">
        <w:r w:rsidR="00EE20A8" w:rsidRPr="00467B61" w:rsidDel="00467B61">
          <w:rPr>
            <w:rPrChange w:id="80" w:author="Antonio Schettino" w:date="2019-03-06T15:04:00Z">
              <w:rPr>
                <w:noProof/>
              </w:rPr>
            </w:rPrChange>
          </w:rPr>
          <w:delText>(Della Libera &amp; Chelazzi, 2009)</w:delText>
        </w:r>
      </w:del>
      <w:r w:rsidR="00EE20A8">
        <w:fldChar w:fldCharType="end"/>
      </w:r>
      <w:r w:rsidR="00EE20A8">
        <w:t xml:space="preserve">. In a series of studies using a visual search task, </w:t>
      </w:r>
      <w:del w:id="81" w:author="Antonio Schettino" w:date="2019-03-06T16:34:00Z">
        <w:r w:rsidR="00EE20A8" w:rsidDel="005A374E">
          <w:delText xml:space="preserve">it was demonstrated that </w:delText>
        </w:r>
      </w:del>
      <w:r w:rsidR="00EE20A8">
        <w:t xml:space="preserve">distractors related to high rewards </w:t>
      </w:r>
      <w:del w:id="82" w:author="Antonio Schettino" w:date="2019-03-06T16:34:00Z">
        <w:r w:rsidR="00EE20A8" w:rsidDel="005A374E">
          <w:delText>a</w:delText>
        </w:r>
      </w:del>
      <w:ins w:id="83" w:author="Antonio Schettino" w:date="2019-03-06T16:34:00Z">
        <w:r>
          <w:t>we</w:t>
        </w:r>
      </w:ins>
      <w:r w:rsidR="00EE20A8">
        <w:t xml:space="preserve">re harder to ignore even when no more rewards </w:t>
      </w:r>
      <w:del w:id="84" w:author="Antonio Schettino" w:date="2019-03-06T16:34:00Z">
        <w:r w:rsidR="00EE20A8" w:rsidDel="005A374E">
          <w:delText xml:space="preserve">can </w:delText>
        </w:r>
      </w:del>
      <w:ins w:id="85" w:author="Antonio Schettino" w:date="2019-03-06T16:34:00Z">
        <w:r>
          <w:t>c</w:t>
        </w:r>
        <w:r>
          <w:t>ould</w:t>
        </w:r>
        <w:r>
          <w:t xml:space="preserve"> </w:t>
        </w:r>
      </w:ins>
      <w:r w:rsidR="00EE20A8">
        <w:t xml:space="preserve">be earned and participants </w:t>
      </w:r>
      <w:ins w:id="86" w:author="Antonio Schettino" w:date="2019-03-06T16:34:00Z">
        <w:r>
          <w:t>we</w:t>
        </w:r>
      </w:ins>
      <w:del w:id="87" w:author="Antonio Schettino" w:date="2019-03-06T16:34:00Z">
        <w:r w:rsidR="00EE20A8" w:rsidDel="005A374E">
          <w:delText>a</w:delText>
        </w:r>
      </w:del>
      <w:r w:rsidR="00EE20A8">
        <w:t xml:space="preserve">re instructed to ignore the color information </w:t>
      </w:r>
      <w:r w:rsidR="00EE20A8">
        <w:fldChar w:fldCharType="begin" w:fldLock="1"/>
      </w:r>
      <w:ins w:id="88" w:author="Antonio Schettino" w:date="2019-03-06T15:04:00Z">
        <w:r w:rsidR="00467B61">
          <w:instrText xml:space="preserve"> ADDIN ZOTERO_ITEM CSL_CITATION {"citationID":"eYctYBga","properties":{"formattedCitation":"(B a Anderson, Laurent, &amp; Yantis, 2011)","plainCitation":"(B a Anderson, Laurent, &amp; Yantis, 2011)","noteIndex":0},"citationItems":[{"id":"8Qdr6TgM/RUS5WANp","uris":["http://www.mendeley.com/documents/?uuid=d494dedf-304d-438c-ad37-25ad56194e7e"],"uri":["http://www.mendeley.com/documents/?uuid=d494dedf-304d-438c-ad37-25ad56194e7e"],"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capture","type":"article-journal","volume":"108"}}],"schema":"https://github.com/citation-style-language/schema/raw/master/csl-citation.json"} </w:instrText>
        </w:r>
      </w:ins>
      <w:del w:id="89" w:author="Antonio Schettino" w:date="2019-03-06T15:04:00Z">
        <w:r w:rsidR="00491D76" w:rsidDel="00467B61">
          <w:del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delInstrText>
        </w:r>
      </w:del>
      <w:r w:rsidR="00EE20A8">
        <w:fldChar w:fldCharType="separate"/>
      </w:r>
      <w:ins w:id="90" w:author="Antonio Schettino" w:date="2019-03-06T15:04:00Z">
        <w:r w:rsidR="00467B61" w:rsidRPr="00467B61">
          <w:t>(B a Anderson, Laurent, &amp; Yantis, 2011)</w:t>
        </w:r>
      </w:ins>
      <w:del w:id="91" w:author="Antonio Schettino" w:date="2019-03-06T15:04:00Z">
        <w:r w:rsidR="00EE20A8" w:rsidRPr="00467B61" w:rsidDel="00467B61">
          <w:rPr>
            <w:rPrChange w:id="92" w:author="Antonio Schettino" w:date="2019-03-06T15:04:00Z">
              <w:rPr>
                <w:noProof/>
              </w:rPr>
            </w:rPrChange>
          </w:rPr>
          <w:delText>(Anderson, Laurent, &amp; Yantis, 2011)</w:delText>
        </w:r>
      </w:del>
      <w:r w:rsidR="00EE20A8">
        <w:fldChar w:fldCharType="end"/>
      </w:r>
      <w:r w:rsidR="00EE20A8">
        <w:t xml:space="preserve">. This effect, termed </w:t>
      </w:r>
      <w:del w:id="93" w:author="Antonio Schettino" w:date="2019-03-06T16:34:00Z">
        <w:r w:rsidR="00EE20A8" w:rsidRPr="005A374E" w:rsidDel="005A374E">
          <w:rPr>
            <w:i/>
            <w:rPrChange w:id="94" w:author="Antonio Schettino" w:date="2019-03-06T16:34:00Z">
              <w:rPr/>
            </w:rPrChange>
          </w:rPr>
          <w:delText xml:space="preserve">the </w:delText>
        </w:r>
      </w:del>
      <w:r w:rsidR="00EE20A8" w:rsidRPr="005A374E">
        <w:rPr>
          <w:i/>
          <w:rPrChange w:id="95" w:author="Antonio Schettino" w:date="2019-03-06T16:34:00Z">
            <w:rPr/>
          </w:rPrChange>
        </w:rPr>
        <w:t>value-driven attentional bias</w:t>
      </w:r>
      <w:r w:rsidR="00EE20A8">
        <w:t xml:space="preserve">, was present </w:t>
      </w:r>
      <w:r w:rsidR="00644535">
        <w:t xml:space="preserve">even </w:t>
      </w:r>
      <w:r w:rsidR="00EE20A8">
        <w:t>if the training and test phase</w:t>
      </w:r>
      <w:ins w:id="96" w:author="Antonio Schettino" w:date="2019-03-06T16:34:00Z">
        <w:r>
          <w:t>s</w:t>
        </w:r>
      </w:ins>
      <w:r w:rsidR="00EE20A8">
        <w:t xml:space="preserve"> </w:t>
      </w:r>
      <w:del w:id="97" w:author="Antonio Schettino" w:date="2019-03-06T16:34:00Z">
        <w:r w:rsidR="00EE20A8" w:rsidDel="005A374E">
          <w:delText xml:space="preserve">are </w:delText>
        </w:r>
      </w:del>
      <w:ins w:id="98" w:author="Antonio Schettino" w:date="2019-03-06T16:34:00Z">
        <w:r>
          <w:t>we</w:t>
        </w:r>
        <w:r>
          <w:t xml:space="preserve">re </w:t>
        </w:r>
      </w:ins>
      <w:r w:rsidR="00EE20A8">
        <w:t xml:space="preserve">separated by several weeks </w:t>
      </w:r>
      <w:r w:rsidR="00EE20A8">
        <w:fldChar w:fldCharType="begin" w:fldLock="1"/>
      </w:r>
      <w:ins w:id="99" w:author="Antonio Schettino" w:date="2019-03-06T15:04:00Z">
        <w:r w:rsidR="00467B61">
          <w:instrText xml:space="preserve"> ADDIN ZOTERO_ITEM CSL_CITATION {"citationID":"ed6udcl2","properties":{"formattedCitation":"(B. A. Anderson &amp; Yantis, 2013)","plainCitation":"(B. A. Anderson &amp; Yantis, 2013)","noteIndex":0},"citationItems":[{"id":"8Qdr6TgM/sDDQLXGn","uris":["http://www.mendeley.com/documents/?uuid=c63a449e-755f-482e-a320-d52d3212fa35"],"uri":["http://www.mendeley.com/documents/?uuid=c63a449e-755f-482e-a320-d52d3212fa35"],"itemData":{"DOI":"10.1037/a0030860","ISSN":"1939-1277","author":[{"dropping-particle":"","family":"Anderson","given":"Brian A","non-dropping-particle":"","parse-names":false,"suffix":""},{"dropping-particle":"","family":"Yantis","given":"Steven","non-dropping-particle":"","parse-names":false,"suffix":""}],"container-title":"Journal of Experimental Psychology: Human Perception and Performance","id":"ITEM-1","issue":"1","issued":{"date-parts":[["2013"]]},"page":"6-9","title":"Persistence of value-driven attentional capture.","type":"article-journal","volume":"39"}}],"schema":"https://github.com/citation-style-language/schema/raw/master/csl-citation.json"} </w:instrText>
        </w:r>
      </w:ins>
      <w:del w:id="100" w:author="Antonio Schettino" w:date="2019-03-06T15:04:00Z">
        <w:r w:rsidR="00EE20A8" w:rsidDel="00467B61">
          <w:delInstrText>ADDIN CSL_CITATION {"citationItems":[{"id":"ITEM-1","itemData":{"DOI":"10.1037/a0030860","ISSN":"1939-1277","author":[{"dropping-particle":"","family":"Anderson","given":"Brian A","non-dropping-particle":"","parse-names":false,"suffix":""},{"dropping-particle":"","family":"Yantis","given":"Steven","non-dropping-particle":"","parse-names":false,"suffix":""}],"container-title":"Journal of Experimental Psychology: Human Perception and Performance","id":"ITEM-1","issue":"1","issued":{"date-parts":[["2013"]]},"page":"6-9","title":"Persistence of value-driven attentional capture.","type":"article-journal","volume":"39"},"uris":["http://www.mendeley.com/documents/?uuid=c63a449e-755f-482e-a320-d52d3212fa35"]}],"mendeley":{"formattedCitation":"(B. A. Anderson &amp; Yantis, 2013)","manualFormatting":"(Anderson &amp; Yantis, 2013)","plainTextFormattedCitation":"(B. A. Anderson &amp; Yantis, 2013)","previouslyFormattedCitation":"(B. A. Anderson &amp; Yantis, 2013)"},"properties":{"noteIndex":0},"schema":"https://github.com/citation-style-language/schema/raw/master/csl-citation.json"}</w:delInstrText>
        </w:r>
      </w:del>
      <w:r w:rsidR="00EE20A8">
        <w:fldChar w:fldCharType="separate"/>
      </w:r>
      <w:ins w:id="101" w:author="Antonio Schettino" w:date="2019-03-06T15:04:00Z">
        <w:r w:rsidR="00467B61" w:rsidRPr="00467B61">
          <w:t>(B. A. Anderson &amp; Yantis, 2013)</w:t>
        </w:r>
      </w:ins>
      <w:del w:id="102" w:author="Antonio Schettino" w:date="2019-03-06T15:04:00Z">
        <w:r w:rsidR="00EE20A8" w:rsidRPr="00467B61" w:rsidDel="00467B61">
          <w:rPr>
            <w:rPrChange w:id="103" w:author="Antonio Schettino" w:date="2019-03-06T15:04:00Z">
              <w:rPr>
                <w:noProof/>
              </w:rPr>
            </w:rPrChange>
          </w:rPr>
          <w:delText>(Anderson &amp; Yantis, 2013)</w:delText>
        </w:r>
      </w:del>
      <w:r w:rsidR="00EE20A8">
        <w:fldChar w:fldCharType="end"/>
      </w:r>
      <w:r w:rsidR="00EE20A8">
        <w:t xml:space="preserve">. Similar results were found in a visual search task even when the distractor stimuli related to rewards were always task-irrelevant </w:t>
      </w:r>
      <w:r w:rsidR="00EE20A8">
        <w:fldChar w:fldCharType="begin" w:fldLock="1"/>
      </w:r>
      <w:ins w:id="104" w:author="Antonio Schettino" w:date="2019-03-06T15:04:00Z">
        <w:r w:rsidR="00467B61">
          <w:instrText xml:space="preserve"> ADDIN ZOTERO_ITEM CSL_CITATION {"citationID":"CSBjBEQQ","properties":{"formattedCitation":"(Pearson, Donkin, Tran, Most, &amp; Le Pelley, 2015)","plainCitation":"(Pearson, Donkin, Tran, Most, &amp; Le Pelley, 2015)","noteIndex":0},"citationItems":[{"id":"8Qdr6TgM/rI1EBMf1","uris":["http://www.mendeley.com/documents/?uuid=07365e89-6c75-43b3-ae52-580dd3021bb4"],"uri":["http://www.mendeley.com/documents/?uuid=07365e89-6c75-43b3-ae52-580dd3021bb4"],"itemData":{"DOI":"10.1080/13506285.2014.994252","ISBN":"1350-6285","ISSN":"1350-6285","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Cognition","id":"ITEM-1","issue":"May 2015","issued":{"date-parts":[["2015"]]},"page":"1-26","title":"Cognitive control and counterproductive oculomotor capture by reward-related stimuli","type":"article-journal","volume":"6285"}}],"schema":"https://github.com/citation-style-language/schema/raw/master/csl-citation.json"} </w:instrText>
        </w:r>
      </w:ins>
      <w:del w:id="105" w:author="Antonio Schettino" w:date="2019-03-06T15:04:00Z">
        <w:r w:rsidR="00EE20A8" w:rsidDel="00467B61">
          <w:delInstrText>ADDIN CSL_CITATION {"citationItems":[{"id":"ITEM-1","itemData":{"DOI":"10.1080/13506285.2014.994252","ISBN":"1350-6285","ISSN":"1350-6285","abstract":"Two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Cognition","id":"ITEM-1","issue":"May 2015","issued":{"date-parts":[["2015"]]},"page":"1-26","title":"Cognitive control and counterproductive oculomotor capture by reward-related stimuli","type":"article-journal","volume":"6285"},"uris":["http://www.mendeley.com/documents/?uuid=07365e89-6c75-43b3-ae52-580dd3021bb4"]}],"mendeley":{"formattedCitation":"(Pearson, Donkin, Tran, Most, &amp; Le Pelley, 2015)","plainTextFormattedCitation":"(Pearson, Donkin, Tran, Most, &amp; Le Pelley, 2015)","previouslyFormattedCitation":"(Pearson, Donkin, Tran, Most, &amp; Le Pelley, 2015)"},"properties":{"noteIndex":0},"schema":"https://github.com/citation-style-language/schema/raw/master/csl-citation.json"}</w:delInstrText>
        </w:r>
      </w:del>
      <w:r w:rsidR="00EE20A8">
        <w:fldChar w:fldCharType="separate"/>
      </w:r>
      <w:ins w:id="106" w:author="Antonio Schettino" w:date="2019-03-06T15:04:00Z">
        <w:r w:rsidR="00467B61" w:rsidRPr="00467B61">
          <w:t>(Pearson, Donkin, Tran, Most, &amp; Le Pelley, 2015)</w:t>
        </w:r>
      </w:ins>
      <w:del w:id="107" w:author="Antonio Schettino" w:date="2019-03-06T15:04:00Z">
        <w:r w:rsidR="00EE20A8" w:rsidRPr="00467B61" w:rsidDel="00467B61">
          <w:rPr>
            <w:rPrChange w:id="108" w:author="Antonio Schettino" w:date="2019-03-06T15:04:00Z">
              <w:rPr>
                <w:noProof/>
              </w:rPr>
            </w:rPrChange>
          </w:rPr>
          <w:delText>(Pearson, Donkin, Tran, Most, &amp; Le Pelley, 2015)</w:delText>
        </w:r>
      </w:del>
      <w:r w:rsidR="00EE20A8">
        <w:fldChar w:fldCharType="end"/>
      </w:r>
      <w:ins w:id="109" w:author="Antonio Schettino" w:date="2019-03-06T16:35:00Z">
        <w:r>
          <w:t>, as well as in a variant of</w:t>
        </w:r>
      </w:ins>
      <w:del w:id="110" w:author="Antonio Schettino" w:date="2019-03-06T16:35:00Z">
        <w:r w:rsidR="00EE20A8" w:rsidDel="005A374E">
          <w:delText xml:space="preserve"> and using</w:delText>
        </w:r>
      </w:del>
      <w:r w:rsidR="00EE20A8">
        <w:t xml:space="preserve"> the spatial cueing task </w:t>
      </w:r>
      <w:r w:rsidR="00EE20A8">
        <w:fldChar w:fldCharType="begin" w:fldLock="1"/>
      </w:r>
      <w:ins w:id="111" w:author="Antonio Schettino" w:date="2019-03-06T15:04:00Z">
        <w:r w:rsidR="00467B61">
          <w:instrText xml:space="preserve"> ADDIN ZOTERO_ITEM CSL_CITATION {"citationID":"bAMu4eg3","properties":{"formattedCitation":"(M. F. Failing &amp; Theeuwes, 2014)","plainCitation":"(M. F. Failing &amp; Theeuwes, 2014)","noteIndex":0},"citationItems":[{"id":"8Qdr6TgM/87bomOrA","uris":["http://www.mendeley.com/documents/?uuid=42255e82-e8b3-4659-a168-287f428c6ebe"],"uri":["http://www.mendeley.com/documents/?uuid=42255e82-e8b3-4659-a168-287f428c6ebe"],"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Vision","id":"ITEM-1","issue":"2014","issued":{"date-parts":[["2014"]]},"page":"1-9","title":"Exogenous visual orienting by reward","type":"article-journal","volume":"14"}}],"schema":"https://github.com/citation-style-language/schema/raw/master/csl-citation.json"} </w:instrText>
        </w:r>
      </w:ins>
      <w:del w:id="112" w:author="Antonio Schettino" w:date="2019-03-06T15:04:00Z">
        <w:r w:rsidR="00EE20A8" w:rsidDel="00467B61">
          <w:delInstrText>ADDIN CSL_CITATION {"citationItems":[{"id":"ITEM-1","itemData":{"DOI":"10.1167/14.5.6.doi","ISSN":"1534-7362","PMID":"24819737","abstract":"Classic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Vision","id":"ITEM-1","issue":"2014","issued":{"date-parts":[["2014"]]},"page":"1-9","title":"Exogenous visual orienting by reward","type":"article-journal","volume":"14"},"uris":["http://www.mendeley.com/documents/?uuid=42255e82-e8b3-4659-a168-287f428c6ebe"]}],"mendeley":{"formattedCitation":"(M. F. Failing &amp; Theeuwes, 2014)","manualFormatting":"(Failing &amp; Theeuwes, 2014)","plainTextFormattedCitation":"(M. F. Failing &amp; Theeuwes, 2014)","previouslyFormattedCitation":"(M. F. Failing &amp; Theeuwes, 2014)"},"properties":{"noteIndex":0},"schema":"https://github.com/citation-style-language/schema/raw/master/csl-citation.json"}</w:delInstrText>
        </w:r>
      </w:del>
      <w:r w:rsidR="00EE20A8">
        <w:fldChar w:fldCharType="separate"/>
      </w:r>
      <w:ins w:id="113" w:author="Antonio Schettino" w:date="2019-03-06T15:04:00Z">
        <w:r w:rsidR="00467B61" w:rsidRPr="00467B61">
          <w:t xml:space="preserve">(M. F. Failing &amp; </w:t>
        </w:r>
        <w:proofErr w:type="spellStart"/>
        <w:r w:rsidR="00467B61" w:rsidRPr="00467B61">
          <w:t>Theeuwes</w:t>
        </w:r>
        <w:proofErr w:type="spellEnd"/>
        <w:r w:rsidR="00467B61" w:rsidRPr="00467B61">
          <w:t>, 2014)</w:t>
        </w:r>
      </w:ins>
      <w:del w:id="114" w:author="Antonio Schettino" w:date="2019-03-06T15:04:00Z">
        <w:r w:rsidR="00EE20A8" w:rsidRPr="00467B61" w:rsidDel="00467B61">
          <w:rPr>
            <w:rPrChange w:id="115" w:author="Antonio Schettino" w:date="2019-03-06T15:04:00Z">
              <w:rPr>
                <w:noProof/>
              </w:rPr>
            </w:rPrChange>
          </w:rPr>
          <w:delText>(Failing &amp; Theeuwes, 2014)</w:delText>
        </w:r>
      </w:del>
      <w:r w:rsidR="00EE20A8">
        <w:fldChar w:fldCharType="end"/>
      </w:r>
      <w:r w:rsidR="00EE20A8">
        <w:t>.</w:t>
      </w:r>
      <w:del w:id="116" w:author="Antonio Schettino" w:date="2019-03-06T16:35:00Z">
        <w:r w:rsidR="00EE20A8" w:rsidDel="0012178C">
          <w:delText xml:space="preserve"> </w:delText>
        </w:r>
      </w:del>
    </w:p>
    <w:p w14:paraId="168D31D7" w14:textId="0CEE9370" w:rsidR="00EE20A8" w:rsidDel="009810BA" w:rsidRDefault="00EE20A8" w:rsidP="009810BA">
      <w:pPr>
        <w:spacing w:after="0" w:line="480" w:lineRule="auto"/>
        <w:ind w:firstLine="284"/>
        <w:jc w:val="both"/>
        <w:rPr>
          <w:del w:id="117" w:author="Antonio Schettino" w:date="2019-03-06T16:37:00Z"/>
        </w:rPr>
      </w:pPr>
      <w:del w:id="118" w:author="Antonio Schettino" w:date="2019-03-06T16:35:00Z">
        <w:r w:rsidDel="0012178C">
          <w:tab/>
        </w:r>
      </w:del>
      <w:r>
        <w:t xml:space="preserve">Neuroimaging studies have mainly focused on the effects of rewards on attention during the training phase. In an fMRI experiment it was </w:t>
      </w:r>
      <w:del w:id="119" w:author="Antonio Schettino" w:date="2019-03-06T16:35:00Z">
        <w:r w:rsidDel="0012178C">
          <w:delText xml:space="preserve">demonstrated </w:delText>
        </w:r>
      </w:del>
      <w:ins w:id="120" w:author="Antonio Schettino" w:date="2019-03-06T16:35:00Z">
        <w:r w:rsidR="0012178C">
          <w:t>shown</w:t>
        </w:r>
        <w:r w:rsidR="0012178C">
          <w:t xml:space="preserve"> </w:t>
        </w:r>
      </w:ins>
      <w:r>
        <w:t xml:space="preserve">that the representation of objects (cars, trees, or people in naturalistic images) </w:t>
      </w:r>
      <w:ins w:id="121" w:author="Antonio Schettino" w:date="2019-03-06T16:35:00Z">
        <w:r w:rsidR="0012178C">
          <w:t xml:space="preserve">in </w:t>
        </w:r>
      </w:ins>
      <w:r>
        <w:t xml:space="preserve">object-selective visual cortex paired with high rewards was enhanced, while the representation of objects paired with low rewards was suppressed </w:t>
      </w:r>
      <w:r>
        <w:fldChar w:fldCharType="begin" w:fldLock="1"/>
      </w:r>
      <w:ins w:id="122" w:author="Antonio Schettino" w:date="2019-03-06T15:04:00Z">
        <w:r w:rsidR="00467B61">
          <w:instrText xml:space="preserve"> ADDIN ZOTERO_ITEM CSL_CITATION {"citationID":"lALTuMCW","properties":{"formattedCitation":"(Clayton Hickey &amp; Peelen, 2015)","plainCitation":"(Clayton Hickey &amp; Peelen, 2015)","noteIndex":0},"citationItems":[{"id":"8Qdr6TgM/LpSiFAex","uris":["http://www.mendeley.com/documents/?uuid=8023251a-3e10-4ac6-ab72-1cd54c2c81ef"],"uri":["http://www.mendeley.com/documents/?uuid=8023251a-3e10-4ac6-ab72-1cd54c2c81ef"],"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vision","type":"article-journal","volume":"85"}}],"schema":"https://github.com/citation-style-language/schema/raw/master/csl-citation.json"} </w:instrText>
        </w:r>
      </w:ins>
      <w:del w:id="123" w:author="Antonio Schettino" w:date="2019-03-06T15:04:00Z">
        <w:r w:rsidDel="00467B61">
          <w:del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&amp; Peelen, 2015)"},"properties":{"noteIndex":0},"schema":"https://github.com/citation-style-language/schema/raw/master/csl-citation.json"}</w:delInstrText>
        </w:r>
      </w:del>
      <w:r>
        <w:fldChar w:fldCharType="separate"/>
      </w:r>
      <w:ins w:id="124" w:author="Antonio Schettino" w:date="2019-03-06T15:04:00Z">
        <w:r w:rsidR="00467B61" w:rsidRPr="00467B61">
          <w:t xml:space="preserve">(Clayton Hickey &amp; </w:t>
        </w:r>
        <w:proofErr w:type="spellStart"/>
        <w:r w:rsidR="00467B61" w:rsidRPr="00467B61">
          <w:t>Peelen</w:t>
        </w:r>
        <w:proofErr w:type="spellEnd"/>
        <w:r w:rsidR="00467B61" w:rsidRPr="00467B61">
          <w:t>, 2015)</w:t>
        </w:r>
      </w:ins>
      <w:del w:id="125" w:author="Antonio Schettino" w:date="2019-03-06T15:04:00Z">
        <w:r w:rsidRPr="00467B61" w:rsidDel="00467B61">
          <w:rPr>
            <w:rPrChange w:id="126" w:author="Antonio Schettino" w:date="2019-03-06T15:04:00Z">
              <w:rPr>
                <w:noProof/>
              </w:rPr>
            </w:rPrChange>
          </w:rPr>
          <w:delText>(Hickey &amp; Peelen, 2015)</w:delText>
        </w:r>
      </w:del>
      <w:r>
        <w:fldChar w:fldCharType="end"/>
      </w:r>
      <w:r>
        <w:t xml:space="preserve">. Using electroencephalography in a visual search task it was demonstrated that previous rewards </w:t>
      </w:r>
      <w:ins w:id="127" w:author="Antonio Schettino" w:date="2019-03-06T16:36:00Z">
        <w:r w:rsidR="009810BA">
          <w:t xml:space="preserve">may </w:t>
        </w:r>
      </w:ins>
      <w:r>
        <w:t>facilitate per</w:t>
      </w:r>
      <w:ins w:id="128" w:author="Gilles Pourtois" w:date="2019-02-12T13:54:00Z">
        <w:r w:rsidR="00DC1DF3">
          <w:t>ce</w:t>
        </w:r>
      </w:ins>
      <w:r>
        <w:t>p</w:t>
      </w:r>
      <w:del w:id="129" w:author="Gilles Pourtois" w:date="2019-02-12T13:54:00Z">
        <w:r w:rsidDel="00DC1DF3">
          <w:delText>e</w:delText>
        </w:r>
      </w:del>
      <w:r>
        <w:t xml:space="preserve">tual activity and lead to an increase in the deployment of attention </w:t>
      </w:r>
      <w:r>
        <w:fldChar w:fldCharType="begin" w:fldLock="1"/>
      </w:r>
      <w:ins w:id="130" w:author="Antonio Schettino" w:date="2019-03-06T15:04:00Z">
        <w:r w:rsidR="00467B61">
          <w:instrText xml:space="preserve"> ADDIN ZOTERO_ITEM CSL_CITATION {"citationID":"e3JZqf5R","properties":{"formattedCitation":"(C. Hickey, Chelazzi, &amp; Theeuwes, 2010)","plainCitation":"(C. Hickey, Chelazzi, &amp; Theeuwes, 2010)","noteIndex":0},"citationItems":[{"id":"8Qdr6TgM/VGC5E5wp","uris":["http://www.mendeley.com/documents/?uuid=63f54998-73ab-4870-b69a-5a1e479f1bd2"],"uri":["http://www.mendeley.com/documents/?uuid=63f54998-73ab-4870-b69a-5a1e479f1bd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Cingulate","type":"article-journal","volume":"30"}}],"schema":"https://github.com/citation-style-language/schema/raw/master/csl-citation.json"} </w:instrText>
        </w:r>
      </w:ins>
      <w:del w:id="131" w:author="Antonio Schettino" w:date="2019-03-06T15:04:00Z">
        <w:r w:rsidDel="00467B61">
          <w:del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delInstrText>
        </w:r>
      </w:del>
      <w:r>
        <w:fldChar w:fldCharType="separate"/>
      </w:r>
      <w:ins w:id="132" w:author="Antonio Schettino" w:date="2019-03-06T15:04:00Z">
        <w:r w:rsidR="00467B61" w:rsidRPr="00467B61">
          <w:t xml:space="preserve">(C. Hickey, </w:t>
        </w:r>
        <w:proofErr w:type="spellStart"/>
        <w:r w:rsidR="00467B61" w:rsidRPr="00467B61">
          <w:t>Chelazzi</w:t>
        </w:r>
        <w:proofErr w:type="spellEnd"/>
        <w:r w:rsidR="00467B61" w:rsidRPr="00467B61">
          <w:t xml:space="preserve">, &amp; </w:t>
        </w:r>
        <w:proofErr w:type="spellStart"/>
        <w:r w:rsidR="00467B61" w:rsidRPr="00467B61">
          <w:t>Theeuwes</w:t>
        </w:r>
        <w:proofErr w:type="spellEnd"/>
        <w:r w:rsidR="00467B61" w:rsidRPr="00467B61">
          <w:t>, 2010)</w:t>
        </w:r>
      </w:ins>
      <w:del w:id="133" w:author="Antonio Schettino" w:date="2019-03-06T15:04:00Z">
        <w:r w:rsidRPr="00467B61" w:rsidDel="00467B61">
          <w:rPr>
            <w:rPrChange w:id="134" w:author="Antonio Schettino" w:date="2019-03-06T15:04:00Z">
              <w:rPr>
                <w:noProof/>
              </w:rPr>
            </w:rPrChange>
          </w:rPr>
          <w:delText>(Hickey, Chelazzi, &amp; Theeuwes, 2010)</w:delText>
        </w:r>
      </w:del>
      <w:r>
        <w:fldChar w:fldCharType="end"/>
      </w:r>
      <w:r>
        <w:t>. The</w:t>
      </w:r>
      <w:ins w:id="135" w:author="Gilles Pourtois" w:date="2019-02-12T13:55:00Z">
        <w:r w:rsidR="00E97BE9">
          <w:t>se authors</w:t>
        </w:r>
      </w:ins>
      <w:del w:id="136" w:author="Gilles Pourtois" w:date="2019-02-12T13:55:00Z">
        <w:r w:rsidDel="00E97BE9">
          <w:delText>y</w:delText>
        </w:r>
      </w:del>
      <w:r>
        <w:t xml:space="preserve"> have shown an amplification of early visual processing in </w:t>
      </w:r>
      <w:proofErr w:type="spellStart"/>
      <w:r>
        <w:t>extrastriate</w:t>
      </w:r>
      <w:proofErr w:type="spellEnd"/>
      <w:r>
        <w:t xml:space="preserv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also found when object </w:t>
      </w:r>
      <w:r>
        <w:lastRenderedPageBreak/>
        <w:t xml:space="preserve">categories were linked to different reward schedules </w:t>
      </w:r>
      <w:r>
        <w:fldChar w:fldCharType="begin" w:fldLock="1"/>
      </w:r>
      <w:ins w:id="137" w:author="Antonio Schettino" w:date="2019-03-06T15:04:00Z">
        <w:r w:rsidR="00467B61">
          <w:instrText xml:space="preserve"> ADDIN ZOTERO_ITEM CSL_CITATION {"citationID":"ZrPMhyZF","properties":{"formattedCitation":"(Donohue et al., 2016)","plainCitation":"(Donohue et al., 2016)","noteIndex":0},"citationItems":[{"id":"8Qdr6TgM/MUYttsbI","uris":["http://www.mendeley.com/documents/?uuid=f0eaac4c-bf00-4bef-a3e0-4a9ac530cb56"],"uri":["http://www.mendeley.com/documents/?uuid=f0eaac4c-bf00-4bef-a3e0-4a9ac530cb56"],"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Objects","type":"article-journal","volume":"28"}}],"schema":"https://github.com/citation-style-language/schema/raw/master/csl-citation.json"} </w:instrText>
        </w:r>
      </w:ins>
      <w:del w:id="138" w:author="Antonio Schettino" w:date="2019-03-06T15:04:00Z">
        <w:r w:rsidDel="00467B61">
          <w:del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delInstrText>
        </w:r>
      </w:del>
      <w:r>
        <w:fldChar w:fldCharType="separate"/>
      </w:r>
      <w:ins w:id="139" w:author="Antonio Schettino" w:date="2019-03-06T15:04:00Z">
        <w:r w:rsidR="00467B61" w:rsidRPr="00467B61">
          <w:t>(Donohue et al., 2016)</w:t>
        </w:r>
      </w:ins>
      <w:del w:id="140" w:author="Antonio Schettino" w:date="2019-03-06T15:04:00Z">
        <w:r w:rsidRPr="00467B61" w:rsidDel="00467B61">
          <w:rPr>
            <w:rPrChange w:id="141" w:author="Antonio Schettino" w:date="2019-03-06T15:04:00Z">
              <w:rPr>
                <w:noProof/>
              </w:rPr>
            </w:rPrChange>
          </w:rPr>
          <w:delText>(Donohue et al., 2016)</w:delText>
        </w:r>
      </w:del>
      <w:r>
        <w:fldChar w:fldCharType="end"/>
      </w:r>
      <w:r>
        <w:t>. An</w:t>
      </w:r>
      <w:ins w:id="142" w:author="Gilles Pourtois" w:date="2019-02-12T13:55:00Z">
        <w:r w:rsidR="00E97BE9">
          <w:t>other</w:t>
        </w:r>
      </w:ins>
      <w:r>
        <w:t xml:space="preserve"> ERP study used a training-test design and found a larger P1 component for stimuli associated with high rewards up to 7 days after the training </w:t>
      </w:r>
      <w:r>
        <w:fldChar w:fldCharType="begin" w:fldLock="1"/>
      </w:r>
      <w:ins w:id="143" w:author="Antonio Schettino" w:date="2019-03-06T15:04:00Z">
        <w:r w:rsidR="00467B61">
          <w:instrText xml:space="preserve"> ADDIN ZOTERO_ITEM CSL_CITATION {"citationID":"kqPJ3CKS","properties":{"formattedCitation":"(MacLean &amp; Giesbrecht, 2015)","plainCitation":"(MacLean &amp; Giesbrecht, 2015)","noteIndex":0},"citationItems":[{"id":"8Qdr6TgM/0BUkPfra","uris":["http://www.mendeley.com/documents/?uuid=ecde4fc0-3497-4da2-9ced-1c4afcbeebf9"],"uri":["http://www.mendeley.com/documents/?uuid=ecde4fc0-3497-4da2-9ced-1c4afcbeebf9"],"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attention","type":"article-journal","volume":"1606"}}],"schema":"https://github.com/citation-style-language/schema/raw/master/csl-citation.json"} </w:instrText>
        </w:r>
      </w:ins>
      <w:del w:id="144" w:author="Antonio Schettino" w:date="2019-03-06T15:04:00Z">
        <w:r w:rsidDel="00467B61">
          <w:del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delInstrText>
        </w:r>
      </w:del>
      <w:r>
        <w:fldChar w:fldCharType="separate"/>
      </w:r>
      <w:ins w:id="145" w:author="Antonio Schettino" w:date="2019-03-06T15:04:00Z">
        <w:r w:rsidR="00467B61" w:rsidRPr="00467B61">
          <w:t>(MacLean &amp; Giesbrecht, 2015)</w:t>
        </w:r>
      </w:ins>
      <w:del w:id="146" w:author="Antonio Schettino" w:date="2019-03-06T15:04:00Z">
        <w:r w:rsidRPr="00467B61" w:rsidDel="00467B61">
          <w:rPr>
            <w:rPrChange w:id="147" w:author="Antonio Schettino" w:date="2019-03-06T15:04:00Z">
              <w:rPr>
                <w:noProof/>
              </w:rPr>
            </w:rPrChange>
          </w:rPr>
          <w:delText>(MacLean &amp; Giesbrecht, 2015)</w:delText>
        </w:r>
      </w:del>
      <w:r>
        <w:fldChar w:fldCharType="end"/>
      </w:r>
      <w:r>
        <w:t>.</w:t>
      </w:r>
      <w:del w:id="148" w:author="Antonio Schettino" w:date="2019-03-06T16:36:00Z">
        <w:r w:rsidDel="009810BA">
          <w:delText xml:space="preserve">  </w:delText>
        </w:r>
      </w:del>
    </w:p>
    <w:p w14:paraId="379AE63C" w14:textId="77777777" w:rsidR="009810BA" w:rsidRDefault="009810BA" w:rsidP="009810BA">
      <w:pPr>
        <w:spacing w:after="0" w:line="480" w:lineRule="auto"/>
        <w:ind w:firstLine="284"/>
        <w:jc w:val="both"/>
        <w:rPr>
          <w:ins w:id="149" w:author="Antonio Schettino" w:date="2019-03-06T16:37:00Z"/>
        </w:rPr>
        <w:pPrChange w:id="150" w:author="Antonio Schettino" w:date="2019-03-06T16:37:00Z">
          <w:pPr>
            <w:spacing w:line="480" w:lineRule="auto"/>
            <w:ind w:firstLine="284"/>
          </w:pPr>
        </w:pPrChange>
      </w:pPr>
    </w:p>
    <w:p w14:paraId="2E36E826" w14:textId="3F95FEC6" w:rsidR="00BC7927" w:rsidDel="009810BA" w:rsidRDefault="00EE20A8" w:rsidP="009810BA">
      <w:pPr>
        <w:spacing w:after="0" w:line="480" w:lineRule="auto"/>
        <w:ind w:firstLine="284"/>
        <w:jc w:val="both"/>
        <w:rPr>
          <w:del w:id="151" w:author="Antonio Schettino" w:date="2019-03-06T16:42:00Z"/>
        </w:rPr>
      </w:pPr>
      <w:r>
        <w:t xml:space="preserve">The </w:t>
      </w:r>
      <w:del w:id="152" w:author="Antonio Schettino" w:date="2019-03-06T16:37:00Z">
        <w:r w:rsidR="009E0B63" w:rsidDel="009810BA">
          <w:delText xml:space="preserve">described </w:delText>
        </w:r>
      </w:del>
      <w:ins w:id="153" w:author="Antonio Schettino" w:date="2019-03-06T16:37:00Z">
        <w:r w:rsidR="009810BA">
          <w:t>aforementioned</w:t>
        </w:r>
        <w:r w:rsidR="009810BA">
          <w:t xml:space="preserve"> </w:t>
        </w:r>
      </w:ins>
      <w:r>
        <w:t xml:space="preserve">behavioral and neuroimaging studies have led to the proposal that rewards can </w:t>
      </w:r>
      <w:del w:id="154" w:author="Gilles Pourtois" w:date="2019-02-12T13:56:00Z">
        <w:r w:rsidDel="00E97BE9">
          <w:delText xml:space="preserve">teach </w:delText>
        </w:r>
      </w:del>
      <w:ins w:id="155" w:author="Gilles Pourtois" w:date="2019-02-12T13:56:00Z">
        <w:r w:rsidR="00E97BE9">
          <w:t xml:space="preserve">bias </w:t>
        </w:r>
      </w:ins>
      <w:r>
        <w:t>visual selective attention</w:t>
      </w:r>
      <w:del w:id="156" w:author="Antonio Schettino" w:date="2019-03-06T16:37:00Z">
        <w:r w:rsidDel="009810BA">
          <w:delText>,</w:delText>
        </w:r>
      </w:del>
      <w:r>
        <w:t xml:space="preserve"> </w:t>
      </w:r>
      <w:del w:id="157" w:author="Antonio Schettino" w:date="2019-03-06T16:38:00Z">
        <w:r w:rsidDel="009810BA">
          <w:delText xml:space="preserve">and guide </w:delText>
        </w:r>
      </w:del>
      <w:r>
        <w:t xml:space="preserve">it </w:t>
      </w:r>
      <w:r w:rsidR="009E0B63">
        <w:t>in spite of</w:t>
      </w:r>
      <w:r>
        <w:t xml:space="preserve"> </w:t>
      </w:r>
      <w:del w:id="158" w:author="Antonio Schettino" w:date="2019-03-06T16:37:00Z">
        <w:r w:rsidDel="009810BA">
          <w:delText xml:space="preserve">the </w:delText>
        </w:r>
      </w:del>
      <w:r>
        <w:t>current goals</w:t>
      </w:r>
      <w:del w:id="159" w:author="Antonio Schettino" w:date="2019-03-06T16:38:00Z">
        <w:r w:rsidR="00D86F4B" w:rsidDel="009810BA">
          <w:delText>,</w:delText>
        </w:r>
      </w:del>
      <w:r>
        <w:t xml:space="preserve"> and with no changes in </w:t>
      </w:r>
      <w:ins w:id="160" w:author="Antonio Schettino" w:date="2019-03-06T16:38:00Z">
        <w:r w:rsidR="009810BA">
          <w:t xml:space="preserve">the </w:t>
        </w:r>
      </w:ins>
      <w:r>
        <w:t xml:space="preserve">physical salience of the stimuli </w:t>
      </w:r>
      <w:r>
        <w:fldChar w:fldCharType="begin" w:fldLock="1"/>
      </w:r>
      <w:ins w:id="161" w:author="Antonio Schettino" w:date="2019-03-06T16:30:00Z">
        <w:r w:rsidR="004E5AC1">
          <w:instrText xml:space="preserve"> ADDIN ZOTERO_ITEM CSL_CITATION {"citationID":"iJsxN6kb","properties":{"formattedCitation":"(B a Anderson et al., 2011; Awh et al., 2012; Chelazzi et al., 2013; M. Failing &amp; Theeuwes, 2017)","plainCitation":"(B a Anderson et al., 2011; Awh et al., 2012; Chelazzi et al., 2013; M. Failing &amp; Theeuwes, 2017)","noteIndex":0},"citationItems":[{"id":"8Qdr6TgM/bKQDU2H1","uris":["http://www.mendeley.com/documents/?uuid=83f24a00-4327-40fe-99b4-3137e0d2c26a"],"uri":["http://www.mendeley.com/documents/?uuid=83f24a00-4327-40fe-99b4-3137e0d2c26a"],"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id":"8Qdr6TgM/JNLRP2R6","uris":["http://www.mendeley.com/documents/?uuid=4d1c077f-8443-44a9-9ccb-baf08cb320fd"],"uri":["http://www.mendeley.com/documents/?uuid=4d1c077f-8443-44a9-9ccb-baf08cb320fd"],"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id":"8Qdr6TgM/RUS5WANp","uris":["http://www.mendeley.com/documents/?uuid=d494dedf-304d-438c-ad37-25ad56194e7e"],"uri":["http://www.mendeley.com/documents/?uuid=d494dedf-304d-438c-ad37-25ad56194e7e"],"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Sciences","id":"ITEM-3","issue":"25","issued":{"date-parts":[["2011","6","21"]]},"page":"10367-10371","title":"Value-driven attentional capture","type":"article-journal","volume":"108"}},{"id":"8Qdr6TgM/Nv2DvNoR","uris":["http://www.mendeley.com/documents/?uuid=32b99263-1c78-4ea2-a826-fea9bd9f805a"],"uri":["http://www.mendeley.com/documents/?uuid=32b99263-1c78-4ea2-a826-fea9bd9f805a"],"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attention","type":"article-journal","volume":"85"}}],"schema":"https://github.com/citation-style-language/schema/raw/master/csl-citation.json"} </w:instrText>
        </w:r>
      </w:ins>
      <w:del w:id="162" w:author="Antonio Schettino" w:date="2019-03-06T15:04:00Z">
        <w:r w:rsidR="00491D76" w:rsidDel="00467B61">
          <w:del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Sciences","id":"ITEM-3","issue":"25","issued":{"date-parts":[["2011","6","21"]]},"page":"10367-10371","title":"Value-driven attentional capture","type":"article-journal","volume":"108"},"uris":["http://www.mendeley.com/documents/?uuid=d494dedf-304d-438c-ad37-25ad56194e7e"]},{"id":"ITEM-4","itemData":{"DOI":"10.1016/j.visres.2012.12.005","ISBN":"0042-6989","ISSN":"00426989","PMID":"23262054","abstract":"Visual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et al., 2011; Awh, Belopolsky, &amp; Theeuwes, 2012; Chelazzi et al., 2013; M. Failing &amp; Theeuwes, 2017)","manualFormatting":"(Anderson, Laurent, &amp; Yantis, 2011; Awh, Belopolsky, &amp; Theeuwes, 2012; Chelazzi, Perlato, Santandrea, &amp; Della Libera, 2013; Failing &amp; Theeuwes, 2017)","plainTextFormattedCitation":"(B a Anderson et al., 2011; Awh, Belopolsky, &amp; Theeuwes, 2012; Chelazzi et al., 2013; M. Failing &amp; Theeuwes, 2017)","previouslyFormattedCitation":"(B. a Anderson et al., 2011; Awh, Belopolsky, &amp; Theeuwes, 2012; Chelazzi et al., 2013; M. Failing &amp; Theeuwes, 2017)"},"properties":{"noteIndex":0},"schema":"https://github.com/citation-style-language/schema/raw/master/csl-citation.json"}</w:delInstrText>
        </w:r>
      </w:del>
      <w:r>
        <w:fldChar w:fldCharType="separate"/>
      </w:r>
      <w:ins w:id="163" w:author="Antonio Schettino" w:date="2019-03-06T16:30:00Z">
        <w:r w:rsidR="004E5AC1" w:rsidRPr="004E5AC1">
          <w:t xml:space="preserve">(B a Anderson et al., 2011; </w:t>
        </w:r>
        <w:proofErr w:type="spellStart"/>
        <w:r w:rsidR="004E5AC1" w:rsidRPr="004E5AC1">
          <w:t>Awh</w:t>
        </w:r>
        <w:proofErr w:type="spellEnd"/>
        <w:r w:rsidR="004E5AC1" w:rsidRPr="004E5AC1">
          <w:t xml:space="preserve"> et al., 2012; </w:t>
        </w:r>
        <w:proofErr w:type="spellStart"/>
        <w:r w:rsidR="004E5AC1" w:rsidRPr="004E5AC1">
          <w:t>Chelazzi</w:t>
        </w:r>
        <w:proofErr w:type="spellEnd"/>
        <w:r w:rsidR="004E5AC1" w:rsidRPr="004E5AC1">
          <w:t xml:space="preserve"> et al., 2013; M. Failing &amp; </w:t>
        </w:r>
        <w:proofErr w:type="spellStart"/>
        <w:r w:rsidR="004E5AC1" w:rsidRPr="004E5AC1">
          <w:t>Theeuwes</w:t>
        </w:r>
        <w:proofErr w:type="spellEnd"/>
        <w:r w:rsidR="004E5AC1" w:rsidRPr="004E5AC1">
          <w:t>, 2017)</w:t>
        </w:r>
      </w:ins>
      <w:del w:id="164" w:author="Antonio Schettino" w:date="2019-03-06T15:04:00Z">
        <w:r w:rsidRPr="004E5AC1" w:rsidDel="00467B61">
          <w:rPr>
            <w:rPrChange w:id="165" w:author="Antonio Schettino" w:date="2019-03-06T16:30:00Z">
              <w:rPr>
                <w:noProof/>
              </w:rPr>
            </w:rPrChange>
          </w:rPr>
          <w:delText>(Anderson, Laurent, &amp; Yantis, 2011; Awh, Belopolsky, &amp; Theeuwes, 2012; Chelazzi, Perlato, Santandrea, &amp; Della Libera, 2013; Failing &amp; Theeuwes, 2017)</w:delText>
        </w:r>
      </w:del>
      <w:r>
        <w:fldChar w:fldCharType="end"/>
      </w:r>
      <w:r w:rsidR="00D229B8">
        <w:t>. This idea has generated</w:t>
      </w:r>
      <w:ins w:id="166" w:author="Antonio Schettino" w:date="2019-03-06T16:40:00Z">
        <w:r w:rsidR="009810BA">
          <w:t xml:space="preserve"> considerable interest</w:t>
        </w:r>
      </w:ins>
      <w:del w:id="167" w:author="Antonio Schettino" w:date="2019-03-06T16:40:00Z">
        <w:r w:rsidR="00D229B8" w:rsidDel="009810BA">
          <w:delText xml:space="preserve"> </w:delText>
        </w:r>
      </w:del>
      <w:del w:id="168" w:author="Antonio Schettino" w:date="2019-03-06T16:38:00Z">
        <w:r w:rsidR="00D229B8" w:rsidDel="009810BA">
          <w:delText>a</w:delText>
        </w:r>
        <w:r w:rsidDel="009810BA">
          <w:delText xml:space="preserve"> lot</w:delText>
        </w:r>
      </w:del>
      <w:ins w:id="169" w:author="Antonio Schettino" w:date="2019-03-06T16:38:00Z">
        <w:r w:rsidR="009810BA">
          <w:t>, given its potential</w:t>
        </w:r>
      </w:ins>
      <w:r>
        <w:t xml:space="preserve"> </w:t>
      </w:r>
      <w:del w:id="170" w:author="Antonio Schettino" w:date="2019-03-06T16:38:00Z">
        <w:r w:rsidDel="009810BA">
          <w:delText xml:space="preserve">of research and has </w:delText>
        </w:r>
      </w:del>
      <w:del w:id="171" w:author="Antonio Schettino" w:date="2019-03-06T16:42:00Z">
        <w:r w:rsidDel="009810BA">
          <w:delText>important</w:delText>
        </w:r>
      </w:del>
      <w:ins w:id="172" w:author="Antonio Schettino" w:date="2019-03-06T16:42:00Z">
        <w:r w:rsidR="009810BA">
          <w:t xml:space="preserve">impact on current </w:t>
        </w:r>
      </w:ins>
      <w:del w:id="173" w:author="Antonio Schettino" w:date="2019-03-06T16:42:00Z">
        <w:r w:rsidDel="009810BA">
          <w:delText xml:space="preserve"> implication for </w:delText>
        </w:r>
      </w:del>
      <w:del w:id="174" w:author="Antonio Schettino" w:date="2019-03-06T16:38:00Z">
        <w:r w:rsidDel="009810BA">
          <w:delText xml:space="preserve">both </w:delText>
        </w:r>
      </w:del>
      <w:r>
        <w:t>cognitive theor</w:t>
      </w:r>
      <w:del w:id="175" w:author="Antonio Schettino" w:date="2019-03-06T16:42:00Z">
        <w:r w:rsidDel="009810BA">
          <w:delText>y</w:delText>
        </w:r>
      </w:del>
      <w:ins w:id="176" w:author="Antonio Schettino" w:date="2019-03-06T16:42:00Z">
        <w:r w:rsidR="009810BA">
          <w:t>ies</w:t>
        </w:r>
      </w:ins>
      <w:del w:id="177" w:author="Antonio Schettino" w:date="2019-03-06T16:38:00Z">
        <w:r w:rsidDel="009810BA">
          <w:delText>,</w:delText>
        </w:r>
      </w:del>
      <w:r>
        <w:t xml:space="preserve"> as well as </w:t>
      </w:r>
      <w:ins w:id="178" w:author="Antonio Schettino" w:date="2019-03-06T16:42:00Z">
        <w:r w:rsidR="009810BA">
          <w:t xml:space="preserve">its </w:t>
        </w:r>
      </w:ins>
      <w:r>
        <w:t xml:space="preserve">clinical </w:t>
      </w:r>
      <w:ins w:id="179" w:author="Antonio Schettino" w:date="2019-03-06T16:42:00Z">
        <w:r w:rsidR="009810BA">
          <w:t>implication</w:t>
        </w:r>
      </w:ins>
      <w:del w:id="180" w:author="Antonio Schettino" w:date="2019-03-06T16:42:00Z">
        <w:r w:rsidDel="009810BA">
          <w:delText>translation</w:delText>
        </w:r>
      </w:del>
      <w:r>
        <w:t>s</w:t>
      </w:r>
      <w:r w:rsidR="00D229B8">
        <w:t xml:space="preserve"> </w:t>
      </w:r>
      <w:r w:rsidR="00D229B8">
        <w:fldChar w:fldCharType="begin" w:fldLock="1"/>
      </w:r>
      <w:ins w:id="181" w:author="Antonio Schettino" w:date="2019-03-06T15:04:00Z">
        <w:r w:rsidR="00467B61">
          <w:instrText xml:space="preserve"> ADDIN ZOTERO_ITEM CSL_CITATION {"citationID":"G5K69UB8","properties":{"formattedCitation":"(B. A. Anderson, Chiu, DiBartolo, &amp; Leal, 2017; B. A. Anderson, Leal, Hall, Yassa, &amp; Yantis, 2014)","plainCitation":"(B. A. Anderson, Chiu, DiBartolo, &amp; Leal, 2017; B. A. Anderson, Leal, Hall, Yassa, &amp; Yantis, 2014)","noteIndex":0},"citationItems":[{"id":"8Qdr6TgM/V3QEG27o","uris":["http://www.mendeley.com/documents/?uuid=8dca8e70-4254-44ba-97c3-6ce5b657c56b"],"uri":["http://www.mendeley.com/documents/?uuid=8dca8e70-4254-44ba-97c3-6ce5b657c56b"],"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id":"8Qdr6TgM/T12ABE84","uris":["http://www.mendeley.com/documents/?uuid=8f3a35d6-09cf-4ef3-8dde-0d6fd233386a"],"uri":["http://www.mendeley.com/documents/?uuid=8f3a35d6-09cf-4ef3-8dde-0d6fd233386a"],"itemData":{"DOI":"10.3758/s13423-017-1240-9","ISSN":"1069-9384","author":[{"dropping-particle":"","family":"Anderson","given":"Brian A.","non-dropping-particle":"","parse-names":false,"suffix":""},{"dropping-particle":"","family":"Chiu","given":"Michelle","non-dropping-particle":"","parse-names":false,"suffix":""},{"dropping-particle":"","family":"DiBartolo","given":"Michelle M.","non-dropping-particle":"","parse-names":false,"suffix":""},{"dropping-particle":"","family":"Leal","given":"Stephanie L.","non-dropping-particle":"","parse-names":false,"suffix":""}],"container-title":"Psychonomic Bulletin &amp; Review","id":"ITEM-2","issue":"February","issued":{"date-parts":[["2017"]]},"publisher":"Psychonomic Bulletin &amp; Review","title":"On t﻿he distinction between value-driven attention and selection history: Evidence from individuals with depressive symptoms","type":"article-journal"}}],"schema":"https://github.com/citation-style-language/schema/raw/master/csl-citation.json"} </w:instrText>
        </w:r>
      </w:ins>
      <w:del w:id="182" w:author="Antonio Schettino" w:date="2019-03-06T15:04:00Z">
        <w:r w:rsidR="009552B1" w:rsidDel="00467B61">
          <w:del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8dca8e70-4254-44ba-97c3-6ce5b657c56b"]},{"id":"ITEM-2","itemData":{"DOI":"10.3758/s13423-017-1240-9","ISSN":"1069-9384","author":[{"dropping-particle":"","family":"Anderson","given":"Brian A.","non-dropping-particle":"","parse-names":false,"suffix":""},{"dropping-particle":"","family":"Chiu","given":"Michelle","non-dropping-particle":"","parse-names":false,"suffix":""},{"dropping-particle":"","family":"DiBartolo","given":"Michelle M.","non-dropping-particle":"","parse-names":false,"suffix":""},{"dropping-particle":"","family":"Leal","given":"Stephanie L.","non-dropping-particle":"","parse-names":false,"suffix":""}],"container-title":"Psychonomic Bulletin &amp; Review","id":"ITEM-2","issue":"February","issued":{"date-parts":[["2017"]]},"publisher":"Psychonomic Bulletin &amp; Review","title":"On t</w:delInstrText>
        </w:r>
        <w:r w:rsidR="009552B1" w:rsidDel="00467B61">
          <w:rPr>
            <w:rFonts w:ascii="Tahoma" w:hAnsi="Tahoma" w:cs="Tahoma"/>
          </w:rPr>
          <w:delInstrText>﻿</w:delInstrText>
        </w:r>
        <w:r w:rsidR="009552B1" w:rsidDel="00467B61">
          <w:delInstrText>he distinction between value-driven attention and selection history: Evidence from individuals with depressive symptoms","type":"article-journal"},"uris":["http://www.mendeley.com/documents/?uuid=8f3a35d6-09cf-4ef3-8dde-0d6fd233386a"]}],"mendeley":{"formattedCitation":"(B. A. Anderson, Chiu, DiBartolo, &amp; Leal, 2017; B. A. Anderson, Leal, Hall, Yassa, &amp; Yantis, 2014)","manualFormatting":"(for example, the value-driven attentional bias is reduced in individuals with depression: Anderson, Chiu, DiBartolo, &amp; Leal, 2017; Anderson, Leal, Hall, Yassa, &amp; Yantis, 2014)","plainTextFormattedCitation":"(B. A. Anderson, Chiu, DiBartolo, &amp; Leal, 2017; B. A. Anderson, Leal, Hall, Yassa, &amp; Yantis, 2014)","previouslyFormattedCitation":"(B. A. Anderson, Chiu, DiBartolo, &amp; Leal, 2017; B. A. Anderson, Leal, Hall, Yassa, &amp; Yantis, 2014)"},"properties":{"noteIndex":0},"schema":"https://github.com/citation-style-language/schema/raw/master/csl-citation.json"}</w:delInstrText>
        </w:r>
      </w:del>
      <w:r w:rsidR="00D229B8">
        <w:fldChar w:fldCharType="separate"/>
      </w:r>
      <w:ins w:id="183" w:author="Antonio Schettino" w:date="2019-03-06T15:04:00Z">
        <w:r w:rsidR="00467B61" w:rsidRPr="00467B61">
          <w:t xml:space="preserve">(B. A. Anderson, Chiu, </w:t>
        </w:r>
        <w:proofErr w:type="spellStart"/>
        <w:r w:rsidR="00467B61" w:rsidRPr="00467B61">
          <w:t>DiBartolo</w:t>
        </w:r>
        <w:proofErr w:type="spellEnd"/>
        <w:r w:rsidR="00467B61" w:rsidRPr="00467B61">
          <w:t>, &amp; Leal, 2017; B. A. Anderson, Leal, Hall, Yassa, &amp; Yantis, 2014)</w:t>
        </w:r>
      </w:ins>
      <w:del w:id="184" w:author="Antonio Schettino" w:date="2019-03-06T15:04:00Z">
        <w:r w:rsidR="00D229B8" w:rsidRPr="00467B61" w:rsidDel="00467B61">
          <w:rPr>
            <w:rPrChange w:id="185" w:author="Antonio Schettino" w:date="2019-03-06T15:04:00Z">
              <w:rPr>
                <w:noProof/>
              </w:rPr>
            </w:rPrChange>
          </w:rPr>
          <w:delText>(</w:delText>
        </w:r>
        <w:r w:rsidR="00463635" w:rsidRPr="00467B61" w:rsidDel="00467B61">
          <w:rPr>
            <w:rPrChange w:id="186" w:author="Antonio Schettino" w:date="2019-03-06T15:04:00Z">
              <w:rPr>
                <w:noProof/>
              </w:rPr>
            </w:rPrChange>
          </w:rPr>
          <w:delText xml:space="preserve">for example, the value-driven attentional bias is reduced in individuals with depression: </w:delText>
        </w:r>
        <w:r w:rsidR="00D229B8" w:rsidRPr="00467B61" w:rsidDel="00467B61">
          <w:rPr>
            <w:rPrChange w:id="187" w:author="Antonio Schettino" w:date="2019-03-06T15:04:00Z">
              <w:rPr>
                <w:noProof/>
              </w:rPr>
            </w:rPrChange>
          </w:rPr>
          <w:delText>Anderson, Chiu, DiBartolo, &amp; Leal, 2017; Anderson, Leal, Hall, Yassa, &amp; Yantis, 2014)</w:delText>
        </w:r>
      </w:del>
      <w:r w:rsidR="00D229B8">
        <w:fldChar w:fldCharType="end"/>
      </w:r>
      <w:r w:rsidR="00463635">
        <w:t>.</w:t>
      </w:r>
      <w:del w:id="188" w:author="Antonio Schettino" w:date="2019-03-06T16:39:00Z">
        <w:r w:rsidDel="009810BA">
          <w:delText xml:space="preserve"> </w:delText>
        </w:r>
      </w:del>
    </w:p>
    <w:p w14:paraId="785BCE77" w14:textId="77777777" w:rsidR="009810BA" w:rsidRDefault="009810BA" w:rsidP="009810BA">
      <w:pPr>
        <w:spacing w:after="0" w:line="480" w:lineRule="auto"/>
        <w:ind w:firstLine="284"/>
        <w:jc w:val="both"/>
        <w:rPr>
          <w:ins w:id="189" w:author="Antonio Schettino" w:date="2019-03-06T16:42:00Z"/>
        </w:rPr>
        <w:pPrChange w:id="190" w:author="Antonio Schettino" w:date="2019-03-06T16:37:00Z">
          <w:pPr>
            <w:spacing w:line="480" w:lineRule="auto"/>
            <w:ind w:firstLine="720"/>
          </w:pPr>
        </w:pPrChange>
      </w:pPr>
    </w:p>
    <w:p w14:paraId="41BDB522" w14:textId="3571AA24" w:rsidR="00EE20A8" w:rsidDel="00CA7772" w:rsidRDefault="00EE20A8" w:rsidP="00CA7772">
      <w:pPr>
        <w:spacing w:after="0" w:line="480" w:lineRule="auto"/>
        <w:ind w:firstLine="284"/>
        <w:jc w:val="both"/>
        <w:rPr>
          <w:del w:id="191" w:author="Antonio Schettino" w:date="2019-03-06T16:55:00Z"/>
        </w:rPr>
      </w:pPr>
      <w:r>
        <w:t xml:space="preserve">However, </w:t>
      </w:r>
      <w:del w:id="192" w:author="Antonio Schettino" w:date="2019-03-06T16:43:00Z">
        <w:r w:rsidDel="000F30A4">
          <w:delText>current studies leave</w:delText>
        </w:r>
      </w:del>
      <w:ins w:id="193" w:author="Antonio Schettino" w:date="2019-03-06T16:43:00Z">
        <w:r w:rsidR="000F30A4">
          <w:t>there are still</w:t>
        </w:r>
      </w:ins>
      <w:r>
        <w:t xml:space="preserve"> </w:t>
      </w:r>
      <w:proofErr w:type="gramStart"/>
      <w:r>
        <w:t>a number of</w:t>
      </w:r>
      <w:proofErr w:type="gramEnd"/>
      <w:r>
        <w:t xml:space="preserve"> issues unanswered. First, most </w:t>
      </w:r>
      <w:ins w:id="194" w:author="Antonio Schettino" w:date="2019-03-06T16:43:00Z">
        <w:r w:rsidR="000F30A4">
          <w:t xml:space="preserve">published </w:t>
        </w:r>
      </w:ins>
      <w:del w:id="195" w:author="Antonio Schettino" w:date="2019-03-06T16:43:00Z">
        <w:r w:rsidDel="000F30A4">
          <w:delText xml:space="preserve">of the </w:delText>
        </w:r>
      </w:del>
      <w:r>
        <w:t xml:space="preserve">studies, especially </w:t>
      </w:r>
      <w:ins w:id="196" w:author="Antonio Schettino" w:date="2019-03-06T16:43:00Z">
        <w:r w:rsidR="000F30A4">
          <w:t xml:space="preserve">using </w:t>
        </w:r>
      </w:ins>
      <w:del w:id="197" w:author="Antonio Schettino" w:date="2019-03-06T16:43:00Z">
        <w:r w:rsidDel="000F30A4">
          <w:delText xml:space="preserve">the </w:delText>
        </w:r>
      </w:del>
      <w:r>
        <w:t xml:space="preserve">electrophysiological </w:t>
      </w:r>
      <w:del w:id="198" w:author="Antonio Schettino" w:date="2019-03-06T16:43:00Z">
        <w:r w:rsidDel="000F30A4">
          <w:delText>ones</w:delText>
        </w:r>
      </w:del>
      <w:ins w:id="199" w:author="Antonio Schettino" w:date="2019-03-06T16:43:00Z">
        <w:r w:rsidR="000F30A4">
          <w:t>measures</w:t>
        </w:r>
      </w:ins>
      <w:r>
        <w:t>, have focused on transient attention</w:t>
      </w:r>
      <w:ins w:id="200" w:author="Antonio Schettino" w:date="2019-03-06T16:44:00Z">
        <w:r w:rsidR="006E620A">
          <w:t>, i.e., focusing on</w:t>
        </w:r>
      </w:ins>
      <w:del w:id="201" w:author="Antonio Schettino" w:date="2019-03-06T16:44:00Z">
        <w:r w:rsidDel="006E620A">
          <w:delText>: they have investigated</w:delText>
        </w:r>
      </w:del>
      <w:r>
        <w:t xml:space="preserve"> the quick processing of briefly presented stimuli. This approach could favor the fast and automatic effects of </w:t>
      </w:r>
      <w:commentRangeStart w:id="202"/>
      <w:r>
        <w:t>reward history on attention</w:t>
      </w:r>
      <w:commentRangeEnd w:id="202"/>
      <w:r w:rsidR="002669A6">
        <w:rPr>
          <w:rStyle w:val="CommentReference"/>
        </w:rPr>
        <w:commentReference w:id="202"/>
      </w:r>
      <w:r>
        <w:t xml:space="preserve">. </w:t>
      </w:r>
      <w:r w:rsidR="00887A38">
        <w:t>Second</w:t>
      </w:r>
      <w:r>
        <w:t xml:space="preserve">, studies showing the superiority of the reward effects over goal-directed attention have </w:t>
      </w:r>
      <w:commentRangeStart w:id="203"/>
      <w:r>
        <w:t xml:space="preserve">done so in the settings in which </w:t>
      </w:r>
      <w:ins w:id="204" w:author="Antonio Schettino" w:date="2019-03-06T16:44:00Z">
        <w:r w:rsidR="00CE3626">
          <w:t>participants</w:t>
        </w:r>
        <w:r w:rsidR="00CE3626">
          <w:t>'</w:t>
        </w:r>
        <w:r w:rsidR="00CE3626">
          <w:t xml:space="preserve"> </w:t>
        </w:r>
      </w:ins>
      <w:del w:id="205" w:author="Antonio Schettino" w:date="2019-03-06T16:44:00Z">
        <w:r w:rsidDel="00CE3626">
          <w:delText xml:space="preserve">the </w:delText>
        </w:r>
      </w:del>
      <w:r>
        <w:t xml:space="preserve">goals </w:t>
      </w:r>
      <w:del w:id="206" w:author="Antonio Schettino" w:date="2019-03-06T16:44:00Z">
        <w:r w:rsidDel="00CE3626">
          <w:delText xml:space="preserve">of the participants </w:delText>
        </w:r>
      </w:del>
      <w:r>
        <w:t xml:space="preserve">are assumed (i.e. they are aware that they cannot earn any more money, so it is assumed that their goal is to pay </w:t>
      </w:r>
      <w:del w:id="207" w:author="Antonio Schettino" w:date="2019-03-06T16:45:00Z">
        <w:r w:rsidDel="00CE3626">
          <w:delText xml:space="preserve">equal amount of </w:delText>
        </w:r>
      </w:del>
      <w:r>
        <w:t xml:space="preserve">attention to all </w:t>
      </w:r>
      <w:del w:id="208" w:author="Antonio Schettino" w:date="2019-03-06T16:45:00Z">
        <w:r w:rsidDel="00CE3626">
          <w:delText xml:space="preserve">of the </w:delText>
        </w:r>
      </w:del>
      <w:r>
        <w:t>stimuli</w:t>
      </w:r>
      <w:ins w:id="209" w:author="Antonio Schettino" w:date="2019-03-06T16:45:00Z">
        <w:r w:rsidR="00CE3626">
          <w:t xml:space="preserve"> equally</w:t>
        </w:r>
      </w:ins>
      <w:r>
        <w:t xml:space="preserve">). </w:t>
      </w:r>
      <w:commentRangeEnd w:id="203"/>
      <w:r w:rsidR="00E97BE9">
        <w:rPr>
          <w:rStyle w:val="CommentReference"/>
        </w:rPr>
        <w:commentReference w:id="203"/>
      </w:r>
      <w:commentRangeStart w:id="210"/>
      <w:commentRangeStart w:id="211"/>
      <w:r>
        <w:t>However, this idea has</w:t>
      </w:r>
      <w:ins w:id="212" w:author="Antonio Schettino" w:date="2019-03-06T16:45:00Z">
        <w:r w:rsidR="00CE3626">
          <w:t xml:space="preserve"> </w:t>
        </w:r>
      </w:ins>
      <w:r>
        <w:t>n</w:t>
      </w:r>
      <w:ins w:id="213" w:author="Antonio Schettino" w:date="2019-03-06T16:45:00Z">
        <w:r w:rsidR="00CE3626">
          <w:t>o</w:t>
        </w:r>
      </w:ins>
      <w:del w:id="214" w:author="Antonio Schettino" w:date="2019-03-06T16:45:00Z">
        <w:r w:rsidDel="00CE3626">
          <w:delText>’</w:delText>
        </w:r>
      </w:del>
      <w:r>
        <w:t xml:space="preserve">t been tested in a more rigorous setting in which participants </w:t>
      </w:r>
      <w:r w:rsidR="00644535">
        <w:t>would</w:t>
      </w:r>
      <w:r>
        <w:t xml:space="preserve"> have a clear goal </w:t>
      </w:r>
      <w:r w:rsidR="00644535">
        <w:t xml:space="preserve">on each trial which would be </w:t>
      </w:r>
      <w:r>
        <w:t>in collision or in line with the reward-driven effect.</w:t>
      </w:r>
      <w:commentRangeEnd w:id="210"/>
      <w:r w:rsidR="00E97BE9">
        <w:rPr>
          <w:rStyle w:val="CommentReference"/>
        </w:rPr>
        <w:commentReference w:id="210"/>
      </w:r>
      <w:commentRangeEnd w:id="211"/>
      <w:r w:rsidR="00CE3626">
        <w:rPr>
          <w:rStyle w:val="CommentReference"/>
        </w:rPr>
        <w:commentReference w:id="211"/>
      </w:r>
      <w:r>
        <w:t xml:space="preserve"> </w:t>
      </w:r>
      <w:r w:rsidR="00887A38">
        <w:t>Third</w:t>
      </w:r>
      <w:r>
        <w:t xml:space="preserve">, the attentional capture in the existing paradigms is always inferred: trials with and without the distractor associated with a reward are compared. </w:t>
      </w:r>
      <w:commentRangeStart w:id="215"/>
      <w:commentRangeStart w:id="216"/>
      <w:r>
        <w:t xml:space="preserve">In </w:t>
      </w:r>
      <w:r w:rsidR="00887A38">
        <w:t>this way, the proposal that stimuli related to high rewards capture more attention compared to the other stimuli, has not been directly tested.</w:t>
      </w:r>
      <w:del w:id="217" w:author="Antonio Schettino" w:date="2019-03-06T16:55:00Z">
        <w:r w:rsidR="00887A38" w:rsidDel="00CA7772">
          <w:delText xml:space="preserve"> </w:delText>
        </w:r>
      </w:del>
      <w:commentRangeEnd w:id="215"/>
      <w:r w:rsidR="00E97BE9">
        <w:rPr>
          <w:rStyle w:val="CommentReference"/>
        </w:rPr>
        <w:commentReference w:id="215"/>
      </w:r>
      <w:commentRangeEnd w:id="216"/>
      <w:r w:rsidR="00BF4FD1">
        <w:rPr>
          <w:rStyle w:val="CommentReference"/>
        </w:rPr>
        <w:commentReference w:id="216"/>
      </w:r>
    </w:p>
    <w:p w14:paraId="15F2EB62" w14:textId="77777777" w:rsidR="00CA7772" w:rsidRDefault="00CA7772" w:rsidP="009810BA">
      <w:pPr>
        <w:spacing w:after="0" w:line="480" w:lineRule="auto"/>
        <w:ind w:firstLine="284"/>
        <w:jc w:val="both"/>
        <w:rPr>
          <w:ins w:id="218" w:author="Antonio Schettino" w:date="2019-03-06T16:55:00Z"/>
        </w:rPr>
        <w:pPrChange w:id="219" w:author="Antonio Schettino" w:date="2019-03-06T16:42:00Z">
          <w:pPr>
            <w:spacing w:line="480" w:lineRule="auto"/>
            <w:ind w:firstLine="720"/>
          </w:pPr>
        </w:pPrChange>
      </w:pPr>
    </w:p>
    <w:p w14:paraId="25DAC3C0" w14:textId="7C0A5C5F" w:rsidR="00EE20A8" w:rsidRDefault="00EE20A8" w:rsidP="00CA7772">
      <w:pPr>
        <w:spacing w:after="0" w:line="480" w:lineRule="auto"/>
        <w:ind w:firstLine="284"/>
        <w:jc w:val="both"/>
        <w:pPrChange w:id="220" w:author="Antonio Schettino" w:date="2019-03-06T16:55:00Z">
          <w:pPr>
            <w:spacing w:line="480" w:lineRule="auto"/>
            <w:ind w:firstLine="720"/>
          </w:pPr>
        </w:pPrChange>
      </w:pPr>
      <w:commentRangeStart w:id="221"/>
      <w:r>
        <w:t xml:space="preserve">In this study we have </w:t>
      </w:r>
      <w:r w:rsidR="00887A38">
        <w:t>set out to directly compare the competition between</w:t>
      </w:r>
      <w:r>
        <w:t xml:space="preserve"> goal-directed and value-driven attention</w:t>
      </w:r>
      <w:r w:rsidR="00887A38">
        <w:t xml:space="preserve">. </w:t>
      </w:r>
      <w:commentRangeEnd w:id="221"/>
      <w:r w:rsidR="005D1A60">
        <w:rPr>
          <w:rStyle w:val="CommentReference"/>
        </w:rPr>
        <w:commentReference w:id="221"/>
      </w:r>
      <w:r w:rsidR="00887A38">
        <w:t xml:space="preserve">We did so by </w:t>
      </w:r>
      <w:r w:rsidR="001D293D">
        <w:t>investigating</w:t>
      </w:r>
      <w:r>
        <w:t xml:space="preserve"> the simultaneous deployment of attention to the stimuli</w:t>
      </w:r>
      <w:r w:rsidR="001D293D">
        <w:t xml:space="preserve"> currently or previously</w:t>
      </w:r>
      <w:r>
        <w:t xml:space="preserve"> linked to high or low probability</w:t>
      </w:r>
      <w:r w:rsidR="001D293D">
        <w:t xml:space="preserve"> of earning a monetary reward</w:t>
      </w:r>
      <w:r>
        <w:t xml:space="preserve">. </w:t>
      </w:r>
      <w:r w:rsidR="00FD25AD">
        <w:t xml:space="preserve">To </w:t>
      </w:r>
      <w:r w:rsidR="00FD25AD">
        <w:lastRenderedPageBreak/>
        <w:t>this end, w</w:t>
      </w:r>
      <w:r>
        <w:t xml:space="preserve">e </w:t>
      </w:r>
      <w:del w:id="222" w:author="Antonio Schettino" w:date="2019-03-06T16:56:00Z">
        <w:r w:rsidDel="00CA7772">
          <w:delText xml:space="preserve">have </w:delText>
        </w:r>
      </w:del>
      <w:r>
        <w:t xml:space="preserve">used </w:t>
      </w:r>
      <w:del w:id="223" w:author="Antonio Schettino" w:date="2019-03-06T16:56:00Z">
        <w:r w:rsidDel="00CA7772">
          <w:delText xml:space="preserve">the </w:delText>
        </w:r>
      </w:del>
      <w:r>
        <w:t>steady-state visual evoked potentials (SSVEPs) to track stimulus processing in the early visual cortex. SSVEPs represent the oscillatory response of the visual cortex to flickering stimuli</w:t>
      </w:r>
      <w:r w:rsidR="009552B1">
        <w:t xml:space="preserve"> </w:t>
      </w:r>
      <w:r w:rsidR="009552B1">
        <w:fldChar w:fldCharType="begin" w:fldLock="1"/>
      </w:r>
      <w:ins w:id="224" w:author="Antonio Schettino" w:date="2019-03-06T15:04:00Z">
        <w:r w:rsidR="00467B61">
          <w:instrText xml:space="preserve"> ADDIN ZOTERO_ITEM CSL_CITATION {"citationID":"CNKDo93I","properties":{"formattedCitation":"(Norcia, Appelbaum, Ales, Cottereau, &amp; Rossion, 2015)","plainCitation":"(Norcia, Appelbaum, Ales, Cottereau, &amp; Rossion, 2015)","noteIndex":0},"citationItems":[{"id":"8Qdr6TgM/LYYle58B","uris":["http://www.mendeley.com/documents/?uuid=53ea226a-46b8-47b9-a25f-f7ddb564e489"],"uri":["http://www.mendeley.com/documents/?uuid=53ea226a-46b8-47b9-a25f-f7ddb564e489"],"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review","type":"article-journal","volume":"15"}}],"schema":"https://github.com/citation-style-language/schema/raw/master/csl-citation.json"} </w:instrText>
        </w:r>
      </w:ins>
      <w:del w:id="225" w:author="Antonio Schettino" w:date="2019-03-06T15:04:00Z">
        <w:r w:rsidR="00B06880" w:rsidDel="00467B61">
          <w:del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delInstrText>
        </w:r>
      </w:del>
      <w:r w:rsidR="009552B1">
        <w:fldChar w:fldCharType="separate"/>
      </w:r>
      <w:ins w:id="226" w:author="Antonio Schettino" w:date="2019-03-06T15:04:00Z">
        <w:r w:rsidR="00467B61" w:rsidRPr="00467B61">
          <w:t xml:space="preserve">(Norcia, Appelbaum, Ales, </w:t>
        </w:r>
        <w:proofErr w:type="spellStart"/>
        <w:r w:rsidR="00467B61" w:rsidRPr="00467B61">
          <w:t>Cottereau</w:t>
        </w:r>
        <w:proofErr w:type="spellEnd"/>
        <w:r w:rsidR="00467B61" w:rsidRPr="00467B61">
          <w:t xml:space="preserve">, &amp; </w:t>
        </w:r>
        <w:proofErr w:type="spellStart"/>
        <w:r w:rsidR="00467B61" w:rsidRPr="00467B61">
          <w:t>Rossion</w:t>
        </w:r>
        <w:proofErr w:type="spellEnd"/>
        <w:r w:rsidR="00467B61" w:rsidRPr="00467B61">
          <w:t>, 2015)</w:t>
        </w:r>
      </w:ins>
      <w:del w:id="227" w:author="Antonio Schettino" w:date="2019-03-06T15:04:00Z">
        <w:r w:rsidR="009552B1" w:rsidRPr="00467B61" w:rsidDel="00467B61">
          <w:rPr>
            <w:rPrChange w:id="228" w:author="Antonio Schettino" w:date="2019-03-06T15:04:00Z">
              <w:rPr>
                <w:noProof/>
              </w:rPr>
            </w:rPrChange>
          </w:rPr>
          <w:delText>(Norcia, Appelbaum, Ales, Cottereau, &amp; Rossion, 2015)</w:delText>
        </w:r>
      </w:del>
      <w:r w:rsidR="009552B1">
        <w:fldChar w:fldCharType="end"/>
      </w:r>
      <w:r>
        <w:t xml:space="preserve">. They provide a continuous measure of feature-based attention </w:t>
      </w:r>
      <w:del w:id="229" w:author="Antonio Schettino" w:date="2019-03-06T16:56:00Z">
        <w:r w:rsidDel="00CA7772">
          <w:delText xml:space="preserve">deployed </w:delText>
        </w:r>
      </w:del>
      <w:ins w:id="230" w:author="Antonio Schettino" w:date="2019-03-06T16:56:00Z">
        <w:r w:rsidR="00CA7772">
          <w:t>deploy</w:t>
        </w:r>
        <w:r w:rsidR="00CA7772">
          <w:t>ment</w:t>
        </w:r>
        <w:r w:rsidR="00CA7772">
          <w:t xml:space="preserve"> </w:t>
        </w:r>
      </w:ins>
      <w:r>
        <w:t>across multiple stimuli simultaneously</w:t>
      </w:r>
      <w:del w:id="231" w:author="Antonio Schettino" w:date="2019-03-06T16:56:00Z">
        <w:r w:rsidDel="00CA7772">
          <w:delText>,</w:delText>
        </w:r>
      </w:del>
      <w:r>
        <w:t xml:space="preserve"> and are</w:t>
      </w:r>
      <w:del w:id="232" w:author="Antonio Schettino" w:date="2019-03-06T16:56:00Z">
        <w:r w:rsidDel="00CA7772">
          <w:delText xml:space="preserve"> a</w:delText>
        </w:r>
      </w:del>
      <w:r>
        <w:t xml:space="preserve"> reliably modulated by goals</w:t>
      </w:r>
      <w:ins w:id="233" w:author="Antonio Schettino" w:date="2019-03-06T16:56:00Z">
        <w:r w:rsidR="00CA7772">
          <w:t>, i.e.,</w:t>
        </w:r>
      </w:ins>
      <w:del w:id="234" w:author="Antonio Schettino" w:date="2019-03-06T16:56:00Z">
        <w:r w:rsidDel="00CA7772">
          <w:delText xml:space="preserve"> such as</w:delText>
        </w:r>
      </w:del>
      <w:r>
        <w:t xml:space="preserve"> paying attention to a certain stimulus feature. For example, in a random-dot </w:t>
      </w:r>
      <w:proofErr w:type="spellStart"/>
      <w:r>
        <w:t>kinematogram</w:t>
      </w:r>
      <w:proofErr w:type="spellEnd"/>
      <w:r>
        <w:t xml:space="preserve"> (RDK) task, dots of different colors can be frequency-tagged with different flickering rates. If participants are instructed to pay attention to</w:t>
      </w:r>
      <w:r w:rsidR="00FD25AD">
        <w:t xml:space="preserve"> the movement of</w:t>
      </w:r>
      <w:r>
        <w:t xml:space="preserve"> red dots, the amplitude in their frequency is reliably increased, while the amplitude in the frequencies of the other stimuli is decreased </w:t>
      </w:r>
      <w:r>
        <w:fldChar w:fldCharType="begin" w:fldLock="1"/>
      </w:r>
      <w:ins w:id="235" w:author="Antonio Schettino" w:date="2019-03-06T15:04:00Z">
        <w:r w:rsidR="00467B61">
          <w:instrText xml:space="preserve"> ADDIN ZOTERO_ITEM CSL_CITATION {"citationID":"dSCTZs2x","properties":{"formattedCitation":"(Andersen &amp; M\\uc0\\u252{}ller, 2010)","plainCitation":"(Andersen &amp; Müller, 2010)","noteIndex":0},"citationItems":[{"id":"8Qdr6TgM/D5Xp0fv3","uris":["http://www.mendeley.com/documents/?uuid=4a5f2140-be6d-49d6-81c4-ac2ed9193f74"],"uri":["http://www.mendeley.com/documents/?uuid=4a5f2140-be6d-49d6-81c4-ac2ed9193f74"],"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attention.","type":"article-journal","volume":"107"}}],"schema":"https://github.com/citation-style-language/schema/raw/master/csl-citation.json"} </w:instrText>
        </w:r>
      </w:ins>
      <w:del w:id="236" w:author="Antonio Schettino" w:date="2019-03-06T15:04:00Z">
        <w:r w:rsidR="00D229B8" w:rsidDel="00467B61">
          <w:del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delInstrText>
        </w:r>
      </w:del>
      <w:r>
        <w:fldChar w:fldCharType="separate"/>
      </w:r>
      <w:ins w:id="237" w:author="Antonio Schettino" w:date="2019-03-06T15:04:00Z">
        <w:r w:rsidR="00467B61" w:rsidRPr="00467B61">
          <w:rPr>
            <w:szCs w:val="24"/>
          </w:rPr>
          <w:t>(Andersen &amp; Müller, 2010)</w:t>
        </w:r>
      </w:ins>
      <w:del w:id="238" w:author="Antonio Schettino" w:date="2019-03-06T15:04:00Z">
        <w:r w:rsidRPr="00C06628" w:rsidDel="00467B61">
          <w:rPr>
            <w:noProof/>
          </w:rPr>
          <w:delText>(Andersen &amp; Müller, 2010)</w:delText>
        </w:r>
      </w:del>
      <w:r>
        <w:fldChar w:fldCharType="end"/>
      </w:r>
      <w:r>
        <w:t>. Using the RDK task, we investigated the simultaneous deployment of attention to two features (red and blue dots) across three phases o</w:t>
      </w:r>
      <w:r w:rsidR="001D293D">
        <w:t>f the experiment. On each trial</w:t>
      </w:r>
      <w:r>
        <w:t xml:space="preserve"> participants were instructed to </w:t>
      </w:r>
      <w:del w:id="239" w:author="Antonio Schettino" w:date="2019-03-06T16:57:00Z">
        <w:r w:rsidDel="00CA7772">
          <w:delText>pay attention</w:delText>
        </w:r>
      </w:del>
      <w:ins w:id="240" w:author="Antonio Schettino" w:date="2019-03-06T16:57:00Z">
        <w:r w:rsidR="00CA7772">
          <w:t>attend</w:t>
        </w:r>
      </w:ins>
      <w:r>
        <w:t xml:space="preserve"> to one of the two colors, </w:t>
      </w:r>
      <w:del w:id="241" w:author="Antonio Schettino" w:date="2019-03-06T16:57:00Z">
        <w:r w:rsidDel="00CA7772">
          <w:delText>and they first did the task</w:delText>
        </w:r>
      </w:del>
      <w:ins w:id="242" w:author="Antonio Schettino" w:date="2019-03-06T16:57:00Z">
        <w:r w:rsidR="00CA7772">
          <w:t>first</w:t>
        </w:r>
      </w:ins>
      <w:r>
        <w:t xml:space="preserve"> without any reward</w:t>
      </w:r>
      <w:del w:id="243" w:author="Antonio Schettino" w:date="2019-03-06T16:59:00Z">
        <w:r w:rsidDel="00BD2E1F">
          <w:delText>s</w:delText>
        </w:r>
      </w:del>
      <w:r>
        <w:t xml:space="preserve"> (baseline), then </w:t>
      </w:r>
      <w:ins w:id="244" w:author="Antonio Schettino" w:date="2019-03-06T16:58:00Z">
        <w:r w:rsidR="00CA7772">
          <w:t xml:space="preserve">with each color </w:t>
        </w:r>
      </w:ins>
      <w:del w:id="245" w:author="Antonio Schettino" w:date="2019-03-06T16:58:00Z">
        <w:r w:rsidDel="00CA7772">
          <w:delText xml:space="preserve">rewards were introduced and the two features were linked </w:delText>
        </w:r>
      </w:del>
      <w:ins w:id="246" w:author="Antonio Schettino" w:date="2019-03-06T16:58:00Z">
        <w:r w:rsidR="00CA7772">
          <w:t xml:space="preserve">associated </w:t>
        </w:r>
      </w:ins>
      <w:r>
        <w:t xml:space="preserve">with different probabilities of earning a rewards (reward). In the last phase </w:t>
      </w:r>
      <w:ins w:id="247" w:author="Antonio Schettino" w:date="2019-03-06T16:59:00Z">
        <w:r w:rsidR="00BD2E1F">
          <w:t>(extinction)</w:t>
        </w:r>
        <w:r w:rsidR="00BD2E1F">
          <w:t xml:space="preserve">, </w:t>
        </w:r>
      </w:ins>
      <w:r>
        <w:t xml:space="preserve">participants were informed that they </w:t>
      </w:r>
      <w:del w:id="248" w:author="Antonio Schettino" w:date="2019-03-06T16:59:00Z">
        <w:r w:rsidDel="00BD2E1F">
          <w:delText xml:space="preserve">will </w:delText>
        </w:r>
      </w:del>
      <w:ins w:id="249" w:author="Antonio Schettino" w:date="2019-03-06T16:59:00Z">
        <w:r w:rsidR="00BD2E1F">
          <w:t>would</w:t>
        </w:r>
        <w:r w:rsidR="00BD2E1F">
          <w:t xml:space="preserve"> </w:t>
        </w:r>
      </w:ins>
      <w:r>
        <w:t xml:space="preserve">not </w:t>
      </w:r>
      <w:del w:id="250" w:author="Antonio Schettino" w:date="2019-03-06T16:59:00Z">
        <w:r w:rsidDel="00BD2E1F">
          <w:delText xml:space="preserve">be able to </w:delText>
        </w:r>
      </w:del>
      <w:r>
        <w:t>earn any more rewards</w:t>
      </w:r>
      <w:del w:id="251" w:author="Antonio Schettino" w:date="2019-03-06T16:59:00Z">
        <w:r w:rsidDel="00BD2E1F">
          <w:delText xml:space="preserve"> (extinction)</w:delText>
        </w:r>
      </w:del>
      <w:r>
        <w:t>. This design enabled us to investigate the influence of reward</w:t>
      </w:r>
      <w:del w:id="252" w:author="Antonio Schettino" w:date="2019-03-06T16:59:00Z">
        <w:r w:rsidDel="00BD2E1F">
          <w:delText>s</w:delText>
        </w:r>
      </w:del>
      <w:r>
        <w:t xml:space="preserve"> on attention simultaneously for both features. </w:t>
      </w:r>
      <w:commentRangeStart w:id="253"/>
      <w:r>
        <w:t>Further on, it allowed us to compare the goal-directed deployment of attention</w:t>
      </w:r>
      <w:r w:rsidR="004E4BDB">
        <w:t xml:space="preserve"> (e.g., the goal to pay attention to red dots)</w:t>
      </w:r>
      <w:r>
        <w:t xml:space="preserve"> with the value-driven attention in the extinction phase.</w:t>
      </w:r>
      <w:del w:id="254" w:author="Antonio Schettino" w:date="2019-03-06T17:00:00Z">
        <w:r w:rsidDel="00BD2E1F">
          <w:delText xml:space="preserve">  </w:delText>
        </w:r>
      </w:del>
      <w:commentRangeEnd w:id="253"/>
      <w:r w:rsidR="005D1A60">
        <w:rPr>
          <w:rStyle w:val="CommentReference"/>
        </w:rPr>
        <w:commentReference w:id="253"/>
      </w:r>
    </w:p>
    <w:p w14:paraId="218ADFAA" w14:textId="27B86E97" w:rsidR="00D86F4B" w:rsidRDefault="00D86F4B" w:rsidP="00EE20A8">
      <w:pPr>
        <w:spacing w:line="480" w:lineRule="auto"/>
        <w:ind w:firstLine="720"/>
      </w:pPr>
      <w:commentRangeStart w:id="255"/>
      <w:r>
        <w:t xml:space="preserve">In this setting the cognitive control account and the value-driven attention view </w:t>
      </w:r>
      <w:r w:rsidR="00733744">
        <w:t xml:space="preserve">both predict that the amount of attention allocated toward the high rewarded feature should be increased, and the amount of attention allocated toward the low rewarded feature should be decreased during the reward phase. </w:t>
      </w:r>
      <w:commentRangeEnd w:id="255"/>
      <w:r w:rsidR="005D1A60">
        <w:rPr>
          <w:rStyle w:val="CommentReference"/>
        </w:rPr>
        <w:commentReference w:id="255"/>
      </w:r>
      <w:r w:rsidR="00733744">
        <w:t xml:space="preserve">However, they </w:t>
      </w:r>
      <w:r>
        <w:t>provide diverging predictions</w:t>
      </w:r>
      <w:r w:rsidR="00733744">
        <w:t xml:space="preserve"> about the extinction phase</w:t>
      </w:r>
      <w:r>
        <w:t xml:space="preserve">. </w:t>
      </w:r>
      <w:commentRangeStart w:id="256"/>
      <w:r>
        <w:t xml:space="preserve">Namely, if attention is allocated </w:t>
      </w:r>
      <w:proofErr w:type="gramStart"/>
      <w:r>
        <w:t>in order to</w:t>
      </w:r>
      <w:proofErr w:type="gramEnd"/>
      <w:r>
        <w:t xml:space="preserve"> maximize value</w:t>
      </w:r>
      <w:r w:rsidR="00FD25AD">
        <w:t xml:space="preserve"> (cognitive control account)</w:t>
      </w:r>
      <w:commentRangeEnd w:id="256"/>
      <w:r w:rsidR="005D1A60">
        <w:rPr>
          <w:rStyle w:val="CommentReference"/>
        </w:rPr>
        <w:commentReference w:id="256"/>
      </w:r>
      <w:r>
        <w:t xml:space="preserve">, the amount of attention allocated toward each of the features should be the same in the baseline and in the extinction phase. However, the value-driven account would predict that more </w:t>
      </w:r>
      <w:r>
        <w:lastRenderedPageBreak/>
        <w:t xml:space="preserve">attention will be allocated toward the feature that was previously linked to a high probability of earning a reward. </w:t>
      </w:r>
      <w:r w:rsidR="00733744">
        <w:t>The current paradigm allowed us to test these predictions</w:t>
      </w:r>
      <w:r w:rsidR="002745F6">
        <w:t xml:space="preserve">. </w:t>
      </w:r>
      <w:commentRangeStart w:id="257"/>
      <w:r w:rsidR="002745F6">
        <w:t xml:space="preserve">The paradigm also provided us with an </w:t>
      </w:r>
      <w:r w:rsidR="00733744">
        <w:t>electrophysiological measure of the amount of attention that is simultaneously being allocated toward the high and low rewarded feature.</w:t>
      </w:r>
      <w:commentRangeEnd w:id="257"/>
      <w:r w:rsidR="005D1A60">
        <w:rPr>
          <w:rStyle w:val="CommentReference"/>
        </w:rPr>
        <w:commentReference w:id="257"/>
      </w:r>
      <w:r w:rsidR="00733744">
        <w:t xml:space="preserve"> </w:t>
      </w:r>
      <w:r w:rsidR="002353A8">
        <w:t>This enabled us to more directly test the idea that more attention is paid toward the feature linked to the high probability of earning a reward.</w:t>
      </w:r>
      <w:del w:id="258" w:author="Antonio Schettino" w:date="2019-03-06T17:06:00Z">
        <w:r w:rsidR="002353A8" w:rsidDel="00E72233">
          <w:delText xml:space="preserve"> </w:delText>
        </w:r>
      </w:del>
    </w:p>
    <w:p w14:paraId="00B5A0A1" w14:textId="77777777" w:rsidR="00EE20A8" w:rsidRPr="00EE20A8" w:rsidRDefault="00EE20A8" w:rsidP="00EE20A8"/>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31777C4F"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w:t>
      </w:r>
      <w:ins w:id="259" w:author="Antonio Schettino" w:date="2019-03-06T14:39:00Z">
        <w:r w:rsidR="000C0D2B">
          <w:t xml:space="preserve"> Four</w:t>
        </w:r>
      </w:ins>
      <w:r w:rsidR="008A3C86">
        <w:t xml:space="preserve"> </w:t>
      </w:r>
      <w:del w:id="260" w:author="Antonio Schettino" w:date="2019-03-06T14:39:00Z">
        <w:r w:rsidR="00666A72" w:rsidDel="000C0D2B">
          <w:delText xml:space="preserve">Eight </w:delText>
        </w:r>
      </w:del>
      <w:r w:rsidR="00666A72">
        <w:t>participants were excluded d</w:t>
      </w:r>
      <w:r w:rsidR="00796C11">
        <w:t>ue to technical problems</w:t>
      </w:r>
      <w:ins w:id="261" w:author="Antonio Schettino" w:date="2019-03-06T14:39:00Z">
        <w:r w:rsidR="00554168">
          <w:t xml:space="preserve"> during recording. Fou</w:t>
        </w:r>
      </w:ins>
      <w:ins w:id="262" w:author="Antonio Schettino" w:date="2019-03-06T14:40:00Z">
        <w:r w:rsidR="00554168">
          <w:t>r</w:t>
        </w:r>
      </w:ins>
      <w:ins w:id="263" w:author="Antonio Schettino" w:date="2019-03-06T14:39:00Z">
        <w:r w:rsidR="00554168">
          <w:t xml:space="preserve"> additional participants were discarded</w:t>
        </w:r>
      </w:ins>
      <w:ins w:id="264" w:author="Antonio Schettino" w:date="2019-03-06T14:40:00Z">
        <w:r w:rsidR="00554168">
          <w:t xml:space="preserve"> due to </w:t>
        </w:r>
      </w:ins>
      <w:del w:id="265" w:author="Antonio Schettino" w:date="2019-03-06T14:40:00Z">
        <w:r w:rsidR="00796C11" w:rsidDel="00554168">
          <w:delText xml:space="preserve"> (4) or </w:delText>
        </w:r>
      </w:del>
      <w:r w:rsidR="00A91667">
        <w:t xml:space="preserve">excessive </w:t>
      </w:r>
      <w:r w:rsidR="00796C11">
        <w:t xml:space="preserve">artifacts </w:t>
      </w:r>
      <w:del w:id="266" w:author="Antonio Schettino" w:date="2019-03-06T14:40:00Z">
        <w:r w:rsidR="00796C11" w:rsidDel="00554168">
          <w:delText xml:space="preserve">(4) </w:delText>
        </w:r>
      </w:del>
      <w:r w:rsidR="00796C11">
        <w:t xml:space="preserve">in the EEG </w:t>
      </w:r>
      <w:del w:id="267" w:author="Antonio Schettino" w:date="2019-03-06T14:51:00Z">
        <w:r w:rsidR="00796C11" w:rsidDel="001065C0">
          <w:delText>recordings</w:delText>
        </w:r>
      </w:del>
      <w:ins w:id="268" w:author="Antonio Schettino" w:date="2019-03-06T14:51:00Z">
        <w:r w:rsidR="001065C0">
          <w:t xml:space="preserve">signal </w:t>
        </w:r>
      </w:ins>
      <w:ins w:id="269" w:author="Antonio Schettino" w:date="2019-03-06T14:40:00Z">
        <w:r w:rsidR="00554168">
          <w:t xml:space="preserve">(i.e., the </w:t>
        </w:r>
        <w:r w:rsidR="00554168" w:rsidRPr="00554168">
          <w:t>percentage of rejected epochs in one or more conditions exceed</w:t>
        </w:r>
        <w:r w:rsidR="00554168">
          <w:t>ed</w:t>
        </w:r>
        <w:r w:rsidR="00554168" w:rsidRPr="00554168">
          <w:t xml:space="preserve"> 35%</w:t>
        </w:r>
        <w:r w:rsidR="00554168">
          <w:t>)</w:t>
        </w:r>
      </w:ins>
      <w:r w:rsidR="003E7FC7">
        <w:t>. Thus,</w:t>
      </w:r>
      <w:r w:rsidR="00796C11">
        <w:t xml:space="preserve"> the final data set consisted </w:t>
      </w:r>
      <w:del w:id="270" w:author="Gilles Pourtois" w:date="2019-02-12T14:18:00Z">
        <w:r w:rsidR="00796C11" w:rsidDel="006D368E">
          <w:delText xml:space="preserve">out </w:delText>
        </w:r>
      </w:del>
      <w:r w:rsidR="00796C11">
        <w:t xml:space="preserve">of 40 </w:t>
      </w:r>
      <w:r w:rsidR="00796C11" w:rsidRPr="00050303">
        <w:t>participants</w:t>
      </w:r>
      <w:r w:rsidR="003E7FC7" w:rsidRPr="00050303">
        <w:t xml:space="preserve"> (</w:t>
      </w:r>
      <w:r w:rsidR="00050303" w:rsidRPr="00050303">
        <w:t>27</w:t>
      </w:r>
      <w:r w:rsidR="003E7FC7" w:rsidRPr="00050303">
        <w:t xml:space="preserve"> female</w:t>
      </w:r>
      <w:ins w:id="271" w:author="Antonio Schettino" w:date="2019-03-06T14:49:00Z">
        <w:r w:rsidR="00E040A4">
          <w:t>s</w:t>
        </w:r>
      </w:ins>
      <w:ins w:id="272" w:author="Antonio Schettino" w:date="2019-03-06T14:48:00Z">
        <w:r w:rsidR="00E040A4">
          <w:t xml:space="preserve">, </w:t>
        </w:r>
        <w:commentRangeStart w:id="273"/>
        <w:r w:rsidR="00E040A4">
          <w:t xml:space="preserve">13 </w:t>
        </w:r>
      </w:ins>
      <w:ins w:id="274" w:author="Antonio Schettino" w:date="2019-03-06T14:49:00Z">
        <w:r w:rsidR="00E040A4">
          <w:t>males</w:t>
        </w:r>
        <w:commentRangeEnd w:id="273"/>
        <w:r w:rsidR="00E040A4">
          <w:rPr>
            <w:rStyle w:val="CommentReference"/>
          </w:rPr>
          <w:commentReference w:id="273"/>
        </w:r>
      </w:ins>
      <w:r w:rsidR="003E7FC7" w:rsidRPr="00050303">
        <w:t>; median age</w:t>
      </w:r>
      <w:r w:rsidR="00050303" w:rsidRPr="00050303">
        <w:t xml:space="preserve"> = 22</w:t>
      </w:r>
      <w:r w:rsidR="003E7FC7" w:rsidRPr="00050303">
        <w:t>)</w:t>
      </w:r>
      <w:r w:rsidR="00796C11" w:rsidRPr="00050303">
        <w:t>.</w:t>
      </w:r>
      <w:r w:rsidR="00796C11">
        <w:t xml:space="preserve"> </w:t>
      </w:r>
      <w:r w:rsidR="00321CA8">
        <w:t>P</w:t>
      </w:r>
      <w:r w:rsidR="00796C11">
        <w:t xml:space="preserve">articipants received </w:t>
      </w:r>
      <w:ins w:id="275" w:author="Gilles Pourtois" w:date="2019-02-12T14:18:00Z">
        <w:r w:rsidR="006D368E">
          <w:t xml:space="preserve">a fixed payoff of </w:t>
        </w:r>
      </w:ins>
      <w:r w:rsidR="00796C11">
        <w:t>20</w:t>
      </w:r>
      <w:r w:rsidR="00A846DD">
        <w:t xml:space="preserve"> </w:t>
      </w:r>
      <w:r w:rsidR="00796C11">
        <w:t>€</w:t>
      </w:r>
      <w:ins w:id="276" w:author="Gilles Pourtois" w:date="2019-02-12T14:18:00Z">
        <w:r w:rsidR="006D368E">
          <w:t>,</w:t>
        </w:r>
      </w:ins>
      <w:r w:rsidR="00796C11">
        <w:t xml:space="preserve"> </w:t>
      </w:r>
      <w:r w:rsidR="00321CA8">
        <w:t xml:space="preserve">plus up to </w:t>
      </w:r>
      <w:r w:rsidR="00796C11">
        <w:t>6</w:t>
      </w:r>
      <w:r w:rsidR="00A846DD">
        <w:t xml:space="preserve"> </w:t>
      </w:r>
      <w:r w:rsidR="00796C11">
        <w:t>€</w:t>
      </w:r>
      <w:r w:rsidR="00321CA8">
        <w:t xml:space="preserve"> extra </w:t>
      </w:r>
      <w:commentRangeStart w:id="277"/>
      <w:del w:id="278" w:author="Antonio Schettino" w:date="2019-03-06T14:42:00Z">
        <w:r w:rsidR="00321CA8" w:rsidDel="00554168">
          <w:delText xml:space="preserve">as </w:delText>
        </w:r>
      </w:del>
      <w:ins w:id="279" w:author="Antonio Schettino" w:date="2019-03-06T14:42:00Z">
        <w:r w:rsidR="00554168">
          <w:t>depending on performance</w:t>
        </w:r>
      </w:ins>
      <w:del w:id="280" w:author="Antonio Schettino" w:date="2019-03-06T14:42:00Z">
        <w:r w:rsidR="00321CA8" w:rsidDel="00554168">
          <w:delText>monetary rewards</w:delText>
        </w:r>
      </w:del>
      <w:r w:rsidR="00321CA8">
        <w:t xml:space="preserve"> </w:t>
      </w:r>
      <w:commentRangeEnd w:id="277"/>
      <w:r w:rsidR="006D368E">
        <w:rPr>
          <w:rStyle w:val="CommentReference"/>
        </w:rPr>
        <w:commentReference w:id="277"/>
      </w:r>
      <w:r w:rsidR="00321CA8">
        <w:t>(on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DFD6FBC" w:rsidR="004D501F" w:rsidRDefault="006449E2" w:rsidP="00DD1735">
      <w:pPr>
        <w:spacing w:after="0" w:line="480" w:lineRule="auto"/>
        <w:ind w:firstLine="284"/>
        <w:jc w:val="both"/>
        <w:pPrChange w:id="281" w:author="Antonio Schettino" w:date="2019-03-06T15:02:00Z">
          <w:pPr>
            <w:spacing w:line="480" w:lineRule="auto"/>
            <w:ind w:firstLine="284"/>
            <w:jc w:val="both"/>
          </w:pPr>
        </w:pPrChange>
      </w:pPr>
      <w:r>
        <w:t xml:space="preserve">We used the </w:t>
      </w:r>
      <w:r w:rsidRPr="007A318B">
        <w:t xml:space="preserve">Random Dot </w:t>
      </w:r>
      <w:proofErr w:type="spellStart"/>
      <w:r w:rsidRPr="007A318B">
        <w:t>Kinematogram</w:t>
      </w:r>
      <w:proofErr w:type="spellEnd"/>
      <w:r w:rsidRPr="007A318B">
        <w:t xml:space="preserve"> </w:t>
      </w:r>
      <w:r w:rsidR="00595B7D">
        <w:t xml:space="preserve">(RDK) </w:t>
      </w:r>
      <w:r w:rsidRPr="007A318B">
        <w:t xml:space="preserve">task </w:t>
      </w:r>
      <w:r>
        <w:fldChar w:fldCharType="begin" w:fldLock="1"/>
      </w:r>
      <w:ins w:id="282" w:author="Antonio Schettino" w:date="2019-03-06T15:04:00Z">
        <w:r w:rsidR="00467B61">
          <w:instrText xml:space="preserve"> ADDIN ZOTERO_ITEM CSL_CITATION {"citationID":"qMbMaOZD","properties":{"formattedCitation":"(Andersen &amp; M\\uc0\\u252{}ller, 2010)","plainCitation":"(Andersen &amp; Müller, 2010)","noteIndex":0},"citationItems":[{"id":"8Qdr6TgM/D5Xp0fv3","uris":["http://www.mendeley.com/documents/?uuid=4a5f2140-be6d-49d6-81c4-ac2ed9193f74"],"uri":["http://www.mendeley.com/documents/?uuid=4a5f2140-be6d-49d6-81c4-ac2ed9193f74"],"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attention.","type":"article-journal","volume":"107"}}],"schema":"https://github.com/citation-style-language/schema/raw/master/csl-citation.json"} </w:instrText>
        </w:r>
      </w:ins>
      <w:del w:id="283" w:author="Antonio Schettino" w:date="2019-03-06T15:04:00Z">
        <w:r w:rsidR="00B1021D" w:rsidDel="00467B61">
          <w:del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delInstrText>
        </w:r>
      </w:del>
      <w:r>
        <w:fldChar w:fldCharType="separate"/>
      </w:r>
      <w:ins w:id="284" w:author="Antonio Schettino" w:date="2019-03-06T15:04:00Z">
        <w:r w:rsidR="00467B61" w:rsidRPr="00467B61">
          <w:rPr>
            <w:szCs w:val="24"/>
          </w:rPr>
          <w:t>(Andersen &amp; Müller, 2010)</w:t>
        </w:r>
      </w:ins>
      <w:del w:id="285" w:author="Antonio Schettino" w:date="2019-03-06T15:04:00Z">
        <w:r w:rsidR="008C257C" w:rsidRPr="008C257C" w:rsidDel="00467B61">
          <w:rPr>
            <w:noProof/>
          </w:rPr>
          <w:delText>(Andersen &amp; Müller, 2010)</w:delText>
        </w:r>
      </w:del>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proofErr w:type="spellStart"/>
      <w:r w:rsidR="00C40D45">
        <w:t>isoluminant</w:t>
      </w:r>
      <w:proofErr w:type="spellEnd"/>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to attend by a verbal audio cue </w:t>
      </w:r>
      <w:del w:id="286" w:author="Antonio Schettino" w:date="2019-03-06T14:51:00Z">
        <w:r w:rsidR="00C27F47" w:rsidDel="001065C0">
          <w:delText>(</w:delText>
        </w:r>
      </w:del>
      <w:ins w:id="287" w:author="Antonio Schettino" w:date="2019-03-06T14:51:00Z">
        <w:r w:rsidR="001065C0">
          <w:t xml:space="preserve">– </w:t>
        </w:r>
      </w:ins>
      <w:r w:rsidR="00C27F47">
        <w:t>“red”</w:t>
      </w:r>
      <w:r w:rsidR="00516875">
        <w:t xml:space="preserve"> (241 </w:t>
      </w:r>
      <w:proofErr w:type="spellStart"/>
      <w:r w:rsidR="00516875">
        <w:t>ms</w:t>
      </w:r>
      <w:proofErr w:type="spellEnd"/>
      <w:r w:rsidR="00516875">
        <w:t>)</w:t>
      </w:r>
      <w:r w:rsidR="00C27F47">
        <w:t xml:space="preserve"> vs. “blue”</w:t>
      </w:r>
      <w:r w:rsidR="00516875">
        <w:t xml:space="preserve"> (266 </w:t>
      </w:r>
      <w:proofErr w:type="spellStart"/>
      <w:r w:rsidR="00516875">
        <w:t>ms</w:t>
      </w:r>
      <w:proofErr w:type="spellEnd"/>
      <w:r w:rsidR="00516875">
        <w:t>)</w:t>
      </w:r>
      <w:ins w:id="288" w:author="Antonio Schettino" w:date="2019-03-06T14:51:00Z">
        <w:r w:rsidR="001065C0">
          <w:t xml:space="preserve"> –</w:t>
        </w:r>
      </w:ins>
      <w:del w:id="289" w:author="Antonio Schettino" w:date="2019-03-06T14:51:00Z">
        <w:r w:rsidR="00C27F47" w:rsidDel="001065C0">
          <w:delText>)</w:delText>
        </w:r>
      </w:del>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w:t>
      </w:r>
      <w:r w:rsidR="00A10931" w:rsidRPr="00A2381B">
        <w:lastRenderedPageBreak/>
        <w:t>angle</w:t>
      </w:r>
      <w:r w:rsidR="00595B7D">
        <w:t xml:space="preserve"> </w:t>
      </w:r>
      <w:r w:rsidR="00A10931">
        <w:t xml:space="preserve">and </w:t>
      </w:r>
      <w:r w:rsidR="00595B7D">
        <w:t xml:space="preserve">consisted of 125 </w:t>
      </w:r>
      <w:r w:rsidR="00EE5948">
        <w:t>randomly and independently moving dots</w:t>
      </w:r>
      <w:r w:rsidR="00A37165">
        <w:t xml:space="preserve"> </w:t>
      </w:r>
      <w:ins w:id="290" w:author="Antonio Schettino" w:date="2019-03-06T14:52:00Z">
        <w:r w:rsidR="001065C0">
          <w:t xml:space="preserve">each </w:t>
        </w:r>
      </w:ins>
      <w:r w:rsidR="00A37165">
        <w:t>(</w:t>
      </w:r>
      <w:del w:id="291" w:author="Antonio Schettino" w:date="2019-03-06T14:52:00Z">
        <w:r w:rsidR="000E6795" w:rsidDel="001065C0">
          <w:delText xml:space="preserve">each </w:delText>
        </w:r>
      </w:del>
      <w:r w:rsidR="000E6795">
        <w:t xml:space="preserve">0.52 </w:t>
      </w:r>
      <w:r w:rsidR="000E6795" w:rsidRPr="00A2381B">
        <w:t>degrees of visual angle</w:t>
      </w:r>
      <w:ins w:id="292" w:author="Antonio Schettino" w:date="2019-03-06T14:52:00Z">
        <w:r w:rsidR="001065C0">
          <w:t xml:space="preserve"> </w:t>
        </w:r>
        <w:commentRangeStart w:id="293"/>
        <w:r w:rsidR="001065C0">
          <w:t>per dot</w:t>
        </w:r>
        <w:commentRangeEnd w:id="293"/>
        <w:r w:rsidR="001065C0">
          <w:rPr>
            <w:rStyle w:val="CommentReference"/>
          </w:rPr>
          <w:commentReference w:id="293"/>
        </w:r>
      </w:ins>
      <w:r w:rsidR="00A37165" w:rsidRPr="000E6795">
        <w:t>)</w:t>
      </w:r>
      <w:del w:id="294" w:author="Antonio Schettino" w:date="2019-03-06T14:52:00Z">
        <w:r w:rsidR="00A10931" w:rsidDel="001065C0">
          <w:delText xml:space="preserve"> each</w:delText>
        </w:r>
      </w:del>
      <w:r w:rsidR="00595B7D" w:rsidRPr="000E6795">
        <w:t>. Each RDK flicker</w:t>
      </w:r>
      <w:r w:rsidR="00A10931">
        <w:t xml:space="preserve">ed </w:t>
      </w:r>
      <w:r w:rsidR="00595B7D" w:rsidRPr="000E6795">
        <w:t>at a different</w:t>
      </w:r>
      <w:r w:rsidR="00595B7D">
        <w:t xml:space="preserve"> frequency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ins w:id="295" w:author="Antonio Schettino" w:date="2019-03-06T14:53:00Z">
        <w:r w:rsidR="00EE0E6A">
          <w:t>,</w:t>
        </w:r>
      </w:ins>
      <w:r w:rsidR="00C27F47">
        <w:t xml:space="preserve"> or three coherent motion intervals</w:t>
      </w:r>
      <w:ins w:id="296" w:author="Antonio Schettino" w:date="2019-03-06T14:53:00Z">
        <w:r w:rsidR="00EE0E6A">
          <w:t xml:space="preserve">, </w:t>
        </w:r>
      </w:ins>
      <w:del w:id="297" w:author="Antonio Schettino" w:date="2019-03-06T14:53:00Z">
        <w:r w:rsidR="00C27F47" w:rsidDel="00EE0E6A">
          <w:delText xml:space="preserve">. These </w:delText>
        </w:r>
      </w:del>
      <w:r w:rsidR="00C27F47">
        <w:t>occurr</w:t>
      </w:r>
      <w:del w:id="298" w:author="Antonio Schettino" w:date="2019-03-06T14:53:00Z">
        <w:r w:rsidR="00C27F47" w:rsidDel="00EE0E6A">
          <w:delText>ed</w:delText>
        </w:r>
      </w:del>
      <w:ins w:id="299" w:author="Antonio Schettino" w:date="2019-03-06T14:53:00Z">
        <w:r w:rsidR="00EE0E6A">
          <w:t>ing</w:t>
        </w:r>
      </w:ins>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proofErr w:type="spellStart"/>
      <w:r w:rsidR="00C27F47">
        <w:t>ms</w:t>
      </w:r>
      <w:r w:rsidR="00595B7D">
        <w:t>.</w:t>
      </w:r>
      <w:proofErr w:type="spellEnd"/>
      <w:r w:rsidR="00595B7D">
        <w:t xml:space="preserve">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proofErr w:type="spellStart"/>
      <w:r w:rsidR="00595B7D" w:rsidRPr="00D63926">
        <w:t>ms</w:t>
      </w:r>
      <w:proofErr w:type="spellEnd"/>
      <w:r w:rsidR="00352BD6">
        <w:t xml:space="preserve"> </w:t>
      </w:r>
      <w:ins w:id="300" w:author="Antonio Schettino" w:date="2019-03-06T14:48:00Z">
        <w:r w:rsidR="008F2199">
          <w:t xml:space="preserve">post-RDK onset </w:t>
        </w:r>
      </w:ins>
      <w:r w:rsidR="00352BD6">
        <w:t xml:space="preserve">and </w:t>
      </w:r>
      <w:commentRangeStart w:id="301"/>
      <w:commentRangeStart w:id="302"/>
      <w:r w:rsidR="00352BD6">
        <w:t xml:space="preserve">no response </w:t>
      </w:r>
      <w:del w:id="303" w:author="Antonio Schettino" w:date="2019-03-06T14:47:00Z">
        <w:r w:rsidR="00352BD6" w:rsidDel="008F2199">
          <w:delText>could be committed</w:delText>
        </w:r>
      </w:del>
      <w:ins w:id="304" w:author="Antonio Schettino" w:date="2019-03-06T14:47:00Z">
        <w:r w:rsidR="008F2199">
          <w:t>was</w:t>
        </w:r>
      </w:ins>
      <w:ins w:id="305" w:author="Antonio Schettino" w:date="2019-03-06T14:48:00Z">
        <w:r w:rsidR="008F2199">
          <w:t xml:space="preserve"> recorded</w:t>
        </w:r>
      </w:ins>
      <w:r w:rsidR="00352BD6">
        <w:t xml:space="preserve"> before 200 </w:t>
      </w:r>
      <w:proofErr w:type="spellStart"/>
      <w:r w:rsidR="00352BD6">
        <w:t>ms</w:t>
      </w:r>
      <w:commentRangeEnd w:id="301"/>
      <w:r w:rsidR="006D368E">
        <w:rPr>
          <w:rStyle w:val="CommentReference"/>
        </w:rPr>
        <w:commentReference w:id="301"/>
      </w:r>
      <w:commentRangeEnd w:id="302"/>
      <w:r w:rsidR="00554168">
        <w:rPr>
          <w:rStyle w:val="CommentReference"/>
        </w:rPr>
        <w:commentReference w:id="302"/>
      </w:r>
      <w:r w:rsidR="00595B7D">
        <w:t>.</w:t>
      </w:r>
      <w:proofErr w:type="spellEnd"/>
      <w:r w:rsidR="00595B7D">
        <w:t xml:space="preserve"> </w:t>
      </w:r>
      <w:r w:rsidR="00D204BA">
        <w:t>Correct responses were followed by a tone (</w:t>
      </w:r>
      <w:r w:rsidR="00F772DC">
        <w:t>2</w:t>
      </w:r>
      <w:r w:rsidR="00704050">
        <w:t xml:space="preserve">00 </w:t>
      </w:r>
      <w:proofErr w:type="spellStart"/>
      <w:r w:rsidR="00704050">
        <w:t>ms</w:t>
      </w:r>
      <w:proofErr w:type="spellEnd"/>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w:t>
      </w:r>
      <w:proofErr w:type="spellStart"/>
      <w:r w:rsidR="00704050">
        <w:t>ms</w:t>
      </w:r>
      <w:proofErr w:type="spellEnd"/>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7D0BF2A" w14:textId="3BC589CA" w:rsidR="00DD1735" w:rsidRDefault="008D6BE0" w:rsidP="00DD1735">
      <w:pPr>
        <w:spacing w:after="0" w:line="480" w:lineRule="auto"/>
        <w:ind w:firstLine="284"/>
        <w:jc w:val="both"/>
        <w:rPr>
          <w:ins w:id="306" w:author="Antonio Schettino" w:date="2019-03-06T15:00:00Z"/>
        </w:rPr>
        <w:pPrChange w:id="307" w:author="Antonio Schettino" w:date="2019-03-06T15:02:00Z">
          <w:pPr>
            <w:spacing w:line="480" w:lineRule="auto"/>
            <w:ind w:firstLine="720"/>
            <w:jc w:val="both"/>
          </w:pPr>
        </w:pPrChange>
      </w:pPr>
      <w:r>
        <w:t>The experiment started with 4 practice blocks of 60 trials. After each block</w:t>
      </w:r>
      <w:r w:rsidR="00704050">
        <w:t>,</w:t>
      </w:r>
      <w:r>
        <w:t xml:space="preserve"> participants received feedback on their performance (</w:t>
      </w:r>
      <w:commentRangeStart w:id="308"/>
      <w:commentRangeStart w:id="309"/>
      <w:r>
        <w:t>percentage of correctly detected movements and percentage of correct responses</w:t>
      </w:r>
      <w:commentRangeEnd w:id="308"/>
      <w:r w:rsidR="006D368E">
        <w:rPr>
          <w:rStyle w:val="CommentReference"/>
        </w:rPr>
        <w:commentReference w:id="308"/>
      </w:r>
      <w:commentRangeEnd w:id="309"/>
      <w:r w:rsidR="00E121FF">
        <w:rPr>
          <w:rStyle w:val="CommentReference"/>
        </w:rPr>
        <w:commentReference w:id="309"/>
      </w:r>
      <w:r>
        <w:t>). After finishing the practice phase</w:t>
      </w:r>
      <w:r w:rsidR="00704050">
        <w:t>,</w:t>
      </w:r>
      <w:r>
        <w:t xml:space="preserve"> participants completed 12 blocks </w:t>
      </w:r>
      <w:r w:rsidR="00F36DE7">
        <w:t xml:space="preserve">of 50 trials </w:t>
      </w:r>
      <w:r>
        <w:t>divided into 3 phases</w:t>
      </w:r>
      <w:ins w:id="310" w:author="Antonio Schettino" w:date="2019-03-06T14:54:00Z">
        <w:r w:rsidR="00BA1868">
          <w:t xml:space="preserve"> (</w:t>
        </w:r>
        <w:r w:rsidR="00BA1868" w:rsidRPr="00BA1868">
          <w:rPr>
            <w:i/>
            <w:rPrChange w:id="311" w:author="Antonio Schettino" w:date="2019-03-06T14:54:00Z">
              <w:rPr/>
            </w:rPrChange>
          </w:rPr>
          <w:t>baseline</w:t>
        </w:r>
        <w:r w:rsidR="00BA1868">
          <w:t xml:space="preserve">, </w:t>
        </w:r>
        <w:r w:rsidR="00BA1868" w:rsidRPr="00BA1868">
          <w:rPr>
            <w:i/>
            <w:rPrChange w:id="312" w:author="Antonio Schettino" w:date="2019-03-06T14:54:00Z">
              <w:rPr/>
            </w:rPrChange>
          </w:rPr>
          <w:t>acquisition</w:t>
        </w:r>
        <w:r w:rsidR="00BA1868">
          <w:t xml:space="preserve">, and </w:t>
        </w:r>
        <w:r w:rsidR="00BA1868" w:rsidRPr="00BA1868">
          <w:rPr>
            <w:i/>
            <w:rPrChange w:id="313" w:author="Antonio Schettino" w:date="2019-03-06T14:54:00Z">
              <w:rPr/>
            </w:rPrChange>
          </w:rPr>
          <w:t>extinction</w:t>
        </w:r>
        <w:r w:rsidR="00BA1868">
          <w:t>)</w:t>
        </w:r>
      </w:ins>
      <w:r>
        <w:t xml:space="preserve">. </w:t>
      </w:r>
      <w:r w:rsidR="001057D1">
        <w:t xml:space="preserve">Each </w:t>
      </w:r>
      <w:del w:id="314" w:author="Antonio Schettino" w:date="2019-03-06T14:55:00Z">
        <w:r w:rsidR="001057D1" w:rsidDel="00BA1868">
          <w:delText xml:space="preserve">of the three </w:delText>
        </w:r>
      </w:del>
      <w:r w:rsidR="001057D1">
        <w:t>phase</w:t>
      </w:r>
      <w:del w:id="315" w:author="Antonio Schettino" w:date="2019-03-06T14:55:00Z">
        <w:r w:rsidR="001057D1" w:rsidDel="00BA1868">
          <w:delText>s</w:delText>
        </w:r>
      </w:del>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one, two, or three dot motions (120 motions in total).</w:t>
      </w:r>
      <w:ins w:id="316" w:author="Antonio Schettino" w:date="2019-03-06T14:55:00Z">
        <w:r w:rsidR="00BA1868">
          <w:t xml:space="preserve"> During </w:t>
        </w:r>
      </w:ins>
      <w:del w:id="317" w:author="Antonio Schettino" w:date="2019-03-06T14:55:00Z">
        <w:r w:rsidR="001057D1" w:rsidDel="00BA1868">
          <w:delText xml:space="preserve"> </w:delText>
        </w:r>
        <w:r w:rsidR="006449E2" w:rsidRPr="007A318B" w:rsidDel="00BA1868">
          <w:delText xml:space="preserve">The first </w:delText>
        </w:r>
        <w:r w:rsidDel="00BA1868">
          <w:delText xml:space="preserve">phase was the </w:delText>
        </w:r>
      </w:del>
      <w:r>
        <w:t>baseline</w:t>
      </w:r>
      <w:r w:rsidR="00B11CC0">
        <w:t>,</w:t>
      </w:r>
      <w:r>
        <w:t xml:space="preserve"> </w:t>
      </w:r>
      <w:del w:id="318" w:author="Antonio Schettino" w:date="2019-03-06T14:55:00Z">
        <w:r w:rsidDel="00BA1868">
          <w:delText xml:space="preserve">in which </w:delText>
        </w:r>
      </w:del>
      <w:r>
        <w:t xml:space="preserve">participants were </w:t>
      </w:r>
      <w:ins w:id="319" w:author="Antonio Schettino" w:date="2019-03-06T14:56:00Z">
        <w:r w:rsidR="00BA1868">
          <w:t xml:space="preserve">simply </w:t>
        </w:r>
      </w:ins>
      <w:r>
        <w:t xml:space="preserve">doing the described task. In the </w:t>
      </w:r>
      <w:ins w:id="320" w:author="Antonio Schettino" w:date="2019-03-06T14:56:00Z">
        <w:r w:rsidR="00BA1868">
          <w:t>acquisition</w:t>
        </w:r>
        <w:r w:rsidR="00BA1868" w:rsidDel="00BA1868">
          <w:t xml:space="preserve"> </w:t>
        </w:r>
      </w:ins>
      <w:del w:id="321" w:author="Antonio Schettino" w:date="2019-03-06T14:56:00Z">
        <w:r w:rsidDel="00BA1868">
          <w:delText xml:space="preserve">second </w:delText>
        </w:r>
      </w:del>
      <w:r>
        <w:t>phase</w:t>
      </w:r>
      <w:ins w:id="322" w:author="Antonio Schettino" w:date="2019-03-06T14:56:00Z">
        <w:r w:rsidR="00BA1868">
          <w:t>,</w:t>
        </w:r>
      </w:ins>
      <w:r>
        <w:t xml:space="preserve"> the task was </w:t>
      </w:r>
      <w:r w:rsidR="00B11CC0">
        <w:t>identical</w:t>
      </w:r>
      <w:del w:id="323" w:author="Antonio Schettino" w:date="2019-03-06T14:56:00Z">
        <w:r w:rsidDel="00BA1868">
          <w:delText>,</w:delText>
        </w:r>
      </w:del>
      <w:r>
        <w:t xml:space="preserve"> but participants </w:t>
      </w:r>
      <w:del w:id="324" w:author="Antonio Schettino" w:date="2019-03-06T14:56:00Z">
        <w:r w:rsidDel="00BA1868">
          <w:delText xml:space="preserve">were instructed that they </w:delText>
        </w:r>
      </w:del>
      <w:r>
        <w:t>c</w:t>
      </w:r>
      <w:r w:rsidR="00B11CC0">
        <w:t>ould</w:t>
      </w:r>
      <w:r>
        <w:t xml:space="preserve"> earn additional monetary rewards (up to 6</w:t>
      </w:r>
      <w:r w:rsidR="00B11CC0">
        <w:t xml:space="preserve"> </w:t>
      </w:r>
      <w:r>
        <w:t xml:space="preserve">€) based on their performance. 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w:t>
      </w:r>
      <w:ins w:id="325" w:author="Antonio Schettino" w:date="2019-03-06T14:46:00Z">
        <w:r w:rsidR="008F2199">
          <w:t xml:space="preserve"> </w:t>
        </w:r>
      </w:ins>
      <w:del w:id="326" w:author="Antonio Schettino" w:date="2019-03-06T14:47:00Z">
        <w:r w:rsidR="00FF4565" w:rsidDel="008F2199">
          <w:delText xml:space="preserve"> </w:delText>
        </w:r>
        <w:commentRangeStart w:id="327"/>
        <w:r w:rsidR="00DF0A3A" w:rsidDel="008F2199">
          <w:delText xml:space="preserve">High </w:delText>
        </w:r>
      </w:del>
      <w:ins w:id="328" w:author="Antonio Schettino" w:date="2019-03-06T14:46:00Z">
        <w:r w:rsidR="008F2199">
          <w:t>The mapping between color and reward probability was counterbalanced across participants</w:t>
        </w:r>
      </w:ins>
      <w:del w:id="329" w:author="Antonio Schettino" w:date="2019-03-06T14:47:00Z">
        <w:r w:rsidR="00DF0A3A" w:rsidDel="008F2199">
          <w:delText>probability of reward was paired with red for half of the subjects and with blue for the other half</w:delText>
        </w:r>
      </w:del>
      <w:r w:rsidR="00DF0A3A">
        <w:t xml:space="preserve">. </w:t>
      </w:r>
      <w:commentRangeEnd w:id="327"/>
      <w:r w:rsidR="006D368E">
        <w:rPr>
          <w:rStyle w:val="CommentReference"/>
        </w:rPr>
        <w:commentReference w:id="327"/>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At </w:t>
      </w:r>
      <w:r w:rsidR="00FF4565">
        <w:lastRenderedPageBreak/>
        <w:t xml:space="preserve">the end of each of the 4 blocks </w:t>
      </w:r>
      <w:r w:rsidR="00A37165">
        <w:t>of</w:t>
      </w:r>
      <w:r w:rsidR="00FF4565">
        <w:t xml:space="preserve"> the </w:t>
      </w:r>
      <w:del w:id="330" w:author="Antonio Schettino" w:date="2019-03-06T14:57:00Z">
        <w:r w:rsidR="00FF4565" w:rsidDel="00BA1868">
          <w:delText xml:space="preserve">reward </w:delText>
        </w:r>
      </w:del>
      <w:ins w:id="331" w:author="Antonio Schettino" w:date="2019-03-06T14:57:00Z">
        <w:r w:rsidR="00BA1868">
          <w:t xml:space="preserve">acquisition </w:t>
        </w:r>
      </w:ins>
      <w:r w:rsidR="00FF4565">
        <w:t>phase</w:t>
      </w:r>
      <w:r w:rsidR="00B11CC0">
        <w:t>,</w:t>
      </w:r>
      <w:r w:rsidR="00FF4565">
        <w:t xml:space="preserve"> participants got feedback on </w:t>
      </w:r>
      <w:ins w:id="332" w:author="Antonio Schettino" w:date="2019-03-06T14:58:00Z">
        <w:r w:rsidR="00BA1868">
          <w:t xml:space="preserve">both </w:t>
        </w:r>
      </w:ins>
      <w:r w:rsidR="00FF4565">
        <w:t xml:space="preserve">their performance and </w:t>
      </w:r>
      <w:del w:id="333" w:author="Antonio Schettino" w:date="2019-03-06T14:58:00Z">
        <w:r w:rsidR="00FF4565" w:rsidDel="00BA1868">
          <w:delText xml:space="preserve">feedback on </w:delText>
        </w:r>
      </w:del>
      <w:r w:rsidR="00FF4565">
        <w:t xml:space="preserve">the amount of </w:t>
      </w:r>
      <w:r w:rsidR="00A37165">
        <w:t xml:space="preserve">extra </w:t>
      </w:r>
      <w:r w:rsidR="00FF4565">
        <w:t>money earned within the block. The third phase</w:t>
      </w:r>
      <w:ins w:id="334" w:author="Antonio Schettino" w:date="2019-03-06T14:58:00Z">
        <w:r w:rsidR="00BA1868">
          <w:t xml:space="preserve">, </w:t>
        </w:r>
      </w:ins>
      <w:del w:id="335" w:author="Antonio Schettino" w:date="2019-03-06T14:58:00Z">
        <w:r w:rsidR="00FF4565" w:rsidDel="00BA1868">
          <w:delText xml:space="preserve"> was the </w:delText>
        </w:r>
      </w:del>
      <w:r w:rsidR="00FF4565">
        <w:t>extinction</w:t>
      </w:r>
      <w:ins w:id="336" w:author="Antonio Schettino" w:date="2019-03-06T14:58:00Z">
        <w:r w:rsidR="00BA1868">
          <w:t xml:space="preserve">, </w:t>
        </w:r>
      </w:ins>
      <w:del w:id="337" w:author="Antonio Schettino" w:date="2019-03-06T14:58:00Z">
        <w:r w:rsidR="00FF4565" w:rsidDel="00BA1868">
          <w:delText xml:space="preserve"> </w:delText>
        </w:r>
        <w:r w:rsidR="00A37165" w:rsidDel="00BA1868">
          <w:delText>phase</w:delText>
        </w:r>
        <w:r w:rsidR="00B11CC0" w:rsidDel="00BA1868">
          <w:delText>,</w:delText>
        </w:r>
      </w:del>
      <w:ins w:id="338" w:author="Antonio Schettino" w:date="2019-03-06T14:58:00Z">
        <w:r w:rsidR="00BA1868">
          <w:t>was</w:t>
        </w:r>
      </w:ins>
      <w:r w:rsidR="00FF4565">
        <w:t xml:space="preserve"> </w:t>
      </w:r>
      <w:r w:rsidR="00B11CC0">
        <w:t>identical to</w:t>
      </w:r>
      <w:r w:rsidR="00FF4565">
        <w:t xml:space="preserve"> baseline </w:t>
      </w:r>
      <w:r w:rsidR="00B11CC0">
        <w:t>(i.e., no monetary rewards assigned)</w:t>
      </w:r>
      <w:r w:rsidR="00FF4565">
        <w:t xml:space="preserve">. </w:t>
      </w:r>
      <w:r w:rsidR="00EE5948">
        <w:t xml:space="preserve">The whole task lasted </w:t>
      </w:r>
      <w:r w:rsidR="007A5DA5">
        <w:t xml:space="preserve">for </w:t>
      </w:r>
      <w:r w:rsidR="00EE5948" w:rsidRPr="00FC3F13">
        <w:t xml:space="preserve">approximately </w:t>
      </w:r>
      <w:r w:rsidR="00FC3F13" w:rsidRPr="00FC3F13">
        <w:t>50 minutes</w:t>
      </w:r>
      <w:r w:rsidR="00B11CC0">
        <w:t>, plus a few minutes of break</w:t>
      </w:r>
      <w:r w:rsidR="00A9680E">
        <w:t xml:space="preserve"> </w:t>
      </w:r>
      <w:del w:id="339" w:author="Antonio Schettino" w:date="2019-03-06T14:59:00Z">
        <w:r w:rsidR="00EE5948" w:rsidDel="00BA1868">
          <w:delText xml:space="preserve">and participants </w:delText>
        </w:r>
        <w:r w:rsidR="007A5DA5" w:rsidDel="00BA1868">
          <w:delText>were encouraged to take</w:delText>
        </w:r>
        <w:r w:rsidR="00EE5948" w:rsidDel="00BA1868">
          <w:delText xml:space="preserve"> brakes</w:delText>
        </w:r>
        <w:r w:rsidR="00B11CC0" w:rsidDel="00BA1868">
          <w:delText xml:space="preserve"> </w:delText>
        </w:r>
      </w:del>
      <w:r w:rsidR="00EE5948">
        <w:t xml:space="preserve">in between blocks. </w:t>
      </w:r>
      <w:del w:id="340" w:author="Antonio Schettino" w:date="2019-03-06T14:59:00Z">
        <w:r w:rsidR="00695F22" w:rsidDel="00BA1868">
          <w:delText xml:space="preserve">Upon </w:delText>
        </w:r>
      </w:del>
      <w:ins w:id="341" w:author="Antonio Schettino" w:date="2019-03-06T14:59:00Z">
        <w:r w:rsidR="00BA1868">
          <w:t xml:space="preserve">After </w:t>
        </w:r>
      </w:ins>
      <w:r w:rsidR="00695F22">
        <w:t xml:space="preserve">completing the task, participants filled in two questionnaires </w:t>
      </w:r>
      <w:ins w:id="342" w:author="Antonio Schettino" w:date="2019-03-06T14:59:00Z">
        <w:r w:rsidR="00BA1868">
          <w:t>aimed at assessing their</w:t>
        </w:r>
      </w:ins>
      <w:del w:id="343" w:author="Antonio Schettino" w:date="2019-03-06T14:59:00Z">
        <w:r w:rsidR="00695F22" w:rsidDel="00BA1868">
          <w:delText>in order to measure</w:delText>
        </w:r>
      </w:del>
      <w:r w:rsidR="00695F22">
        <w:t xml:space="preserve"> reward sensitivity </w:t>
      </w:r>
      <w:r w:rsidR="00695F22">
        <w:fldChar w:fldCharType="begin" w:fldLock="1"/>
      </w:r>
      <w:ins w:id="344" w:author="Antonio Schettino" w:date="2019-03-06T15:04:00Z">
        <w:r w:rsidR="00467B61">
          <w:instrText xml:space="preserve"> ADDIN ZOTERO_ITEM CSL_CITATION {"citationID":"foy4RrQa","properties":{"formattedCitation":"(Franken, Muris, &amp; Rassin, 2005)","plainCitation":"(Franken, Muris, &amp; Rassin, 2005)","noteIndex":0},"citationItems":[{"id":"8Qdr6TgM/wHhTZqVU","uris":["http://www.mendeley.com/documents/?uuid=2ca02410-9f9f-4c6d-b522-d8e58a1d2dd3"],"uri":["http://www.mendeley.com/documents/?uuid=2ca02410-9f9f-4c6d-b522-d8e58a1d2dd3"],"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scales","type":"article-journal","volume":"27"}}],"schema":"https://github.com/citation-style-language/schema/raw/master/csl-citation.json"} </w:instrText>
        </w:r>
      </w:ins>
      <w:del w:id="345" w:author="Antonio Schettino" w:date="2019-03-06T15:04:00Z">
        <w:r w:rsidR="00695F22" w:rsidDel="00467B61">
          <w:del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delInstrText>
        </w:r>
        <w:r w:rsidR="00695F22" w:rsidRPr="00352BD6" w:rsidDel="00467B61">
          <w:rPr>
            <w:lang w:val="da-DK"/>
          </w:rPr>
          <w:del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delInstrText>
        </w:r>
      </w:del>
      <w:r w:rsidR="00695F22">
        <w:fldChar w:fldCharType="separate"/>
      </w:r>
      <w:ins w:id="346" w:author="Antonio Schettino" w:date="2019-03-06T15:04:00Z">
        <w:r w:rsidR="00467B61" w:rsidRPr="00467B61">
          <w:t xml:space="preserve">(Franken, </w:t>
        </w:r>
        <w:proofErr w:type="spellStart"/>
        <w:r w:rsidR="00467B61" w:rsidRPr="00467B61">
          <w:t>Muris</w:t>
        </w:r>
        <w:proofErr w:type="spellEnd"/>
        <w:r w:rsidR="00467B61" w:rsidRPr="00467B61">
          <w:t xml:space="preserve">, &amp; </w:t>
        </w:r>
        <w:proofErr w:type="spellStart"/>
        <w:r w:rsidR="00467B61" w:rsidRPr="00467B61">
          <w:t>Rassin</w:t>
        </w:r>
        <w:proofErr w:type="spellEnd"/>
        <w:r w:rsidR="00467B61" w:rsidRPr="00467B61">
          <w:t>, 2005)</w:t>
        </w:r>
      </w:ins>
      <w:del w:id="347" w:author="Antonio Schettino" w:date="2019-03-06T15:04:00Z">
        <w:r w:rsidR="00695F22" w:rsidRPr="00467B61" w:rsidDel="00467B61">
          <w:rPr>
            <w:rPrChange w:id="348" w:author="Antonio Schettino" w:date="2019-03-06T15:04:00Z">
              <w:rPr>
                <w:noProof/>
                <w:lang w:val="da-DK"/>
              </w:rPr>
            </w:rPrChange>
          </w:rPr>
          <w:delText>(BIS-BAS; Franken et al., 2005)</w:delText>
        </w:r>
      </w:del>
      <w:r w:rsidR="00695F22">
        <w:fldChar w:fldCharType="end"/>
      </w:r>
      <w:r w:rsidR="00695F22" w:rsidRPr="00352BD6">
        <w:rPr>
          <w:lang w:val="da-DK"/>
        </w:rPr>
        <w:t xml:space="preserve"> and depression levels </w:t>
      </w:r>
      <w:r w:rsidR="00695F22">
        <w:fldChar w:fldCharType="begin" w:fldLock="1"/>
      </w:r>
      <w:ins w:id="349" w:author="Antonio Schettino" w:date="2019-03-06T15:04:00Z">
        <w:r w:rsidR="00467B61">
          <w:rPr>
            <w:lang w:val="da-DK"/>
          </w:rPr>
          <w:instrText xml:space="preserve"> ADDIN ZOTERO_ITEM CSL_CITATION {"citationID":"wtU2TAjm","properties":{"formattedCitation":"(Van der Does, 2002)","plainCitation":"(Van der Does, 2002)","noteIndex":0},"citationItems":[{"id":"8Qdr6TgM/Wcn8ORsS","uris":["http://www.mendeley.com/documents/?uuid=0efa52c3-445f-48cc-bc15-6b4bae2be080"],"uri":["http://www.mendeley.com/documents/?uuid=0efa52c3-445f-48cc-bc15-6b4bae2be080"],"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inventory].","type":"book"}}],"schema":"https://github.com/citation-style-language/schema/raw/master/csl-citation.json"} </w:instrText>
        </w:r>
      </w:ins>
      <w:del w:id="350" w:author="Antonio Schettino" w:date="2019-03-06T15:04:00Z">
        <w:r w:rsidR="00695F22" w:rsidRPr="00352BD6" w:rsidDel="00467B61">
          <w:rPr>
            <w:lang w:val="da-DK"/>
          </w:rPr>
          <w:del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delInstrText>
        </w:r>
      </w:del>
      <w:r w:rsidR="00695F22">
        <w:fldChar w:fldCharType="separate"/>
      </w:r>
      <w:ins w:id="351" w:author="Antonio Schettino" w:date="2019-03-06T15:04:00Z">
        <w:r w:rsidR="00467B61" w:rsidRPr="00467B61">
          <w:t>(Van der Does, 2002)</w:t>
        </w:r>
      </w:ins>
      <w:del w:id="352" w:author="Antonio Schettino" w:date="2019-03-06T15:04:00Z">
        <w:r w:rsidR="00695F22" w:rsidRPr="00467B61" w:rsidDel="00467B61">
          <w:rPr>
            <w:rPrChange w:id="353" w:author="Antonio Schettino" w:date="2019-03-06T15:04:00Z">
              <w:rPr>
                <w:noProof/>
                <w:lang w:val="da-DK"/>
              </w:rPr>
            </w:rPrChange>
          </w:rPr>
          <w:delText>(BDI-II; Van der Does, 2002)</w:delText>
        </w:r>
      </w:del>
      <w:r w:rsidR="00695F22">
        <w:fldChar w:fldCharType="end"/>
      </w:r>
      <w:r w:rsidR="00695F22" w:rsidRPr="00352BD6">
        <w:rPr>
          <w:lang w:val="da-DK"/>
        </w:rPr>
        <w:t>.</w:t>
      </w:r>
    </w:p>
    <w:p w14:paraId="6907DF71" w14:textId="0950B231" w:rsidR="00DD1735" w:rsidRDefault="00DD1735" w:rsidP="00DD1735">
      <w:pPr>
        <w:spacing w:line="480" w:lineRule="auto"/>
        <w:ind w:firstLine="284"/>
        <w:jc w:val="both"/>
        <w:rPr>
          <w:ins w:id="354" w:author="Antonio Schettino" w:date="2019-03-06T15:00:00Z"/>
        </w:rPr>
        <w:pPrChange w:id="355" w:author="Antonio Schettino" w:date="2019-03-06T15:02:00Z">
          <w:pPr>
            <w:spacing w:line="480" w:lineRule="auto"/>
            <w:ind w:firstLine="720"/>
            <w:jc w:val="both"/>
          </w:pPr>
        </w:pPrChange>
      </w:pPr>
      <w:ins w:id="356" w:author="Antonio Schettino" w:date="2019-03-06T15:00:00Z">
        <w:r w:rsidRPr="00695F22">
          <w:t xml:space="preserve">This experiment was realized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 xml:space="preserve"> (</w:t>
        </w:r>
        <w:r w:rsidRPr="00DD1735">
          <w:t>http://www.vislab.ucl.ac.uk/cogent.php</w:t>
        </w:r>
        <w:r>
          <w:t>).</w:t>
        </w:r>
      </w:ins>
    </w:p>
    <w:p w14:paraId="26A804CF" w14:textId="5DD53AAC" w:rsidR="00695F22" w:rsidDel="00DD1735" w:rsidRDefault="00695F22" w:rsidP="00CA0030">
      <w:pPr>
        <w:spacing w:line="480" w:lineRule="auto"/>
        <w:ind w:firstLine="720"/>
        <w:jc w:val="both"/>
        <w:rPr>
          <w:del w:id="357" w:author="Antonio Schettino" w:date="2019-03-06T15:00:00Z"/>
          <w:lang w:val="da-DK"/>
        </w:rPr>
      </w:pPr>
    </w:p>
    <w:p w14:paraId="59AD0E82" w14:textId="0AA627C5" w:rsidR="00917742" w:rsidRPr="00917742" w:rsidRDefault="00917742" w:rsidP="00917742">
      <w:pPr>
        <w:spacing w:line="480" w:lineRule="auto"/>
        <w:ind w:firstLine="720"/>
        <w:jc w:val="center"/>
        <w:rPr>
          <w:b/>
          <w:sz w:val="20"/>
          <w:lang w:val="da-DK"/>
        </w:rPr>
      </w:pPr>
      <w:commentRangeStart w:id="358"/>
      <w:r w:rsidRPr="00917742">
        <w:rPr>
          <w:b/>
          <w:sz w:val="20"/>
          <w:lang w:val="da-DK"/>
        </w:rPr>
        <w:t>Figure 1. The design of the task. Depiction of a single trial and of the phases of the experiment.</w:t>
      </w:r>
      <w:commentRangeEnd w:id="358"/>
      <w:r>
        <w:rPr>
          <w:rStyle w:val="CommentReference"/>
        </w:rPr>
        <w:commentReference w:id="358"/>
      </w:r>
    </w:p>
    <w:p w14:paraId="6BD9E580" w14:textId="0C13A75A" w:rsidR="00695F22" w:rsidDel="00DD1735" w:rsidRDefault="00695F22" w:rsidP="00DD1735">
      <w:pPr>
        <w:spacing w:line="480" w:lineRule="auto"/>
        <w:ind w:firstLine="720"/>
        <w:jc w:val="both"/>
        <w:rPr>
          <w:del w:id="359" w:author="Antonio Schettino" w:date="2019-03-06T15:00:00Z"/>
        </w:rPr>
      </w:pPr>
      <w:del w:id="360" w:author="Antonio Schettino" w:date="2019-03-06T15:00:00Z">
        <w:r w:rsidRPr="00695F22" w:rsidDel="00DD1735">
          <w:delText xml:space="preserve">This experiment was </w:delText>
        </w:r>
        <w:r w:rsidR="00917742" w:rsidRPr="00695F22" w:rsidDel="00DD1735">
          <w:delText>realized</w:delText>
        </w:r>
        <w:r w:rsidRPr="00695F22" w:rsidDel="00DD1735">
          <w:delText xml:space="preserve"> using Cogent 2000 developed by the Cogent 2000 team at the FIL and the ICN and Cogent Graphics developed by John Romaya at the LON at the Wellcome Department of Imaging Neuroscience</w:delText>
        </w:r>
        <w:r w:rsidDel="00DD1735">
          <w:delText>.</w:delText>
        </w:r>
      </w:del>
    </w:p>
    <w:p w14:paraId="1B0C36CA" w14:textId="0995259E" w:rsidR="00BA0ADE" w:rsidRDefault="00BA0ADE" w:rsidP="00CA0030">
      <w:pPr>
        <w:pStyle w:val="Heading2"/>
        <w:spacing w:before="0" w:after="240"/>
      </w:pPr>
      <w:commentRangeStart w:id="361"/>
      <w:del w:id="362" w:author="Antonio Schettino" w:date="2019-03-06T15:01:00Z">
        <w:r w:rsidDel="00DD1735">
          <w:delText>EEG</w:delText>
        </w:r>
      </w:del>
      <w:ins w:id="363" w:author="Antonio Schettino" w:date="2019-03-06T15:01:00Z">
        <w:r w:rsidR="00DD1735">
          <w:t>Behavior</w:t>
        </w:r>
      </w:ins>
      <w:del w:id="364" w:author="Antonio Schettino" w:date="2019-03-06T15:01:00Z">
        <w:r w:rsidDel="00DD1735">
          <w:delText xml:space="preserve"> recording and pre</w:delText>
        </w:r>
        <w:r w:rsidR="00703DB2" w:rsidDel="00DD1735">
          <w:delText>-</w:delText>
        </w:r>
        <w:r w:rsidDel="00DD1735">
          <w:delText>processing</w:delText>
        </w:r>
      </w:del>
      <w:commentRangeEnd w:id="361"/>
      <w:r w:rsidR="009922FF">
        <w:rPr>
          <w:rStyle w:val="CommentReference"/>
          <w:rFonts w:eastAsiaTheme="minorHAnsi" w:cs="Times New Roman"/>
          <w:b w:val="0"/>
        </w:rPr>
        <w:commentReference w:id="361"/>
      </w:r>
    </w:p>
    <w:p w14:paraId="115BA25A" w14:textId="77777777" w:rsidR="00DD1735" w:rsidRDefault="00DD1735" w:rsidP="00CA0030">
      <w:pPr>
        <w:spacing w:after="0" w:line="480" w:lineRule="auto"/>
        <w:ind w:firstLine="284"/>
        <w:jc w:val="both"/>
        <w:rPr>
          <w:ins w:id="365" w:author="Antonio Schettino" w:date="2019-03-06T15:01:00Z"/>
          <w:szCs w:val="24"/>
        </w:rPr>
      </w:pPr>
    </w:p>
    <w:p w14:paraId="7AD5FC14" w14:textId="77777777" w:rsidR="00DD1735" w:rsidRDefault="00DD1735" w:rsidP="00CA0030">
      <w:pPr>
        <w:spacing w:after="0" w:line="480" w:lineRule="auto"/>
        <w:ind w:firstLine="284"/>
        <w:jc w:val="both"/>
        <w:rPr>
          <w:ins w:id="366" w:author="Antonio Schettino" w:date="2019-03-06T15:01:00Z"/>
          <w:szCs w:val="24"/>
        </w:rPr>
      </w:pPr>
    </w:p>
    <w:p w14:paraId="3EB804DC" w14:textId="48777D39" w:rsidR="00DD1735" w:rsidRPr="00DD1735" w:rsidRDefault="00DD1735" w:rsidP="00DD1735">
      <w:pPr>
        <w:pStyle w:val="Heading2"/>
        <w:spacing w:before="0" w:after="240"/>
        <w:rPr>
          <w:ins w:id="367" w:author="Antonio Schettino" w:date="2019-03-06T15:01:00Z"/>
        </w:rPr>
        <w:pPrChange w:id="368" w:author="Antonio Schettino" w:date="2019-03-06T15:01:00Z">
          <w:pPr>
            <w:spacing w:after="0" w:line="480" w:lineRule="auto"/>
            <w:ind w:firstLine="284"/>
            <w:jc w:val="both"/>
          </w:pPr>
        </w:pPrChange>
      </w:pPr>
      <w:commentRangeStart w:id="369"/>
      <w:ins w:id="370" w:author="Antonio Schettino" w:date="2019-03-06T15:01:00Z">
        <w:r>
          <w:t>EEG recording and pre-processing</w:t>
        </w:r>
        <w:commentRangeEnd w:id="369"/>
        <w:r>
          <w:rPr>
            <w:rStyle w:val="CommentReference"/>
            <w:rFonts w:eastAsiaTheme="minorHAnsi" w:cs="Times New Roman"/>
            <w:b w:val="0"/>
          </w:rPr>
          <w:commentReference w:id="369"/>
        </w:r>
      </w:ins>
    </w:p>
    <w:p w14:paraId="06203D67" w14:textId="1DC95BFC"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ins w:id="371" w:author="Antonio Schettino" w:date="2019-03-06T15:03:00Z">
        <w:r w:rsidR="00467B61">
          <w:rPr>
            <w:szCs w:val="24"/>
          </w:rPr>
          <w:t xml:space="preserve"> </w:t>
        </w:r>
      </w:ins>
      <w:ins w:id="372" w:author="Antonio Schettino" w:date="2019-03-06T15:04:00Z">
        <w:r w:rsidR="00467B61">
          <w:rPr>
            <w:szCs w:val="24"/>
          </w:rPr>
          <w:fldChar w:fldCharType="begin"/>
        </w:r>
      </w:ins>
      <w:ins w:id="373" w:author="Antonio Schettino" w:date="2019-03-06T15:06:00Z">
        <w:r w:rsidR="00467B61">
          <w:rPr>
            <w:szCs w:val="24"/>
          </w:rPr>
          <w:instrText xml:space="preserve"> ADDIN ZOTERO_ITEM CSL_CITATION {"citationID":"dZFlOf5v","properties":{"formattedCitation":"(Chatrian, Lettich, &amp; Nelson, 1985; Jurcak, Tsuzuki, &amp; Dan, 2007)","plainCitation":"(Chatrian, Lettich, &amp; Nelson, 1985; Jurcak, Tsuzuki, &amp; Dan, 2007)","noteIndex":0},"citationItems":[{"id":"8Qdr6TgM/f0ep4R9n","uris":["http://www.mendeley.com/documents/?uuid=d0463c3c-56b1-4deb-8342-84bd5f7bb8d1"],"uri":["http://www.mendeley.com/documents/?uuid=d0463c3c-56b1-4deb-8342-84bd5f7bb8d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technology","id":"8Qdr6TgM/f0ep4R9n","issue":"2","issued":{"date-parts":[["1985"]]},"title":"Ten percent electrode system for topographic studies of spontaneous and evoked EEG activities","type":"article-journal","volume":"25"}},{"id":2572,"uris":["http://zotero.org/users/1323294/items/CRBU6NUK"],"uri":["http://zotero.org/users/1323294/items/CRBU6NUK"],"itemData":{"id":2572,"type":"article-journal","title":"10/20, 10/10, and 10/5 systems revisited: Their validity as relative head-surface-based positioning systems.","container-title":"Neuroimage","page":"1600–1611","volume":"34","issue":"4","abstract":"With the advent of multi-channel EEG hardware systems and the concurrent development of topographic and tomographic signal source localization methods, the international 10/20 system, a standard system for electrode positioning with 21 electrodes, was extended to higher density electrode settings such as 10/10 and 10/5 systems, allowing more than 300 electrode positions. However, their effectiveness as relative head-surface-based positioning systems has not been examined. We previously developed a virtual 10/20 measurement algorithm that can analyze any structural MR head and brain image. Extending this method to the virtual 10/10 and 10/5 measurement algorithms, we analyzed the MR images of 17 healthy subjects. The acquired scalp positions of the 10/10 and 1015 systems were normalized to the Montreal Neurological Institute (MNI) stereotactic coordinates and their spatial variability was assessed. We described and examined the effects of spatial variability due to the selection of positioning systems and landmark placement strategies. As long as a detailed rule for a particular system was provided, it yielded precise landmark positions on the scalp. Moreover, we evaluated the effective spatial resolution of 329 scalp landmark positions of the 10/5 system for multi-subject studies. As long as a detailed rule for landmark setting was provided, 241 scalp positions could be set effectively when there was no overlapping of two neighboring positions. Importantly, 10/10 positions could be well separated on a scalp without overlapping. This study presents a referential framework for establishing the effective spatial resolutions of 10/20, 10/10, and 10/5 systems as relative head-surface-based positioning systems. (c) 2006 Elsevier Inc. All rights reserved.","author":[{"family":"Jurcak","given":"V."},{"family":"Tsuzuki","given":"D."},{"family":"Dan","given":"I."}],"issued":{"date-parts":[["2007"]]}}}],"schema":"https://github.com/citation-style-language/schema/raw/master/csl-citation.json"} </w:instrText>
        </w:r>
      </w:ins>
      <w:r w:rsidR="00467B61">
        <w:rPr>
          <w:szCs w:val="24"/>
        </w:rPr>
        <w:fldChar w:fldCharType="separate"/>
      </w:r>
      <w:ins w:id="374" w:author="Antonio Schettino" w:date="2019-03-06T15:06:00Z">
        <w:r w:rsidR="00467B61" w:rsidRPr="00467B61">
          <w:t>(</w:t>
        </w:r>
        <w:proofErr w:type="spellStart"/>
        <w:r w:rsidR="00467B61" w:rsidRPr="00467B61">
          <w:t>Chatrian</w:t>
        </w:r>
        <w:proofErr w:type="spellEnd"/>
        <w:r w:rsidR="00467B61" w:rsidRPr="00467B61">
          <w:t xml:space="preserve">, </w:t>
        </w:r>
        <w:proofErr w:type="spellStart"/>
        <w:r w:rsidR="00467B61" w:rsidRPr="00467B61">
          <w:t>Lettich</w:t>
        </w:r>
        <w:proofErr w:type="spellEnd"/>
        <w:r w:rsidR="00467B61" w:rsidRPr="00467B61">
          <w:t xml:space="preserve">, &amp; Nelson, 1985; </w:t>
        </w:r>
        <w:proofErr w:type="spellStart"/>
        <w:r w:rsidR="00467B61" w:rsidRPr="00467B61">
          <w:t>Jurcak</w:t>
        </w:r>
        <w:proofErr w:type="spellEnd"/>
        <w:r w:rsidR="00467B61" w:rsidRPr="00467B61">
          <w:t>, Tsuzuki, &amp; Dan, 2007)</w:t>
        </w:r>
      </w:ins>
      <w:ins w:id="375" w:author="Antonio Schettino" w:date="2019-03-06T15:04:00Z">
        <w:r w:rsidR="00467B61">
          <w:rPr>
            <w:szCs w:val="24"/>
          </w:rPr>
          <w:fldChar w:fldCharType="end"/>
        </w:r>
      </w:ins>
      <w:del w:id="376" w:author="Antonio Schettino" w:date="2019-03-06T15:06:00Z">
        <w:r w:rsidR="00F4458A" w:rsidDel="00467B61">
          <w:rPr>
            <w:szCs w:val="24"/>
          </w:rPr>
          <w:delText xml:space="preserve"> </w:delText>
        </w:r>
        <w:r w:rsidR="00F4458A" w:rsidDel="00467B61">
          <w:rPr>
            <w:szCs w:val="24"/>
          </w:rPr>
          <w:fldChar w:fldCharType="begin" w:fldLock="1"/>
        </w:r>
      </w:del>
      <w:del w:id="377" w:author="Antonio Schettino" w:date="2019-03-06T15:04:00Z">
        <w:r w:rsidR="00244D58" w:rsidDel="00467B61">
          <w:rPr>
            <w:szCs w:val="24"/>
          </w:rPr>
          <w:del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delInstrText>
        </w:r>
      </w:del>
      <w:del w:id="378" w:author="Antonio Schettino" w:date="2019-03-06T15:06:00Z">
        <w:r w:rsidR="00F4458A" w:rsidDel="00467B61">
          <w:rPr>
            <w:szCs w:val="24"/>
          </w:rPr>
          <w:fldChar w:fldCharType="separate"/>
        </w:r>
      </w:del>
      <w:del w:id="379" w:author="Antonio Schettino" w:date="2019-03-06T15:04:00Z">
        <w:r w:rsidR="00F4458A" w:rsidRPr="00467B61" w:rsidDel="00467B61">
          <w:rPr>
            <w:rPrChange w:id="380" w:author="Antonio Schettino" w:date="2019-03-06T15:06:00Z">
              <w:rPr>
                <w:noProof/>
                <w:szCs w:val="24"/>
              </w:rPr>
            </w:rPrChange>
          </w:rPr>
          <w:delText>(Chatrian, Lettich, &amp; Nelson, 1985)</w:delText>
        </w:r>
      </w:del>
      <w:del w:id="381" w:author="Antonio Schettino" w:date="2019-03-06T15:06:00Z">
        <w:r w:rsidR="00F4458A" w:rsidDel="00467B61">
          <w:rPr>
            <w:szCs w:val="24"/>
          </w:rPr>
          <w:fldChar w:fldCharType="end"/>
        </w:r>
      </w:del>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CE8F5E8" w:rsidR="0017433F" w:rsidRDefault="002006AF" w:rsidP="00CA0030">
      <w:pPr>
        <w:spacing w:after="0" w:line="480" w:lineRule="auto"/>
        <w:ind w:firstLine="284"/>
        <w:jc w:val="both"/>
        <w:rPr>
          <w:szCs w:val="24"/>
        </w:rPr>
      </w:pPr>
      <w:r w:rsidRPr="002006AF">
        <w:rPr>
          <w:szCs w:val="24"/>
        </w:rPr>
        <w:lastRenderedPageBreak/>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ins w:id="382" w:author="Antonio Schettino" w:date="2019-03-06T15:04:00Z">
        <w:r w:rsidR="00467B61">
          <w:rPr>
            <w:szCs w:val="24"/>
          </w:rPr>
          <w:instrText xml:space="preserve"> ADDIN ZOTERO_ITEM CSL_CITATION {"citationID":"XynKVEuN","properties":{"formattedCitation":"(Delorme &amp; Makeig, 2004)","plainCitation":"(Delorme &amp; Makeig, 2004)","noteIndex":0},"citationItems":[{"id":"8Qdr6TgM/WRszVbZv","uris":["http://www.mendeley.com/documents/?uuid=8bacdc12-0076-455e-b822-5a85678b2847"],"uri":["http://www.mendeley.com/documents/?uuid=8bacdc12-0076-455e-b822-5a85678b2847"],"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anlaysis","type":"article-journal","volume":"134"}}],"schema":"https://github.com/citation-style-language/schema/raw/master/csl-citation.json"} </w:instrText>
        </w:r>
      </w:ins>
      <w:del w:id="383" w:author="Antonio Schettino" w:date="2019-03-06T15:04:00Z">
        <w:r w:rsidR="00244D58" w:rsidDel="00467B61">
          <w:rPr>
            <w:szCs w:val="24"/>
          </w:rPr>
          <w:del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delInstrText>
        </w:r>
      </w:del>
      <w:r w:rsidR="00244D58">
        <w:rPr>
          <w:szCs w:val="24"/>
        </w:rPr>
        <w:fldChar w:fldCharType="separate"/>
      </w:r>
      <w:ins w:id="384" w:author="Antonio Schettino" w:date="2019-03-06T15:04:00Z">
        <w:r w:rsidR="00467B61" w:rsidRPr="00467B61">
          <w:t xml:space="preserve">(Delorme &amp; </w:t>
        </w:r>
        <w:proofErr w:type="spellStart"/>
        <w:r w:rsidR="00467B61" w:rsidRPr="00467B61">
          <w:t>Makeig</w:t>
        </w:r>
        <w:proofErr w:type="spellEnd"/>
        <w:r w:rsidR="00467B61" w:rsidRPr="00467B61">
          <w:t>, 2004)</w:t>
        </w:r>
      </w:ins>
      <w:del w:id="385" w:author="Antonio Schettino" w:date="2019-03-06T15:04:00Z">
        <w:r w:rsidR="00244D58" w:rsidRPr="00467B61" w:rsidDel="00467B61">
          <w:rPr>
            <w:rPrChange w:id="386" w:author="Antonio Schettino" w:date="2019-03-06T15:04:00Z">
              <w:rPr>
                <w:noProof/>
                <w:szCs w:val="24"/>
              </w:rPr>
            </w:rPrChange>
          </w:rPr>
          <w:delText>(Delorme &amp; Makeig, 2004)</w:delText>
        </w:r>
      </w:del>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ins w:id="387" w:author="Antonio Schettino" w:date="2019-03-06T15:04:00Z">
        <w:r w:rsidR="00467B61">
          <w:rPr>
            <w:szCs w:val="24"/>
          </w:rPr>
          <w:instrText xml:space="preserve"> ADDIN ZOTERO_ITEM CSL_CITATION {"citationID":"QtacA6J9","properties":{"formattedCitation":"(Nolan, Whelan, &amp; Reilly, 2010)","plainCitation":"(Nolan, Whelan, &amp; Reilly, 2010)","noteIndex":0},"citationItems":[{"id":"8Qdr6TgM/7NFR4ELs","uris":["http://www.mendeley.com/documents/?uuid=92d253af-e625-4908-823b-9fd446e3259c"],"uri":["http://www.mendeley.com/documents/?uuid=92d253af-e625-4908-823b-9fd446e3259c"],"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Rejection","type":"article-journal","volume":"192"}}],"schema":"https://github.com/citation-style-language/schema/raw/master/csl-citation.json"} </w:instrText>
        </w:r>
      </w:ins>
      <w:del w:id="388" w:author="Antonio Schettino" w:date="2019-03-06T15:04:00Z">
        <w:r w:rsidR="00244D58" w:rsidDel="00467B61">
          <w:rPr>
            <w:szCs w:val="24"/>
          </w:rPr>
          <w:del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delInstrText>
        </w:r>
      </w:del>
      <w:r w:rsidR="00244D58">
        <w:rPr>
          <w:szCs w:val="24"/>
        </w:rPr>
        <w:fldChar w:fldCharType="separate"/>
      </w:r>
      <w:ins w:id="389" w:author="Antonio Schettino" w:date="2019-03-06T15:04:00Z">
        <w:r w:rsidR="00467B61" w:rsidRPr="00467B61">
          <w:t>(Nolan, Whelan, &amp; Reilly, 2010)</w:t>
        </w:r>
      </w:ins>
      <w:del w:id="390" w:author="Antonio Schettino" w:date="2019-03-06T15:04:00Z">
        <w:r w:rsidR="00244D58" w:rsidRPr="00467B61" w:rsidDel="00467B61">
          <w:rPr>
            <w:rPrChange w:id="391" w:author="Antonio Schettino" w:date="2019-03-06T15:04:00Z">
              <w:rPr>
                <w:noProof/>
                <w:szCs w:val="24"/>
              </w:rPr>
            </w:rPrChange>
          </w:rPr>
          <w:delText>(Nolan, Whelan, &amp; Reilly, 2010)</w:delText>
        </w:r>
      </w:del>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ins w:id="392" w:author="Antonio Schettino" w:date="2019-03-06T15:07:00Z">
        <w:r w:rsidR="009A72B7">
          <w:rPr>
            <w:szCs w:val="24"/>
          </w:rPr>
          <w:t xml:space="preserve">normalized </w:t>
        </w:r>
      </w:ins>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ins w:id="393" w:author="Antonio Schettino" w:date="2019-03-06T15:04:00Z">
        <w:r w:rsidR="00467B61">
          <w:rPr>
            <w:szCs w:val="24"/>
          </w:rPr>
          <w:instrText xml:space="preserve"> ADDIN ZOTERO_ITEM CSL_CITATION {"citationID":"6T4htKzl","properties":{"formattedCitation":"(Perrin, Pernier, Bertrand, &amp; Echallier, 1989)","plainCitation":"(Perrin, Pernier, Bertrand, &amp; Echallier, 1989)","noteIndex":0},"citationItems":[{"id":"8Qdr6TgM/NeiYTpEz","uris":["http://www.mendeley.com/documents/?uuid=a9624cc6-d68c-43af-be40-41ca3b085850"],"uri":["http://www.mendeley.com/documents/?uuid=a9624cc6-d68c-43af-be40-41ca3b085850"],"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mapping","type":"article-journal","volume":"72"}}],"schema":"https://github.com/citation-style-language/schema/raw/master/csl-citation.json"} </w:instrText>
        </w:r>
      </w:ins>
      <w:del w:id="394" w:author="Antonio Schettino" w:date="2019-03-06T15:04:00Z">
        <w:r w:rsidR="00244D58" w:rsidDel="00467B61">
          <w:rPr>
            <w:szCs w:val="24"/>
          </w:rPr>
          <w:del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delInstrText>
        </w:r>
      </w:del>
      <w:r w:rsidR="00244D58">
        <w:rPr>
          <w:szCs w:val="24"/>
        </w:rPr>
        <w:fldChar w:fldCharType="separate"/>
      </w:r>
      <w:ins w:id="395" w:author="Antonio Schettino" w:date="2019-03-06T15:04:00Z">
        <w:r w:rsidR="00467B61" w:rsidRPr="00467B61">
          <w:t xml:space="preserve">(Perrin, </w:t>
        </w:r>
        <w:proofErr w:type="spellStart"/>
        <w:r w:rsidR="00467B61" w:rsidRPr="00467B61">
          <w:t>Pernier</w:t>
        </w:r>
        <w:proofErr w:type="spellEnd"/>
        <w:r w:rsidR="00467B61" w:rsidRPr="00467B61">
          <w:t xml:space="preserve">, Bertrand, &amp; </w:t>
        </w:r>
        <w:proofErr w:type="spellStart"/>
        <w:r w:rsidR="00467B61" w:rsidRPr="00467B61">
          <w:t>Echallier</w:t>
        </w:r>
        <w:proofErr w:type="spellEnd"/>
        <w:r w:rsidR="00467B61" w:rsidRPr="00467B61">
          <w:t>, 1989)</w:t>
        </w:r>
      </w:ins>
      <w:del w:id="396" w:author="Antonio Schettino" w:date="2019-03-06T15:04:00Z">
        <w:r w:rsidR="00244D58" w:rsidRPr="00467B61" w:rsidDel="00467B61">
          <w:rPr>
            <w:rPrChange w:id="397" w:author="Antonio Schettino" w:date="2019-03-06T15:04:00Z">
              <w:rPr>
                <w:noProof/>
                <w:szCs w:val="24"/>
              </w:rPr>
            </w:rPrChange>
          </w:rPr>
          <w:delText>(Perrin, Pernier, Bertrand, &amp; Echallier, 1989)</w:delText>
        </w:r>
      </w:del>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ins w:id="398" w:author="Antonio Schettino" w:date="2019-03-06T15:04:00Z">
        <w:r w:rsidR="00467B61">
          <w:rPr>
            <w:szCs w:val="24"/>
          </w:rPr>
          <w:instrText xml:space="preserve"> ADDIN ZOTERO_ITEM CSL_CITATION {"citationID":"A8cFXxWv","properties":{"formattedCitation":"(Jungh\\uc0\\u246{}fer, Elbert, Tucker, &amp; Rockstroh, 2000)","plainCitation":"(Junghöfer, Elbert, Tucker, &amp; Rockstroh, 2000)","noteIndex":0},"citationItems":[{"id":"8Qdr6TgM/y1xEe15V","uris":["http://www.mendeley.com/documents/?uuid=e93192cf-a0d7-4e89-a84a-026ed94e5f22"],"uri":["http://www.mendeley.com/documents/?uuid=e93192cf-a0d7-4e89-a84a-026ed94e5f22"],"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studies","type":"article-journal"}}],"schema":"https://github.com/citation-style-language/schema/raw/master/csl-citation.json"} </w:instrText>
        </w:r>
      </w:ins>
      <w:del w:id="399" w:author="Antonio Schettino" w:date="2019-03-06T15:04:00Z">
        <w:r w:rsidR="004B04C5" w:rsidDel="00467B61">
          <w:rPr>
            <w:szCs w:val="24"/>
          </w:rPr>
          <w:del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delInstrText>
        </w:r>
      </w:del>
      <w:r w:rsidR="00244D58">
        <w:rPr>
          <w:szCs w:val="24"/>
        </w:rPr>
        <w:fldChar w:fldCharType="separate"/>
      </w:r>
      <w:ins w:id="400" w:author="Antonio Schettino" w:date="2019-03-06T15:04:00Z">
        <w:r w:rsidR="00467B61" w:rsidRPr="00467B61">
          <w:rPr>
            <w:szCs w:val="24"/>
          </w:rPr>
          <w:t>(</w:t>
        </w:r>
        <w:proofErr w:type="spellStart"/>
        <w:r w:rsidR="00467B61" w:rsidRPr="00467B61">
          <w:rPr>
            <w:szCs w:val="24"/>
          </w:rPr>
          <w:t>Junghöfer</w:t>
        </w:r>
        <w:proofErr w:type="spellEnd"/>
        <w:r w:rsidR="00467B61" w:rsidRPr="00467B61">
          <w:rPr>
            <w:szCs w:val="24"/>
          </w:rPr>
          <w:t xml:space="preserve">, Elbert, Tucker, &amp; </w:t>
        </w:r>
        <w:proofErr w:type="spellStart"/>
        <w:r w:rsidR="00467B61" w:rsidRPr="00467B61">
          <w:rPr>
            <w:szCs w:val="24"/>
          </w:rPr>
          <w:t>Rockstroh</w:t>
        </w:r>
        <w:proofErr w:type="spellEnd"/>
        <w:r w:rsidR="00467B61" w:rsidRPr="00467B61">
          <w:rPr>
            <w:szCs w:val="24"/>
          </w:rPr>
          <w:t>, 2000)</w:t>
        </w:r>
      </w:ins>
      <w:del w:id="401" w:author="Antonio Schettino" w:date="2019-03-06T15:04:00Z">
        <w:r w:rsidR="00244D58" w:rsidRPr="00244D58" w:rsidDel="00467B61">
          <w:rPr>
            <w:noProof/>
            <w:szCs w:val="24"/>
          </w:rPr>
          <w:delText>(Junghöfer, Elbert, Tucker, &amp; Rockstroh, 2000)</w:delText>
        </w:r>
      </w:del>
      <w:r w:rsidR="00244D58">
        <w:rPr>
          <w:szCs w:val="24"/>
        </w:rPr>
        <w:fldChar w:fldCharType="end"/>
      </w:r>
      <w:r w:rsidR="00244D58">
        <w:rPr>
          <w:szCs w:val="24"/>
        </w:rPr>
        <w:t xml:space="preserve"> </w:t>
      </w:r>
      <w:r w:rsidR="00060360">
        <w:rPr>
          <w:szCs w:val="24"/>
        </w:rPr>
        <w:t xml:space="preserve">and rejected when flagged as </w:t>
      </w:r>
      <w:ins w:id="402" w:author="Antonio Schettino" w:date="2019-03-06T15:08:00Z">
        <w:r w:rsidR="009A72B7">
          <w:rPr>
            <w:szCs w:val="24"/>
          </w:rPr>
          <w:t xml:space="preserve">containing residual </w:t>
        </w:r>
      </w:ins>
      <w:r w:rsidR="0091756E">
        <w:rPr>
          <w:szCs w:val="24"/>
        </w:rPr>
        <w:t>artifacts</w:t>
      </w:r>
      <w:r w:rsidR="00054E36">
        <w:rPr>
          <w:szCs w:val="24"/>
        </w:rPr>
        <w:t>. For details</w:t>
      </w:r>
      <w:r w:rsidR="00060360">
        <w:rPr>
          <w:szCs w:val="24"/>
        </w:rPr>
        <w:t>,</w:t>
      </w:r>
      <w:r w:rsidR="00054E36">
        <w:rPr>
          <w:szCs w:val="24"/>
        </w:rPr>
        <w:t xml:space="preserve"> see our commented code at</w:t>
      </w:r>
      <w:ins w:id="403" w:author="Antonio Schettino" w:date="2019-03-06T14:16:00Z">
        <w:r w:rsidR="008178B4">
          <w:rPr>
            <w:szCs w:val="24"/>
          </w:rPr>
          <w:t xml:space="preserve"> </w:t>
        </w:r>
        <w:r w:rsidR="008178B4" w:rsidRPr="008178B4">
          <w:rPr>
            <w:szCs w:val="24"/>
          </w:rPr>
          <w:t>https://osf.io/5hryf/</w:t>
        </w:r>
      </w:ins>
      <w:del w:id="404" w:author="Antonio Schettino" w:date="2019-03-06T14:16:00Z">
        <w:r w:rsidR="00054E36" w:rsidDel="005F09AF">
          <w:rPr>
            <w:szCs w:val="24"/>
          </w:rPr>
          <w:delText xml:space="preserve"> </w:delText>
        </w:r>
        <w:r w:rsidR="008178B4" w:rsidDel="005F09AF">
          <w:rPr>
            <w:rStyle w:val="Hyperlink"/>
            <w:rFonts w:eastAsia="Times New Roman"/>
            <w:szCs w:val="24"/>
            <w:highlight w:val="yellow"/>
          </w:rPr>
          <w:fldChar w:fldCharType="begin"/>
        </w:r>
        <w:r w:rsidR="008178B4" w:rsidDel="005F09AF">
          <w:rPr>
            <w:rStyle w:val="Hyperlink"/>
            <w:rFonts w:eastAsia="Times New Roman"/>
            <w:szCs w:val="24"/>
            <w:highlight w:val="yellow"/>
          </w:rPr>
          <w:delInstrText xml:space="preserve"> HYPERLINK "https://osf.io/xxxxx/" </w:delInstrText>
        </w:r>
        <w:r w:rsidR="008178B4" w:rsidDel="005F09AF">
          <w:rPr>
            <w:rStyle w:val="Hyperlink"/>
            <w:rFonts w:eastAsia="Times New Roman"/>
            <w:szCs w:val="24"/>
            <w:highlight w:val="yellow"/>
          </w:rPr>
          <w:fldChar w:fldCharType="separate"/>
        </w:r>
        <w:r w:rsidR="00054E36" w:rsidRPr="00F4458A" w:rsidDel="005F09AF">
          <w:rPr>
            <w:rStyle w:val="Hyperlink"/>
            <w:rFonts w:eastAsia="Times New Roman"/>
            <w:szCs w:val="24"/>
            <w:highlight w:val="yellow"/>
          </w:rPr>
          <w:delText>https://osf.io/xxxxx/</w:delText>
        </w:r>
        <w:r w:rsidR="008178B4" w:rsidDel="005F09AF">
          <w:rPr>
            <w:rStyle w:val="Hyperlink"/>
            <w:rFonts w:eastAsia="Times New Roman"/>
            <w:szCs w:val="24"/>
            <w:highlight w:val="yellow"/>
          </w:rPr>
          <w:fldChar w:fldCharType="end"/>
        </w:r>
      </w:del>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commentRangeStart w:id="405"/>
      <w:commentRangeStart w:id="406"/>
      <w:r w:rsidR="00A91667">
        <w:rPr>
          <w:szCs w:val="24"/>
        </w:rPr>
        <w:t xml:space="preserve">trials in each condition </w:t>
      </w:r>
      <w:commentRangeEnd w:id="405"/>
      <w:r w:rsidR="006D368E">
        <w:rPr>
          <w:rStyle w:val="CommentReference"/>
        </w:rPr>
        <w:commentReference w:id="405"/>
      </w:r>
      <w:commentRangeEnd w:id="406"/>
      <w:r w:rsidR="005F09AF">
        <w:rPr>
          <w:rStyle w:val="CommentReference"/>
        </w:rPr>
        <w:commentReference w:id="406"/>
      </w:r>
      <w:r w:rsidR="00A91667">
        <w:rPr>
          <w:szCs w:val="24"/>
        </w:rPr>
        <w:t>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3E9E022B" w14:textId="5998C8D0"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w:t>
      </w:r>
      <w:proofErr w:type="spellStart"/>
      <w:r w:rsidRPr="00D92BFE">
        <w:rPr>
          <w:rFonts w:eastAsia="Times New Roman"/>
          <w:szCs w:val="24"/>
        </w:rPr>
        <w:t>ms</w:t>
      </w:r>
      <w:proofErr w:type="spellEnd"/>
      <w:r w:rsidRPr="00D92BFE">
        <w:rPr>
          <w:rFonts w:eastAsia="Times New Roman"/>
          <w:szCs w:val="24"/>
        </w:rPr>
        <w:t xml:space="preserve"> (to exclude the typically </w:t>
      </w:r>
      <w:r w:rsidRPr="00D92BFE">
        <w:rPr>
          <w:rFonts w:eastAsia="Times New Roman"/>
          <w:szCs w:val="24"/>
        </w:rPr>
        <w:lastRenderedPageBreak/>
        <w:t xml:space="preserve">strong phasic visual evoked response to picture onset) to </w:t>
      </w:r>
      <w:r>
        <w:rPr>
          <w:rFonts w:eastAsia="Times New Roman"/>
          <w:szCs w:val="24"/>
        </w:rPr>
        <w:t>3,25</w:t>
      </w:r>
      <w:r w:rsidRPr="00D92BFE">
        <w:rPr>
          <w:rFonts w:eastAsia="Times New Roman"/>
          <w:szCs w:val="24"/>
        </w:rPr>
        <w:t xml:space="preserve">0 </w:t>
      </w:r>
      <w:proofErr w:type="spellStart"/>
      <w:r w:rsidRPr="00D92BFE">
        <w:rPr>
          <w:rFonts w:eastAsia="Times New Roman"/>
          <w:szCs w:val="24"/>
        </w:rPr>
        <w:t>ms</w:t>
      </w:r>
      <w:proofErr w:type="spellEnd"/>
      <w:r w:rsidRPr="00D92BFE">
        <w:rPr>
          <w:rFonts w:eastAsia="Times New Roman"/>
          <w:szCs w:val="24"/>
        </w:rPr>
        <w:t xml:space="preserve">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del w:id="407" w:author="Antonio Schettino" w:date="2019-03-06T15:21:00Z">
        <w:r w:rsidDel="00273997">
          <w:rPr>
            <w:rFonts w:eastAsia="Times New Roman"/>
            <w:szCs w:val="24"/>
          </w:rPr>
          <w:delText xml:space="preserve">subject </w:delText>
        </w:r>
      </w:del>
      <w:ins w:id="408" w:author="Antonio Schettino" w:date="2019-03-06T15:21:00Z">
        <w:r w:rsidR="00273997">
          <w:rPr>
            <w:rFonts w:eastAsia="Times New Roman"/>
            <w:szCs w:val="24"/>
          </w:rPr>
          <w:t xml:space="preserve">participant </w:t>
        </w:r>
      </w:ins>
      <w:r>
        <w:rPr>
          <w:rFonts w:eastAsia="Times New Roman"/>
          <w:szCs w:val="24"/>
        </w:rPr>
        <w:t xml:space="preserve">and </w:t>
      </w:r>
      <w:del w:id="409" w:author="Antonio Schettino" w:date="2019-03-06T15:21:00Z">
        <w:r w:rsidDel="00273997">
          <w:rPr>
            <w:rFonts w:eastAsia="Times New Roman"/>
            <w:szCs w:val="24"/>
          </w:rPr>
          <w:delText xml:space="preserve">each </w:delText>
        </w:r>
      </w:del>
      <w:r>
        <w:rPr>
          <w:rFonts w:eastAsia="Times New Roman"/>
          <w:szCs w:val="24"/>
        </w:rPr>
        <w:t xml:space="preserve">frequency separately by dividing amplitudes by the average amplitude across all six conditions.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w:t>
      </w:r>
      <w:del w:id="410" w:author="Antonio Schettino" w:date="2019-03-06T14:24:00Z">
        <w:r w:rsidRPr="00D92BFE" w:rsidDel="00833424">
          <w:rPr>
            <w:rFonts w:eastAsia="Times New Roman"/>
            <w:szCs w:val="24"/>
          </w:rPr>
          <w:delText xml:space="preserve"> </w:delText>
        </w:r>
      </w:del>
    </w:p>
    <w:p w14:paraId="508483DF" w14:textId="371C8FF0" w:rsidR="00F6194D" w:rsidRPr="00D92BFE" w:rsidDel="00833424" w:rsidRDefault="00F6194D" w:rsidP="002006AF">
      <w:pPr>
        <w:spacing w:line="480" w:lineRule="auto"/>
        <w:ind w:firstLine="280"/>
        <w:jc w:val="both"/>
        <w:rPr>
          <w:del w:id="411" w:author="Antonio Schettino" w:date="2019-03-06T14:24:00Z"/>
          <w:rFonts w:eastAsia="Times New Roman"/>
          <w:szCs w:val="24"/>
        </w:rPr>
      </w:pPr>
    </w:p>
    <w:p w14:paraId="6237070D" w14:textId="5DCAC5C0" w:rsidR="002006AF" w:rsidDel="00833424" w:rsidRDefault="002006AF" w:rsidP="004F6F4C">
      <w:pPr>
        <w:rPr>
          <w:del w:id="412" w:author="Antonio Schettino" w:date="2019-03-06T14:24:00Z"/>
        </w:rPr>
      </w:pPr>
    </w:p>
    <w:p w14:paraId="6D331FD4" w14:textId="47112F3D" w:rsidR="002006AF" w:rsidDel="00833424" w:rsidRDefault="002006AF" w:rsidP="004F6F4C">
      <w:pPr>
        <w:rPr>
          <w:del w:id="413" w:author="Antonio Schettino" w:date="2019-03-06T14:24:00Z"/>
        </w:rPr>
      </w:pPr>
    </w:p>
    <w:p w14:paraId="10D01D99" w14:textId="16633955" w:rsidR="004F6F4C" w:rsidRDefault="004F6F4C" w:rsidP="00F36223">
      <w:pPr>
        <w:pStyle w:val="Heading2"/>
        <w:spacing w:before="0" w:after="240"/>
      </w:pPr>
      <w:r>
        <w:t>Statistical analyses</w:t>
      </w:r>
    </w:p>
    <w:p w14:paraId="2FA87989" w14:textId="1B777F92" w:rsidR="00E66917" w:rsidRDefault="001512DB" w:rsidP="00145A3A">
      <w:pPr>
        <w:spacing w:after="0" w:line="480" w:lineRule="auto"/>
        <w:ind w:firstLine="284"/>
        <w:jc w:val="both"/>
        <w:pPrChange w:id="414" w:author="Antonio Schettino" w:date="2019-03-06T15:15:00Z">
          <w:pPr>
            <w:spacing w:line="480" w:lineRule="auto"/>
            <w:ind w:firstLine="284"/>
            <w:jc w:val="both"/>
          </w:pPr>
        </w:pPrChange>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ins w:id="415" w:author="Gilles Pourtois" w:date="2019-02-12T14:30:00Z">
        <w:r w:rsidR="0041367D">
          <w:t xml:space="preserve"> for correct responses</w:t>
        </w:r>
      </w:ins>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w:t>
      </w:r>
      <w:ins w:id="416" w:author="Antonio Schettino" w:date="2019-03-06T15:13:00Z">
        <w:r w:rsidR="00145A3A">
          <w:t xml:space="preserve"> in frequentist terms</w:t>
        </w:r>
      </w:ins>
      <w:r w:rsidR="0086688A">
        <w:t xml:space="preserve">).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ins w:id="417" w:author="Antonio Schettino" w:date="2019-03-06T15:13:00Z">
        <w:r w:rsidR="00145A3A">
          <w:t>,</w:t>
        </w:r>
      </w:ins>
      <w:r w:rsidR="000C4CE7">
        <w:t xml:space="preserve"> response speed) and EEG signal </w:t>
      </w:r>
      <w:r w:rsidR="00720800" w:rsidRPr="008C39A8">
        <w:t>(e.g., skull thi</w:t>
      </w:r>
      <w:r w:rsidR="00187276">
        <w:t>ckn</w:t>
      </w:r>
      <w:r w:rsidR="00720800" w:rsidRPr="008C39A8">
        <w:t xml:space="preserve">ess, skin conductance, </w:t>
      </w:r>
      <w:del w:id="418" w:author="Antonio Schettino" w:date="2019-03-06T15:13:00Z">
        <w:r w:rsidR="00720800" w:rsidRPr="008C39A8" w:rsidDel="00145A3A">
          <w:delText xml:space="preserve">and </w:delText>
        </w:r>
      </w:del>
      <w:r w:rsidR="00720800" w:rsidRPr="008C39A8">
        <w:t>hair)</w:t>
      </w:r>
      <w:ins w:id="419" w:author="Antonio Schettino" w:date="2019-03-06T15:13:00Z">
        <w:r w:rsidR="00145A3A">
          <w:t>;</w:t>
        </w:r>
      </w:ins>
      <w:del w:id="420" w:author="Antonio Schettino" w:date="2019-03-06T15:13:00Z">
        <w:r w:rsidR="00187276" w:rsidDel="00145A3A">
          <w:delText>,</w:delText>
        </w:r>
      </w:del>
      <w:r w:rsidR="00720800" w:rsidRPr="008C39A8">
        <w:t xml:space="preserve"> therefore</w:t>
      </w:r>
      <w:ins w:id="421" w:author="Antonio Schettino" w:date="2019-03-06T15:13:00Z">
        <w:r w:rsidR="00145A3A">
          <w:t>,</w:t>
        </w:r>
      </w:ins>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del w:id="422" w:author="Antonio Schettino" w:date="2019-03-06T15:14:00Z">
        <w:r w:rsidR="00DE2D24" w:rsidDel="00145A3A">
          <w:delText>This means that</w:delText>
        </w:r>
      </w:del>
      <w:ins w:id="423" w:author="Antonio Schettino" w:date="2019-03-06T15:14:00Z">
        <w:r w:rsidR="00145A3A">
          <w:t>In brief,</w:t>
        </w:r>
      </w:ins>
      <w:r w:rsidR="00DE2D24">
        <w:t xml:space="preserve"> </w:t>
      </w:r>
      <w:del w:id="424" w:author="Antonio Schettino" w:date="2019-03-06T15:15:00Z">
        <w:r w:rsidR="00DE2D24" w:rsidDel="00145A3A">
          <w:delText xml:space="preserve">the </w:delText>
        </w:r>
      </w:del>
      <w:r w:rsidR="00DE2D24">
        <w:t xml:space="preserve">estimates that strongly deviate from the mean (e.g., a participant performing the task much worse than the average of the </w:t>
      </w:r>
      <w:ins w:id="425" w:author="Antonio Schettino" w:date="2019-03-06T15:14:00Z">
        <w:r w:rsidR="00145A3A">
          <w:t xml:space="preserve">total </w:t>
        </w:r>
      </w:ins>
      <w:r w:rsidR="00DE2D24">
        <w:t xml:space="preserve">sample) will be </w:t>
      </w:r>
      <w:del w:id="426" w:author="Antonio Schettino" w:date="2019-03-06T15:15:00Z">
        <w:r w:rsidR="00DE2D24" w:rsidDel="00145A3A">
          <w:delText xml:space="preserve">shrunk </w:delText>
        </w:r>
      </w:del>
      <w:ins w:id="427" w:author="Antonio Schettino" w:date="2019-03-06T15:15:00Z">
        <w:r w:rsidR="00145A3A">
          <w:t xml:space="preserve">pulled </w:t>
        </w:r>
      </w:ins>
      <w:r w:rsidR="00DE2D24">
        <w:t>toward the group mean</w:t>
      </w:r>
      <w:r w:rsidR="00E66917">
        <w:t xml:space="preserve"> </w:t>
      </w:r>
      <w:r w:rsidR="00E66917">
        <w:fldChar w:fldCharType="begin" w:fldLock="1"/>
      </w:r>
      <w:ins w:id="428" w:author="Antonio Schettino" w:date="2019-03-06T15:04:00Z">
        <w:r w:rsidR="00467B61">
          <w:instrText xml:space="preserve"> ADDIN ZOTERO_ITEM CSL_CITATION {"citationID":"wM4y8CY9","properties":{"formattedCitation":"(McElreath, 2016)","plainCitation":"(McElreath, 2016)","noteIndex":0},"citationItems":[{"id":"8Qdr6TgM/0dwTPbP2","uris":["http://www.mendeley.com/documents/?uuid=77538f77-7e44-4aae-aa88-ef7e72f8a1cb"],"uri":["http://www.mendeley.com/documents/?uuid=77538f77-7e44-4aae-aa88-ef7e72f8a1cb"],"itemData":{"author":[{"dropping-particle":"","family":"McElreath","given":"Richard","non-dropping-particle":"","parse-names":false,"suffix":""}],"id":"ITEM-1","issued":{"date-parts":[["2016"]]},"publisher":"Chapman Hall - CRC","title":"Statistical Rethinking: A Bayesian Course with Examples in R and Stan","type":"book"}}],"schema":"https://github.com/citation-style-language/schema/raw/master/csl-citation.json"} </w:instrText>
        </w:r>
      </w:ins>
      <w:del w:id="429" w:author="Antonio Schettino" w:date="2019-03-06T15:04:00Z">
        <w:r w:rsidR="00E66917" w:rsidDel="00467B61">
          <w:del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delInstrText>
        </w:r>
      </w:del>
      <w:r w:rsidR="00E66917">
        <w:fldChar w:fldCharType="separate"/>
      </w:r>
      <w:ins w:id="430" w:author="Antonio Schettino" w:date="2019-03-06T15:04:00Z">
        <w:r w:rsidR="00467B61" w:rsidRPr="00467B61">
          <w:t>(</w:t>
        </w:r>
        <w:proofErr w:type="spellStart"/>
        <w:r w:rsidR="00467B61" w:rsidRPr="00467B61">
          <w:t>McElreath</w:t>
        </w:r>
        <w:proofErr w:type="spellEnd"/>
        <w:r w:rsidR="00467B61" w:rsidRPr="00467B61">
          <w:t>, 2016)</w:t>
        </w:r>
      </w:ins>
      <w:del w:id="431" w:author="Antonio Schettino" w:date="2019-03-06T15:04:00Z">
        <w:r w:rsidR="00E66917" w:rsidRPr="00467B61" w:rsidDel="00467B61">
          <w:rPr>
            <w:rPrChange w:id="432" w:author="Antonio Schettino" w:date="2019-03-06T15:04:00Z">
              <w:rPr>
                <w:noProof/>
              </w:rPr>
            </w:rPrChange>
          </w:rPr>
          <w:delText>(McElreath, 2016)</w:delText>
        </w:r>
      </w:del>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w:t>
      </w:r>
      <w:ins w:id="433" w:author="Antonio Schettino" w:date="2019-03-06T15:15:00Z">
        <w:r w:rsidR="00145A3A">
          <w:t xml:space="preserve"> the</w:t>
        </w:r>
      </w:ins>
      <w:r w:rsidR="00DE2D24">
        <w:t xml:space="preserve"> results.</w:t>
      </w:r>
    </w:p>
    <w:p w14:paraId="3B96C488" w14:textId="7E57E4B3" w:rsidR="00F35FBF" w:rsidRDefault="00F852CE" w:rsidP="00145A3A">
      <w:pPr>
        <w:spacing w:line="480" w:lineRule="auto"/>
        <w:ind w:left="284" w:firstLine="284"/>
        <w:jc w:val="both"/>
        <w:pPrChange w:id="434" w:author="Antonio Schettino" w:date="2019-03-06T15:16:00Z">
          <w:pPr>
            <w:spacing w:line="480" w:lineRule="auto"/>
            <w:ind w:firstLine="284"/>
            <w:jc w:val="both"/>
          </w:pPr>
        </w:pPrChange>
      </w:pPr>
      <w:r>
        <w:lastRenderedPageBreak/>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ins w:id="435" w:author="Antonio Schettino" w:date="2019-03-06T15:04:00Z">
        <w:r w:rsidR="00467B61">
          <w:instrText xml:space="preserve"> ADDIN ZOTERO_ITEM CSL_CITATION {"citationID":"XniCSBPX","properties":{"formattedCitation":"(B\\uc0\\u252{}rkner, 2016)","plainCitation":"(Bürkner, 2016)","noteIndex":0},"citationItems":[{"id":"8Qdr6TgM/AFQl7poa","uris":["http://www.mendeley.com/documents/?uuid=c92b48b6-a5c5-478d-b476-0d2c84adb21a"],"uri":["http://www.mendeley.com/documents/?uuid=c92b48b6-a5c5-478d-b476-0d2c84adb21a"],"itemData":{"author":[{"dropping-particle":"","family":"Bürkner","given":"Paul-Christian","non-dropping-particle":"","parse-names":false,"suffix":""}],"container-title":"Journal of Statistical Software","id":"ITEM-1","issue":"1","issued":{"date-parts":[["2016"]]},"page":"1-28","title":"brms: An R package for Bayesian multilevel models using Stan","type":"article-journal","volume":"80"}}],"schema":"https://github.com/citation-style-language/schema/raw/master/csl-citation.json"} </w:instrText>
        </w:r>
      </w:ins>
      <w:del w:id="436" w:author="Antonio Schettino" w:date="2019-03-06T15:04:00Z">
        <w:r w:rsidR="008C257C" w:rsidDel="00467B61">
          <w:del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delInstrText>
        </w:r>
      </w:del>
      <w:r w:rsidR="008C257C">
        <w:fldChar w:fldCharType="separate"/>
      </w:r>
      <w:ins w:id="437" w:author="Antonio Schettino" w:date="2019-03-06T15:04:00Z">
        <w:r w:rsidR="00467B61" w:rsidRPr="00467B61">
          <w:rPr>
            <w:szCs w:val="24"/>
          </w:rPr>
          <w:t>(</w:t>
        </w:r>
        <w:proofErr w:type="spellStart"/>
        <w:r w:rsidR="00467B61" w:rsidRPr="00467B61">
          <w:rPr>
            <w:szCs w:val="24"/>
          </w:rPr>
          <w:t>Bürkner</w:t>
        </w:r>
        <w:proofErr w:type="spellEnd"/>
        <w:r w:rsidR="00467B61" w:rsidRPr="00467B61">
          <w:rPr>
            <w:szCs w:val="24"/>
          </w:rPr>
          <w:t>, 2016)</w:t>
        </w:r>
      </w:ins>
      <w:del w:id="438" w:author="Antonio Schettino" w:date="2019-03-06T15:04:00Z">
        <w:r w:rsidR="008C257C" w:rsidRPr="008C257C" w:rsidDel="00467B61">
          <w:rPr>
            <w:noProof/>
          </w:rPr>
          <w:delText>(Bürkner, 2016)</w:delText>
        </w:r>
      </w:del>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ins w:id="439" w:author="Antonio Schettino" w:date="2019-03-06T15:04:00Z">
        <w:r w:rsidR="00467B61">
          <w:rPr>
            <w:i/>
          </w:rPr>
          <w:instrText xml:space="preserve"> ADDIN ZOTERO_ITEM CSL_CITATION {"citationID":"kO6ZLb9d","properties":{"formattedCitation":"(Carpenter et al., 2016)","plainCitation":"(Carpenter et al., 2016)","noteIndex":0},"citationItems":[{"id":"8Qdr6TgM/npCiGFcD","uris":["http://www.mendeley.com/documents/?uuid=7c92ed99-f075-410c-ba1c-9ebffee0eb6b"],"uri":["http://www.mendeley.com/documents/?uuid=7c92ed99-f075-410c-ba1c-9ebffee0eb6b"],"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language","type":"article-journal","volume":"2"}}],"schema":"https://github.com/citation-style-language/schema/raw/master/csl-citation.json"} </w:instrText>
        </w:r>
      </w:ins>
      <w:del w:id="440" w:author="Antonio Schettino" w:date="2019-03-06T15:04:00Z">
        <w:r w:rsidR="00993F62" w:rsidDel="00467B61">
          <w:rPr>
            <w:i/>
          </w:rPr>
          <w:del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delInstrText>
        </w:r>
      </w:del>
      <w:r w:rsidR="00B1021D">
        <w:rPr>
          <w:i/>
        </w:rPr>
        <w:fldChar w:fldCharType="separate"/>
      </w:r>
      <w:ins w:id="441" w:author="Antonio Schettino" w:date="2019-03-06T15:04:00Z">
        <w:r w:rsidR="00467B61" w:rsidRPr="00467B61">
          <w:t>(Carpenter et al., 2016)</w:t>
        </w:r>
      </w:ins>
      <w:del w:id="442" w:author="Antonio Schettino" w:date="2019-03-06T15:04:00Z">
        <w:r w:rsidR="00B1021D" w:rsidRPr="00467B61" w:rsidDel="00467B61">
          <w:rPr>
            <w:rPrChange w:id="443" w:author="Antonio Schettino" w:date="2019-03-06T15:04:00Z">
              <w:rPr>
                <w:noProof/>
              </w:rPr>
            </w:rPrChange>
          </w:rPr>
          <w:delText>(Carpenter et al., 2016)</w:delText>
        </w:r>
      </w:del>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commentRangeStart w:id="444"/>
      <w:proofErr w:type="spellStart"/>
      <w:r w:rsidR="00FE517E" w:rsidRPr="00057693">
        <w:rPr>
          <w:rStyle w:val="fontstyle01"/>
          <w:rFonts w:ascii="Times New Roman" w:hAnsi="Times New Roman"/>
          <w:sz w:val="24"/>
          <w:highlight w:val="yellow"/>
        </w:rPr>
        <w:t>Nalborczyk</w:t>
      </w:r>
      <w:proofErr w:type="spellEnd"/>
      <w:r w:rsidR="00FE517E" w:rsidRPr="00057693">
        <w:rPr>
          <w:noProof/>
          <w:highlight w:val="yellow"/>
        </w:rPr>
        <w:t xml:space="preserve"> et al., 2018</w:t>
      </w:r>
      <w:commentRangeEnd w:id="444"/>
      <w:r w:rsidR="00145A3A">
        <w:rPr>
          <w:rStyle w:val="CommentReference"/>
        </w:rPr>
        <w:commentReference w:id="444"/>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ins w:id="445" w:author="Antonio Schettino" w:date="2019-03-06T15:04:00Z">
        <w:r w:rsidR="00467B61">
          <w:instrText xml:space="preserve"> ADDIN ZOTERO_ITEM CSL_CITATION {"citationID":"WyRhRz9i","properties":{"formattedCitation":"(Gelman &amp; Rubin, 1992)","plainCitation":"(Gelman &amp; Rubin, 1992)","noteIndex":0},"citationItems":[{"id":"8Qdr6TgM/qF0rYaf8","uris":["http://www.mendeley.com/documents/?uuid=81936e3f-51f8-4365-887b-eb20be5da4d3"],"uri":["http://www.mendeley.com/documents/?uuid=81936e3f-51f8-4365-887b-eb20be5da4d3"],"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Sequences","type":"article-journal","volume":"7"}}],"schema":"https://github.com/citation-style-language/schema/raw/master/csl-citation.json"} </w:instrText>
        </w:r>
      </w:ins>
      <w:del w:id="446" w:author="Antonio Schettino" w:date="2019-03-06T15:04:00Z">
        <w:r w:rsidR="00A74EFB" w:rsidDel="00467B61">
          <w:del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delInstrText>
        </w:r>
      </w:del>
      <w:r w:rsidR="00A74EFB">
        <w:fldChar w:fldCharType="separate"/>
      </w:r>
      <w:ins w:id="447" w:author="Antonio Schettino" w:date="2019-03-06T15:04:00Z">
        <w:r w:rsidR="00467B61" w:rsidRPr="00467B61">
          <w:t>(Gelman &amp; Rubin, 1992)</w:t>
        </w:r>
      </w:ins>
      <w:del w:id="448" w:author="Antonio Schettino" w:date="2019-03-06T15:04:00Z">
        <w:r w:rsidR="00A74EFB" w:rsidRPr="00467B61" w:rsidDel="00467B61">
          <w:rPr>
            <w:rPrChange w:id="449" w:author="Antonio Schettino" w:date="2019-03-06T15:04:00Z">
              <w:rPr>
                <w:noProof/>
              </w:rPr>
            </w:rPrChange>
          </w:rPr>
          <w:delText>(Gelman-Rubin statistic; Gelman &amp; Rubin, 1992)</w:delText>
        </w:r>
      </w:del>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ins w:id="450" w:author="Antonio Schettino" w:date="2019-03-06T15:04:00Z">
        <w:r w:rsidR="00467B61">
          <w:instrText xml:space="preserve"> ADDIN ZOTERO_ITEM CSL_CITATION {"citationID":"539LS81g","properties":{"formattedCitation":"(Gelman, Goodrich, Gabry, &amp; Ali, 2017)","plainCitation":"(Gelman, Goodrich, Gabry, &amp; Ali, 2017)","noteIndex":0},"citationItems":[{"id":"8Qdr6TgM/zHtlsEQj","uris":["http://www.mendeley.com/documents/?uuid=67abe800-83e7-4f9b-a5ce-9dee03f87ff8"],"uri":["http://www.mendeley.com/documents/?uuid=67abe800-83e7-4f9b-a5ce-9dee03f87ff8"],"itemData":{"abstract":"The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models","type":"article-journal"}}],"schema":"https://github.com/citation-style-language/schema/raw/master/csl-citation.json"} </w:instrText>
        </w:r>
      </w:ins>
      <w:del w:id="451" w:author="Antonio Schettino" w:date="2019-03-06T15:04:00Z">
        <w:r w:rsidR="00A74EFB" w:rsidDel="00467B61">
          <w:del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delInstrText>
        </w:r>
      </w:del>
      <w:r w:rsidR="00993F62">
        <w:fldChar w:fldCharType="separate"/>
      </w:r>
      <w:ins w:id="452" w:author="Antonio Schettino" w:date="2019-03-06T15:04:00Z">
        <w:r w:rsidR="00467B61" w:rsidRPr="00467B61">
          <w:t xml:space="preserve">(Gelman, Goodrich, </w:t>
        </w:r>
        <w:proofErr w:type="spellStart"/>
        <w:r w:rsidR="00467B61" w:rsidRPr="00467B61">
          <w:t>Gabry</w:t>
        </w:r>
        <w:proofErr w:type="spellEnd"/>
        <w:r w:rsidR="00467B61" w:rsidRPr="00467B61">
          <w:t>, &amp; Ali, 2017)</w:t>
        </w:r>
      </w:ins>
      <w:del w:id="453" w:author="Antonio Schettino" w:date="2019-03-06T15:04:00Z">
        <w:r w:rsidR="00993F62" w:rsidRPr="00467B61" w:rsidDel="00467B61">
          <w:rPr>
            <w:rPrChange w:id="454" w:author="Antonio Schettino" w:date="2019-03-06T15:04:00Z">
              <w:rPr>
                <w:noProof/>
              </w:rPr>
            </w:rPrChange>
          </w:rPr>
          <w:delText>(Gelman, Goodrich, Gabry, &amp; Ali, 2017)</w:delText>
        </w:r>
      </w:del>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ins w:id="455" w:author="Antonio Schettino" w:date="2019-03-06T15:04:00Z">
        <w:r w:rsidR="00467B61">
          <w:instrText xml:space="preserve"> ADDIN ZOTERO_ITEM CSL_CITATION {"citationID":"zqlsKhhv","properties":{"formattedCitation":"(Watanabe, 2010)","plainCitation":"(Watanabe, 2010)","noteIndex":0},"citationItems":[{"id":"8Qdr6TgM/GNAp4rkh","uris":["http://www.mendeley.com/documents/?uuid=e9044e78-ecd1-49bb-b9c5-a578618da7fa"],"uri":["http://www.mendeley.com/documents/?uuid=e9044e78-ecd1-49bb-b9c5-a578618da7fa"],"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Theory","type":"article-journal","volume":"11"}}],"schema":"https://github.com/citation-style-language/schema/raw/master/csl-citation.json"} </w:instrText>
        </w:r>
      </w:ins>
      <w:del w:id="456" w:author="Antonio Schettino" w:date="2019-03-06T15:04:00Z">
        <w:r w:rsidR="00993F62" w:rsidDel="00467B61">
          <w:del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delInstrText>
        </w:r>
      </w:del>
      <w:r w:rsidR="00993F62">
        <w:fldChar w:fldCharType="separate"/>
      </w:r>
      <w:ins w:id="457" w:author="Antonio Schettino" w:date="2019-03-06T15:04:00Z">
        <w:r w:rsidR="00467B61" w:rsidRPr="00467B61">
          <w:t>(Watanabe, 2010)</w:t>
        </w:r>
      </w:ins>
      <w:del w:id="458" w:author="Antonio Schettino" w:date="2019-03-06T15:04:00Z">
        <w:r w:rsidR="00993F62" w:rsidRPr="00467B61" w:rsidDel="00467B61">
          <w:rPr>
            <w:rPrChange w:id="459" w:author="Antonio Schettino" w:date="2019-03-06T15:04:00Z">
              <w:rPr>
                <w:noProof/>
              </w:rPr>
            </w:rPrChange>
          </w:rPr>
          <w:delText>(WAIC; Watanabe, 2010)</w:delText>
        </w:r>
      </w:del>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ins w:id="460" w:author="Antonio Schettino" w:date="2019-03-06T15:04:00Z">
        <w:r w:rsidR="00467B61">
          <w:instrText xml:space="preserve"> ADDIN ZOTERO_ITEM CSL_CITATION {"citationID":"v38nr379","properties":{"formattedCitation":"(John K. Kruschke, 2014)","plainCitation":"(John K. Kruschke, 2014)","noteIndex":0},"citationItems":[{"id":"8Qdr6TgM/cpRCv1ko","uris":["http://www.mendeley.com/documents/?uuid=53dd16c1-8051-49a6-807f-b014028c76b1"],"uri":["http://www.mendeley.com/documents/?uuid=53dd16c1-8051-49a6-807f-b014028c76b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edition","type":"book"}}],"schema":"https://github.com/citation-style-language/schema/raw/master/csl-citation.json"} </w:instrText>
        </w:r>
      </w:ins>
      <w:del w:id="461" w:author="Antonio Schettino" w:date="2019-03-06T15:04:00Z">
        <w:r w:rsidR="00571A0C" w:rsidDel="00467B61">
          <w:del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delInstrText>
        </w:r>
      </w:del>
      <w:r w:rsidR="00A74EFB">
        <w:fldChar w:fldCharType="separate"/>
      </w:r>
      <w:ins w:id="462" w:author="Antonio Schettino" w:date="2019-03-06T15:04:00Z">
        <w:r w:rsidR="00467B61" w:rsidRPr="00467B61">
          <w:t xml:space="preserve">(John K. </w:t>
        </w:r>
        <w:proofErr w:type="spellStart"/>
        <w:r w:rsidR="00467B61" w:rsidRPr="00467B61">
          <w:t>Kruschke</w:t>
        </w:r>
        <w:proofErr w:type="spellEnd"/>
        <w:r w:rsidR="00467B61" w:rsidRPr="00467B61">
          <w:t>, 2014)</w:t>
        </w:r>
      </w:ins>
      <w:del w:id="463" w:author="Antonio Schettino" w:date="2019-03-06T15:04:00Z">
        <w:r w:rsidR="00A74EFB" w:rsidRPr="00467B61" w:rsidDel="00467B61">
          <w:rPr>
            <w:rPrChange w:id="464" w:author="Antonio Schettino" w:date="2019-03-06T15:04:00Z">
              <w:rPr>
                <w:noProof/>
              </w:rPr>
            </w:rPrChange>
          </w:rPr>
          <w:delText>(Kruschke, 2014)</w:delText>
        </w:r>
      </w:del>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proofErr w:type="gramStart"/>
      <w:r w:rsidR="00F219CA">
        <w:t>distrib</w:t>
      </w:r>
      <w:r w:rsidR="00525408">
        <w:t>ution</w:t>
      </w:r>
      <w:proofErr w:type="gramEnd"/>
      <w:r w:rsidR="00525408">
        <w:t xml:space="preserve">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lastRenderedPageBreak/>
        <w:t>Results</w:t>
      </w:r>
    </w:p>
    <w:p w14:paraId="09C056F5" w14:textId="3CDBAAFC" w:rsidR="00B5232F" w:rsidRDefault="008C4B5F" w:rsidP="00BC3FB6">
      <w:pPr>
        <w:pStyle w:val="Heading2"/>
        <w:spacing w:before="0" w:after="240"/>
      </w:pPr>
      <w:commentRangeStart w:id="465"/>
      <w:r>
        <w:t>Behavioral results</w:t>
      </w:r>
      <w:commentRangeEnd w:id="465"/>
      <w:r w:rsidR="00917742">
        <w:rPr>
          <w:rStyle w:val="CommentReference"/>
          <w:rFonts w:eastAsiaTheme="minorHAnsi" w:cs="Times New Roman"/>
          <w:b w:val="0"/>
        </w:rPr>
        <w:commentReference w:id="465"/>
      </w:r>
    </w:p>
    <w:p w14:paraId="524FBDC5" w14:textId="2F88769F"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commentRangeStart w:id="466"/>
      <w:r w:rsidR="004D3AB3">
        <w:t xml:space="preserve">a </w:t>
      </w:r>
      <w:r w:rsidR="00700D33">
        <w:t>constant</w:t>
      </w:r>
      <w:r w:rsidR="00AA56D6">
        <w:t xml:space="preserve"> </w:t>
      </w:r>
      <w:commentRangeEnd w:id="466"/>
      <w:r w:rsidR="00273997">
        <w:rPr>
          <w:rStyle w:val="CommentReference"/>
        </w:rPr>
        <w:commentReference w:id="466"/>
      </w:r>
      <w:r w:rsidR="00AA56D6">
        <w:t xml:space="preserve">and varying intercepts across </w:t>
      </w:r>
      <w:del w:id="467" w:author="Antonio Schettino" w:date="2019-03-06T15:20:00Z">
        <w:r w:rsidR="00AA56D6" w:rsidDel="00273997">
          <w:delText>subject</w:delText>
        </w:r>
      </w:del>
      <w:ins w:id="468" w:author="Antonio Schettino" w:date="2019-03-06T15:20:00Z">
        <w:r w:rsidR="00273997">
          <w:t>participants</w:t>
        </w:r>
      </w:ins>
      <w:r w:rsidR="00AA56D6">
        <w:t xml:space="preserve">. This model was fitted </w:t>
      </w:r>
      <w:proofErr w:type="gramStart"/>
      <w:r w:rsidR="00AA56D6">
        <w:t>in order to</w:t>
      </w:r>
      <w:proofErr w:type="gramEnd"/>
      <w:r w:rsidR="00AA56D6">
        <w:t xml:space="preserve"> </w:t>
      </w:r>
      <w:del w:id="469" w:author="Antonio Schettino" w:date="2019-03-06T15:20:00Z">
        <w:r w:rsidR="00AA56D6" w:rsidDel="00273997">
          <w:delText xml:space="preserve">investigate </w:delText>
        </w:r>
      </w:del>
      <w:ins w:id="470" w:author="Antonio Schettino" w:date="2019-03-06T15:20:00Z">
        <w:r w:rsidR="00273997">
          <w:t xml:space="preserve">explore </w:t>
        </w:r>
      </w:ins>
      <w:r w:rsidR="00AA56D6">
        <w:t xml:space="preserve">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del w:id="471" w:author="Antonio Schettino" w:date="2019-03-06T15:20:00Z">
        <w:r w:rsidR="00AA56D6" w:rsidDel="00273997">
          <w:delText>subjects</w:delText>
        </w:r>
      </w:del>
      <w:ins w:id="472" w:author="Antonio Schettino" w:date="2019-03-06T15:20:00Z">
        <w:r w:rsidR="00273997">
          <w:t>participants</w:t>
        </w:r>
      </w:ins>
      <w:r w:rsidR="00AA56D6">
        <w:t xml:space="preserve">.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del w:id="473" w:author="Antonio Schettino" w:date="2019-03-06T15:20:00Z">
        <w:r w:rsidR="00AF1D01" w:rsidDel="00273997">
          <w:delText xml:space="preserve">subjects </w:delText>
        </w:r>
      </w:del>
      <w:ins w:id="474" w:author="Antonio Schettino" w:date="2019-03-06T15:20:00Z">
        <w:r w:rsidR="00273997">
          <w:t xml:space="preserve">participants </w:t>
        </w:r>
      </w:ins>
      <w:r w:rsidR="00AF1D01">
        <w:t>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 xml:space="preserve">these two effects and their interaction as constant effects. The intercepts and slopes of main effects and their interaction </w:t>
      </w:r>
      <w:proofErr w:type="gramStart"/>
      <w:r w:rsidR="00AF1D01">
        <w:t>were allow</w:t>
      </w:r>
      <w:r w:rsidR="00FE2900">
        <w:t>ed to</w:t>
      </w:r>
      <w:proofErr w:type="gramEnd"/>
      <w:r w:rsidR="00FE2900">
        <w:t xml:space="preserve">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475"/>
            <w:r>
              <w:t>Table 1</w:t>
            </w:r>
            <w:commentRangeEnd w:id="475"/>
            <w:r w:rsidR="00917742">
              <w:rPr>
                <w:rStyle w:val="CommentReference"/>
              </w:rPr>
              <w:commentReference w:id="475"/>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lastRenderedPageBreak/>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476"/>
    <w:p w14:paraId="71258051" w14:textId="21EA61D3" w:rsidR="00EF140D" w:rsidRDefault="00C11E13" w:rsidP="007709FE">
      <w:pPr>
        <w:ind w:firstLine="720"/>
      </w:pPr>
      <w:r w:rsidRPr="003A0B81">
        <w:rPr>
          <w:noProof/>
          <w:lang w:val="nl-BE" w:eastAsia="nl-BE"/>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476"/>
      <w:r w:rsidR="00917742">
        <w:rPr>
          <w:rStyle w:val="CommentReference"/>
        </w:rPr>
        <w:commentReference w:id="476"/>
      </w:r>
    </w:p>
    <w:p w14:paraId="6D93541F" w14:textId="4029401F"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990A32">
      <w:pPr>
        <w:pStyle w:val="Heading2"/>
        <w:spacing w:before="0" w:after="240"/>
        <w:ind w:left="284"/>
        <w:pPrChange w:id="477" w:author="Antonio Schettino" w:date="2019-03-06T15:24:00Z">
          <w:pPr>
            <w:pStyle w:val="Heading2"/>
            <w:spacing w:before="0" w:after="240"/>
          </w:pPr>
        </w:pPrChange>
      </w:pPr>
      <w:commentRangeStart w:id="478"/>
      <w:r>
        <w:t>Hit rates</w:t>
      </w:r>
      <w:commentRangeEnd w:id="478"/>
      <w:r w:rsidR="00990A32">
        <w:rPr>
          <w:rStyle w:val="CommentReference"/>
          <w:rFonts w:eastAsiaTheme="minorHAnsi" w:cs="Times New Roman"/>
          <w:b w:val="0"/>
        </w:rPr>
        <w:commentReference w:id="478"/>
      </w:r>
      <w:del w:id="479" w:author="Antonio Schettino" w:date="2018-08-28T10:15:00Z">
        <w:r w:rsidDel="006F62F4">
          <w:delText xml:space="preserve"> </w:delText>
        </w:r>
      </w:del>
    </w:p>
    <w:p w14:paraId="38AFDDD3" w14:textId="3DC8F2F5" w:rsidR="00FE683F" w:rsidRDefault="00917742" w:rsidP="00990A32">
      <w:pPr>
        <w:spacing w:after="0" w:line="480" w:lineRule="auto"/>
        <w:ind w:firstLine="284"/>
        <w:jc w:val="both"/>
        <w:pPrChange w:id="480" w:author="Antonio Schettino" w:date="2019-03-06T15:24:00Z">
          <w:pPr>
            <w:spacing w:line="480" w:lineRule="auto"/>
            <w:ind w:firstLine="284"/>
            <w:jc w:val="both"/>
          </w:pPr>
        </w:pPrChange>
      </w:pPr>
      <w:r>
        <w:t xml:space="preserve">As can be seen in </w:t>
      </w:r>
      <w:r>
        <w:rPr>
          <w:i/>
        </w:rPr>
        <w:t xml:space="preserve">Table </w:t>
      </w:r>
      <w:r w:rsidRPr="00917742">
        <w:rPr>
          <w:i/>
        </w:rPr>
        <w:t>1</w:t>
      </w:r>
      <w:r>
        <w:t xml:space="preserve">, this task was </w:t>
      </w:r>
      <w:ins w:id="481" w:author="Antonio Schettino" w:date="2019-03-06T15:22:00Z">
        <w:r w:rsidR="009B6D81">
          <w:t xml:space="preserve">quite </w:t>
        </w:r>
      </w:ins>
      <w:del w:id="482" w:author="Antonio Schettino" w:date="2019-03-06T15:22:00Z">
        <w:r w:rsidDel="00990A32">
          <w:delText xml:space="preserve">difficult for participants, and they </w:delText>
        </w:r>
      </w:del>
      <w:ins w:id="483" w:author="Antonio Schettino" w:date="2019-03-06T15:22:00Z">
        <w:r w:rsidR="00990A32">
          <w:t>challenging</w:t>
        </w:r>
      </w:ins>
      <w:ins w:id="484" w:author="Gilles Pourtois" w:date="2019-02-12T14:27:00Z">
        <w:r w:rsidR="006D368E">
          <w:t xml:space="preserve"> as participants </w:t>
        </w:r>
      </w:ins>
      <w:r>
        <w:t xml:space="preserve">were able to detect </w:t>
      </w:r>
      <w:ins w:id="485" w:author="Gilles Pourtois" w:date="2019-02-12T14:27:00Z">
        <w:r w:rsidR="0041367D">
          <w:t xml:space="preserve">only </w:t>
        </w:r>
      </w:ins>
      <w:r>
        <w:t xml:space="preserve">about 60% of the movements across different experimental conditions. </w:t>
      </w:r>
      <w:commentRangeStart w:id="486"/>
      <w:del w:id="487" w:author="Antonio Schettino" w:date="2019-03-06T15:23:00Z">
        <w:r w:rsidDel="00990A32">
          <w:delText>Importantly</w:delText>
        </w:r>
      </w:del>
      <w:ins w:id="488" w:author="Antonio Schettino" w:date="2019-03-06T15:23:00Z">
        <w:r w:rsidR="00990A32">
          <w:t>Nonetheless</w:t>
        </w:r>
      </w:ins>
      <w:r>
        <w:t xml:space="preserve">, it should be noted that this is a signal detection task, so the performance of 50% is not chance level. </w:t>
      </w:r>
      <w:commentRangeEnd w:id="486"/>
      <w:r w:rsidR="0041367D">
        <w:rPr>
          <w:rStyle w:val="CommentReference"/>
        </w:rPr>
        <w:commentReference w:id="486"/>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ins w:id="489" w:author="Antonio Schettino" w:date="2019-03-06T15:28:00Z">
        <w:r w:rsidR="00975C57">
          <w:t>s</w:t>
        </w:r>
      </w:ins>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w:t>
      </w:r>
      <w:ins w:id="490" w:author="Antonio Schettino" w:date="2019-03-06T15:24:00Z">
        <w:r w:rsidR="00990A32">
          <w:t xml:space="preserve">slightly </w:t>
        </w:r>
      </w:ins>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w:t>
      </w:r>
      <w:r w:rsidR="00575829">
        <w:lastRenderedPageBreak/>
        <w:t>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 xml:space="preserve">and </w:t>
      </w:r>
      <w:commentRangeStart w:id="491"/>
      <w:commentRangeStart w:id="492"/>
      <w:r w:rsidR="00B92561">
        <w:t>more so</w:t>
      </w:r>
      <w:r>
        <w:t xml:space="preserve"> for the low rewarded color</w:t>
      </w:r>
      <w:commentRangeEnd w:id="491"/>
      <w:r w:rsidR="0041367D">
        <w:rPr>
          <w:rStyle w:val="CommentReference"/>
        </w:rPr>
        <w:commentReference w:id="491"/>
      </w:r>
      <w:commentRangeEnd w:id="492"/>
      <w:r w:rsidR="00ED4A01">
        <w:rPr>
          <w:rStyle w:val="CommentReference"/>
        </w:rPr>
        <w:commentReference w:id="492"/>
      </w:r>
      <w:r>
        <w:t xml:space="preserve">.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lastRenderedPageBreak/>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lang w:val="nl-BE" w:eastAsia="nl-BE"/>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0F1EFA05" w:rsidR="00825530" w:rsidRDefault="00B92561" w:rsidP="00F57403">
      <w:pPr>
        <w:spacing w:after="0" w:line="480" w:lineRule="auto"/>
        <w:ind w:firstLine="284"/>
        <w:jc w:val="both"/>
        <w:pPrChange w:id="493" w:author="Antonio Schettino" w:date="2019-03-06T15:31:00Z">
          <w:pPr>
            <w:spacing w:line="480" w:lineRule="auto"/>
            <w:ind w:firstLine="284"/>
            <w:jc w:val="both"/>
          </w:pPr>
        </w:pPrChange>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ins w:id="494" w:author="Gilles Pourtois" w:date="2019-02-12T14:31:00Z">
        <w:r w:rsidR="0041367D">
          <w:t>s</w:t>
        </w:r>
      </w:ins>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 xml:space="preserve">Moreover, this difference was </w:t>
      </w:r>
      <w:ins w:id="495" w:author="Antonio Schettino" w:date="2019-03-06T15:29:00Z">
        <w:r w:rsidR="00F57403">
          <w:t xml:space="preserve">slightly </w:t>
        </w:r>
      </w:ins>
      <w:r w:rsidR="00DF3CBB">
        <w:t>larger in the high compared to low rewarded condition (</w:t>
      </w:r>
      <w:r w:rsidR="00DF3CBB">
        <w:rPr>
          <w:i/>
        </w:rPr>
        <w:t xml:space="preserve">M = </w:t>
      </w:r>
      <w:r w:rsidR="00DF3CBB">
        <w:t xml:space="preserve">-6.69; 95% HDI [-18.01, 4.77]; </w:t>
      </w:r>
      <w:bookmarkStart w:id="496" w:name="_Hlk2778648"/>
      <w:r w:rsidR="00DF3CBB">
        <w:t>ER = 7.20</w:t>
      </w:r>
      <w:bookmarkEnd w:id="496"/>
      <w:r w:rsidR="00DF3CBB">
        <w:t xml:space="preserve">). </w:t>
      </w:r>
      <w:r w:rsidR="00340112">
        <w:t xml:space="preserve">We found little evidence for </w:t>
      </w:r>
      <w:r w:rsidR="00825530">
        <w:t xml:space="preserve">any </w:t>
      </w:r>
      <w:r w:rsidR="00340112">
        <w:lastRenderedPageBreak/>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F57403">
      <w:pPr>
        <w:spacing w:after="0" w:line="480" w:lineRule="auto"/>
        <w:ind w:firstLine="284"/>
        <w:jc w:val="both"/>
        <w:pPrChange w:id="497" w:author="Antonio Schettino" w:date="2019-03-06T15:31:00Z">
          <w:pPr>
            <w:spacing w:line="480" w:lineRule="auto"/>
            <w:ind w:firstLine="284"/>
            <w:jc w:val="both"/>
          </w:pPr>
        </w:pPrChange>
      </w:pPr>
      <w:r>
        <w:t xml:space="preserve">These results indicate that participants were faster in the condition in which they could earn rewards, </w:t>
      </w:r>
      <w:commentRangeStart w:id="498"/>
      <w:commentRangeStart w:id="499"/>
      <w:r>
        <w:t>and more so in the condition with higher probability of earning a reward</w:t>
      </w:r>
      <w:commentRangeEnd w:id="498"/>
      <w:r w:rsidR="0041367D">
        <w:rPr>
          <w:rStyle w:val="CommentReference"/>
        </w:rPr>
        <w:commentReference w:id="498"/>
      </w:r>
      <w:commentRangeEnd w:id="499"/>
      <w:r w:rsidR="00F57403">
        <w:rPr>
          <w:rStyle w:val="CommentReference"/>
        </w:rPr>
        <w:commentReference w:id="499"/>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F57403">
        <w:rPr>
          <w:i/>
          <w:rPrChange w:id="500" w:author="Antonio Schettino" w:date="2019-03-06T15:31:00Z">
            <w:rPr/>
          </w:rPrChange>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0B7BC26" w:rsidR="00826535" w:rsidRPr="00826535" w:rsidRDefault="00826535" w:rsidP="00F57403">
      <w:pPr>
        <w:spacing w:line="480" w:lineRule="auto"/>
        <w:ind w:firstLine="284"/>
        <w:jc w:val="both"/>
        <w:pPrChange w:id="501" w:author="Antonio Schettino" w:date="2019-03-06T15:31:00Z">
          <w:pPr>
            <w:spacing w:line="480" w:lineRule="auto"/>
          </w:pPr>
        </w:pPrChange>
      </w:pPr>
      <w:del w:id="502" w:author="Antonio Schettino" w:date="2019-03-06T15:31:00Z">
        <w:r w:rsidDel="00F57403">
          <w:tab/>
        </w:r>
      </w:del>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9A72B7">
        <w:rPr>
          <w:rFonts w:eastAsia="Times New Roman"/>
          <w:i/>
          <w:szCs w:val="24"/>
          <w:rPrChange w:id="503" w:author="Antonio Schettino" w:date="2019-03-06T15:09:00Z">
            <w:rPr>
              <w:rFonts w:eastAsia="Times New Roman"/>
              <w:szCs w:val="24"/>
            </w:rPr>
          </w:rPrChange>
        </w:rPr>
        <w:t>Oz</w:t>
      </w:r>
      <w:r w:rsidRPr="00D92BFE">
        <w:rPr>
          <w:rFonts w:eastAsia="Times New Roman"/>
          <w:szCs w:val="24"/>
        </w:rPr>
        <w:t xml:space="preserve">, </w:t>
      </w:r>
      <w:proofErr w:type="spellStart"/>
      <w:r w:rsidRPr="009A72B7">
        <w:rPr>
          <w:rFonts w:eastAsia="Times New Roman"/>
          <w:i/>
          <w:szCs w:val="24"/>
          <w:rPrChange w:id="504" w:author="Antonio Schettino" w:date="2019-03-06T15:09:00Z">
            <w:rPr>
              <w:rFonts w:eastAsia="Times New Roman"/>
              <w:szCs w:val="24"/>
            </w:rPr>
          </w:rPrChange>
        </w:rPr>
        <w:t>POz</w:t>
      </w:r>
      <w:proofErr w:type="spellEnd"/>
      <w:r w:rsidRPr="00D92BFE">
        <w:rPr>
          <w:rFonts w:eastAsia="Times New Roman"/>
          <w:szCs w:val="24"/>
        </w:rPr>
        <w:t xml:space="preserve">, </w:t>
      </w:r>
      <w:r w:rsidRPr="009A72B7">
        <w:rPr>
          <w:rFonts w:eastAsia="Times New Roman"/>
          <w:i/>
          <w:szCs w:val="24"/>
          <w:rPrChange w:id="505" w:author="Antonio Schettino" w:date="2019-03-06T15:09:00Z">
            <w:rPr>
              <w:rFonts w:eastAsia="Times New Roman"/>
              <w:szCs w:val="24"/>
            </w:rPr>
          </w:rPrChange>
        </w:rPr>
        <w:t>O2</w:t>
      </w:r>
      <w:r>
        <w:rPr>
          <w:rFonts w:eastAsia="Times New Roman"/>
          <w:szCs w:val="24"/>
        </w:rPr>
        <w:t xml:space="preserve">, </w:t>
      </w:r>
      <w:r w:rsidRPr="009A72B7">
        <w:rPr>
          <w:rFonts w:eastAsia="Times New Roman"/>
          <w:i/>
          <w:szCs w:val="24"/>
          <w:rPrChange w:id="506" w:author="Antonio Schettino" w:date="2019-03-06T15:10:00Z">
            <w:rPr>
              <w:rFonts w:eastAsia="Times New Roman"/>
              <w:szCs w:val="24"/>
            </w:rPr>
          </w:rPrChange>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1059B01C" w14:textId="6B87E171" w:rsidR="00E1045E" w:rsidRDefault="00E1045E" w:rsidP="00C11E13">
      <w:pPr>
        <w:spacing w:line="480" w:lineRule="auto"/>
        <w:ind w:firstLine="284"/>
        <w:jc w:val="both"/>
      </w:pPr>
      <w:r>
        <w:rPr>
          <w:noProof/>
          <w:lang w:val="nl-BE" w:eastAsia="nl-BE"/>
        </w:rPr>
        <w:lastRenderedPageBreak/>
        <w:drawing>
          <wp:inline distT="0" distB="0" distL="0" distR="0" wp14:anchorId="56E09EC4" wp14:editId="0237A2A5">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p>
    <w:p w14:paraId="18F62F57" w14:textId="0F3C5616" w:rsidR="00E1045E" w:rsidRPr="00F36223" w:rsidRDefault="00E1045E" w:rsidP="00E1045E">
      <w:pPr>
        <w:jc w:val="both"/>
        <w:rPr>
          <w:sz w:val="20"/>
          <w:szCs w:val="20"/>
        </w:rPr>
      </w:pPr>
      <w:r w:rsidRPr="00F36223">
        <w:rPr>
          <w:b/>
          <w:sz w:val="20"/>
          <w:szCs w:val="20"/>
        </w:rPr>
        <w:t>Figure</w:t>
      </w:r>
      <w:r>
        <w:rPr>
          <w:b/>
          <w:sz w:val="20"/>
          <w:szCs w:val="20"/>
        </w:rPr>
        <w:t xml:space="preserve"> 4.</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w:t>
      </w:r>
      <w:r w:rsidR="00917742">
        <w:rPr>
          <w:sz w:val="20"/>
          <w:szCs w:val="20"/>
        </w:rPr>
        <w:t xml:space="preserve"> </w:t>
      </w:r>
      <w:r>
        <w:rPr>
          <w:sz w:val="20"/>
          <w:szCs w:val="20"/>
        </w:rPr>
        <w:t>Data in the figure are filtered with 1Hz high-pass filter for visualization purposes.</w:t>
      </w:r>
      <w:del w:id="507" w:author="Antonio Schettino" w:date="2019-03-06T15:10:00Z">
        <w:r w:rsidDel="009A72B7">
          <w:rPr>
            <w:sz w:val="20"/>
            <w:szCs w:val="20"/>
          </w:rPr>
          <w:delText xml:space="preserve"> </w:delText>
        </w:r>
      </w:del>
    </w:p>
    <w:p w14:paraId="37CF1C23" w14:textId="77777777" w:rsidR="00E1045E" w:rsidRDefault="00E1045E" w:rsidP="00C11E13">
      <w:pPr>
        <w:spacing w:line="480" w:lineRule="auto"/>
        <w:ind w:firstLine="284"/>
        <w:jc w:val="both"/>
      </w:pPr>
    </w:p>
    <w:p w14:paraId="6D432CAC" w14:textId="58B73510"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commentRangeStart w:id="508"/>
      <w:r w:rsidR="00700D33">
        <w:t xml:space="preserve">a constant </w:t>
      </w:r>
      <w:commentRangeEnd w:id="508"/>
      <w:r w:rsidR="00F57403">
        <w:rPr>
          <w:rStyle w:val="CommentReference"/>
        </w:rPr>
        <w:commentReference w:id="508"/>
      </w:r>
      <w:r w:rsidR="00700D33">
        <w:t>and</w:t>
      </w:r>
      <w:r>
        <w:t xml:space="preserve"> varying intercepts across </w:t>
      </w:r>
      <w:del w:id="509" w:author="Antonio Schettino" w:date="2019-03-06T15:20:00Z">
        <w:r w:rsidDel="00273997">
          <w:delText>subjects</w:delText>
        </w:r>
      </w:del>
      <w:ins w:id="510" w:author="Antonio Schettino" w:date="2019-03-06T15:20:00Z">
        <w:r w:rsidR="00273997">
          <w:t>participants</w:t>
        </w:r>
      </w:ins>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lastRenderedPageBreak/>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del w:id="511" w:author="Gilles Pourtois" w:date="2019-02-12T14:34:00Z">
        <w:r w:rsidDel="0041367D">
          <w:delText>in the</w:delText>
        </w:r>
      </w:del>
      <w:ins w:id="512" w:author="Gilles Pourtois" w:date="2019-02-12T14:34:00Z">
        <w:r w:rsidR="0041367D">
          <w:t>was</w:t>
        </w:r>
      </w:ins>
      <w:r>
        <w:t xml:space="preserve"> </w:t>
      </w:r>
      <w:ins w:id="513" w:author="Antonio Schettino" w:date="2019-03-06T15:33:00Z">
        <w:r w:rsidR="00CE384B">
          <w:t xml:space="preserve">the </w:t>
        </w:r>
      </w:ins>
      <w:r>
        <w:t xml:space="preserve">case </w:t>
      </w:r>
      <w:ins w:id="514" w:author="Gilles Pourtois" w:date="2019-02-12T14:34:00Z">
        <w:r w:rsidR="0041367D">
          <w:t>for the</w:t>
        </w:r>
      </w:ins>
      <w:del w:id="515" w:author="Gilles Pourtois" w:date="2019-02-12T14:34:00Z">
        <w:r w:rsidDel="0041367D">
          <w:delText>of</w:delText>
        </w:r>
      </w:del>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lang w:val="nl-BE" w:eastAsia="nl-BE"/>
        </w:rPr>
        <w:lastRenderedPageBreak/>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5C387D96"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del w:id="516" w:author="Antonio Schettino" w:date="2019-03-06T15:34:00Z">
        <w:r w:rsidR="00C11E13" w:rsidRPr="00B57645" w:rsidDel="00096637">
          <w:rPr>
            <w:i/>
          </w:rPr>
          <w:delText>5</w:delText>
        </w:r>
      </w:del>
      <w:ins w:id="517" w:author="Antonio Schettino" w:date="2019-03-06T15:34:00Z">
        <w:r w:rsidR="00096637">
          <w:rPr>
            <w:i/>
          </w:rPr>
          <w:t>6</w:t>
        </w:r>
      </w:ins>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w:t>
      </w:r>
      <w:commentRangeStart w:id="518"/>
      <w:r w:rsidR="003273E4">
        <w:t xml:space="preserve">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w:t>
      </w:r>
      <w:commentRangeEnd w:id="518"/>
      <w:r w:rsidR="00096637">
        <w:rPr>
          <w:rStyle w:val="CommentReference"/>
        </w:rPr>
        <w:commentReference w:id="518"/>
      </w:r>
      <w:r w:rsidR="003273E4">
        <w:t xml:space="preserve">(for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moveToRangeStart w:id="519" w:author="Antonio Schettino" w:date="2019-03-06T15:40:00Z" w:name="move2779260"/>
      <w:moveTo w:id="520" w:author="Antonio Schettino" w:date="2019-03-06T15:40:00Z">
        <w:r w:rsidR="008C1AF4">
          <w:t>51.63). These results reveal a very robust effect of attention across all experimental conditions.</w:t>
        </w:r>
      </w:moveTo>
      <w:moveToRangeEnd w:id="519"/>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lastRenderedPageBreak/>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77777777" w:rsidR="00E1045E" w:rsidRPr="008E021D" w:rsidRDefault="00E1045E" w:rsidP="00E1045E">
            <w:r>
              <w:t>Acquisition</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77777777" w:rsidR="00E1045E" w:rsidRPr="00534F07" w:rsidRDefault="00E1045E" w:rsidP="00E1045E">
            <w:r>
              <w:t>Acquisition</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77777777" w:rsidR="00E1045E" w:rsidRPr="00C21D51" w:rsidRDefault="00E1045E" w:rsidP="00E1045E">
            <w:r>
              <w:t>Extinction</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77777777" w:rsidR="00E1045E" w:rsidRPr="00C21D51" w:rsidRDefault="00E1045E" w:rsidP="00E1045E">
            <w:r>
              <w:t>Extinction</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7777777" w:rsidR="00E1045E" w:rsidRDefault="00E1045E" w:rsidP="00E1045E">
            <w:r>
              <w:t>Acquisition</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77777777" w:rsidR="00E1045E" w:rsidRDefault="00E1045E" w:rsidP="00E1045E">
            <w:r>
              <w:t>Acquisition</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7777777" w:rsidR="00E1045E" w:rsidRDefault="00E1045E" w:rsidP="00E1045E">
            <w:r>
              <w:t>Extinction</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77777777" w:rsidR="00E1045E" w:rsidRDefault="00E1045E" w:rsidP="00E1045E">
            <w:r>
              <w:t>Extinction</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17275D71" w:rsidR="004269CE" w:rsidRDefault="007118AB" w:rsidP="00A02266">
      <w:pPr>
        <w:spacing w:line="480" w:lineRule="auto"/>
        <w:ind w:firstLine="284"/>
        <w:jc w:val="both"/>
      </w:pPr>
      <w:moveFromRangeStart w:id="521" w:author="Antonio Schettino" w:date="2019-03-06T15:40:00Z" w:name="move2779260"/>
      <w:moveFrom w:id="522" w:author="Antonio Schettino" w:date="2019-03-06T15:40:00Z">
        <w:r w:rsidDel="008C1AF4">
          <w:t>51.63</w:t>
        </w:r>
        <w:r w:rsidR="000A54DD" w:rsidDel="008C1AF4">
          <w:t xml:space="preserve">). </w:t>
        </w:r>
        <w:r w:rsidR="00A02266" w:rsidDel="008C1AF4">
          <w:t>These results reveal a very robust effect of attention across all experimental conditions.</w:t>
        </w:r>
      </w:moveFrom>
      <w:moveFromRangeEnd w:id="521"/>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0C64C253" w:rsidR="005D0085" w:rsidRDefault="005D0085" w:rsidP="00B57645">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4054DFF1" w:rsidR="00E91E39" w:rsidRDefault="00E91E39" w:rsidP="00C11E13">
            <w:r>
              <w:t xml:space="preserve">Reward phase </w:t>
            </w:r>
            <w:r w:rsidR="007063D5">
              <w:t xml:space="preserve">x </w:t>
            </w:r>
            <w:r>
              <w:t>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1ED332FF" w:rsidR="00E91E39" w:rsidRDefault="00E91E39" w:rsidP="00C11E13">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7EDA14F1" w:rsidR="00E91E39" w:rsidRDefault="007063D5" w:rsidP="00C11E13">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lang w:val="nl-BE" w:eastAsia="nl-BE"/>
        </w:rPr>
        <w:lastRenderedPageBreak/>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53A82882" w:rsidR="000F0109" w:rsidRDefault="00E66917" w:rsidP="004269CE">
      <w:pPr>
        <w:jc w:val="both"/>
        <w:rPr>
          <w:sz w:val="20"/>
        </w:rPr>
      </w:pPr>
      <w:r>
        <w:rPr>
          <w:b/>
          <w:sz w:val="20"/>
        </w:rPr>
        <w:t xml:space="preserve">Figure </w:t>
      </w:r>
      <w:del w:id="523" w:author="Antonio Schettino" w:date="2019-03-06T15:34:00Z">
        <w:r w:rsidDel="00096637">
          <w:rPr>
            <w:b/>
            <w:sz w:val="20"/>
          </w:rPr>
          <w:delText>5</w:delText>
        </w:r>
      </w:del>
      <w:ins w:id="524" w:author="Antonio Schettino" w:date="2019-03-06T15:34:00Z">
        <w:r w:rsidR="00096637">
          <w:rPr>
            <w:b/>
            <w:sz w:val="20"/>
          </w:rPr>
          <w:t>6</w:t>
        </w:r>
      </w:ins>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3094B07B" w:rsidR="007D27A2" w:rsidRDefault="000F0109" w:rsidP="00C60EA8">
      <w:pPr>
        <w:spacing w:after="0" w:line="480" w:lineRule="auto"/>
        <w:ind w:firstLine="284"/>
        <w:jc w:val="both"/>
        <w:pPrChange w:id="525" w:author="Antonio Schettino" w:date="2019-03-06T15:42:00Z">
          <w:pPr>
            <w:spacing w:line="480" w:lineRule="auto"/>
            <w:ind w:firstLine="284"/>
            <w:jc w:val="both"/>
          </w:pPr>
        </w:pPrChange>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w:t>
      </w:r>
      <w:del w:id="526" w:author="Antonio Schettino" w:date="2019-03-06T15:42:00Z">
        <w:r w:rsidR="00755367" w:rsidDel="00C60EA8">
          <w:delText xml:space="preserve">the </w:delText>
        </w:r>
      </w:del>
      <w:r w:rsidR="00755367">
        <w:t>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lastRenderedPageBreak/>
        <w:t>(</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6F9125BD" w:rsidR="004D7E75" w:rsidRDefault="007D27A2" w:rsidP="00C60EA8">
      <w:pPr>
        <w:spacing w:after="0" w:line="480" w:lineRule="auto"/>
        <w:ind w:firstLine="284"/>
        <w:jc w:val="both"/>
        <w:pPrChange w:id="527" w:author="Antonio Schettino" w:date="2019-03-06T15:42:00Z">
          <w:pPr>
            <w:spacing w:line="480" w:lineRule="auto"/>
            <w:ind w:firstLine="284"/>
            <w:jc w:val="both"/>
          </w:pPr>
        </w:pPrChange>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w:t>
      </w:r>
      <w:del w:id="528" w:author="Antonio Schettino" w:date="2019-03-06T15:43:00Z">
        <w:r w:rsidR="0084073F" w:rsidDel="00C60EA8">
          <w:delText xml:space="preserve">some </w:delText>
        </w:r>
      </w:del>
      <w:ins w:id="529" w:author="Antonio Schettino" w:date="2019-03-06T15:43:00Z">
        <w:r w:rsidR="00C60EA8">
          <w:t xml:space="preserve">weak </w:t>
        </w:r>
      </w:ins>
      <w:r w:rsidR="0084073F">
        <w:t xml:space="preserve">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commentRangeStart w:id="530"/>
      <w:commentRangeStart w:id="531"/>
      <w:r>
        <w:t>Discussion</w:t>
      </w:r>
      <w:commentRangeEnd w:id="530"/>
      <w:r w:rsidR="0047115E">
        <w:rPr>
          <w:rStyle w:val="CommentReference"/>
          <w:rFonts w:eastAsiaTheme="minorHAnsi" w:cs="Times New Roman"/>
          <w:b w:val="0"/>
        </w:rPr>
        <w:commentReference w:id="530"/>
      </w:r>
      <w:commentRangeEnd w:id="531"/>
      <w:r w:rsidR="00E72233">
        <w:rPr>
          <w:rStyle w:val="CommentReference"/>
          <w:rFonts w:eastAsiaTheme="minorHAnsi" w:cs="Times New Roman"/>
          <w:b w:val="0"/>
        </w:rPr>
        <w:commentReference w:id="531"/>
      </w:r>
    </w:p>
    <w:p w14:paraId="4757875A" w14:textId="351B9D7B" w:rsidR="00410220" w:rsidRDefault="0053165D" w:rsidP="00EE20A8">
      <w:pPr>
        <w:spacing w:line="480" w:lineRule="auto"/>
      </w:pPr>
      <w:r>
        <w:tab/>
        <w:t>Our results show that rewards influence the deployment of voluntary attention at both behavioral and neural level</w:t>
      </w:r>
      <w:ins w:id="532" w:author="Gilles Pourtois" w:date="2019-02-12T14:37:00Z">
        <w:r w:rsidR="0022579B">
          <w:t>s</w:t>
        </w:r>
      </w:ins>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absence of rewards in the extinction phase did not influence behavior. </w:t>
      </w:r>
      <w:commentRangeStart w:id="533"/>
      <w:r w:rsidR="00410220">
        <w:t>This result provides a conceptual replication</w:t>
      </w:r>
      <w:commentRangeEnd w:id="533"/>
      <w:r w:rsidR="0022579B">
        <w:rPr>
          <w:rStyle w:val="CommentReference"/>
        </w:rPr>
        <w:commentReference w:id="533"/>
      </w:r>
      <w:r w:rsidR="00410220">
        <w:t xml:space="preserve"> of the value-driven effects found in </w:t>
      </w:r>
      <w:r w:rsidR="00A902AD">
        <w:t>studies using</w:t>
      </w:r>
      <w:r w:rsidR="00410220">
        <w:t xml:space="preserve"> visual search and cueing tasks </w:t>
      </w:r>
      <w:r w:rsidR="00410220">
        <w:fldChar w:fldCharType="begin" w:fldLock="1"/>
      </w:r>
      <w:ins w:id="534" w:author="Antonio Schettino" w:date="2019-03-06T15:04:00Z">
        <w:r w:rsidR="00467B61">
          <w:instrText xml:space="preserve"> ADDIN ZOTERO_ITEM CSL_CITATION {"citationID":"QjRdOhGx","properties":{"formattedCitation":"(B a Anderson et al., 2011; M. F. Failing &amp; Theeuwes, 2014)","plainCitation":"(B a Anderson et al., 2011; M. F. Failing &amp; Theeuwes, 2014)","noteIndex":0},"citationItems":[{"id":"8Qdr6TgM/RUS5WANp","uris":["http://www.mendeley.com/documents/?uuid=d494dedf-304d-438c-ad37-25ad56194e7e"],"uri":["http://www.mendeley.com/documents/?uuid=d494dedf-304d-438c-ad37-25ad56194e7e"],"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id":"8Qdr6TgM/87bomOrA","uris":["http://www.mendeley.com/documents/?uuid=42255e82-e8b3-4659-a168-287f428c6ebe"],"uri":["http://www.mendeley.com/documents/?uuid=42255e82-e8b3-4659-a168-287f428c6ebe"],"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reward","type":"article-journal","volume":"14"}}],"schema":"https://github.com/citation-style-language/schema/raw/master/csl-citation.json"} </w:instrText>
        </w:r>
      </w:ins>
      <w:del w:id="535" w:author="Antonio Schettino" w:date="2019-03-06T15:04:00Z">
        <w:r w:rsidR="00491D76" w:rsidDel="00467B61">
          <w:del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delInstrText>
        </w:r>
      </w:del>
      <w:r w:rsidR="00410220">
        <w:fldChar w:fldCharType="separate"/>
      </w:r>
      <w:ins w:id="536" w:author="Antonio Schettino" w:date="2019-03-06T15:04:00Z">
        <w:r w:rsidR="00467B61" w:rsidRPr="00467B61">
          <w:t xml:space="preserve">(B a Anderson et al., 2011; M. F. Failing &amp; </w:t>
        </w:r>
        <w:proofErr w:type="spellStart"/>
        <w:r w:rsidR="00467B61" w:rsidRPr="00467B61">
          <w:t>Theeuwes</w:t>
        </w:r>
        <w:proofErr w:type="spellEnd"/>
        <w:r w:rsidR="00467B61" w:rsidRPr="00467B61">
          <w:t>, 2014)</w:t>
        </w:r>
      </w:ins>
      <w:del w:id="537" w:author="Antonio Schettino" w:date="2019-03-06T15:04:00Z">
        <w:r w:rsidR="00410220" w:rsidRPr="00467B61" w:rsidDel="00467B61">
          <w:rPr>
            <w:rPrChange w:id="538" w:author="Antonio Schettino" w:date="2019-03-06T15:04:00Z">
              <w:rPr>
                <w:noProof/>
              </w:rPr>
            </w:rPrChange>
          </w:rPr>
          <w:delText>(Anderson et al., 2011; Failing &amp; Theeuwes, 2014)</w:delText>
        </w:r>
      </w:del>
      <w:r w:rsidR="00410220">
        <w:fldChar w:fldCharType="end"/>
      </w:r>
      <w:r w:rsidR="00410220">
        <w:t xml:space="preserve">. </w:t>
      </w:r>
      <w:commentRangeStart w:id="539"/>
      <w:r w:rsidR="00410220">
        <w:t xml:space="preserve">This replication is significant </w:t>
      </w:r>
      <w:r w:rsidR="00410220">
        <w:lastRenderedPageBreak/>
        <w:t xml:space="preserve">given the large differences between our task and the previously used tasks. </w:t>
      </w:r>
      <w:commentRangeEnd w:id="539"/>
      <w:r w:rsidR="0039218C">
        <w:rPr>
          <w:rStyle w:val="CommentReference"/>
        </w:rPr>
        <w:commentReference w:id="539"/>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540"/>
      <w:r w:rsidR="00410220">
        <w:t xml:space="preserve">This result thus provides additional support to the robustness of the value-driven attentional effects </w:t>
      </w:r>
      <w:commentRangeEnd w:id="540"/>
      <w:r w:rsidR="0039218C">
        <w:rPr>
          <w:rStyle w:val="CommentReference"/>
        </w:rPr>
        <w:commentReference w:id="540"/>
      </w:r>
      <w:r w:rsidR="00410220">
        <w:fldChar w:fldCharType="begin" w:fldLock="1"/>
      </w:r>
      <w:ins w:id="541" w:author="Antonio Schettino" w:date="2019-03-06T15:04:00Z">
        <w:r w:rsidR="00467B61">
          <w:instrText xml:space="preserve"> ADDIN ZOTERO_ITEM CSL_CITATION {"citationID":"mhJq5Biq","properties":{"formattedCitation":"(B. A. Anderson, 2016b; Chelazzi et al., 2013; M. Failing &amp; Theeuwes, 2017)","plainCitation":"(B. A. Anderson, 2016b; Chelazzi et al., 2013; M. Failing &amp; Theeuwes, 2017)","noteIndex":0},"citationItems":[{"id":"8Qdr6TgM/Ik6BDoYr","uris":["http://www.mendeley.com/documents/?uuid=bf18196b-3de6-417d-a9df-feca7fa72ba0"],"uri":["http://www.mendeley.com/documents/?uuid=bf18196b-3de6-417d-a9df-feca7fa72ba0"],"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Sciences","id":"ITEM-1","issue":"1","issued":{"date-parts":[["2016"]]},"page":"24-39","title":"The attention habit: How reward learning shapes attentional selection","type":"article-journal","volume":"1369"}},{"id":"8Qdr6TgM/bKQDU2H1","uris":["http://www.mendeley.com/documents/?uuid=83f24a00-4327-40fe-99b4-3137e0d2c26a"],"uri":["http://www.mendeley.com/documents/?uuid=83f24a00-4327-40fe-99b4-3137e0d2c26a"],"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Review","id":"ITEM-2","issued":{"date-parts":[["2017"]]},"page":"1-25","publisher":"Psychonomic Bulletin &amp; Review","title":"Selection history: How reward modulates selectivity of visual attention","type":"article-journal"}},{"id":"8Qdr6TgM/Nv2DvNoR","uris":["http://www.mendeley.com/documents/?uuid=32b99263-1c78-4ea2-a826-fea9bd9f805a"],"uri":["http://www.mendeley.com/documents/?uuid=32b99263-1c78-4ea2-a826-fea9bd9f805a"],"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attention","type":"article-journal","volume":"85"}}],"schema":"https://github.com/citation-style-language/schema/raw/master/csl-citation.json"} </w:instrText>
        </w:r>
      </w:ins>
      <w:del w:id="542" w:author="Antonio Schettino" w:date="2019-03-06T15:04:00Z">
        <w:r w:rsidR="00CD3D93" w:rsidDel="00467B61">
          <w:del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Sciences","id":"ITEM-1","issue":"1","issued":{"date-parts":[["2016"]]},"page":"24-39","title":"The attention habit: How reward learning shapes attentional selection","type":"article-journal","volume":"1369"},"uris":["http://www.mendeley.com/documents/?uuid=bf18196b-3de6-417d-a9df-feca7fa72ba0"]},{"id":"ITEM-2","itemData":{"DOI":"10.3758/s13423-017-1380-y","ISSN":"15315320","abstract":"Visual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delInstrText>
        </w:r>
      </w:del>
      <w:r w:rsidR="00410220">
        <w:fldChar w:fldCharType="separate"/>
      </w:r>
      <w:ins w:id="543" w:author="Antonio Schettino" w:date="2019-03-06T15:04:00Z">
        <w:r w:rsidR="00467B61" w:rsidRPr="00467B61">
          <w:t xml:space="preserve">(B. A. Anderson, 2016b; </w:t>
        </w:r>
        <w:proofErr w:type="spellStart"/>
        <w:r w:rsidR="00467B61" w:rsidRPr="00467B61">
          <w:t>Chelazzi</w:t>
        </w:r>
        <w:proofErr w:type="spellEnd"/>
        <w:r w:rsidR="00467B61" w:rsidRPr="00467B61">
          <w:t xml:space="preserve"> et al., 2013; M. Failing &amp; </w:t>
        </w:r>
        <w:proofErr w:type="spellStart"/>
        <w:r w:rsidR="00467B61" w:rsidRPr="00467B61">
          <w:t>Theeuwes</w:t>
        </w:r>
        <w:proofErr w:type="spellEnd"/>
        <w:r w:rsidR="00467B61" w:rsidRPr="00467B61">
          <w:t>, 2017)</w:t>
        </w:r>
      </w:ins>
      <w:del w:id="544" w:author="Antonio Schettino" w:date="2019-03-06T15:04:00Z">
        <w:r w:rsidR="00410220" w:rsidRPr="00467B61" w:rsidDel="00467B61">
          <w:rPr>
            <w:rPrChange w:id="545" w:author="Antonio Schettino" w:date="2019-03-06T15:04:00Z">
              <w:rPr>
                <w:noProof/>
              </w:rPr>
            </w:rPrChange>
          </w:rPr>
          <w:delText>(Anderson, 2016; Chelazzi et al., 2013; Failing &amp; Theeuwes, 2017)</w:delText>
        </w:r>
      </w:del>
      <w:r w:rsidR="00410220">
        <w:fldChar w:fldCharType="end"/>
      </w:r>
      <w:r w:rsidR="00410220">
        <w:t xml:space="preserve">.  </w:t>
      </w:r>
    </w:p>
    <w:p w14:paraId="6AAF7B46" w14:textId="4A19A987" w:rsidR="00CD3D93" w:rsidRDefault="00B754E8" w:rsidP="00EE20A8">
      <w:pPr>
        <w:spacing w:line="480" w:lineRule="auto"/>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ins w:id="546" w:author="Antonio Schettino" w:date="2019-03-06T15:04:00Z">
        <w:r w:rsidR="00467B61">
          <w:instrText xml:space="preserve"> ADDIN ZOTERO_ITEM CSL_CITATION {"citationID":"Los0x9lC","properties":{"formattedCitation":"(Andersen &amp; M\\uc0\\u252{}ller, 2010; Andersen, M\\uc0\\u252{}ller, &amp; Hillyard, 2012)","plainCitation":"(Andersen &amp; Müller, 2010; Andersen, Müller, &amp; Hillyard, 2012)","noteIndex":0},"citationItems":[{"id":"8Qdr6TgM/85YRQjiF","uris":["http://www.mendeley.com/documents/?uuid=28c20374-5264-4d18-9c59-9fc65e0360cf"],"uri":["http://www.mendeley.com/documents/?uuid=28c20374-5264-4d18-9c59-9fc65e0360cf"],"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id":"8Qdr6TgM/D5Xp0fv3","uris":["http://www.mendeley.com/documents/?uuid=4a5f2140-be6d-49d6-81c4-ac2ed9193f74"],"uri":["http://www.mendeley.com/documents/?uuid=4a5f2140-be6d-49d6-81c4-ac2ed9193f74"],"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attention.","type":"article-journal","volume":"107"}}],"schema":"https://github.com/citation-style-language/schema/raw/master/csl-citation.json"} </w:instrText>
        </w:r>
      </w:ins>
      <w:del w:id="547" w:author="Antonio Schettino" w:date="2019-03-06T15:04:00Z">
        <w:r w:rsidR="00410220" w:rsidDel="00467B61">
          <w:del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delInstrText>
        </w:r>
      </w:del>
      <w:r w:rsidR="0046723F">
        <w:fldChar w:fldCharType="separate"/>
      </w:r>
      <w:ins w:id="548" w:author="Antonio Schettino" w:date="2019-03-06T15:04:00Z">
        <w:r w:rsidR="00467B61" w:rsidRPr="00467B61">
          <w:rPr>
            <w:szCs w:val="24"/>
          </w:rPr>
          <w:t>(Andersen &amp; Müller, 2010; Andersen, Mü</w:t>
        </w:r>
        <w:r w:rsidR="00467B61" w:rsidRPr="006345D6">
          <w:rPr>
            <w:szCs w:val="24"/>
          </w:rPr>
          <w:t>ller, &amp; Hillyard, 2012)</w:t>
        </w:r>
      </w:ins>
      <w:del w:id="549" w:author="Antonio Schettino" w:date="2019-03-06T15:04:00Z">
        <w:r w:rsidR="0046723F" w:rsidRPr="0046723F" w:rsidDel="00467B61">
          <w:rPr>
            <w:noProof/>
          </w:rPr>
          <w:delText>(Andersen &amp; Müller, 2010; Andersen, Müller, &amp; Hillyard, 2012)</w:delText>
        </w:r>
      </w:del>
      <w:r w:rsidR="0046723F">
        <w:fldChar w:fldCharType="end"/>
      </w:r>
      <w:r w:rsidR="0046723F">
        <w:t xml:space="preserve">. Across </w:t>
      </w:r>
      <w:proofErr w:type="gramStart"/>
      <w:r w:rsidR="0046723F">
        <w:t>all of</w:t>
      </w:r>
      <w:proofErr w:type="gramEnd"/>
      <w:r w:rsidR="0046723F">
        <w:t xml:space="preserve">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550" w:author="Gilles Pourtois" w:date="2019-02-12T14:41:00Z">
        <w:r w:rsidR="0039218C">
          <w:t xml:space="preserve">gating </w:t>
        </w:r>
      </w:ins>
      <w:r w:rsidR="0046723F">
        <w:t xml:space="preserve">effect was modulated by </w:t>
      </w:r>
      <w:del w:id="551" w:author="Gilles Pourtois" w:date="2019-02-12T14:41:00Z">
        <w:r w:rsidR="0046723F" w:rsidDel="0039218C">
          <w:delText xml:space="preserve">the introduction of </w:delText>
        </w:r>
      </w:del>
      <w:r w:rsidR="0046723F">
        <w:t>reward</w:t>
      </w:r>
      <w:del w:id="552" w:author="Gilles Pourtois" w:date="2019-02-12T14:41:00Z">
        <w:r w:rsidR="0046723F" w:rsidDel="0039218C">
          <w:delText>s</w:delText>
        </w:r>
      </w:del>
      <w:r w:rsidR="0046723F">
        <w:t xml:space="preserve">. </w:t>
      </w:r>
      <w:r w:rsidR="00CD3D93">
        <w:t xml:space="preserve">Model comparisons have provided evidence that the models which </w:t>
      </w:r>
      <w:proofErr w:type="gramStart"/>
      <w:r w:rsidR="00CD3D93">
        <w:t>take into account</w:t>
      </w:r>
      <w:proofErr w:type="gramEnd"/>
      <w:r w:rsidR="00CD3D93">
        <w:t xml:space="preserve"> </w:t>
      </w:r>
      <w:ins w:id="553" w:author="Gilles Pourtois" w:date="2019-02-12T14:42:00Z">
        <w:r w:rsidR="0039218C">
          <w:t>the</w:t>
        </w:r>
      </w:ins>
      <w:del w:id="554"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555"/>
      <w:r w:rsidR="00CD3D93">
        <w:t xml:space="preserve">This result further corroborates models of cognitive control </w:t>
      </w:r>
      <w:commentRangeEnd w:id="555"/>
      <w:r w:rsidR="0039218C">
        <w:rPr>
          <w:rStyle w:val="CommentReference"/>
        </w:rPr>
        <w:commentReference w:id="555"/>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ins w:id="556" w:author="Antonio Schettino" w:date="2019-03-06T15:04:00Z">
        <w:r w:rsidR="00467B61">
          <w:instrText xml:space="preserve"> ADDIN ZOTERO_ITEM CSL_CITATION {"citationID":"nII4h5sa","properties":{"formattedCitation":"(Brown &amp; Alexander, 2017; Holroyd &amp; McClure, 2015; Shenhav et al., 2013; Verguts et al., 2015)","plainCitation":"(Brown &amp; Alexander, 2017; Holroyd &amp; McClure, 2015; Shenhav et al., 2013; Verguts et al., 2015)","noteIndex":0},"citationItems":[{"id":"8Qdr6TgM/Gx6PuI2s","uris":["http://www.mendeley.com/documents/?uuid=19156526-3247-43d4-8355-497c6ad843f6"],"uri":["http://www.mendeley.com/documents/?uuid=19156526-3247-43d4-8355-497c6ad843f6"],"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id":"8Qdr6TgM/Xjnb5oKW","uris":["http://www.mendeley.com/documents/?uuid=6d5d3bcb-adb2-4b91-b5cf-b5b84573cfcf"],"uri":["http://www.mendeley.com/documents/?uuid=6d5d3bcb-adb2-4b91-b5cf-b5b84573cfcf"],"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id":"8Qdr6TgM/JBASeR5D","uris":["http://www.mendeley.com/documents/?uuid=7636e311-b62c-490e-9b92-00e71c95ddf3"],"uri":["http://www.mendeley.com/documents/?uuid=7636e311-b62c-490e-9b92-00e71c95ddf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id":"8Qdr6TgM/Qtz7cnzn","uris":["http://www.mendeley.com/documents/?uuid=53918cc1-4c99-4fb5-852c-2e801fc1ef7a"],"uri":["http://www.mendeley.com/documents/?uuid=53918cc1-4c99-4fb5-852c-2e801fc1ef7a"],"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model","type":"article-journal","volume":"9"}}],"schema":"https://github.com/citation-style-language/schema/raw/master/csl-citation.json"} </w:instrText>
        </w:r>
      </w:ins>
      <w:del w:id="557" w:author="Antonio Schettino" w:date="2019-03-06T15:04:00Z">
        <w:r w:rsidR="00CD3D93" w:rsidDel="00467B61">
          <w:del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delInstrText>
        </w:r>
      </w:del>
      <w:r w:rsidR="00CD3D93">
        <w:fldChar w:fldCharType="separate"/>
      </w:r>
      <w:ins w:id="558" w:author="Antonio Schettino" w:date="2019-03-06T15:04:00Z">
        <w:r w:rsidR="00467B61" w:rsidRPr="00467B61">
          <w:t xml:space="preserve">(Brown &amp; Alexander, 2017; Holroyd &amp; McClure, 2015; </w:t>
        </w:r>
        <w:proofErr w:type="spellStart"/>
        <w:r w:rsidR="00467B61" w:rsidRPr="00467B61">
          <w:t>Shenhav</w:t>
        </w:r>
        <w:proofErr w:type="spellEnd"/>
        <w:r w:rsidR="00467B61" w:rsidRPr="00467B61">
          <w:t xml:space="preserve"> et al., 2013; </w:t>
        </w:r>
        <w:proofErr w:type="spellStart"/>
        <w:r w:rsidR="00467B61" w:rsidRPr="00467B61">
          <w:t>Verguts</w:t>
        </w:r>
        <w:proofErr w:type="spellEnd"/>
        <w:r w:rsidR="00467B61" w:rsidRPr="00467B61">
          <w:t xml:space="preserve"> et al., 2015)</w:t>
        </w:r>
      </w:ins>
      <w:del w:id="559" w:author="Antonio Schettino" w:date="2019-03-06T15:04:00Z">
        <w:r w:rsidR="00CD3D93" w:rsidRPr="00467B61" w:rsidDel="00467B61">
          <w:rPr>
            <w:rPrChange w:id="560" w:author="Antonio Schettino" w:date="2019-03-06T15:04:00Z">
              <w:rPr>
                <w:noProof/>
              </w:rPr>
            </w:rPrChange>
          </w:rPr>
          <w:delText>(Brown &amp; Alexander, 2017; Holroyd &amp; McClure, 2015; Shenhav et al., 2013; Verguts et al., 2015)</w:delText>
        </w:r>
      </w:del>
      <w:r w:rsidR="00CD3D93">
        <w:fldChar w:fldCharType="end"/>
      </w:r>
      <w:r w:rsidR="00CD3D93">
        <w:t xml:space="preserve">. </w:t>
      </w:r>
    </w:p>
    <w:p w14:paraId="5382C25C" w14:textId="735ECAE2" w:rsidR="00CD3D93" w:rsidRDefault="00CD3D93" w:rsidP="00CD3D93">
      <w:pPr>
        <w:spacing w:line="480" w:lineRule="auto"/>
        <w:ind w:firstLine="720"/>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ins w:id="561" w:author="Antonio Schettino" w:date="2019-03-06T15:04:00Z">
        <w:r w:rsidR="00467B61">
          <w:instrText xml:space="preserve"> ADDIN ZOTERO_ITEM CSL_CITATION {"citationID":"BUOZXyLH","properties":{"formattedCitation":"(C. Hickey et al., 2010; Clayton Hickey, Peelen, Hickey, &amp; Peelen, 2015)","plainCitation":"(C. Hickey et al., 2010; Clayton Hickey, Peelen, Hickey, &amp; Peelen, 2015)","noteIndex":0},"citationItems":[{"id":"8Qdr6TgM/ZpYfkLNW","uris":["http://www.mendeley.com/documents/?uuid=ce429b97-da77-4522-a4ce-592dcebda922"],"uri":["http://www.mendeley.com/documents/?uuid=ce429b97-da77-4522-a4ce-592dcebda922"],"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id":"8Qdr6TgM/VGC5E5wp","uris":["http://www.mendeley.com/documents/?uuid=63f54998-73ab-4870-b69a-5a1e479f1bd2"],"uri":["http://www.mendeley.com/documents/?uuid=63f54998-73ab-4870-b69a-5a1e479f1bd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Cingulate","type":"article-journal","volume":"30"}}],"schema":"https://github.com/citation-style-language/schema/raw/master/csl-citation.json"} </w:instrText>
        </w:r>
      </w:ins>
      <w:del w:id="562" w:author="Antonio Schettino" w:date="2019-03-06T15:04:00Z">
        <w:r w:rsidR="00A902AD" w:rsidDel="00467B61">
          <w:del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Peelen, Hickey, &amp; Peelen, 2015)"},"properties":{"noteIndex":0},"schema":"https://github.com/citation-style-language/schema/raw/master/csl-citation.json"}</w:delInstrText>
        </w:r>
      </w:del>
      <w:r>
        <w:fldChar w:fldCharType="separate"/>
      </w:r>
      <w:ins w:id="563" w:author="Antonio Schettino" w:date="2019-03-06T15:04:00Z">
        <w:r w:rsidR="00467B61" w:rsidRPr="00467B61">
          <w:t xml:space="preserve">(C. Hickey et al., 2010; Clayton Hickey, </w:t>
        </w:r>
        <w:proofErr w:type="spellStart"/>
        <w:r w:rsidR="00467B61" w:rsidRPr="00467B61">
          <w:t>Peelen</w:t>
        </w:r>
        <w:proofErr w:type="spellEnd"/>
        <w:r w:rsidR="00467B61" w:rsidRPr="00467B61">
          <w:t xml:space="preserve">, Hickey, &amp; </w:t>
        </w:r>
        <w:proofErr w:type="spellStart"/>
        <w:r w:rsidR="00467B61" w:rsidRPr="00467B61">
          <w:t>Peelen</w:t>
        </w:r>
        <w:proofErr w:type="spellEnd"/>
        <w:r w:rsidR="00467B61" w:rsidRPr="00467B61">
          <w:t>, 2015)</w:t>
        </w:r>
      </w:ins>
      <w:del w:id="564" w:author="Antonio Schettino" w:date="2019-03-06T15:04:00Z">
        <w:r w:rsidRPr="00467B61" w:rsidDel="00467B61">
          <w:rPr>
            <w:rPrChange w:id="565" w:author="Antonio Schettino" w:date="2019-03-06T15:04:00Z">
              <w:rPr>
                <w:noProof/>
              </w:rPr>
            </w:rPrChange>
          </w:rPr>
          <w:delText>(Hickey et al., 2010; Hickey, Peelen, Hickey, &amp; Peelen, 2015)</w:delText>
        </w:r>
      </w:del>
      <w:r>
        <w:fldChar w:fldCharType="end"/>
      </w:r>
      <w:r>
        <w:t xml:space="preserve">. </w:t>
      </w:r>
      <w:commentRangeStart w:id="566"/>
      <w:r w:rsidR="0043206E">
        <w:t xml:space="preserve">One of the possible explanations for this result is that it is due to the high difficulty of our task. </w:t>
      </w:r>
      <w:commentRangeEnd w:id="566"/>
      <w:r w:rsidR="0039218C">
        <w:rPr>
          <w:rStyle w:val="CommentReference"/>
        </w:rPr>
        <w:commentReference w:id="566"/>
      </w:r>
      <w:r w:rsidR="0043206E">
        <w:t xml:space="preserve">As can be seen from the behavioral data, on average participants </w:t>
      </w:r>
      <w:del w:id="567" w:author="Gilles Pourtois" w:date="2019-02-12T14:47:00Z">
        <w:r w:rsidR="0043206E" w:rsidDel="0039218C">
          <w:delText>were able to correctly detect only</w:delText>
        </w:r>
      </w:del>
      <w:ins w:id="568" w:author="Gilles Pourtois" w:date="2019-02-12T14:47:00Z">
        <w:r w:rsidR="0039218C">
          <w:t>had</w:t>
        </w:r>
      </w:ins>
      <w:r w:rsidR="0043206E">
        <w:t xml:space="preserve"> 60% </w:t>
      </w:r>
      <w:ins w:id="569" w:author="Gilles Pourtois" w:date="2019-02-12T14:47:00Z">
        <w:r w:rsidR="0039218C">
          <w:t>correct responses</w:t>
        </w:r>
      </w:ins>
      <w:del w:id="570" w:author="Gilles Pourtois" w:date="2019-02-12T14:47:00Z">
        <w:r w:rsidR="0043206E" w:rsidDel="0039218C">
          <w:delText>of dot movements</w:delText>
        </w:r>
      </w:del>
      <w:r w:rsidR="0043206E">
        <w:t xml:space="preserve">. </w:t>
      </w:r>
      <w:commentRangeStart w:id="571"/>
      <w:r w:rsidR="003A042E">
        <w:t xml:space="preserve">Having this in mind, it is possible that our participants were already at the ceiling in terms of the allocation of attentional resources. This </w:t>
      </w:r>
      <w:r w:rsidR="003A042E">
        <w:lastRenderedPageBreak/>
        <w:t xml:space="preserve">would suggest that there was no room for the further increase in the SSVEP amplitudes. However, it was possible to adaptively allocate less resources to certain features. </w:t>
      </w:r>
      <w:r w:rsidR="0043206E">
        <w:t xml:space="preserve"> </w:t>
      </w:r>
      <w:commentRangeEnd w:id="571"/>
      <w:r w:rsidR="0039218C">
        <w:rPr>
          <w:rStyle w:val="CommentReference"/>
        </w:rPr>
        <w:commentReference w:id="571"/>
      </w:r>
    </w:p>
    <w:p w14:paraId="69039E93" w14:textId="24E2F4D2" w:rsidR="00E32915" w:rsidRDefault="003A042E" w:rsidP="00CD3D93">
      <w:pPr>
        <w:spacing w:line="480" w:lineRule="auto"/>
        <w:ind w:firstLine="720"/>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extinction phase. The opposite was true when looking at the unattended stimuli. While the low rewarded stimuli did not change over the experiment, the amount of attention being allocated toward the high rewarded stimuli dropped in the reward </w:t>
      </w:r>
      <w:proofErr w:type="gramStart"/>
      <w:r w:rsidR="00B754E8">
        <w:t>phase, and</w:t>
      </w:r>
      <w:proofErr w:type="gramEnd"/>
      <w:r w:rsidR="00B754E8">
        <w:t xml:space="preserve"> </w:t>
      </w:r>
      <w:r w:rsidR="003E7343">
        <w:t>stayed at that</w:t>
      </w:r>
      <w:r w:rsidR="00B754E8">
        <w:t xml:space="preserve"> level in the extinction. </w:t>
      </w:r>
      <w:r w:rsidR="00A902AD">
        <w:t xml:space="preserve">The finding of suppression in processing of the stimuli related with low rewards is comparable to the results found in the fMRI study focusing on the visual cortex </w:t>
      </w:r>
      <w:r w:rsidR="00A902AD">
        <w:fldChar w:fldCharType="begin" w:fldLock="1"/>
      </w:r>
      <w:ins w:id="572" w:author="Antonio Schettino" w:date="2019-03-06T15:04:00Z">
        <w:r w:rsidR="00467B61">
          <w:instrText xml:space="preserve"> ADDIN ZOTERO_ITEM CSL_CITATION {"citationID":"2wYfJ0GM","properties":{"formattedCitation":"(Clayton Hickey et al., 2015)","plainCitation":"(Clayton Hickey et al., 2015)","noteIndex":0},"citationItems":[{"id":"8Qdr6TgM/ZpYfkLNW","uris":["http://www.mendeley.com/documents/?uuid=ce429b97-da77-4522-a4ce-592dcebda922"],"uri":["http://www.mendeley.com/documents/?uuid=ce429b97-da77-4522-a4ce-592dcebda922"],"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Vision","type":"article-journal","volume":"85"}}],"schema":"https://github.com/citation-style-language/schema/raw/master/csl-citation.json"} </w:instrText>
        </w:r>
      </w:ins>
      <w:del w:id="573" w:author="Antonio Schettino" w:date="2019-03-06T15:04:00Z">
        <w:r w:rsidR="00033739" w:rsidDel="00467B61">
          <w:del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delInstrText>
        </w:r>
      </w:del>
      <w:r w:rsidR="00A902AD">
        <w:fldChar w:fldCharType="separate"/>
      </w:r>
      <w:ins w:id="574" w:author="Antonio Schettino" w:date="2019-03-06T15:04:00Z">
        <w:r w:rsidR="00467B61" w:rsidRPr="00467B61">
          <w:t>(Clayton Hickey et al., 2015)</w:t>
        </w:r>
      </w:ins>
      <w:del w:id="575" w:author="Antonio Schettino" w:date="2019-03-06T15:04:00Z">
        <w:r w:rsidR="00A902AD" w:rsidRPr="00467B61" w:rsidDel="00467B61">
          <w:rPr>
            <w:rPrChange w:id="576" w:author="Antonio Schettino" w:date="2019-03-06T15:04:00Z">
              <w:rPr>
                <w:noProof/>
              </w:rPr>
            </w:rPrChange>
          </w:rPr>
          <w:delText>(Hickey et al., 2015)</w:delText>
        </w:r>
      </w:del>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 xml:space="preserve">This is the first electrophysiological study that has </w:t>
      </w:r>
      <w:proofErr w:type="gramStart"/>
      <w:r w:rsidR="00004924">
        <w:t>looked into</w:t>
      </w:r>
      <w:proofErr w:type="gramEnd"/>
      <w:r w:rsidR="00004924">
        <w:t xml:space="preserve">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577"/>
      <w:r w:rsidR="00B754E8">
        <w:t xml:space="preserve">by the value-based </w:t>
      </w:r>
      <w:r>
        <w:t xml:space="preserve">attention </w:t>
      </w:r>
      <w:r w:rsidR="00B754E8">
        <w:t>account, but in line with the prediction made by cognitive control models</w:t>
      </w:r>
      <w:commentRangeEnd w:id="577"/>
      <w:r w:rsidR="00BA5A51">
        <w:rPr>
          <w:rStyle w:val="CommentReference"/>
        </w:rPr>
        <w:commentReference w:id="577"/>
      </w:r>
      <w:r w:rsidR="00B754E8">
        <w:t xml:space="preserve">. </w:t>
      </w:r>
      <w:commentRangeStart w:id="578"/>
      <w:r w:rsidR="00004924">
        <w:t xml:space="preserve">Namely, the value-driven attentional account posits that linking stimuli to high reward probability induces a </w:t>
      </w:r>
      <w:proofErr w:type="gramStart"/>
      <w:r w:rsidR="00004924">
        <w:t>long lasting</w:t>
      </w:r>
      <w:proofErr w:type="gramEnd"/>
      <w:r w:rsidR="00004924">
        <w:t xml:space="preserve"> attentional bias toward such stimuli. </w:t>
      </w:r>
      <w:commentRangeEnd w:id="578"/>
      <w:r w:rsidR="00BA5A51">
        <w:rPr>
          <w:rStyle w:val="CommentReference"/>
        </w:rPr>
        <w:commentReference w:id="578"/>
      </w:r>
      <w:r w:rsidR="00004924">
        <w:t xml:space="preserve">However, our data suggests the opposite. Attention is flexibly </w:t>
      </w:r>
      <w:commentRangeStart w:id="579"/>
      <w:r w:rsidR="00004924">
        <w:t xml:space="preserve">deployed </w:t>
      </w:r>
      <w:proofErr w:type="gramStart"/>
      <w:r w:rsidR="00004924">
        <w:t>in order to</w:t>
      </w:r>
      <w:proofErr w:type="gramEnd"/>
      <w:r w:rsidR="00004924">
        <w:t xml:space="preserve"> maximize the probability of obtaining a reward, but then goes back to the baseline levels once the possibility of earning rewards is gone. </w:t>
      </w:r>
      <w:commentRangeEnd w:id="579"/>
      <w:r w:rsidR="00BA5A51">
        <w:rPr>
          <w:rStyle w:val="CommentReference"/>
        </w:rPr>
        <w:commentReference w:id="579"/>
      </w:r>
    </w:p>
    <w:p w14:paraId="5062F622" w14:textId="1F2D4521" w:rsidR="003A042E" w:rsidRDefault="003A042E" w:rsidP="00CD3D93">
      <w:pPr>
        <w:spacing w:line="480" w:lineRule="auto"/>
        <w:ind w:firstLine="720"/>
      </w:pPr>
      <w:commentRangeStart w:id="580"/>
      <w:r>
        <w:t xml:space="preserve">These results point to the importance of several factors in the allocation of attention based on goals and reward history. </w:t>
      </w:r>
      <w:commentRangeEnd w:id="580"/>
      <w:r w:rsidR="00BA5A51">
        <w:rPr>
          <w:rStyle w:val="CommentReference"/>
        </w:rPr>
        <w:commentReference w:id="580"/>
      </w:r>
      <w:commentRangeStart w:id="581"/>
      <w:r>
        <w:t xml:space="preserve">First, our electrophysiological measure displayed an interesting decoupling from the behavior. While the behavioral data seems to be in line with the persistent </w:t>
      </w:r>
      <w:r>
        <w:lastRenderedPageBreak/>
        <w:t xml:space="preserve">effect of reward history, the neural data suggests that this effect does not arise from the </w:t>
      </w:r>
      <w:r w:rsidR="00C153E4">
        <w:t xml:space="preserve">long-lasting </w:t>
      </w:r>
      <w:r>
        <w:t xml:space="preserve">change in the amount of attention being allocated based on previous rewards. </w:t>
      </w:r>
      <w:commentRangeEnd w:id="581"/>
      <w:r w:rsidR="00BA5A51">
        <w:rPr>
          <w:rStyle w:val="CommentReference"/>
        </w:rPr>
        <w:commentReference w:id="581"/>
      </w:r>
      <w:r w:rsidR="00033739">
        <w:t xml:space="preserve">This is contrast to some of the existing electrophysiological studies </w:t>
      </w:r>
      <w:r w:rsidR="00033739">
        <w:fldChar w:fldCharType="begin" w:fldLock="1"/>
      </w:r>
      <w:ins w:id="582" w:author="Antonio Schettino" w:date="2019-03-06T15:04:00Z">
        <w:r w:rsidR="00467B61">
          <w:instrText xml:space="preserve"> ADDIN ZOTERO_ITEM CSL_CITATION {"citationID":"Fh5g0hsW","properties":{"formattedCitation":"(MacLean &amp; Giesbrecht, 2015)","plainCitation":"(MacLean &amp; Giesbrecht, 2015)","noteIndex":0},"citationItems":[{"id":"8Qdr6TgM/0BUkPfra","uris":["http://www.mendeley.com/documents/?uuid=ecde4fc0-3497-4da2-9ced-1c4afcbeebf9"],"uri":["http://www.mendeley.com/documents/?uuid=ecde4fc0-3497-4da2-9ced-1c4afcbeebf9"],"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attention","type":"article-journal","volume":"1606"}}],"schema":"https://github.com/citation-style-language/schema/raw/master/csl-citation.json"} </w:instrText>
        </w:r>
      </w:ins>
      <w:del w:id="583" w:author="Antonio Schettino" w:date="2019-03-06T15:04:00Z">
        <w:r w:rsidR="00491D76" w:rsidDel="00467B61">
          <w:del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delInstrText>
        </w:r>
      </w:del>
      <w:r w:rsidR="00033739">
        <w:fldChar w:fldCharType="separate"/>
      </w:r>
      <w:ins w:id="584" w:author="Antonio Schettino" w:date="2019-03-06T15:04:00Z">
        <w:r w:rsidR="00467B61" w:rsidRPr="00467B61">
          <w:t>(MacLean &amp; Giesbrecht, 2015)</w:t>
        </w:r>
      </w:ins>
      <w:del w:id="585" w:author="Antonio Schettino" w:date="2019-03-06T15:04:00Z">
        <w:r w:rsidR="00033739" w:rsidRPr="00467B61" w:rsidDel="00467B61">
          <w:rPr>
            <w:rPrChange w:id="586" w:author="Antonio Schettino" w:date="2019-03-06T15:04:00Z">
              <w:rPr>
                <w:noProof/>
              </w:rPr>
            </w:rPrChange>
          </w:rPr>
          <w:delText>(MacLean &amp; Giesbrecht, 2015)</w:delText>
        </w:r>
      </w:del>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155FE079" w:rsidR="003A042E" w:rsidRDefault="00033739" w:rsidP="00C153E4">
      <w:pPr>
        <w:spacing w:line="480" w:lineRule="auto"/>
        <w:ind w:firstLine="720"/>
      </w:pPr>
      <w:r>
        <w:t xml:space="preserve">Another important factor in the allocation of reward-guided attention is the type of the task used. </w:t>
      </w:r>
      <w:commentRangeStart w:id="587"/>
      <w:r>
        <w:t>O</w:t>
      </w:r>
      <w:r w:rsidR="003A042E">
        <w:t>ur results demonstrate the importance of more rigorous tests of the idea that reward history can counteract goal-</w:t>
      </w:r>
      <w:r w:rsidR="00491D76">
        <w:t xml:space="preserve">driven allocation of attention. </w:t>
      </w:r>
      <w:commentRangeEnd w:id="587"/>
      <w:r w:rsidR="00BA5A51">
        <w:rPr>
          <w:rStyle w:val="CommentReference"/>
        </w:rPr>
        <w:commentReference w:id="587"/>
      </w:r>
      <w:r w:rsidR="00491D76">
        <w:t xml:space="preserve">The tasks used in most studies only infer that the goals of participants have changed in the test phase, or that they are induced in the instruction prior to the experiment </w:t>
      </w:r>
      <w:r w:rsidR="00491D76">
        <w:fldChar w:fldCharType="begin" w:fldLock="1"/>
      </w:r>
      <w:ins w:id="588" w:author="Antonio Schettino" w:date="2019-03-06T15:04:00Z">
        <w:r w:rsidR="00467B61">
          <w:instrText xml:space="preserve"> ADDIN ZOTERO_ITEM CSL_CITATION {"citationID":"Nz2TBKoB","properties":{"formattedCitation":"(B a Anderson et al., 2011; Ba Anderson, 2013; M. F. Failing &amp; Theeuwes, 2014)","plainCitation":"(B a Anderson et al., 2011; Ba Anderson, 2013; M. F. Failing &amp; Theeuwes, 2014)","noteIndex":0},"citationItems":[{"id":"8Qdr6TgM/RUS5WANp","uris":["http://www.mendeley.com/documents/?uuid=d494dedf-304d-438c-ad37-25ad56194e7e"],"uri":["http://www.mendeley.com/documents/?uuid=d494dedf-304d-438c-ad37-25ad56194e7e"],"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id":"8Qdr6TgM/hMiR5j4W","uris":["http://www.mendeley.com/documents/?uuid=1bfad0d9-c8b8-4eee-b37d-7857d882dc7e"],"uri":["http://www.mendeley.com/documents/?uuid=1bfad0d9-c8b8-4eee-b37d-7857d882dc7e"],"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id":"8Qdr6TgM/87bomOrA","uris":["http://www.mendeley.com/documents/?uuid=42255e82-e8b3-4659-a168-287f428c6ebe"],"uri":["http://www.mendeley.com/documents/?uuid=42255e82-e8b3-4659-a168-287f428c6ebe"],"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reward","type":"article-journal","volume":"14"}}],"schema":"https://github.com/citation-style-language/schema/raw/master/csl-citation.json"} </w:instrText>
        </w:r>
      </w:ins>
      <w:del w:id="589" w:author="Antonio Schettino" w:date="2019-03-06T15:04:00Z">
        <w:r w:rsidR="00491D76" w:rsidDel="00467B61">
          <w:del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2014)"},"properties":{"noteIndex":0},"schema":"https://github.com/citation-style-language/schema/raw/master/csl-citation.json"}</w:delInstrText>
        </w:r>
      </w:del>
      <w:r w:rsidR="00491D76">
        <w:fldChar w:fldCharType="separate"/>
      </w:r>
      <w:ins w:id="590" w:author="Antonio Schettino" w:date="2019-03-06T15:04:00Z">
        <w:r w:rsidR="00467B61" w:rsidRPr="00467B61">
          <w:t xml:space="preserve">(B a Anderson et al., 2011; Ba Anderson, 2013; M. F. Failing &amp; </w:t>
        </w:r>
        <w:proofErr w:type="spellStart"/>
        <w:r w:rsidR="00467B61" w:rsidRPr="00467B61">
          <w:t>Theeuwes</w:t>
        </w:r>
        <w:proofErr w:type="spellEnd"/>
        <w:r w:rsidR="00467B61" w:rsidRPr="00467B61">
          <w:t>, 2014)</w:t>
        </w:r>
      </w:ins>
      <w:del w:id="591" w:author="Antonio Schettino" w:date="2019-03-06T15:04:00Z">
        <w:r w:rsidR="00491D76" w:rsidRPr="00467B61" w:rsidDel="00467B61">
          <w:rPr>
            <w:rPrChange w:id="592" w:author="Antonio Schettino" w:date="2019-03-06T15:04:00Z">
              <w:rPr>
                <w:noProof/>
              </w:rPr>
            </w:rPrChange>
          </w:rPr>
          <w:delText>(Anderson et al., 2011; Anderson, 2013; Failing &amp; Theeuwes, 2014)</w:delText>
        </w:r>
      </w:del>
      <w:r w:rsidR="00491D76">
        <w:fldChar w:fldCharType="end"/>
      </w:r>
      <w:r w:rsidR="00491D76">
        <w:t xml:space="preserve">. </w:t>
      </w:r>
      <w:r>
        <w:t>We have demonstrated that</w:t>
      </w:r>
      <w:r w:rsidR="00491D76">
        <w:t xml:space="preserve">, </w:t>
      </w:r>
      <w:commentRangeStart w:id="593"/>
      <w:r w:rsidR="00491D76">
        <w:t>in the task in which participants have a goal on every trial, we did not observe the value-driven attentional bias in our measure of sustained attention</w:t>
      </w:r>
      <w:commentRangeEnd w:id="593"/>
      <w:r w:rsidR="00BA5A51">
        <w:rPr>
          <w:rStyle w:val="CommentReference"/>
        </w:rPr>
        <w:commentReference w:id="593"/>
      </w:r>
      <w:r w:rsidR="00491D76">
        <w:t xml:space="preserve">. We believe that such an experimental setup provides </w:t>
      </w:r>
      <w:commentRangeStart w:id="594"/>
      <w:r w:rsidR="00491D76">
        <w:t xml:space="preserve">a more rigorous way of looking at the competition between the goal-driven and value-driven attention. </w:t>
      </w:r>
      <w:commentRangeEnd w:id="594"/>
      <w:r w:rsidR="00BA5A51">
        <w:rPr>
          <w:rStyle w:val="CommentReference"/>
        </w:rPr>
        <w:commentReference w:id="594"/>
      </w:r>
      <w:r w:rsidR="00491D76">
        <w:t xml:space="preserve">However, it is important to stress </w:t>
      </w:r>
      <w:commentRangeStart w:id="595"/>
      <w:r w:rsidR="00491D76">
        <w:t>that our paradigm</w:t>
      </w:r>
      <w:r w:rsidR="00C153E4">
        <w:t xml:space="preserve"> could favor the goa</w:t>
      </w:r>
      <w:r w:rsidR="00491D76">
        <w:t xml:space="preserve">l-directed effects on attention, while the previous paradigm could have favored the value-driven effects. </w:t>
      </w:r>
      <w:commentRangeEnd w:id="595"/>
      <w:r w:rsidR="000252E3">
        <w:rPr>
          <w:rStyle w:val="CommentReference"/>
        </w:rPr>
        <w:commentReference w:id="595"/>
      </w:r>
    </w:p>
    <w:p w14:paraId="0FC8378F" w14:textId="1CC3A969" w:rsidR="0047115E" w:rsidRDefault="0047115E" w:rsidP="0047115E">
      <w:pPr>
        <w:pStyle w:val="Heading1"/>
        <w:spacing w:before="0" w:after="240"/>
      </w:pPr>
      <w:r>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commentRangeStart w:id="596"/>
      <w:r>
        <w:lastRenderedPageBreak/>
        <w:t>Appendix 1</w:t>
      </w:r>
      <w:commentRangeEnd w:id="596"/>
      <w:r w:rsidR="000F6495">
        <w:rPr>
          <w:rStyle w:val="CommentReference"/>
          <w:rFonts w:eastAsiaTheme="minorHAnsi" w:cs="Times New Roman"/>
          <w:b w:val="0"/>
        </w:rPr>
        <w:commentReference w:id="596"/>
      </w:r>
    </w:p>
    <w:p w14:paraId="66A9CBAD" w14:textId="09FB9C1F" w:rsidR="006158A2" w:rsidRDefault="00F26D00" w:rsidP="008B3849">
      <w:pPr>
        <w:spacing w:line="480" w:lineRule="auto"/>
        <w:ind w:firstLine="284"/>
        <w:jc w:val="both"/>
      </w:pPr>
      <w:proofErr w:type="gramStart"/>
      <w:r>
        <w:t>In order to</w:t>
      </w:r>
      <w:proofErr w:type="gramEnd"/>
      <w:r>
        <w:t xml:space="preserve">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acquisition.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lang w:val="nl-BE" w:eastAsia="nl-BE"/>
        </w:rPr>
        <w:lastRenderedPageBreak/>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1E6E0DCF" w:rsidR="006158A2" w:rsidRDefault="006158A2" w:rsidP="00B25D78">
      <w:pPr>
        <w:spacing w:after="0" w:line="480" w:lineRule="auto"/>
        <w:ind w:firstLine="284"/>
        <w:jc w:val="both"/>
        <w:pPrChange w:id="597" w:author="Antonio Schettino" w:date="2019-03-06T17:11:00Z">
          <w:pPr>
            <w:spacing w:line="480" w:lineRule="auto"/>
            <w:ind w:firstLine="284"/>
            <w:jc w:val="both"/>
          </w:pPr>
        </w:pPrChange>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w:t>
      </w:r>
      <w:commentRangeStart w:id="598"/>
      <w:ins w:id="599" w:author="Antonio Schettino" w:date="2019-03-06T17:11:00Z">
        <w:r w:rsidR="00B25D78">
          <w:t xml:space="preserve">slightly </w:t>
        </w:r>
      </w:ins>
      <w:commentRangeEnd w:id="598"/>
      <w:ins w:id="600" w:author="Antonio Schettino" w:date="2019-03-06T17:12:00Z">
        <w:r w:rsidR="00B25D78">
          <w:rPr>
            <w:rStyle w:val="CommentReference"/>
          </w:rPr>
          <w:commentReference w:id="598"/>
        </w:r>
      </w:ins>
      <w:r w:rsidR="00C94B53">
        <w:t>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xml:space="preserve">. This </w:t>
      </w:r>
      <w:del w:id="601" w:author="Antonio Schettino" w:date="2019-03-06T17:11:00Z">
        <w:r w:rsidR="008C49F8" w:rsidDel="00B25D78">
          <w:delText xml:space="preserve">can </w:delText>
        </w:r>
      </w:del>
      <w:ins w:id="602" w:author="Antonio Schettino" w:date="2019-03-06T17:11:00Z">
        <w:r w:rsidR="00B25D78">
          <w:t>might</w:t>
        </w:r>
        <w:r w:rsidR="00B25D78">
          <w:t xml:space="preserve"> </w:t>
        </w:r>
      </w:ins>
      <w:r w:rsidR="008C49F8">
        <w:t xml:space="preserve">indicate some presence of training effects on the </w:t>
      </w:r>
      <w:r w:rsidR="0047115E">
        <w:t>hit rate</w:t>
      </w:r>
      <w:r w:rsidR="008C49F8">
        <w:t xml:space="preserve"> data.</w:t>
      </w:r>
    </w:p>
    <w:p w14:paraId="3D90DF22" w14:textId="00447154" w:rsidR="008C49F8" w:rsidRDefault="008C49F8" w:rsidP="00B25D78">
      <w:pPr>
        <w:spacing w:after="0" w:line="480" w:lineRule="auto"/>
        <w:ind w:firstLine="284"/>
        <w:jc w:val="both"/>
        <w:pPrChange w:id="603" w:author="Antonio Schettino" w:date="2019-03-06T17:12:00Z">
          <w:pPr>
            <w:spacing w:line="480" w:lineRule="auto"/>
            <w:ind w:firstLine="284"/>
            <w:jc w:val="both"/>
          </w:pPr>
        </w:pPrChange>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t>]; ER = 2.17)</w:t>
      </w:r>
      <w:del w:id="604" w:author="Antonio Schettino" w:date="2019-03-06T17:11:00Z">
        <w:r w:rsidDel="00B25D78">
          <w:delText>,</w:delText>
        </w:r>
      </w:del>
      <w:r>
        <w:t xml:space="preserve"> nor low (</w:t>
      </w:r>
      <w:r>
        <w:rPr>
          <w:i/>
        </w:rPr>
        <w:t xml:space="preserve">M = </w:t>
      </w:r>
      <w:r>
        <w:t>3.08; 95% HDI [-8.53, 14.</w:t>
      </w:r>
      <w:r w:rsidR="00AA68C9">
        <w:t>75</w:t>
      </w:r>
      <w:r>
        <w:t>]; ER =</w:t>
      </w:r>
      <w:r w:rsidR="00AA68C9">
        <w:t xml:space="preserve"> </w:t>
      </w:r>
      <w:r>
        <w:t>2.37) reward probability condition</w:t>
      </w:r>
      <w:ins w:id="605" w:author="Antonio Schettino" w:date="2019-03-06T17:11:00Z">
        <w:r w:rsidR="00B25D78">
          <w:t>s</w:t>
        </w:r>
      </w:ins>
      <w:r>
        <w:t xml:space="preserve">.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lastRenderedPageBreak/>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6C2E72A" w14:textId="2EEAC8A6" w:rsidR="000518C5" w:rsidRPr="006158A2" w:rsidRDefault="000518C5" w:rsidP="00C94B53">
      <w:pPr>
        <w:framePr w:hSpace="181" w:wrap="around" w:vAnchor="text" w:hAnchor="text" w:xAlign="center" w:y="1"/>
        <w:spacing w:line="480" w:lineRule="auto"/>
        <w:ind w:firstLine="284"/>
        <w:suppressOverlap/>
        <w:jc w:val="both"/>
      </w:pPr>
      <w:r>
        <w:t xml:space="preserve">Taken together, these results indicate that our effects </w:t>
      </w:r>
      <w:r w:rsidR="00FA0C17">
        <w:t>were</w:t>
      </w:r>
      <w:r>
        <w:t xml:space="preserve"> not driven by the improved performance over the course of the task. Although there is some </w:t>
      </w:r>
      <w:ins w:id="606" w:author="Antonio Schettino" w:date="2019-03-06T17:12:00Z">
        <w:r w:rsidR="00B25D78">
          <w:t xml:space="preserve">weak </w:t>
        </w:r>
      </w:ins>
      <w:r>
        <w:t xml:space="preserve">evidence that hit rates </w:t>
      </w:r>
      <w:r w:rsidR="00FA0C17">
        <w:t>were</w:t>
      </w:r>
      <w:r>
        <w:t xml:space="preserve"> improving during the baseline phase, reaction time</w:t>
      </w:r>
      <w:r w:rsidR="00DC144A">
        <w:t>s</w:t>
      </w:r>
      <w:r>
        <w:t xml:space="preserve"> clearly indicate that the main shift in performance happens in the beginning of acquisition, when rewards are introduced. Importantly, the strongest behavioral effects in our study were found on </w:t>
      </w:r>
      <w:del w:id="607" w:author="Antonio Schettino" w:date="2019-03-06T17:12:00Z">
        <w:r w:rsidDel="00E34FA5">
          <w:delText xml:space="preserve">the </w:delText>
        </w:r>
      </w:del>
      <w:r>
        <w:t>reaction time data, as indicated in the results section.</w:t>
      </w:r>
      <w:del w:id="608" w:author="Antonio Schettino" w:date="2019-03-06T17:12:00Z">
        <w:r w:rsidDel="00E34FA5">
          <w:delText xml:space="preserve"> </w:delText>
        </w:r>
      </w:del>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lang w:val="nl-BE" w:eastAsia="nl-BE"/>
        </w:rPr>
        <w:lastRenderedPageBreak/>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28C93FB7" w:rsidR="008B3849" w:rsidRDefault="000518C5" w:rsidP="00FA0C17">
      <w:pPr>
        <w:spacing w:line="480" w:lineRule="auto"/>
        <w:ind w:firstLine="284"/>
        <w:jc w:val="both"/>
      </w:pPr>
      <w:r>
        <w:t xml:space="preserve">Similar analyses could not </w:t>
      </w:r>
      <w:del w:id="609" w:author="Antonio Schettino" w:date="2019-03-06T17:13:00Z">
        <w:r w:rsidDel="00E34FA5">
          <w:delText>have been</w:delText>
        </w:r>
      </w:del>
      <w:ins w:id="610" w:author="Antonio Schettino" w:date="2019-03-06T17:13:00Z">
        <w:r w:rsidR="00E34FA5">
          <w:t>be</w:t>
        </w:r>
      </w:ins>
      <w:r>
        <w:t xml:space="preserve"> performed for the EEG data</w:t>
      </w:r>
      <w:ins w:id="611" w:author="Antonio Schettino" w:date="2019-03-06T17:13:00Z">
        <w:r w:rsidR="00E34FA5">
          <w:t>, because s</w:t>
        </w:r>
      </w:ins>
      <w:del w:id="612" w:author="Antonio Schettino" w:date="2019-03-06T17:13:00Z">
        <w:r w:rsidDel="00E34FA5">
          <w:delText>. S</w:delText>
        </w:r>
      </w:del>
      <w:r>
        <w:t xml:space="preserve">plitting the number of trials in each phase </w:t>
      </w:r>
      <w:del w:id="613" w:author="Antonio Schettino" w:date="2019-03-06T17:13:00Z">
        <w:r w:rsidDel="00E34FA5">
          <w:delText xml:space="preserve">into two </w:delText>
        </w:r>
      </w:del>
      <w:r>
        <w:t xml:space="preserve">would significantly affect </w:t>
      </w:r>
      <w:del w:id="614" w:author="Antonio Schettino" w:date="2019-03-06T17:13:00Z">
        <w:r w:rsidDel="00E34FA5">
          <w:delText xml:space="preserve">our </w:delText>
        </w:r>
      </w:del>
      <w:ins w:id="615" w:author="Antonio Schettino" w:date="2019-03-06T17:13:00Z">
        <w:r w:rsidR="00E34FA5">
          <w:t>the</w:t>
        </w:r>
        <w:r w:rsidR="00E34FA5">
          <w:t xml:space="preserve"> </w:t>
        </w:r>
      </w:ins>
      <w:r>
        <w:t xml:space="preserve">signal-to-noise ratio. However, our EEG results point to </w:t>
      </w:r>
      <w:del w:id="616" w:author="Antonio Schettino" w:date="2019-03-06T17:13:00Z">
        <w:r w:rsidDel="00E34FA5">
          <w:delText xml:space="preserve">the </w:delText>
        </w:r>
      </w:del>
      <w:r>
        <w:t xml:space="preserve">changes in </w:t>
      </w:r>
      <w:del w:id="617" w:author="Antonio Schettino" w:date="2019-03-06T17:13:00Z">
        <w:r w:rsidDel="00E34FA5">
          <w:delText xml:space="preserve">the </w:delText>
        </w:r>
      </w:del>
      <w:r w:rsidR="00352BD6">
        <w:t>SSVEP</w:t>
      </w:r>
      <w:r>
        <w:t xml:space="preserve"> amplitudes in only one of the reward probability conditions. If </w:t>
      </w:r>
      <w:ins w:id="618" w:author="Antonio Schettino" w:date="2019-03-06T17:13:00Z">
        <w:r w:rsidR="00CD2878">
          <w:t xml:space="preserve">amplitude </w:t>
        </w:r>
      </w:ins>
      <w:r w:rsidR="00887E4F">
        <w:t xml:space="preserve">changes </w:t>
      </w:r>
      <w:del w:id="619" w:author="Antonio Schettino" w:date="2019-03-06T17:13:00Z">
        <w:r w:rsidR="00887E4F" w:rsidDel="00CD2878">
          <w:delText xml:space="preserve">in </w:delText>
        </w:r>
        <w:r w:rsidDel="00CD2878">
          <w:delText xml:space="preserve">the amplitudes </w:delText>
        </w:r>
      </w:del>
      <w:r>
        <w:t xml:space="preserve">were </w:t>
      </w:r>
      <w:r w:rsidR="00FA0C17">
        <w:t xml:space="preserve">mainly </w:t>
      </w:r>
      <w:r w:rsidR="00887E4F">
        <w:t>driven</w:t>
      </w:r>
      <w:r>
        <w:t xml:space="preserve"> by training effects, the differences across reward phases would be expected for both reward probability conditions. </w:t>
      </w:r>
      <w:r w:rsidR="00887E4F">
        <w:t>This</w:t>
      </w:r>
      <w:r w:rsidR="00B05CD3">
        <w:t xml:space="preserve"> observation,</w:t>
      </w:r>
      <w:r w:rsidR="00887E4F">
        <w:t xml:space="preserve"> combined with the lack of strong training effects in behavior</w:t>
      </w:r>
      <w:r w:rsidR="00B05CD3">
        <w:t>,</w:t>
      </w:r>
      <w:r w:rsidR="00887E4F">
        <w:t xml:space="preserve"> </w:t>
      </w:r>
      <w:r w:rsidR="00B05CD3">
        <w:t>suggests</w:t>
      </w:r>
      <w:r w:rsidR="00887E4F">
        <w:t xml:space="preserve"> that our </w:t>
      </w:r>
      <w:r w:rsidR="00FA0C17">
        <w:t xml:space="preserve">EEG </w:t>
      </w:r>
      <w:r w:rsidR="00887E4F">
        <w:t>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0F59FD9F" w:rsidR="004D7EBB" w:rsidRDefault="004D7EBB" w:rsidP="004D7EBB">
      <w:pPr>
        <w:spacing w:line="480" w:lineRule="auto"/>
        <w:ind w:firstLine="284"/>
        <w:jc w:val="both"/>
      </w:pPr>
      <w:r>
        <w:t xml:space="preserve">Visualization and statistical analyses were performed using </w:t>
      </w:r>
      <w:r w:rsidRPr="00CD2878">
        <w:rPr>
          <w:i/>
          <w:rPrChange w:id="620" w:author="Antonio Schettino" w:date="2019-03-06T17:14:00Z">
            <w:rPr/>
          </w:rPrChange>
        </w:rPr>
        <w:t>R</w:t>
      </w:r>
      <w:r>
        <w:t xml:space="preserve"> v3.4.4</w:t>
      </w:r>
      <w:r w:rsidR="006C644D">
        <w:t xml:space="preserve"> </w:t>
      </w:r>
      <w:r w:rsidR="006C644D">
        <w:fldChar w:fldCharType="begin" w:fldLock="1"/>
      </w:r>
      <w:ins w:id="621" w:author="Antonio Schettino" w:date="2019-03-06T15:04:00Z">
        <w:r w:rsidR="00467B61">
          <w:instrText xml:space="preserve"> ADDIN ZOTERO_ITEM CSL_CITATION {"citationID":"L0CwpWxB","properties":{"formattedCitation":"(R Core Team, 2017)","plainCitation":"(R Core Team, 2017)","noteIndex":0},"citationItems":[{"id":"8Qdr6TgM/sCu8yABp","uris":["http://www.mendeley.com/documents/?uuid=ebb92c06-93ce-4b64-a72c-00b6d1b6bdf4"],"uri":["http://www.mendeley.com/documents/?uuid=ebb92c06-93ce-4b64-a72c-00b6d1b6bdf4"],"itemData":{"author":[{"dropping-particle":"","family":"R Core Team","given":"","non-dropping-particle":"","parse-names":false,"suffix":""}],"id":"ITEM-1","issued":{"date-parts":[["2017"]]},"publisher":"R Foundation for Statistical Computing","title":"R: A Language and Environment for Statistical Computing.","type":"article"}}],"schema":"https://github.com/citation-style-language/schema/raw/master/csl-citation.json"} </w:instrText>
        </w:r>
      </w:ins>
      <w:del w:id="622" w:author="Antonio Schettino" w:date="2019-03-06T15:04:00Z">
        <w:r w:rsidR="00A44306" w:rsidDel="00467B61">
          <w:del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delInstrText>
        </w:r>
      </w:del>
      <w:r w:rsidR="006C644D">
        <w:fldChar w:fldCharType="separate"/>
      </w:r>
      <w:ins w:id="623" w:author="Antonio Schettino" w:date="2019-03-06T15:04:00Z">
        <w:r w:rsidR="00467B61" w:rsidRPr="00467B61">
          <w:t>(R Core Team, 2017)</w:t>
        </w:r>
      </w:ins>
      <w:del w:id="624" w:author="Antonio Schettino" w:date="2019-03-06T15:04:00Z">
        <w:r w:rsidR="006C644D" w:rsidRPr="00467B61" w:rsidDel="00467B61">
          <w:rPr>
            <w:rPrChange w:id="625" w:author="Antonio Schettino" w:date="2019-03-06T15:04:00Z">
              <w:rPr>
                <w:noProof/>
              </w:rPr>
            </w:rPrChange>
          </w:rPr>
          <w:delText>(R Core Team, 2017)</w:delText>
        </w:r>
      </w:del>
      <w:r w:rsidR="006C644D">
        <w:fldChar w:fldCharType="end"/>
      </w:r>
      <w:r>
        <w:t xml:space="preserve"> via </w:t>
      </w:r>
      <w:r w:rsidRPr="00CD2878">
        <w:rPr>
          <w:i/>
          <w:rPrChange w:id="626" w:author="Antonio Schettino" w:date="2019-03-06T17:14:00Z">
            <w:rPr/>
          </w:rPrChange>
        </w:rPr>
        <w:t>RStudio</w:t>
      </w:r>
      <w:r>
        <w:t xml:space="preserve"> v1.1.453</w:t>
      </w:r>
      <w:r w:rsidR="006C644D">
        <w:t xml:space="preserve"> </w:t>
      </w:r>
      <w:r w:rsidR="006C644D">
        <w:fldChar w:fldCharType="begin" w:fldLock="1"/>
      </w:r>
      <w:ins w:id="627" w:author="Antonio Schettino" w:date="2019-03-06T15:04:00Z">
        <w:r w:rsidR="00467B61">
          <w:instrText xml:space="preserve"> ADDIN ZOTERO_ITEM CSL_CITATION {"citationID":"4oUf2FQ5","properties":{"formattedCitation":"(RStudio Team, 2015)","plainCitation":"(RStudio Team, 2015)","noteIndex":0},"citationItems":[{"id":"8Qdr6TgM/rHgHiRfA","uris":["http://www.mendeley.com/documents/?uuid=cf5bf170-1feb-4f01-b006-688fe8549281"],"uri":["http://www.mendeley.com/documents/?uuid=cf5bf170-1feb-4f01-b006-688fe8549281"],"itemData":{"author":[{"dropping-particle":"","family":"RStudio Team","given":"","non-dropping-particle":"","parse-names":false,"suffix":""}],"id":"ITEM-1","issued":{"date-parts":[["2015"]]},"publisher":"RStudio, Inc.","title":"Integrated Development for R","type":"article"}}],"schema":"https://github.com/citation-style-language/schema/raw/master/csl-citation.json"} </w:instrText>
        </w:r>
      </w:ins>
      <w:del w:id="628" w:author="Antonio Schettino" w:date="2019-03-06T15:04:00Z">
        <w:r w:rsidR="00A44306" w:rsidDel="00467B61">
          <w:del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delInstrText>
        </w:r>
      </w:del>
      <w:r w:rsidR="006C644D">
        <w:fldChar w:fldCharType="separate"/>
      </w:r>
      <w:ins w:id="629" w:author="Antonio Schettino" w:date="2019-03-06T15:04:00Z">
        <w:r w:rsidR="00467B61" w:rsidRPr="00467B61">
          <w:t>(RStudio Team, 2015)</w:t>
        </w:r>
      </w:ins>
      <w:del w:id="630" w:author="Antonio Schettino" w:date="2019-03-06T15:04:00Z">
        <w:r w:rsidR="006C644D" w:rsidRPr="00467B61" w:rsidDel="00467B61">
          <w:rPr>
            <w:rPrChange w:id="631" w:author="Antonio Schettino" w:date="2019-03-06T15:04:00Z">
              <w:rPr>
                <w:noProof/>
              </w:rPr>
            </w:rPrChange>
          </w:rPr>
          <w:delText>(RStudio Team, 2015)</w:delText>
        </w:r>
      </w:del>
      <w:r w:rsidR="006C644D">
        <w:fldChar w:fldCharType="end"/>
      </w:r>
      <w:r>
        <w:t>. We used the following packages (and their respective dependencies):</w:t>
      </w:r>
    </w:p>
    <w:p w14:paraId="255E8E60" w14:textId="5E435041"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ins w:id="632" w:author="Antonio Schettino" w:date="2019-03-06T15:04:00Z">
        <w:r w:rsidR="00467B61">
          <w:instrText xml:space="preserve"> ADDIN ZOTERO_ITEM CSL_CITATION {"citationID":"XkAgqlRq","properties":{"formattedCitation":"(Wickham, 2017)","plainCitation":"(Wickham, 2017)","noteIndex":0},"citationItems":[{"id":"8Qdr6TgM/UXKcdTsh","uris":["http://www.mendeley.com/documents/?uuid=9fc2a440-af73-454e-a372-db40751cac66"],"uri":["http://www.mendeley.com/documents/?uuid=9fc2a440-af73-454e-a372-db40751cac66"],"itemData":{"author":[{"dropping-particle":"","family":"Wickham","given":"Hadley","non-dropping-particle":"","parse-names":false,"suffix":""}],"id":"ITEM-1","issued":{"date-parts":[["2017"]]},"publisher":"R package version, 1(1)","title":"Tidyverse: Easily install and load ’tidyverse’ packages","type":"article"}}],"schema":"https://github.com/citation-style-language/schema/raw/master/csl-citation.json"} </w:instrText>
        </w:r>
      </w:ins>
      <w:del w:id="633" w:author="Antonio Schettino" w:date="2019-03-06T15:04:00Z">
        <w:r w:rsidR="00A44306" w:rsidDel="00467B61">
          <w:del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delInstrText>
        </w:r>
      </w:del>
      <w:r w:rsidR="00A44306">
        <w:fldChar w:fldCharType="separate"/>
      </w:r>
      <w:ins w:id="634" w:author="Antonio Schettino" w:date="2019-03-06T15:04:00Z">
        <w:r w:rsidR="00467B61" w:rsidRPr="00467B61">
          <w:t>(Wickham, 2017)</w:t>
        </w:r>
      </w:ins>
      <w:del w:id="635" w:author="Antonio Schettino" w:date="2019-03-06T15:04:00Z">
        <w:r w:rsidR="00A44306" w:rsidRPr="00467B61" w:rsidDel="00467B61">
          <w:rPr>
            <w:rPrChange w:id="636" w:author="Antonio Schettino" w:date="2019-03-06T15:04:00Z">
              <w:rPr>
                <w:noProof/>
              </w:rPr>
            </w:rPrChange>
          </w:rPr>
          <w:delText>(Wickham, 2017)</w:delText>
        </w:r>
      </w:del>
      <w:r w:rsidR="00A44306">
        <w:fldChar w:fldCharType="end"/>
      </w:r>
      <w:r>
        <w:t>;</w:t>
      </w:r>
    </w:p>
    <w:p w14:paraId="3788C5C1" w14:textId="5E4E8CC6"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ins w:id="637" w:author="Antonio Schettino" w:date="2019-03-06T15:04:00Z">
        <w:r w:rsidR="00467B61">
          <w:instrText xml:space="preserve"> ADDIN ZOTERO_ITEM CSL_CITATION {"citationID":"LoU2wAiw","properties":{"formattedCitation":"(Hope, 2013)","plainCitation":"(Hope, 2013)","noteIndex":0},"citationItems":[{"id":"8Qdr6TgM/ClUx5f8h","uris":["http://www.mendeley.com/documents/?uuid=c97d18e8-3861-4445-afcc-430642c9e678"],"uri":["http://www.mendeley.com/documents/?uuid=c97d18e8-3861-4445-afcc-430642c9e678"],"itemData":{"author":[{"dropping-particle":"","family":"Hope","given":"R. M.","non-dropping-particle":"","parse-names":false,"suffix":""}],"id":"ITEM-1","issued":{"date-parts":[["2013"]]},"publisher":"R package version, 1(5)","title":"Rmisc: Ryan miscellaneous","type":"article"}}],"schema":"https://github.com/citation-style-language/schema/raw/master/csl-citation.json"} </w:instrText>
        </w:r>
      </w:ins>
      <w:del w:id="638" w:author="Antonio Schettino" w:date="2019-03-06T15:04:00Z">
        <w:r w:rsidR="00A44306" w:rsidDel="00467B61">
          <w:del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delInstrText>
        </w:r>
      </w:del>
      <w:r w:rsidR="00A44306">
        <w:fldChar w:fldCharType="separate"/>
      </w:r>
      <w:ins w:id="639" w:author="Antonio Schettino" w:date="2019-03-06T15:04:00Z">
        <w:r w:rsidR="00467B61" w:rsidRPr="00467B61">
          <w:t>(Hope, 2013)</w:t>
        </w:r>
      </w:ins>
      <w:del w:id="640" w:author="Antonio Schettino" w:date="2019-03-06T15:04:00Z">
        <w:r w:rsidR="00A44306" w:rsidRPr="00467B61" w:rsidDel="00467B61">
          <w:rPr>
            <w:rPrChange w:id="641" w:author="Antonio Schettino" w:date="2019-03-06T15:04:00Z">
              <w:rPr>
                <w:noProof/>
              </w:rPr>
            </w:rPrChange>
          </w:rPr>
          <w:delText>(Hope, 2013)</w:delText>
        </w:r>
      </w:del>
      <w:r w:rsidR="00A44306">
        <w:fldChar w:fldCharType="end"/>
      </w:r>
      <w:r>
        <w:t>, brms v2.3.1</w:t>
      </w:r>
      <w:r w:rsidR="00A44306">
        <w:t xml:space="preserve"> </w:t>
      </w:r>
      <w:r w:rsidR="00A44306">
        <w:fldChar w:fldCharType="begin" w:fldLock="1"/>
      </w:r>
      <w:ins w:id="642" w:author="Antonio Schettino" w:date="2019-03-06T15:04:00Z">
        <w:r w:rsidR="00467B61">
          <w:instrText xml:space="preserve"> ADDIN ZOTERO_ITEM CSL_CITATION {"citationID":"KM39NvCK","properties":{"formattedCitation":"(B\\uc0\\u252{}rkner, 2016)","plainCitation":"(Bürkner, 2016)","noteIndex":0},"citationItems":[{"id":"8Qdr6TgM/AFQl7poa","uris":["http://www.mendeley.com/documents/?uuid=c92b48b6-a5c5-478d-b476-0d2c84adb21a"],"uri":["http://www.mendeley.com/documents/?uuid=c92b48b6-a5c5-478d-b476-0d2c84adb21a"],"itemData":{"author":[{"dropping-particle":"","family":"Bürkner","given":"Paul-Christian","non-dropping-particle":"","parse-names":false,"suffix":""}],"container-title":"Journal of Statistical Software","id":"ITEM-1","issue":"1","issued":{"date-parts":[["2016"]]},"page":"1-28","title":"brms: An R package for Bayesian multilevel models using Stan","type":"article-journal","volume":"80"}}],"schema":"https://github.com/citation-style-language/schema/raw/master/csl-citation.json"} </w:instrText>
        </w:r>
      </w:ins>
      <w:del w:id="643" w:author="Antonio Schettino" w:date="2019-03-06T15:04:00Z">
        <w:r w:rsidR="00A44306" w:rsidDel="00467B61">
          <w:del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delInstrText>
        </w:r>
      </w:del>
      <w:r w:rsidR="00A44306">
        <w:fldChar w:fldCharType="separate"/>
      </w:r>
      <w:ins w:id="644" w:author="Antonio Schettino" w:date="2019-03-06T15:04:00Z">
        <w:r w:rsidR="00467B61" w:rsidRPr="00467B61">
          <w:rPr>
            <w:szCs w:val="24"/>
          </w:rPr>
          <w:t>(</w:t>
        </w:r>
        <w:proofErr w:type="spellStart"/>
        <w:r w:rsidR="00467B61" w:rsidRPr="00467B61">
          <w:rPr>
            <w:szCs w:val="24"/>
          </w:rPr>
          <w:t>Bürkner</w:t>
        </w:r>
        <w:proofErr w:type="spellEnd"/>
        <w:r w:rsidR="00467B61" w:rsidRPr="00467B61">
          <w:rPr>
            <w:szCs w:val="24"/>
          </w:rPr>
          <w:t>, 2016)</w:t>
        </w:r>
      </w:ins>
      <w:del w:id="645" w:author="Antonio Schettino" w:date="2019-03-06T15:04:00Z">
        <w:r w:rsidR="00A44306" w:rsidRPr="00A44306" w:rsidDel="00467B61">
          <w:rPr>
            <w:noProof/>
          </w:rPr>
          <w:delText>(Bürkner, 2016)</w:delText>
        </w:r>
      </w:del>
      <w:r w:rsidR="00A44306">
        <w:fldChar w:fldCharType="end"/>
      </w:r>
      <w:r>
        <w:t>;</w:t>
      </w:r>
    </w:p>
    <w:p w14:paraId="15173E87" w14:textId="74CCCDD8"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ins w:id="646" w:author="Antonio Schettino" w:date="2019-03-06T15:04:00Z">
        <w:r w:rsidR="00467B61">
          <w:instrText xml:space="preserve"> ADDIN ZOTERO_ITEM CSL_CITATION {"citationID":"jt8HPjnK","properties":{"formattedCitation":"(Wilke, 2016)","plainCitation":"(Wilke, 2016)","noteIndex":0},"citationItems":[{"id":"8Qdr6TgM/Mq125H8h","uris":["http://www.mendeley.com/documents/?uuid=bd60a6a2-9eb2-4073-9116-5308d0be842b"],"uri":["http://www.mendeley.com/documents/?uuid=bd60a6a2-9eb2-4073-9116-5308d0be842b"],"itemData":{"author":[{"dropping-particle":"","family":"Wilke","given":"C. O.","non-dropping-particle":"","parse-names":false,"suffix":""}],"id":"ITEM-1","issued":{"date-parts":[["2016"]]},"publisher":"CRAN Repos","title":"cowplot: streamlined plot theme and plot annotations for ‘ggplot2’","type":"article"}}],"schema":"https://github.com/citation-style-language/schema/raw/master/csl-citation.json"} </w:instrText>
        </w:r>
      </w:ins>
      <w:del w:id="647" w:author="Antonio Schettino" w:date="2019-03-06T15:04:00Z">
        <w:r w:rsidR="00A44306" w:rsidDel="00467B61">
          <w:del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delInstrText>
        </w:r>
      </w:del>
      <w:r w:rsidR="00A44306">
        <w:fldChar w:fldCharType="separate"/>
      </w:r>
      <w:ins w:id="648" w:author="Antonio Schettino" w:date="2019-03-06T15:04:00Z">
        <w:r w:rsidR="00467B61" w:rsidRPr="00467B61">
          <w:t>(Wilke, 2016)</w:t>
        </w:r>
      </w:ins>
      <w:del w:id="649" w:author="Antonio Schettino" w:date="2019-03-06T15:04:00Z">
        <w:r w:rsidR="00A44306" w:rsidRPr="00467B61" w:rsidDel="00467B61">
          <w:rPr>
            <w:rPrChange w:id="650" w:author="Antonio Schettino" w:date="2019-03-06T15:04:00Z">
              <w:rPr>
                <w:noProof/>
              </w:rPr>
            </w:rPrChange>
          </w:rPr>
          <w:delText>(Wilke, 2016)</w:delText>
        </w:r>
      </w:del>
      <w:r w:rsidR="00A44306">
        <w:fldChar w:fldCharType="end"/>
      </w:r>
      <w:r>
        <w:t xml:space="preserve">, </w:t>
      </w:r>
      <w:proofErr w:type="spellStart"/>
      <w:r>
        <w:t>yarrr</w:t>
      </w:r>
      <w:proofErr w:type="spellEnd"/>
      <w:r>
        <w:t xml:space="preserve"> v0.1.5</w:t>
      </w:r>
      <w:r w:rsidR="00A44306">
        <w:t xml:space="preserve"> </w:t>
      </w:r>
      <w:r w:rsidR="00A44306">
        <w:fldChar w:fldCharType="begin" w:fldLock="1"/>
      </w:r>
      <w:ins w:id="651" w:author="Antonio Schettino" w:date="2019-03-06T15:04:00Z">
        <w:r w:rsidR="00467B61">
          <w:instrText xml:space="preserve"> ADDIN ZOTERO_ITEM CSL_CITATION {"citationID":"r7rvMmoZ","properties":{"formattedCitation":"(Phillips, 2016)","plainCitation":"(Phillips, 2016)","noteIndex":0},"citationItems":[{"id":"8Qdr6TgM/OsurJoaR","uris":["http://www.mendeley.com/documents/?uuid=faa8b0f8-00ad-43e7-90d0-daa4c93d5d04"],"uri":["http://www.mendeley.com/documents/?uuid=faa8b0f8-00ad-43e7-90d0-daa4c93d5d04"],"itemData":{"author":[{"dropping-particle":"","family":"Phillips","given":"N.","non-dropping-particle":"","parse-names":false,"suffix":""}],"id":"ITEM-1","issued":{"date-parts":[["2016"]]},"publisher":"R package version 0.1","title":"Yarrr: A companion to the e-book YaRrr!: The Pirate's Guide to R","type":"article"}}],"schema":"https://github.com/citation-style-language/schema/raw/master/csl-citation.json"} </w:instrText>
        </w:r>
      </w:ins>
      <w:del w:id="652" w:author="Antonio Schettino" w:date="2019-03-06T15:04:00Z">
        <w:r w:rsidR="00A44306" w:rsidDel="00467B61">
          <w:del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delInstrText>
        </w:r>
      </w:del>
      <w:r w:rsidR="00A44306">
        <w:fldChar w:fldCharType="separate"/>
      </w:r>
      <w:ins w:id="653" w:author="Antonio Schettino" w:date="2019-03-06T15:04:00Z">
        <w:r w:rsidR="00467B61" w:rsidRPr="00467B61">
          <w:t>(Phillips, 2016)</w:t>
        </w:r>
      </w:ins>
      <w:del w:id="654" w:author="Antonio Schettino" w:date="2019-03-06T15:04:00Z">
        <w:r w:rsidR="00A44306" w:rsidRPr="00467B61" w:rsidDel="00467B61">
          <w:rPr>
            <w:rPrChange w:id="655" w:author="Antonio Schettino" w:date="2019-03-06T15:04:00Z">
              <w:rPr>
                <w:noProof/>
              </w:rPr>
            </w:rPrChange>
          </w:rPr>
          <w:delText>(Phillips, 2016)</w:delText>
        </w:r>
      </w:del>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ins w:id="656" w:author="Antonio Schettino" w:date="2019-03-06T15:04:00Z">
        <w:r w:rsidR="00467B61">
          <w:instrText xml:space="preserve"> ADDIN ZOTERO_ITEM CSL_CITATION {"citationID":"BcnMDv1c","properties":{"formattedCitation":"(Garnier, 2018)","plainCitation":"(Garnier, 2018)","noteIndex":0},"citationItems":[{"id":"8Qdr6TgM/DZctcsHq","uris":["http://www.mendeley.com/documents/?uuid=c8d50911-16f2-4d4a-b3b3-987419e32d0b"],"uri":["http://www.mendeley.com/documents/?uuid=c8d50911-16f2-4d4a-b3b3-987419e32d0b"],"itemData":{"author":[{"dropping-particle":"","family":"Garnier","given":"S.","non-dropping-particle":"","parse-names":false,"suffix":""}],"id":"ITEM-1","issued":{"date-parts":[["2018"]]},"publisher":"R package version 0.3","title":"viridis: Default Color Maps from ‘matplotlib’","type":"article"}}],"schema":"https://github.com/citation-style-language/schema/raw/master/csl-citation.json"} </w:instrText>
        </w:r>
      </w:ins>
      <w:del w:id="657" w:author="Antonio Schettino" w:date="2019-03-06T15:04:00Z">
        <w:r w:rsidR="00A44306" w:rsidDel="00467B61">
          <w:del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delInstrText>
        </w:r>
      </w:del>
      <w:r w:rsidR="00A44306">
        <w:fldChar w:fldCharType="separate"/>
      </w:r>
      <w:ins w:id="658" w:author="Antonio Schettino" w:date="2019-03-06T15:04:00Z">
        <w:r w:rsidR="00467B61" w:rsidRPr="00467B61">
          <w:t>(Garnier, 2018)</w:t>
        </w:r>
      </w:ins>
      <w:del w:id="659" w:author="Antonio Schettino" w:date="2019-03-06T15:04:00Z">
        <w:r w:rsidR="00A44306" w:rsidRPr="00467B61" w:rsidDel="00467B61">
          <w:rPr>
            <w:rPrChange w:id="660" w:author="Antonio Schettino" w:date="2019-03-06T15:04:00Z">
              <w:rPr>
                <w:noProof/>
              </w:rPr>
            </w:rPrChange>
          </w:rPr>
          <w:delText>(Garnier, 2018)</w:delText>
        </w:r>
      </w:del>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ins w:id="661" w:author="Antonio Schettino" w:date="2019-03-06T15:04:00Z">
        <w:r w:rsidR="00467B61">
          <w:instrText xml:space="preserve"> ADDIN ZOTERO_ITEM CSL_CITATION {"citationID":"7DdEaCew","properties":{"formattedCitation":"(Craddock, 2018)","plainCitation":"(Craddock, 2018)","noteIndex":0},"citationItems":[{"id":"8Qdr6TgM/PBXi7hgX","uris":["http://www.mendeley.com/documents/?uuid=8b654a93-5a92-4a53-a8d8-ea81587eddb6"],"uri":["http://www.mendeley.com/documents/?uuid=8b654a93-5a92-4a53-a8d8-ea81587eddb6"],"itemData":{"author":[{"dropping-particle":"","family":"Craddock","given":"M.","non-dropping-particle":"","parse-names":false,"suffix":""}],"id":"ITEM-1","issued":{"date-parts":[["2018"]]},"publisher":"Zenodo","title":"craddm/eegUtils: eegUtils (Version v0.2.0)","type":"article"}}],"schema":"https://github.com/citation-style-language/schema/raw/master/csl-citation.json"} </w:instrText>
        </w:r>
      </w:ins>
      <w:del w:id="662" w:author="Antonio Schettino" w:date="2019-03-06T15:04:00Z">
        <w:r w:rsidR="00571A0C" w:rsidDel="00467B61">
          <w:del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delInstrText>
        </w:r>
      </w:del>
      <w:r w:rsidR="00A44306">
        <w:fldChar w:fldCharType="separate"/>
      </w:r>
      <w:ins w:id="663" w:author="Antonio Schettino" w:date="2019-03-06T15:04:00Z">
        <w:r w:rsidR="00467B61" w:rsidRPr="00467B61">
          <w:t>(Craddock, 2018)</w:t>
        </w:r>
      </w:ins>
      <w:del w:id="664" w:author="Antonio Schettino" w:date="2019-03-06T15:04:00Z">
        <w:r w:rsidR="00A44306" w:rsidRPr="00467B61" w:rsidDel="00467B61">
          <w:rPr>
            <w:rPrChange w:id="665" w:author="Antonio Schettino" w:date="2019-03-06T15:04:00Z">
              <w:rPr>
                <w:noProof/>
              </w:rPr>
            </w:rPrChange>
          </w:rPr>
          <w:delText>(Craddock, 2018)</w:delText>
        </w:r>
      </w:del>
      <w:r w:rsidR="00A44306">
        <w:fldChar w:fldCharType="end"/>
      </w:r>
      <w:r>
        <w:t>,</w:t>
      </w:r>
      <w:r w:rsidRPr="0044078F">
        <w:t xml:space="preserve"> BEST</w:t>
      </w:r>
      <w:r w:rsidR="00571A0C">
        <w:t xml:space="preserve"> </w:t>
      </w:r>
      <w:r w:rsidR="00571A0C">
        <w:fldChar w:fldCharType="begin" w:fldLock="1"/>
      </w:r>
      <w:ins w:id="666" w:author="Antonio Schettino" w:date="2019-03-06T15:04:00Z">
        <w:r w:rsidR="00467B61">
          <w:instrText xml:space="preserve"> ADDIN ZOTERO_ITEM CSL_CITATION {"citationID":"dhJIJmP7","properties":{"formattedCitation":"(J. K. Kruschke &amp; Meredith, 2017)","plainCitation":"(J. K. Kruschke &amp; Meredith, 2017)","noteIndex":0},"citationItems":[{"id":"8Qdr6TgM/hwPEWPLq","uris":["http://www.mendeley.com/documents/?uuid=d4c89270-166a-4ebe-914a-16026bf42023"],"uri":["http://www.mendeley.com/documents/?uuid=d4c89270-166a-4ebe-914a-16026bf42023"],"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t-Test","type":"article"}}],"schema":"https://github.com/citation-style-language/schema/raw/master/csl-citation.json"} </w:instrText>
        </w:r>
      </w:ins>
      <w:del w:id="667" w:author="Antonio Schettino" w:date="2019-03-06T15:04:00Z">
        <w:r w:rsidR="00571A0C" w:rsidDel="00467B61">
          <w:del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delInstrText>
        </w:r>
      </w:del>
      <w:r w:rsidR="00571A0C">
        <w:fldChar w:fldCharType="separate"/>
      </w:r>
      <w:ins w:id="668" w:author="Antonio Schettino" w:date="2019-03-06T15:04:00Z">
        <w:r w:rsidR="00467B61" w:rsidRPr="00467B61">
          <w:t xml:space="preserve">(J. K. </w:t>
        </w:r>
        <w:proofErr w:type="spellStart"/>
        <w:r w:rsidR="00467B61" w:rsidRPr="00467B61">
          <w:t>Kruschke</w:t>
        </w:r>
        <w:proofErr w:type="spellEnd"/>
        <w:r w:rsidR="00467B61" w:rsidRPr="00467B61">
          <w:t xml:space="preserve"> &amp; Meredith, 2017)</w:t>
        </w:r>
      </w:ins>
      <w:del w:id="669" w:author="Antonio Schettino" w:date="2019-03-06T15:04:00Z">
        <w:r w:rsidR="00571A0C" w:rsidRPr="00467B61" w:rsidDel="00467B61">
          <w:rPr>
            <w:rPrChange w:id="670" w:author="Antonio Schettino" w:date="2019-03-06T15:04:00Z">
              <w:rPr>
                <w:noProof/>
              </w:rPr>
            </w:rPrChange>
          </w:rPr>
          <w:delText>(J. K. Kruschke &amp; Meredith, 2017)</w:delText>
        </w:r>
      </w:del>
      <w:r w:rsidR="00571A0C">
        <w:fldChar w:fldCharType="end"/>
      </w:r>
      <w:r>
        <w:t>;</w:t>
      </w:r>
    </w:p>
    <w:p w14:paraId="37C68A79" w14:textId="71E0AB50" w:rsidR="004D7EBB" w:rsidDel="00CD2878" w:rsidRDefault="004D7EBB" w:rsidP="004D7EBB">
      <w:pPr>
        <w:spacing w:line="480" w:lineRule="auto"/>
        <w:ind w:firstLine="284"/>
        <w:jc w:val="both"/>
        <w:rPr>
          <w:del w:id="671" w:author="Antonio Schettino" w:date="2019-03-06T17:14:00Z"/>
        </w:rPr>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ins w:id="672" w:author="Antonio Schettino" w:date="2019-03-06T15:04:00Z">
        <w:r w:rsidR="00467B61">
          <w:instrText xml:space="preserve"> ADDIN ZOTERO_ITEM CSL_CITATION {"citationID":"N7I0wz25","properties":{"formattedCitation":"(Rinker &amp; Kurkiewicz, n.d.)","plainCitation":"(Rinker &amp; Kurkiewicz, n.d.)","noteIndex":0},"citationItems":[{"id":"8Qdr6TgM/OhWd5wn2","uris":["http://www.mendeley.com/documents/?uuid=1cc90b18-1035-4bd5-bdb7-4ff9037bc63c"],"uri":["http://www.mendeley.com/documents/?uuid=1cc90b18-1035-4bd5-bdb7-4ff9037bc63c"],"itemData":{"author":[{"dropping-particle":"","family":"Rinker","given":"T.","non-dropping-particle":"","parse-names":false,"suffix":""},{"dropping-particle":"","family":"Kurkiewicz","given":"D.","non-dropping-particle":"","parse-names":false,"suffix":""}],"id":"ITEM-1","issued":{"date-parts":[["0"]]},"title":"pacman: Package Management for R","type":"article"}}],"schema":"https://github.com/citation-style-language/schema/raw/master/csl-citation.json"} </w:instrText>
        </w:r>
      </w:ins>
      <w:del w:id="673" w:author="Antonio Schettino" w:date="2019-03-06T15:04:00Z">
        <w:r w:rsidR="00571A0C" w:rsidDel="00467B61">
          <w:del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delInstrText>
        </w:r>
      </w:del>
      <w:r w:rsidR="00571A0C">
        <w:fldChar w:fldCharType="separate"/>
      </w:r>
      <w:ins w:id="674" w:author="Antonio Schettino" w:date="2019-03-06T15:04:00Z">
        <w:r w:rsidR="00467B61" w:rsidRPr="00467B61">
          <w:t xml:space="preserve">(Rinker &amp; </w:t>
        </w:r>
        <w:proofErr w:type="spellStart"/>
        <w:r w:rsidR="00467B61" w:rsidRPr="00467B61">
          <w:t>Kurkiewicz</w:t>
        </w:r>
        <w:proofErr w:type="spellEnd"/>
        <w:r w:rsidR="00467B61" w:rsidRPr="00467B61">
          <w:t>, n.d.)</w:t>
        </w:r>
      </w:ins>
      <w:del w:id="675" w:author="Antonio Schettino" w:date="2019-03-06T15:04:00Z">
        <w:r w:rsidR="00571A0C" w:rsidRPr="00467B61" w:rsidDel="00467B61">
          <w:rPr>
            <w:rPrChange w:id="676" w:author="Antonio Schettino" w:date="2019-03-06T15:04:00Z">
              <w:rPr>
                <w:noProof/>
              </w:rPr>
            </w:rPrChange>
          </w:rPr>
          <w:delText>(Rinker &amp; Kurkiewicz, n.d.)</w:delText>
        </w:r>
      </w:del>
      <w:r w:rsidR="00571A0C">
        <w:fldChar w:fldCharType="end"/>
      </w:r>
      <w:r>
        <w:t xml:space="preserve">, </w:t>
      </w:r>
      <w:proofErr w:type="spellStart"/>
      <w:r>
        <w:t>knitr</w:t>
      </w:r>
      <w:proofErr w:type="spellEnd"/>
      <w:r>
        <w:t xml:space="preserve"> v1.20</w:t>
      </w:r>
      <w:r w:rsidR="00571A0C">
        <w:t xml:space="preserve"> </w:t>
      </w:r>
      <w:r w:rsidR="00571A0C">
        <w:fldChar w:fldCharType="begin" w:fldLock="1"/>
      </w:r>
      <w:ins w:id="677" w:author="Antonio Schettino" w:date="2019-03-06T15:04:00Z">
        <w:r w:rsidR="00467B61">
          <w:instrText xml:space="preserve"> ADDIN ZOTERO_ITEM CSL_CITATION {"citationID":"J7xJOfGC","properties":{"formattedCitation":"(Xie, 2018)","plainCitation":"(Xie, 2018)","noteIndex":0},"citationItems":[{"id":"8Qdr6TgM/OBQiqHLW","uris":["http://www.mendeley.com/documents/?uuid=1d82db12-08e9-4695-9ab8-9db6493e72ac"],"uri":["http://www.mendeley.com/documents/?uuid=1d82db12-08e9-4695-9ab8-9db6493e72ac"],"itemData":{"author":[{"dropping-particle":"","family":"Xie","given":"Y.","non-dropping-particle":"","parse-names":false,"suffix":""}],"id":"ITEM-1","issued":{"date-parts":[["2018"]]},"title":"knitr: A General-Purpose Package for Dynamic Report Generation in R","type":"article"}}],"schema":"https://github.com/citation-style-language/schema/raw/master/csl-citation.json"} </w:instrText>
        </w:r>
      </w:ins>
      <w:del w:id="678" w:author="Antonio Schettino" w:date="2019-03-06T15:04:00Z">
        <w:r w:rsidR="00F4458A" w:rsidDel="00467B61">
          <w:del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delInstrText>
        </w:r>
      </w:del>
      <w:r w:rsidR="00571A0C">
        <w:fldChar w:fldCharType="separate"/>
      </w:r>
      <w:ins w:id="679" w:author="Antonio Schettino" w:date="2019-03-06T15:04:00Z">
        <w:r w:rsidR="00467B61" w:rsidRPr="00467B61">
          <w:t>(</w:t>
        </w:r>
        <w:proofErr w:type="spellStart"/>
        <w:r w:rsidR="00467B61" w:rsidRPr="00467B61">
          <w:t>Xie</w:t>
        </w:r>
        <w:proofErr w:type="spellEnd"/>
        <w:r w:rsidR="00467B61" w:rsidRPr="00467B61">
          <w:t>, 2018)</w:t>
        </w:r>
      </w:ins>
      <w:del w:id="680" w:author="Antonio Schettino" w:date="2019-03-06T15:04:00Z">
        <w:r w:rsidR="00571A0C" w:rsidRPr="00467B61" w:rsidDel="00467B61">
          <w:rPr>
            <w:rPrChange w:id="681" w:author="Antonio Schettino" w:date="2019-03-06T15:04:00Z">
              <w:rPr>
                <w:noProof/>
              </w:rPr>
            </w:rPrChange>
          </w:rPr>
          <w:delText>(Xie, 2018)</w:delText>
        </w:r>
      </w:del>
      <w:r w:rsidR="00571A0C">
        <w:fldChar w:fldCharType="end"/>
      </w:r>
      <w:r>
        <w:t>.</w:t>
      </w:r>
    </w:p>
    <w:p w14:paraId="56BB1E18" w14:textId="0E3EE83C" w:rsidR="004D7EBB" w:rsidRDefault="004D7EBB" w:rsidP="00CD2878">
      <w:pPr>
        <w:spacing w:line="480" w:lineRule="auto"/>
        <w:ind w:firstLine="284"/>
        <w:jc w:val="both"/>
        <w:pPrChange w:id="682" w:author="Antonio Schettino" w:date="2019-03-06T17:14:00Z">
          <w:pPr/>
        </w:pPrChange>
      </w:pPr>
    </w:p>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683"/>
      <w:r w:rsidR="009508C9">
        <w:rPr>
          <w:highlight w:val="yellow"/>
        </w:rPr>
        <w:t xml:space="preserve">Gilles </w:t>
      </w:r>
      <w:commentRangeEnd w:id="683"/>
      <w:r w:rsidR="0047115E">
        <w:rPr>
          <w:rStyle w:val="CommentReference"/>
        </w:rPr>
        <w:commentReference w:id="683"/>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 xml:space="preserve">The funding sources </w:t>
      </w:r>
      <w:proofErr w:type="gramStart"/>
      <w:r w:rsidR="00ED1620">
        <w:t>had no involvement</w:t>
      </w:r>
      <w:proofErr w:type="gramEnd"/>
      <w:r w:rsidR="00ED1620">
        <w:t xml:space="preserve">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w:t>
      </w:r>
      <w:proofErr w:type="spellStart"/>
      <w:r w:rsidR="006C644D">
        <w:t>Ladislas</w:t>
      </w:r>
      <w:proofErr w:type="spellEnd"/>
      <w:r w:rsidR="006C644D">
        <w:t xml:space="preserve"> </w:t>
      </w:r>
      <w:proofErr w:type="spellStart"/>
      <w:r w:rsidR="006C644D" w:rsidRPr="006C644D">
        <w:rPr>
          <w:rFonts w:ascii="LMRoman12-Regular" w:hAnsi="LMRoman12-Regular"/>
          <w:color w:val="000000"/>
          <w:szCs w:val="24"/>
        </w:rPr>
        <w:t>Nalborczyk</w:t>
      </w:r>
      <w:proofErr w:type="spellEnd"/>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753FE1E9" w:rsidR="00CC0973" w:rsidRPr="00D92BFE" w:rsidDel="00CD2878" w:rsidRDefault="00CC0973" w:rsidP="00CC0973">
      <w:pPr>
        <w:spacing w:line="480" w:lineRule="auto"/>
        <w:jc w:val="both"/>
        <w:rPr>
          <w:del w:id="684" w:author="Antonio Schettino" w:date="2019-03-06T17:14:00Z"/>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w:t>
      </w:r>
      <w:r w:rsidRPr="008178B4">
        <w:rPr>
          <w:rFonts w:eastAsia="Times New Roman"/>
          <w:szCs w:val="24"/>
        </w:rPr>
        <w:t xml:space="preserve">analysis scripts are available </w:t>
      </w:r>
      <w:r w:rsidR="00054E36" w:rsidRPr="008178B4">
        <w:rPr>
          <w:rFonts w:eastAsia="Times New Roman"/>
          <w:szCs w:val="24"/>
          <w:rPrChange w:id="685" w:author="Antonio Schettino" w:date="2019-03-06T14:14:00Z">
            <w:rPr>
              <w:rFonts w:eastAsia="Times New Roman"/>
              <w:szCs w:val="24"/>
              <w:highlight w:val="yellow"/>
            </w:rPr>
          </w:rPrChange>
        </w:rPr>
        <w:t>at</w:t>
      </w:r>
      <w:ins w:id="686" w:author="Antonio Schettino" w:date="2019-03-06T14:13:00Z">
        <w:r w:rsidR="008178B4" w:rsidRPr="008178B4">
          <w:rPr>
            <w:rFonts w:eastAsia="Times New Roman"/>
            <w:szCs w:val="24"/>
            <w:rPrChange w:id="687" w:author="Antonio Schettino" w:date="2019-03-06T14:14:00Z">
              <w:rPr>
                <w:rFonts w:eastAsia="Times New Roman"/>
                <w:szCs w:val="24"/>
                <w:highlight w:val="yellow"/>
              </w:rPr>
            </w:rPrChange>
          </w:rPr>
          <w:t xml:space="preserve"> </w:t>
        </w:r>
        <w:r w:rsidR="008178B4" w:rsidRPr="008178B4">
          <w:rPr>
            <w:rFonts w:eastAsia="Times New Roman"/>
            <w:szCs w:val="24"/>
          </w:rPr>
          <w:t>https://osf.io/kjds3/</w:t>
        </w:r>
      </w:ins>
      <w:del w:id="688" w:author="Antonio Schettino" w:date="2019-03-06T14:13:00Z">
        <w:r w:rsidRPr="008178B4" w:rsidDel="008178B4">
          <w:rPr>
            <w:rFonts w:eastAsia="Times New Roman"/>
            <w:szCs w:val="24"/>
            <w:rPrChange w:id="689" w:author="Antonio Schettino" w:date="2019-03-06T14:14:00Z">
              <w:rPr>
                <w:rFonts w:eastAsia="Times New Roman"/>
                <w:szCs w:val="24"/>
                <w:highlight w:val="yellow"/>
              </w:rPr>
            </w:rPrChange>
          </w:rPr>
          <w:delText xml:space="preserve"> </w:delText>
        </w:r>
      </w:del>
      <w:del w:id="690" w:author="Antonio Schettino" w:date="2019-03-06T14:14:00Z">
        <w:r w:rsidR="008178B4" w:rsidRPr="008178B4" w:rsidDel="008178B4">
          <w:fldChar w:fldCharType="begin"/>
        </w:r>
        <w:r w:rsidR="008178B4" w:rsidRPr="005F09AF" w:rsidDel="008178B4">
          <w:delInstrText xml:space="preserve"> HYPERLINK "https://osf.io/9dcsm/?view_only=2450bc9b71c8447ca5c81a7a0c89be73" \h </w:delInstrText>
        </w:r>
        <w:r w:rsidR="008178B4" w:rsidRPr="005F09AF" w:rsidDel="008178B4">
          <w:fldChar w:fldCharType="separate"/>
        </w:r>
        <w:r w:rsidR="008178B4" w:rsidRPr="005F09AF" w:rsidDel="008178B4">
          <w:fldChar w:fldCharType="end"/>
        </w:r>
        <w:r w:rsidRPr="008178B4" w:rsidDel="008178B4">
          <w:rPr>
            <w:rFonts w:eastAsia="Times New Roman"/>
            <w:szCs w:val="24"/>
            <w:rPrChange w:id="691" w:author="Antonio Schettino" w:date="2019-03-06T14:14:00Z">
              <w:rPr>
                <w:rFonts w:eastAsia="Times New Roman"/>
                <w:szCs w:val="24"/>
                <w:highlight w:val="yellow"/>
              </w:rPr>
            </w:rPrChange>
          </w:rPr>
          <w:delText>.</w:delText>
        </w:r>
        <w:r w:rsidR="006C644D" w:rsidRPr="008178B4" w:rsidDel="008178B4">
          <w:rPr>
            <w:rFonts w:eastAsia="Times New Roman"/>
            <w:szCs w:val="24"/>
            <w:rPrChange w:id="692" w:author="Antonio Schettino" w:date="2019-03-06T14:14:00Z">
              <w:rPr>
                <w:rFonts w:eastAsia="Times New Roman"/>
                <w:szCs w:val="24"/>
                <w:highlight w:val="yellow"/>
              </w:rPr>
            </w:rPrChange>
          </w:rPr>
          <w:delText xml:space="preserve"> (use as template: </w:delText>
        </w:r>
        <w:r w:rsidR="006C644D" w:rsidRPr="008178B4" w:rsidDel="008178B4">
          <w:rPr>
            <w:rPrChange w:id="693" w:author="Antonio Schettino" w:date="2019-03-06T14:14:00Z">
              <w:rPr>
                <w:highlight w:val="yellow"/>
              </w:rPr>
            </w:rPrChange>
          </w:rPr>
          <w:delText>https://osf.io/9dcsm/</w:delText>
        </w:r>
        <w:r w:rsidR="006C644D" w:rsidRPr="008178B4" w:rsidDel="008178B4">
          <w:rPr>
            <w:rFonts w:eastAsia="Times New Roman"/>
            <w:szCs w:val="24"/>
            <w:rPrChange w:id="694" w:author="Antonio Schettino" w:date="2019-03-06T14:14:00Z">
              <w:rPr>
                <w:rFonts w:eastAsia="Times New Roman"/>
                <w:szCs w:val="24"/>
                <w:highlight w:val="yellow"/>
              </w:rPr>
            </w:rPrChange>
          </w:rPr>
          <w:delText>)</w:delText>
        </w:r>
      </w:del>
      <w:ins w:id="695" w:author="Antonio Schettino" w:date="2019-03-06T14:13:00Z">
        <w:r w:rsidR="008178B4" w:rsidRPr="008178B4">
          <w:rPr>
            <w:rFonts w:eastAsia="Times New Roman"/>
            <w:szCs w:val="24"/>
            <w:rPrChange w:id="696" w:author="Antonio Schettino" w:date="2019-03-06T14:14:00Z">
              <w:rPr>
                <w:rFonts w:eastAsia="Times New Roman"/>
                <w:szCs w:val="24"/>
                <w:highlight w:val="yellow"/>
              </w:rPr>
            </w:rPrChange>
          </w:rPr>
          <w:t>.</w:t>
        </w:r>
      </w:ins>
    </w:p>
    <w:p w14:paraId="58DECC77" w14:textId="77777777" w:rsidR="00CC0973" w:rsidRDefault="00CC0973" w:rsidP="00CD2878">
      <w:pPr>
        <w:spacing w:line="480" w:lineRule="auto"/>
        <w:jc w:val="both"/>
        <w:pPrChange w:id="697" w:author="Antonio Schettino" w:date="2019-03-06T17:14:00Z">
          <w:pPr>
            <w:spacing w:after="0" w:line="480" w:lineRule="auto"/>
            <w:jc w:val="both"/>
          </w:pPr>
        </w:pPrChange>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7DAA3311" w14:textId="77777777" w:rsidR="004E5AC1" w:rsidRDefault="009214B6" w:rsidP="004E5AC1">
      <w:pPr>
        <w:pStyle w:val="Bibliography"/>
        <w:rPr>
          <w:ins w:id="698" w:author="Antonio Schettino" w:date="2019-03-06T16:30:00Z"/>
        </w:rPr>
        <w:pPrChange w:id="699" w:author="Antonio Schettino" w:date="2019-03-06T16:30:00Z">
          <w:pPr>
            <w:widowControl w:val="0"/>
            <w:autoSpaceDE w:val="0"/>
            <w:autoSpaceDN w:val="0"/>
            <w:adjustRightInd w:val="0"/>
            <w:spacing w:after="0" w:line="240" w:lineRule="auto"/>
          </w:pPr>
        </w:pPrChange>
      </w:pPr>
      <w:r>
        <w:rPr>
          <w:b/>
        </w:rPr>
        <w:fldChar w:fldCharType="begin" w:fldLock="1"/>
      </w:r>
      <w:ins w:id="700" w:author="Antonio Schettino" w:date="2019-03-06T15:06:00Z">
        <w:r w:rsidR="006345D6">
          <w:rPr>
            <w:b/>
          </w:rPr>
          <w:instrText xml:space="preserve"> ADDIN ZOTERO_BIBL {"uncited":[],"omitted":[],"custom":[]} CSL_BIBLIOGRAPHY </w:instrText>
        </w:r>
      </w:ins>
      <w:del w:id="701" w:author="Antonio Schettino" w:date="2019-03-06T15:06:00Z">
        <w:r w:rsidRPr="00A57C80" w:rsidDel="006345D6">
          <w:rPr>
            <w:b/>
          </w:rPr>
          <w:delInstrText xml:space="preserve">ADDIN Mendeley Bibliography CSL_BIBLIOGRAPHY </w:delInstrText>
        </w:r>
      </w:del>
      <w:r>
        <w:rPr>
          <w:b/>
        </w:rPr>
        <w:fldChar w:fldCharType="separate"/>
      </w:r>
      <w:ins w:id="702" w:author="Antonio Schettino" w:date="2019-03-06T16:30:00Z">
        <w:r w:rsidR="004E5AC1">
          <w:t xml:space="preserve">Andersen, S. K., &amp; Müller, M. M. (2010). Behavioral performance follows the time course of neural facilitation and suppression during cued shifts of feature-selective attention. </w:t>
        </w:r>
        <w:r w:rsidR="004E5AC1">
          <w:rPr>
            <w:i/>
            <w:iCs/>
          </w:rPr>
          <w:t>Proceedings of the National Academy of Sciences of the United States of America</w:t>
        </w:r>
        <w:r w:rsidR="004E5AC1">
          <w:t xml:space="preserve">, </w:t>
        </w:r>
        <w:r w:rsidR="004E5AC1">
          <w:rPr>
            <w:i/>
            <w:iCs/>
          </w:rPr>
          <w:t>107</w:t>
        </w:r>
        <w:r w:rsidR="004E5AC1">
          <w:t>(31), 13878–13882. https://doi.org/10.1073/pnas.1002436107</w:t>
        </w:r>
      </w:ins>
    </w:p>
    <w:p w14:paraId="05760FC9" w14:textId="77777777" w:rsidR="004E5AC1" w:rsidRDefault="004E5AC1" w:rsidP="004E5AC1">
      <w:pPr>
        <w:pStyle w:val="Bibliography"/>
        <w:rPr>
          <w:ins w:id="703" w:author="Antonio Schettino" w:date="2019-03-06T16:30:00Z"/>
        </w:rPr>
        <w:pPrChange w:id="704" w:author="Antonio Schettino" w:date="2019-03-06T16:30:00Z">
          <w:pPr>
            <w:widowControl w:val="0"/>
            <w:autoSpaceDE w:val="0"/>
            <w:autoSpaceDN w:val="0"/>
            <w:adjustRightInd w:val="0"/>
            <w:spacing w:after="0" w:line="240" w:lineRule="auto"/>
          </w:pPr>
        </w:pPrChange>
      </w:pPr>
      <w:ins w:id="705" w:author="Antonio Schettino" w:date="2019-03-06T16:30:00Z">
        <w:r>
          <w:t xml:space="preserve">Andersen, S. K., Müller, M. M., &amp; Hillyard, S. A. (2012). Tracking the allocation of attention in visual scenes with steady-state evoked potentials. In </w:t>
        </w:r>
        <w:r>
          <w:rPr>
            <w:i/>
            <w:iCs/>
          </w:rPr>
          <w:t>Cognitive neuroscience of attention</w:t>
        </w:r>
        <w:r>
          <w:t xml:space="preserve"> (pp. 197–216).</w:t>
        </w:r>
      </w:ins>
    </w:p>
    <w:p w14:paraId="1D484832" w14:textId="77777777" w:rsidR="004E5AC1" w:rsidRDefault="004E5AC1" w:rsidP="004E5AC1">
      <w:pPr>
        <w:pStyle w:val="Bibliography"/>
        <w:rPr>
          <w:ins w:id="706" w:author="Antonio Schettino" w:date="2019-03-06T16:30:00Z"/>
        </w:rPr>
        <w:pPrChange w:id="707" w:author="Antonio Schettino" w:date="2019-03-06T16:30:00Z">
          <w:pPr>
            <w:widowControl w:val="0"/>
            <w:autoSpaceDE w:val="0"/>
            <w:autoSpaceDN w:val="0"/>
            <w:adjustRightInd w:val="0"/>
            <w:spacing w:after="0" w:line="240" w:lineRule="auto"/>
          </w:pPr>
        </w:pPrChange>
      </w:pPr>
      <w:ins w:id="708" w:author="Antonio Schettino" w:date="2019-03-06T16:30:00Z">
        <w:r>
          <w:t xml:space="preserve">Anderson, B. A. (2016a). The attention habit: How reward learning shapes attentional selection. </w:t>
        </w:r>
        <w:r>
          <w:rPr>
            <w:i/>
            <w:iCs/>
          </w:rPr>
          <w:t>Annals of the New York Academy of Sciences</w:t>
        </w:r>
        <w:r>
          <w:t xml:space="preserve">, </w:t>
        </w:r>
        <w:r>
          <w:rPr>
            <w:i/>
            <w:iCs/>
          </w:rPr>
          <w:t>1369</w:t>
        </w:r>
        <w:r>
          <w:t>(1), 24–39. https://doi.org/10.1111/nyas.12957</w:t>
        </w:r>
      </w:ins>
    </w:p>
    <w:p w14:paraId="79066626" w14:textId="77777777" w:rsidR="004E5AC1" w:rsidRDefault="004E5AC1" w:rsidP="004E5AC1">
      <w:pPr>
        <w:pStyle w:val="Bibliography"/>
        <w:rPr>
          <w:ins w:id="709" w:author="Antonio Schettino" w:date="2019-03-06T16:30:00Z"/>
        </w:rPr>
        <w:pPrChange w:id="710" w:author="Antonio Schettino" w:date="2019-03-06T16:30:00Z">
          <w:pPr>
            <w:widowControl w:val="0"/>
            <w:autoSpaceDE w:val="0"/>
            <w:autoSpaceDN w:val="0"/>
            <w:adjustRightInd w:val="0"/>
            <w:spacing w:after="0" w:line="240" w:lineRule="auto"/>
          </w:pPr>
        </w:pPrChange>
      </w:pPr>
      <w:ins w:id="711" w:author="Antonio Schettino" w:date="2019-03-06T16:30:00Z">
        <w:r>
          <w:t xml:space="preserve">Anderson, B. A. (2016b). The attention habit: How reward learning shapes attentional selection. </w:t>
        </w:r>
        <w:r>
          <w:rPr>
            <w:i/>
            <w:iCs/>
          </w:rPr>
          <w:t>Annals of the New York Academy of Sciences</w:t>
        </w:r>
        <w:r>
          <w:t xml:space="preserve">, </w:t>
        </w:r>
        <w:r>
          <w:rPr>
            <w:i/>
            <w:iCs/>
          </w:rPr>
          <w:t>1369</w:t>
        </w:r>
        <w:r>
          <w:t>(1), 24–39. https://doi.org/10.1111/nyas.12957</w:t>
        </w:r>
      </w:ins>
    </w:p>
    <w:p w14:paraId="0589C4A8" w14:textId="77777777" w:rsidR="004E5AC1" w:rsidRDefault="004E5AC1" w:rsidP="004E5AC1">
      <w:pPr>
        <w:pStyle w:val="Bibliography"/>
        <w:rPr>
          <w:ins w:id="712" w:author="Antonio Schettino" w:date="2019-03-06T16:30:00Z"/>
        </w:rPr>
        <w:pPrChange w:id="713" w:author="Antonio Schettino" w:date="2019-03-06T16:30:00Z">
          <w:pPr>
            <w:widowControl w:val="0"/>
            <w:autoSpaceDE w:val="0"/>
            <w:autoSpaceDN w:val="0"/>
            <w:adjustRightInd w:val="0"/>
            <w:spacing w:after="0" w:line="240" w:lineRule="auto"/>
          </w:pPr>
        </w:pPrChange>
      </w:pPr>
      <w:ins w:id="714" w:author="Antonio Schettino" w:date="2019-03-06T16:30:00Z">
        <w:r>
          <w:t xml:space="preserve">Anderson, B. A., Chiu, M., </w:t>
        </w:r>
        <w:proofErr w:type="spellStart"/>
        <w:r>
          <w:t>DiBartolo</w:t>
        </w:r>
        <w:proofErr w:type="spellEnd"/>
        <w:r>
          <w:t xml:space="preserve">, M. M., &amp; Leal, S. L. (2017). On </w:t>
        </w:r>
        <w:proofErr w:type="spellStart"/>
        <w:r>
          <w:t>t﻿he</w:t>
        </w:r>
        <w:proofErr w:type="spellEnd"/>
        <w:r>
          <w:t xml:space="preserve"> distinction between value-driven attention and selection history: Evidence from individuals with depressive symptoms. </w:t>
        </w:r>
        <w:r>
          <w:rPr>
            <w:i/>
            <w:iCs/>
          </w:rPr>
          <w:t>Psychonomic Bulletin &amp; Review</w:t>
        </w:r>
        <w:r>
          <w:t>, (February). https://doi.org/10.3758/s13423-017-1240-9</w:t>
        </w:r>
      </w:ins>
    </w:p>
    <w:p w14:paraId="114A1675" w14:textId="77777777" w:rsidR="004E5AC1" w:rsidRDefault="004E5AC1" w:rsidP="004E5AC1">
      <w:pPr>
        <w:pStyle w:val="Bibliography"/>
        <w:rPr>
          <w:ins w:id="715" w:author="Antonio Schettino" w:date="2019-03-06T16:30:00Z"/>
        </w:rPr>
        <w:pPrChange w:id="716" w:author="Antonio Schettino" w:date="2019-03-06T16:30:00Z">
          <w:pPr>
            <w:widowControl w:val="0"/>
            <w:autoSpaceDE w:val="0"/>
            <w:autoSpaceDN w:val="0"/>
            <w:adjustRightInd w:val="0"/>
            <w:spacing w:after="0" w:line="240" w:lineRule="auto"/>
          </w:pPr>
        </w:pPrChange>
      </w:pPr>
      <w:ins w:id="717" w:author="Antonio Schettino" w:date="2019-03-06T16:30:00Z">
        <w:r>
          <w:t xml:space="preserve">Anderson, B a, Laurent, P. a, &amp; Yantis, S. (2011). Value-driven attentional capture. </w:t>
        </w:r>
        <w:r>
          <w:rPr>
            <w:i/>
            <w:iCs/>
          </w:rPr>
          <w:t>Proceedings of the National Academy of Sciences</w:t>
        </w:r>
        <w:r>
          <w:t xml:space="preserve">, </w:t>
        </w:r>
        <w:r>
          <w:rPr>
            <w:i/>
            <w:iCs/>
          </w:rPr>
          <w:t>108</w:t>
        </w:r>
        <w:r>
          <w:t>(25), 10367–10371. https://doi.org/10.1073/pnas.1104047108</w:t>
        </w:r>
      </w:ins>
    </w:p>
    <w:p w14:paraId="624C4D89" w14:textId="77777777" w:rsidR="004E5AC1" w:rsidRDefault="004E5AC1" w:rsidP="004E5AC1">
      <w:pPr>
        <w:pStyle w:val="Bibliography"/>
        <w:rPr>
          <w:ins w:id="718" w:author="Antonio Schettino" w:date="2019-03-06T16:30:00Z"/>
        </w:rPr>
        <w:pPrChange w:id="719" w:author="Antonio Schettino" w:date="2019-03-06T16:30:00Z">
          <w:pPr>
            <w:widowControl w:val="0"/>
            <w:autoSpaceDE w:val="0"/>
            <w:autoSpaceDN w:val="0"/>
            <w:adjustRightInd w:val="0"/>
            <w:spacing w:after="0" w:line="240" w:lineRule="auto"/>
          </w:pPr>
        </w:pPrChange>
      </w:pPr>
      <w:ins w:id="720" w:author="Antonio Schettino" w:date="2019-03-06T16:30:00Z">
        <w:r>
          <w:t xml:space="preserve">Anderson, B. A., Leal, S. L., Hall, M. G., Yassa, M. A., &amp; Yantis, S. (2014). The attribution of value-based attentional priority in individuals with depressive symptoms. </w:t>
        </w:r>
        <w:r>
          <w:rPr>
            <w:i/>
            <w:iCs/>
          </w:rPr>
          <w:t xml:space="preserve">Cognitive, </w:t>
        </w:r>
        <w:r>
          <w:rPr>
            <w:i/>
            <w:iCs/>
          </w:rPr>
          <w:lastRenderedPageBreak/>
          <w:t>Affective &amp; Behavioral Neuroscience</w:t>
        </w:r>
        <w:r>
          <w:t xml:space="preserve">, </w:t>
        </w:r>
        <w:r>
          <w:rPr>
            <w:i/>
            <w:iCs/>
          </w:rPr>
          <w:t>14</w:t>
        </w:r>
        <w:r>
          <w:t>(4), 1221–1227. https://doi.org/10.3758/s13415-014-0301-z</w:t>
        </w:r>
      </w:ins>
    </w:p>
    <w:p w14:paraId="2447621A" w14:textId="77777777" w:rsidR="004E5AC1" w:rsidRDefault="004E5AC1" w:rsidP="004E5AC1">
      <w:pPr>
        <w:pStyle w:val="Bibliography"/>
        <w:rPr>
          <w:ins w:id="721" w:author="Antonio Schettino" w:date="2019-03-06T16:30:00Z"/>
        </w:rPr>
        <w:pPrChange w:id="722" w:author="Antonio Schettino" w:date="2019-03-06T16:30:00Z">
          <w:pPr>
            <w:widowControl w:val="0"/>
            <w:autoSpaceDE w:val="0"/>
            <w:autoSpaceDN w:val="0"/>
            <w:adjustRightInd w:val="0"/>
            <w:spacing w:after="0" w:line="240" w:lineRule="auto"/>
          </w:pPr>
        </w:pPrChange>
      </w:pPr>
      <w:ins w:id="723" w:author="Antonio Schettino" w:date="2019-03-06T16:30:00Z">
        <w:r>
          <w:t xml:space="preserve">Anderson, B. A., &amp; Yantis, S. (2013). Persistence of value-driven attentional capture. </w:t>
        </w:r>
        <w:r>
          <w:rPr>
            <w:i/>
            <w:iCs/>
          </w:rPr>
          <w:t>Journal of Experimental Psychology: Human Perception and Performance</w:t>
        </w:r>
        <w:r>
          <w:t xml:space="preserve">, </w:t>
        </w:r>
        <w:r>
          <w:rPr>
            <w:i/>
            <w:iCs/>
          </w:rPr>
          <w:t>39</w:t>
        </w:r>
        <w:r>
          <w:t>(1), 6–9. https://doi.org/10.1037/a0030860</w:t>
        </w:r>
      </w:ins>
    </w:p>
    <w:p w14:paraId="618B5769" w14:textId="77777777" w:rsidR="004E5AC1" w:rsidRDefault="004E5AC1" w:rsidP="004E5AC1">
      <w:pPr>
        <w:pStyle w:val="Bibliography"/>
        <w:rPr>
          <w:ins w:id="724" w:author="Antonio Schettino" w:date="2019-03-06T16:30:00Z"/>
        </w:rPr>
        <w:pPrChange w:id="725" w:author="Antonio Schettino" w:date="2019-03-06T16:30:00Z">
          <w:pPr>
            <w:widowControl w:val="0"/>
            <w:autoSpaceDE w:val="0"/>
            <w:autoSpaceDN w:val="0"/>
            <w:adjustRightInd w:val="0"/>
            <w:spacing w:after="0" w:line="240" w:lineRule="auto"/>
          </w:pPr>
        </w:pPrChange>
      </w:pPr>
      <w:ins w:id="726" w:author="Antonio Schettino" w:date="2019-03-06T16:30:00Z">
        <w:r>
          <w:t xml:space="preserve">Anderson, Ba. (2013). A value-driven mechanism of attentional selection. </w:t>
        </w:r>
        <w:r>
          <w:rPr>
            <w:i/>
            <w:iCs/>
          </w:rPr>
          <w:t>Journal of Vision</w:t>
        </w:r>
        <w:r>
          <w:t xml:space="preserve">, </w:t>
        </w:r>
        <w:r>
          <w:rPr>
            <w:i/>
            <w:iCs/>
          </w:rPr>
          <w:t>13</w:t>
        </w:r>
        <w:r>
          <w:t>, 1–16. https://doi.org/10.1167/13.3.7.doi</w:t>
        </w:r>
      </w:ins>
    </w:p>
    <w:p w14:paraId="39A53A6D" w14:textId="77777777" w:rsidR="004E5AC1" w:rsidRDefault="004E5AC1" w:rsidP="004E5AC1">
      <w:pPr>
        <w:pStyle w:val="Bibliography"/>
        <w:rPr>
          <w:ins w:id="727" w:author="Antonio Schettino" w:date="2019-03-06T16:30:00Z"/>
        </w:rPr>
        <w:pPrChange w:id="728" w:author="Antonio Schettino" w:date="2019-03-06T16:30:00Z">
          <w:pPr>
            <w:widowControl w:val="0"/>
            <w:autoSpaceDE w:val="0"/>
            <w:autoSpaceDN w:val="0"/>
            <w:adjustRightInd w:val="0"/>
            <w:spacing w:after="0" w:line="240" w:lineRule="auto"/>
          </w:pPr>
        </w:pPrChange>
      </w:pPr>
      <w:proofErr w:type="spellStart"/>
      <w:ins w:id="729" w:author="Antonio Schettino" w:date="2019-03-06T16:30:00Z">
        <w:r>
          <w:t>Awh</w:t>
        </w:r>
        <w:proofErr w:type="spellEnd"/>
        <w:r>
          <w:t xml:space="preserve">, E., </w:t>
        </w:r>
        <w:proofErr w:type="spellStart"/>
        <w:r>
          <w:t>Belopolsky</w:t>
        </w:r>
        <w:proofErr w:type="spellEnd"/>
        <w:r>
          <w:t xml:space="preserve">, A. V., &amp; </w:t>
        </w:r>
        <w:proofErr w:type="spellStart"/>
        <w:r>
          <w:t>Theeuwes</w:t>
        </w:r>
        <w:proofErr w:type="spellEnd"/>
        <w:r>
          <w:t xml:space="preserve">, J. (2012). Top-down versus bottom-up attentional control: A failed theoretical dichotomy. </w:t>
        </w:r>
        <w:r>
          <w:rPr>
            <w:i/>
            <w:iCs/>
          </w:rPr>
          <w:t>Trends in Cognitive Sciences</w:t>
        </w:r>
        <w:r>
          <w:t xml:space="preserve">, </w:t>
        </w:r>
        <w:r>
          <w:rPr>
            <w:i/>
            <w:iCs/>
          </w:rPr>
          <w:t>16</w:t>
        </w:r>
        <w:r>
          <w:t>(8), 437–443. https://doi.org/10.1016/j.tics.2012.06.010</w:t>
        </w:r>
      </w:ins>
    </w:p>
    <w:p w14:paraId="12BF34ED" w14:textId="77777777" w:rsidR="004E5AC1" w:rsidRDefault="004E5AC1" w:rsidP="004E5AC1">
      <w:pPr>
        <w:pStyle w:val="Bibliography"/>
        <w:rPr>
          <w:ins w:id="730" w:author="Antonio Schettino" w:date="2019-03-06T16:30:00Z"/>
        </w:rPr>
        <w:pPrChange w:id="731" w:author="Antonio Schettino" w:date="2019-03-06T16:30:00Z">
          <w:pPr>
            <w:widowControl w:val="0"/>
            <w:autoSpaceDE w:val="0"/>
            <w:autoSpaceDN w:val="0"/>
            <w:adjustRightInd w:val="0"/>
            <w:spacing w:after="0" w:line="240" w:lineRule="auto"/>
          </w:pPr>
        </w:pPrChange>
      </w:pPr>
      <w:proofErr w:type="spellStart"/>
      <w:ins w:id="732" w:author="Antonio Schettino" w:date="2019-03-06T16:30:00Z">
        <w:r>
          <w:t>Botvinick</w:t>
        </w:r>
        <w:proofErr w:type="spellEnd"/>
        <w:r>
          <w:t xml:space="preserve">, M. M., &amp; Braver, T. (2015). Motivation and Cognitive Control: From Behavior to Neural Mechanism. </w:t>
        </w:r>
        <w:r>
          <w:rPr>
            <w:i/>
            <w:iCs/>
          </w:rPr>
          <w:t>Annual Review of Psychology</w:t>
        </w:r>
        <w:r>
          <w:t xml:space="preserve">, </w:t>
        </w:r>
        <w:r>
          <w:rPr>
            <w:i/>
            <w:iCs/>
          </w:rPr>
          <w:t>66</w:t>
        </w:r>
        <w:r>
          <w:t>, 83–113. https://doi.org/10.1146/annurev-psych-010814-015044</w:t>
        </w:r>
      </w:ins>
    </w:p>
    <w:p w14:paraId="4C5E2CF5" w14:textId="77777777" w:rsidR="004E5AC1" w:rsidRDefault="004E5AC1" w:rsidP="004E5AC1">
      <w:pPr>
        <w:pStyle w:val="Bibliography"/>
        <w:rPr>
          <w:ins w:id="733" w:author="Antonio Schettino" w:date="2019-03-06T16:30:00Z"/>
        </w:rPr>
        <w:pPrChange w:id="734" w:author="Antonio Schettino" w:date="2019-03-06T16:30:00Z">
          <w:pPr>
            <w:widowControl w:val="0"/>
            <w:autoSpaceDE w:val="0"/>
            <w:autoSpaceDN w:val="0"/>
            <w:adjustRightInd w:val="0"/>
            <w:spacing w:after="0" w:line="240" w:lineRule="auto"/>
          </w:pPr>
        </w:pPrChange>
      </w:pPr>
      <w:proofErr w:type="spellStart"/>
      <w:ins w:id="735" w:author="Antonio Schettino" w:date="2019-03-06T16:30:00Z">
        <w:r>
          <w:t>Botvinick</w:t>
        </w:r>
        <w:proofErr w:type="spellEnd"/>
        <w:r>
          <w:t xml:space="preserve">, M. M., &amp; Cohen, J. D. (2014). The Computational and Neural Basis of Cognitive </w:t>
        </w:r>
        <w:proofErr w:type="gramStart"/>
        <w:r>
          <w:t>Control :</w:t>
        </w:r>
        <w:proofErr w:type="gramEnd"/>
        <w:r>
          <w:t xml:space="preserve"> Charted Territory and New Frontiers, </w:t>
        </w:r>
        <w:r>
          <w:rPr>
            <w:i/>
            <w:iCs/>
          </w:rPr>
          <w:t>38</w:t>
        </w:r>
        <w:r>
          <w:t>, 1249–1285. https://doi.org/10.1111/cogs.12126</w:t>
        </w:r>
      </w:ins>
    </w:p>
    <w:p w14:paraId="53EF8A12" w14:textId="77777777" w:rsidR="004E5AC1" w:rsidRDefault="004E5AC1" w:rsidP="004E5AC1">
      <w:pPr>
        <w:pStyle w:val="Bibliography"/>
        <w:rPr>
          <w:ins w:id="736" w:author="Antonio Schettino" w:date="2019-03-06T16:30:00Z"/>
        </w:rPr>
        <w:pPrChange w:id="737" w:author="Antonio Schettino" w:date="2019-03-06T16:30:00Z">
          <w:pPr>
            <w:widowControl w:val="0"/>
            <w:autoSpaceDE w:val="0"/>
            <w:autoSpaceDN w:val="0"/>
            <w:adjustRightInd w:val="0"/>
            <w:spacing w:after="0" w:line="240" w:lineRule="auto"/>
          </w:pPr>
        </w:pPrChange>
      </w:pPr>
      <w:ins w:id="738" w:author="Antonio Schettino" w:date="2019-03-06T16:30:00Z">
        <w:r>
          <w:t xml:space="preserve">Brown, J. W., &amp; Alexander, W. H. (2017). Foraging Value, Risk Avoidance, and Multiple Control Signals: How the Anterior Cingulate Cortex Controls Value-based Decision-making. </w:t>
        </w:r>
        <w:r>
          <w:rPr>
            <w:i/>
            <w:iCs/>
          </w:rPr>
          <w:t>Journal of Cognitive Neuroscience</w:t>
        </w:r>
        <w:r>
          <w:t xml:space="preserve">, </w:t>
        </w:r>
        <w:r>
          <w:rPr>
            <w:i/>
            <w:iCs/>
          </w:rPr>
          <w:t>29</w:t>
        </w:r>
        <w:r>
          <w:t>(10), 1656–1673. https://doi.org/10.1162/jocn_a_01140</w:t>
        </w:r>
      </w:ins>
    </w:p>
    <w:p w14:paraId="2790B0ED" w14:textId="77777777" w:rsidR="004E5AC1" w:rsidRDefault="004E5AC1" w:rsidP="004E5AC1">
      <w:pPr>
        <w:pStyle w:val="Bibliography"/>
        <w:rPr>
          <w:ins w:id="739" w:author="Antonio Schettino" w:date="2019-03-06T16:30:00Z"/>
        </w:rPr>
        <w:pPrChange w:id="740" w:author="Antonio Schettino" w:date="2019-03-06T16:30:00Z">
          <w:pPr>
            <w:widowControl w:val="0"/>
            <w:autoSpaceDE w:val="0"/>
            <w:autoSpaceDN w:val="0"/>
            <w:adjustRightInd w:val="0"/>
            <w:spacing w:after="0" w:line="240" w:lineRule="auto"/>
          </w:pPr>
        </w:pPrChange>
      </w:pPr>
      <w:proofErr w:type="spellStart"/>
      <w:ins w:id="741" w:author="Antonio Schettino" w:date="2019-03-06T16:30:00Z">
        <w:r>
          <w:t>Bürkner</w:t>
        </w:r>
        <w:proofErr w:type="spellEnd"/>
        <w:r>
          <w:t xml:space="preserve">, P.-C. (2016). brms: An R package for Bayesian multilevel models using Stan. </w:t>
        </w:r>
        <w:r>
          <w:rPr>
            <w:i/>
            <w:iCs/>
          </w:rPr>
          <w:t>Journal of Statistical Software</w:t>
        </w:r>
        <w:r>
          <w:t xml:space="preserve">, </w:t>
        </w:r>
        <w:r>
          <w:rPr>
            <w:i/>
            <w:iCs/>
          </w:rPr>
          <w:t>80</w:t>
        </w:r>
        <w:r>
          <w:t>(1), 1–28.</w:t>
        </w:r>
      </w:ins>
    </w:p>
    <w:p w14:paraId="74E04C83" w14:textId="77777777" w:rsidR="004E5AC1" w:rsidRDefault="004E5AC1" w:rsidP="004E5AC1">
      <w:pPr>
        <w:pStyle w:val="Bibliography"/>
        <w:rPr>
          <w:ins w:id="742" w:author="Antonio Schettino" w:date="2019-03-06T16:30:00Z"/>
        </w:rPr>
        <w:pPrChange w:id="743" w:author="Antonio Schettino" w:date="2019-03-06T16:30:00Z">
          <w:pPr>
            <w:widowControl w:val="0"/>
            <w:autoSpaceDE w:val="0"/>
            <w:autoSpaceDN w:val="0"/>
            <w:adjustRightInd w:val="0"/>
            <w:spacing w:after="0" w:line="240" w:lineRule="auto"/>
          </w:pPr>
        </w:pPrChange>
      </w:pPr>
      <w:ins w:id="744" w:author="Antonio Schettino" w:date="2019-03-06T16:30:00Z">
        <w:r>
          <w:lastRenderedPageBreak/>
          <w:t xml:space="preserve">Carpenter, B., Gelman, A., Hoffman, M., Lee, D., Goodrich, B., Betancourt, M., … Riddell, A. (2016). Stan: A probabilistic programming language. </w:t>
        </w:r>
        <w:r>
          <w:rPr>
            <w:i/>
            <w:iCs/>
          </w:rPr>
          <w:t>Journal of Statistical Software</w:t>
        </w:r>
        <w:r>
          <w:t xml:space="preserve">, </w:t>
        </w:r>
        <w:r>
          <w:rPr>
            <w:i/>
            <w:iCs/>
          </w:rPr>
          <w:t>2</w:t>
        </w:r>
        <w:r>
          <w:t>(20), 1–37.</w:t>
        </w:r>
      </w:ins>
    </w:p>
    <w:p w14:paraId="5BE42451" w14:textId="77777777" w:rsidR="004E5AC1" w:rsidRDefault="004E5AC1" w:rsidP="004E5AC1">
      <w:pPr>
        <w:pStyle w:val="Bibliography"/>
        <w:rPr>
          <w:ins w:id="745" w:author="Antonio Schettino" w:date="2019-03-06T16:30:00Z"/>
        </w:rPr>
        <w:pPrChange w:id="746" w:author="Antonio Schettino" w:date="2019-03-06T16:30:00Z">
          <w:pPr>
            <w:widowControl w:val="0"/>
            <w:autoSpaceDE w:val="0"/>
            <w:autoSpaceDN w:val="0"/>
            <w:adjustRightInd w:val="0"/>
            <w:spacing w:after="0" w:line="240" w:lineRule="auto"/>
          </w:pPr>
        </w:pPrChange>
      </w:pPr>
      <w:proofErr w:type="spellStart"/>
      <w:ins w:id="747" w:author="Antonio Schettino" w:date="2019-03-06T16:30:00Z">
        <w:r>
          <w:t>Chatrian</w:t>
        </w:r>
        <w:proofErr w:type="spellEnd"/>
        <w:r>
          <w:t xml:space="preserve">, G. E., </w:t>
        </w:r>
        <w:proofErr w:type="spellStart"/>
        <w:r>
          <w:t>Lettich</w:t>
        </w:r>
        <w:proofErr w:type="spellEnd"/>
        <w:r>
          <w:t xml:space="preserve">, E., &amp; Nelson, P. L. (1985). Ten percent electrode system for topographic studies of spontaneous and evoked EEG activities. </w:t>
        </w:r>
        <w:r>
          <w:rPr>
            <w:i/>
            <w:iCs/>
          </w:rPr>
          <w:t>American Journal of EEG Technology</w:t>
        </w:r>
        <w:r>
          <w:t xml:space="preserve">, </w:t>
        </w:r>
        <w:r>
          <w:rPr>
            <w:i/>
            <w:iCs/>
          </w:rPr>
          <w:t>25</w:t>
        </w:r>
        <w:r>
          <w:t>(2).</w:t>
        </w:r>
      </w:ins>
    </w:p>
    <w:p w14:paraId="5A521276" w14:textId="77777777" w:rsidR="004E5AC1" w:rsidRDefault="004E5AC1" w:rsidP="004E5AC1">
      <w:pPr>
        <w:pStyle w:val="Bibliography"/>
        <w:rPr>
          <w:ins w:id="748" w:author="Antonio Schettino" w:date="2019-03-06T16:30:00Z"/>
        </w:rPr>
        <w:pPrChange w:id="749" w:author="Antonio Schettino" w:date="2019-03-06T16:30:00Z">
          <w:pPr>
            <w:widowControl w:val="0"/>
            <w:autoSpaceDE w:val="0"/>
            <w:autoSpaceDN w:val="0"/>
            <w:adjustRightInd w:val="0"/>
            <w:spacing w:after="0" w:line="240" w:lineRule="auto"/>
          </w:pPr>
        </w:pPrChange>
      </w:pPr>
      <w:proofErr w:type="spellStart"/>
      <w:ins w:id="750" w:author="Antonio Schettino" w:date="2019-03-06T16:30:00Z">
        <w:r>
          <w:t>Chelazzi</w:t>
        </w:r>
        <w:proofErr w:type="spellEnd"/>
        <w:r>
          <w:t xml:space="preserve">, L., </w:t>
        </w:r>
        <w:proofErr w:type="spellStart"/>
        <w:r>
          <w:t>Perlato</w:t>
        </w:r>
        <w:proofErr w:type="spellEnd"/>
        <w:r>
          <w:t xml:space="preserve">, A., </w:t>
        </w:r>
        <w:proofErr w:type="spellStart"/>
        <w:r>
          <w:t>Santandrea</w:t>
        </w:r>
        <w:proofErr w:type="spellEnd"/>
        <w:r>
          <w:t xml:space="preserve">, E., &amp; Della Libera, C. (2013). Rewards teach visual selective attention. </w:t>
        </w:r>
        <w:r>
          <w:rPr>
            <w:i/>
            <w:iCs/>
          </w:rPr>
          <w:t>Vision Research</w:t>
        </w:r>
        <w:r>
          <w:t xml:space="preserve">, </w:t>
        </w:r>
        <w:r>
          <w:rPr>
            <w:i/>
            <w:iCs/>
          </w:rPr>
          <w:t>85</w:t>
        </w:r>
        <w:r>
          <w:t>, 58–62. https://doi.org/10.1016/j.visres.2012.12.005</w:t>
        </w:r>
      </w:ins>
    </w:p>
    <w:p w14:paraId="199B2D4F" w14:textId="77777777" w:rsidR="004E5AC1" w:rsidRDefault="004E5AC1" w:rsidP="004E5AC1">
      <w:pPr>
        <w:pStyle w:val="Bibliography"/>
        <w:rPr>
          <w:ins w:id="751" w:author="Antonio Schettino" w:date="2019-03-06T16:30:00Z"/>
        </w:rPr>
        <w:pPrChange w:id="752" w:author="Antonio Schettino" w:date="2019-03-06T16:30:00Z">
          <w:pPr>
            <w:widowControl w:val="0"/>
            <w:autoSpaceDE w:val="0"/>
            <w:autoSpaceDN w:val="0"/>
            <w:adjustRightInd w:val="0"/>
            <w:spacing w:after="0" w:line="240" w:lineRule="auto"/>
          </w:pPr>
        </w:pPrChange>
      </w:pPr>
      <w:ins w:id="753" w:author="Antonio Schettino" w:date="2019-03-06T16:30:00Z">
        <w:r>
          <w:t xml:space="preserve">Chun, M. M., </w:t>
        </w:r>
        <w:proofErr w:type="spellStart"/>
        <w:r>
          <w:t>Golomb</w:t>
        </w:r>
        <w:proofErr w:type="spellEnd"/>
        <w:r>
          <w:t xml:space="preserve">, J. D., &amp; Turk-Browne, N. B. (2011). A Taxonomy of External and Internal Attention. </w:t>
        </w:r>
        <w:r>
          <w:rPr>
            <w:i/>
            <w:iCs/>
          </w:rPr>
          <w:t>Annual Review of Psychology</w:t>
        </w:r>
        <w:r>
          <w:t xml:space="preserve">, </w:t>
        </w:r>
        <w:r>
          <w:rPr>
            <w:i/>
            <w:iCs/>
          </w:rPr>
          <w:t>62</w:t>
        </w:r>
        <w:r>
          <w:t>(1), 73–101. https://doi.org/10.1146/annurev.psych.093008.100427</w:t>
        </w:r>
      </w:ins>
    </w:p>
    <w:p w14:paraId="7125ED83" w14:textId="77777777" w:rsidR="004E5AC1" w:rsidRDefault="004E5AC1" w:rsidP="004E5AC1">
      <w:pPr>
        <w:pStyle w:val="Bibliography"/>
        <w:rPr>
          <w:ins w:id="754" w:author="Antonio Schettino" w:date="2019-03-06T16:30:00Z"/>
        </w:rPr>
        <w:pPrChange w:id="755" w:author="Antonio Schettino" w:date="2019-03-06T16:30:00Z">
          <w:pPr>
            <w:widowControl w:val="0"/>
            <w:autoSpaceDE w:val="0"/>
            <w:autoSpaceDN w:val="0"/>
            <w:adjustRightInd w:val="0"/>
            <w:spacing w:after="0" w:line="240" w:lineRule="auto"/>
          </w:pPr>
        </w:pPrChange>
      </w:pPr>
      <w:proofErr w:type="spellStart"/>
      <w:ins w:id="756" w:author="Antonio Schettino" w:date="2019-03-06T16:30:00Z">
        <w:r>
          <w:t>Corbetta</w:t>
        </w:r>
        <w:proofErr w:type="spellEnd"/>
        <w:r>
          <w:t xml:space="preserve">, M., &amp; Shulman, G. L. (2002). Control of Goal-Directed and Stimulus-Driven Attention in the Brain. </w:t>
        </w:r>
        <w:r>
          <w:rPr>
            <w:i/>
            <w:iCs/>
          </w:rPr>
          <w:t>Nature Reviews Neuroscience</w:t>
        </w:r>
        <w:r>
          <w:t xml:space="preserve">, </w:t>
        </w:r>
        <w:r>
          <w:rPr>
            <w:i/>
            <w:iCs/>
          </w:rPr>
          <w:t>3</w:t>
        </w:r>
        <w:r>
          <w:t>(3), 215–229. https://doi.org/10.1038/nrn755</w:t>
        </w:r>
      </w:ins>
    </w:p>
    <w:p w14:paraId="5715B52C" w14:textId="77777777" w:rsidR="004E5AC1" w:rsidRDefault="004E5AC1" w:rsidP="004E5AC1">
      <w:pPr>
        <w:pStyle w:val="Bibliography"/>
        <w:rPr>
          <w:ins w:id="757" w:author="Antonio Schettino" w:date="2019-03-06T16:30:00Z"/>
        </w:rPr>
        <w:pPrChange w:id="758" w:author="Antonio Schettino" w:date="2019-03-06T16:30:00Z">
          <w:pPr>
            <w:widowControl w:val="0"/>
            <w:autoSpaceDE w:val="0"/>
            <w:autoSpaceDN w:val="0"/>
            <w:adjustRightInd w:val="0"/>
            <w:spacing w:after="0" w:line="240" w:lineRule="auto"/>
          </w:pPr>
        </w:pPrChange>
      </w:pPr>
      <w:ins w:id="759" w:author="Antonio Schettino" w:date="2019-03-06T16:30:00Z">
        <w:r>
          <w:t xml:space="preserve">Craddock, M. (2018). </w:t>
        </w:r>
        <w:proofErr w:type="spellStart"/>
        <w:r>
          <w:t>craddm</w:t>
        </w:r>
        <w:proofErr w:type="spellEnd"/>
        <w:r>
          <w:t>/</w:t>
        </w:r>
        <w:proofErr w:type="spellStart"/>
        <w:r>
          <w:t>eegUtils</w:t>
        </w:r>
        <w:proofErr w:type="spellEnd"/>
        <w:r>
          <w:t xml:space="preserve">: </w:t>
        </w:r>
        <w:proofErr w:type="spellStart"/>
        <w:r>
          <w:t>eegUtils</w:t>
        </w:r>
        <w:proofErr w:type="spellEnd"/>
        <w:r>
          <w:t xml:space="preserve"> (Version v0.2.0). </w:t>
        </w:r>
        <w:proofErr w:type="spellStart"/>
        <w:r>
          <w:t>Zenodo</w:t>
        </w:r>
        <w:proofErr w:type="spellEnd"/>
        <w:r>
          <w:t>.</w:t>
        </w:r>
      </w:ins>
    </w:p>
    <w:p w14:paraId="76D4391D" w14:textId="77777777" w:rsidR="004E5AC1" w:rsidRDefault="004E5AC1" w:rsidP="004E5AC1">
      <w:pPr>
        <w:pStyle w:val="Bibliography"/>
        <w:rPr>
          <w:ins w:id="760" w:author="Antonio Schettino" w:date="2019-03-06T16:30:00Z"/>
        </w:rPr>
        <w:pPrChange w:id="761" w:author="Antonio Schettino" w:date="2019-03-06T16:30:00Z">
          <w:pPr>
            <w:widowControl w:val="0"/>
            <w:autoSpaceDE w:val="0"/>
            <w:autoSpaceDN w:val="0"/>
            <w:adjustRightInd w:val="0"/>
            <w:spacing w:after="0" w:line="240" w:lineRule="auto"/>
          </w:pPr>
        </w:pPrChange>
      </w:pPr>
      <w:ins w:id="762" w:author="Antonio Schettino" w:date="2019-03-06T16:30:00Z">
        <w:r>
          <w:t xml:space="preserve">Della Libera, C., &amp; </w:t>
        </w:r>
        <w:proofErr w:type="spellStart"/>
        <w:r>
          <w:t>Chelazzi</w:t>
        </w:r>
        <w:proofErr w:type="spellEnd"/>
        <w:r>
          <w:t xml:space="preserve">, L. (2009). Learning to attend and to ignore is a matter of gains and losses. </w:t>
        </w:r>
        <w:r>
          <w:rPr>
            <w:i/>
            <w:iCs/>
          </w:rPr>
          <w:t>Psychological Science</w:t>
        </w:r>
        <w:r>
          <w:t xml:space="preserve">, </w:t>
        </w:r>
        <w:r>
          <w:rPr>
            <w:i/>
            <w:iCs/>
          </w:rPr>
          <w:t>20</w:t>
        </w:r>
        <w:r>
          <w:t>(6), 778–784. https://doi.org/10.1111/j.1467-9280.2009.02360.x</w:t>
        </w:r>
      </w:ins>
    </w:p>
    <w:p w14:paraId="46A00F76" w14:textId="77777777" w:rsidR="004E5AC1" w:rsidRDefault="004E5AC1" w:rsidP="004E5AC1">
      <w:pPr>
        <w:pStyle w:val="Bibliography"/>
        <w:rPr>
          <w:ins w:id="763" w:author="Antonio Schettino" w:date="2019-03-06T16:30:00Z"/>
        </w:rPr>
        <w:pPrChange w:id="764" w:author="Antonio Schettino" w:date="2019-03-06T16:30:00Z">
          <w:pPr>
            <w:widowControl w:val="0"/>
            <w:autoSpaceDE w:val="0"/>
            <w:autoSpaceDN w:val="0"/>
            <w:adjustRightInd w:val="0"/>
            <w:spacing w:after="0" w:line="240" w:lineRule="auto"/>
          </w:pPr>
        </w:pPrChange>
      </w:pPr>
      <w:ins w:id="765" w:author="Antonio Schettino" w:date="2019-03-06T16:30:00Z">
        <w:r>
          <w:t xml:space="preserve">Delorme, A., &amp; </w:t>
        </w:r>
        <w:proofErr w:type="spellStart"/>
        <w:r>
          <w:t>Makeig</w:t>
        </w:r>
        <w:proofErr w:type="spellEnd"/>
        <w:r>
          <w:t xml:space="preserve">, S. (2004). EEGLAB: an open </w:t>
        </w:r>
        <w:proofErr w:type="spellStart"/>
        <w:r>
          <w:t>sorce</w:t>
        </w:r>
        <w:proofErr w:type="spellEnd"/>
        <w:r>
          <w:t xml:space="preserve"> toolbox for analysis of single-trail EEG dynamics including independent component </w:t>
        </w:r>
        <w:proofErr w:type="spellStart"/>
        <w:r>
          <w:t>anlaysis</w:t>
        </w:r>
        <w:proofErr w:type="spellEnd"/>
        <w:r>
          <w:t xml:space="preserve">. </w:t>
        </w:r>
        <w:r>
          <w:rPr>
            <w:i/>
            <w:iCs/>
          </w:rPr>
          <w:t>Journal of Neuroscience Methods</w:t>
        </w:r>
        <w:r>
          <w:t xml:space="preserve">, </w:t>
        </w:r>
        <w:r>
          <w:rPr>
            <w:i/>
            <w:iCs/>
          </w:rPr>
          <w:t>134</w:t>
        </w:r>
        <w:r>
          <w:t>, 9–21. https://doi.org/10.1016/j.jneumeth.2003.10.009</w:t>
        </w:r>
      </w:ins>
    </w:p>
    <w:p w14:paraId="057DFA83" w14:textId="77777777" w:rsidR="004E5AC1" w:rsidRDefault="004E5AC1" w:rsidP="004E5AC1">
      <w:pPr>
        <w:pStyle w:val="Bibliography"/>
        <w:rPr>
          <w:ins w:id="766" w:author="Antonio Schettino" w:date="2019-03-06T16:30:00Z"/>
        </w:rPr>
        <w:pPrChange w:id="767" w:author="Antonio Schettino" w:date="2019-03-06T16:30:00Z">
          <w:pPr>
            <w:widowControl w:val="0"/>
            <w:autoSpaceDE w:val="0"/>
            <w:autoSpaceDN w:val="0"/>
            <w:adjustRightInd w:val="0"/>
            <w:spacing w:after="0" w:line="240" w:lineRule="auto"/>
          </w:pPr>
        </w:pPrChange>
      </w:pPr>
      <w:ins w:id="768" w:author="Antonio Schettino" w:date="2019-03-06T16:30:00Z">
        <w:r>
          <w:t xml:space="preserve">Desimone, R., &amp; Duncan, J. (1995). Neural Mechanisms of Selective Visual. </w:t>
        </w:r>
        <w:r>
          <w:rPr>
            <w:i/>
            <w:iCs/>
          </w:rPr>
          <w:t>Annual Review of Neuroscience</w:t>
        </w:r>
        <w:r>
          <w:t xml:space="preserve">, </w:t>
        </w:r>
        <w:r>
          <w:rPr>
            <w:i/>
            <w:iCs/>
          </w:rPr>
          <w:t>18</w:t>
        </w:r>
        <w:r>
          <w:t>(1), 193–222. https://doi.org/10.1146/annurev.ne.18.030195.001205</w:t>
        </w:r>
      </w:ins>
    </w:p>
    <w:p w14:paraId="4D00227F" w14:textId="77777777" w:rsidR="004E5AC1" w:rsidRDefault="004E5AC1" w:rsidP="004E5AC1">
      <w:pPr>
        <w:pStyle w:val="Bibliography"/>
        <w:rPr>
          <w:ins w:id="769" w:author="Antonio Schettino" w:date="2019-03-06T16:30:00Z"/>
        </w:rPr>
        <w:pPrChange w:id="770" w:author="Antonio Schettino" w:date="2019-03-06T16:30:00Z">
          <w:pPr>
            <w:widowControl w:val="0"/>
            <w:autoSpaceDE w:val="0"/>
            <w:autoSpaceDN w:val="0"/>
            <w:adjustRightInd w:val="0"/>
            <w:spacing w:after="0" w:line="240" w:lineRule="auto"/>
          </w:pPr>
        </w:pPrChange>
      </w:pPr>
      <w:ins w:id="771" w:author="Antonio Schettino" w:date="2019-03-06T16:30:00Z">
        <w:r>
          <w:lastRenderedPageBreak/>
          <w:t xml:space="preserve">Donohue, S. E., </w:t>
        </w:r>
        <w:proofErr w:type="spellStart"/>
        <w:r>
          <w:t>Hopf</w:t>
        </w:r>
        <w:proofErr w:type="spellEnd"/>
        <w:r>
          <w:t xml:space="preserve">, J.-M., Bartsch, M. V., Schoenfeld, M. A., Heinze, H.-J., &amp; </w:t>
        </w:r>
        <w:proofErr w:type="spellStart"/>
        <w:r>
          <w:t>Woldorff</w:t>
        </w:r>
        <w:proofErr w:type="spellEnd"/>
        <w:r>
          <w:t xml:space="preserve">, M. G. (2016). The Rapid Capture of Attention by Rewarded Objects. </w:t>
        </w:r>
        <w:r>
          <w:rPr>
            <w:i/>
            <w:iCs/>
          </w:rPr>
          <w:t>Journal of Cognitive Neuroscience</w:t>
        </w:r>
        <w:r>
          <w:t xml:space="preserve">, </w:t>
        </w:r>
        <w:r>
          <w:rPr>
            <w:i/>
            <w:iCs/>
          </w:rPr>
          <w:t>28</w:t>
        </w:r>
        <w:r>
          <w:t>(4), 529–541. https://doi.org/10.1162/jocn_a_00917</w:t>
        </w:r>
      </w:ins>
    </w:p>
    <w:p w14:paraId="193830BD" w14:textId="77777777" w:rsidR="004E5AC1" w:rsidRDefault="004E5AC1" w:rsidP="004E5AC1">
      <w:pPr>
        <w:pStyle w:val="Bibliography"/>
        <w:rPr>
          <w:ins w:id="772" w:author="Antonio Schettino" w:date="2019-03-06T16:30:00Z"/>
        </w:rPr>
        <w:pPrChange w:id="773" w:author="Antonio Schettino" w:date="2019-03-06T16:30:00Z">
          <w:pPr>
            <w:widowControl w:val="0"/>
            <w:autoSpaceDE w:val="0"/>
            <w:autoSpaceDN w:val="0"/>
            <w:adjustRightInd w:val="0"/>
            <w:spacing w:after="0" w:line="240" w:lineRule="auto"/>
          </w:pPr>
        </w:pPrChange>
      </w:pPr>
      <w:ins w:id="774" w:author="Antonio Schettino" w:date="2019-03-06T16:30:00Z">
        <w:r>
          <w:t xml:space="preserve">Failing, M. F., &amp; </w:t>
        </w:r>
        <w:proofErr w:type="spellStart"/>
        <w:r>
          <w:t>Theeuwes</w:t>
        </w:r>
        <w:proofErr w:type="spellEnd"/>
        <w:r>
          <w:t xml:space="preserve">, J. (2014). Exogenous visual orienting by reward. </w:t>
        </w:r>
        <w:r>
          <w:rPr>
            <w:i/>
            <w:iCs/>
          </w:rPr>
          <w:t>Journal of Vision</w:t>
        </w:r>
        <w:r>
          <w:t xml:space="preserve">, </w:t>
        </w:r>
        <w:r>
          <w:rPr>
            <w:i/>
            <w:iCs/>
          </w:rPr>
          <w:t>14</w:t>
        </w:r>
        <w:r>
          <w:t>(2014), 1–9. https://doi.org/10.1167/14.5.6.doi</w:t>
        </w:r>
      </w:ins>
    </w:p>
    <w:p w14:paraId="1BB28AE5" w14:textId="77777777" w:rsidR="004E5AC1" w:rsidRDefault="004E5AC1" w:rsidP="004E5AC1">
      <w:pPr>
        <w:pStyle w:val="Bibliography"/>
        <w:rPr>
          <w:ins w:id="775" w:author="Antonio Schettino" w:date="2019-03-06T16:30:00Z"/>
        </w:rPr>
        <w:pPrChange w:id="776" w:author="Antonio Schettino" w:date="2019-03-06T16:30:00Z">
          <w:pPr>
            <w:widowControl w:val="0"/>
            <w:autoSpaceDE w:val="0"/>
            <w:autoSpaceDN w:val="0"/>
            <w:adjustRightInd w:val="0"/>
            <w:spacing w:after="0" w:line="240" w:lineRule="auto"/>
          </w:pPr>
        </w:pPrChange>
      </w:pPr>
      <w:ins w:id="777" w:author="Antonio Schettino" w:date="2019-03-06T16:30:00Z">
        <w:r>
          <w:t xml:space="preserve">Failing, M., &amp; </w:t>
        </w:r>
        <w:proofErr w:type="spellStart"/>
        <w:r>
          <w:t>Theeuwes</w:t>
        </w:r>
        <w:proofErr w:type="spellEnd"/>
        <w:r>
          <w:t xml:space="preserve">, J. (2017). Selection history: How reward modulates selectivity of visual attention. </w:t>
        </w:r>
        <w:r>
          <w:rPr>
            <w:i/>
            <w:iCs/>
          </w:rPr>
          <w:t>Psychonomic Bulletin and Review</w:t>
        </w:r>
        <w:r>
          <w:t>, 1–25. https://doi.org/10.3758/s13423-017-1380-y</w:t>
        </w:r>
      </w:ins>
    </w:p>
    <w:p w14:paraId="2B872A91" w14:textId="77777777" w:rsidR="004E5AC1" w:rsidRDefault="004E5AC1" w:rsidP="004E5AC1">
      <w:pPr>
        <w:pStyle w:val="Bibliography"/>
        <w:rPr>
          <w:ins w:id="778" w:author="Antonio Schettino" w:date="2019-03-06T16:30:00Z"/>
        </w:rPr>
        <w:pPrChange w:id="779" w:author="Antonio Schettino" w:date="2019-03-06T16:30:00Z">
          <w:pPr>
            <w:widowControl w:val="0"/>
            <w:autoSpaceDE w:val="0"/>
            <w:autoSpaceDN w:val="0"/>
            <w:adjustRightInd w:val="0"/>
            <w:spacing w:after="0" w:line="240" w:lineRule="auto"/>
          </w:pPr>
        </w:pPrChange>
      </w:pPr>
      <w:ins w:id="780" w:author="Antonio Schettino" w:date="2019-03-06T16:30:00Z">
        <w:r>
          <w:t xml:space="preserve">Franken, I. H. A., </w:t>
        </w:r>
        <w:proofErr w:type="spellStart"/>
        <w:r>
          <w:t>Muris</w:t>
        </w:r>
        <w:proofErr w:type="spellEnd"/>
        <w:r>
          <w:t xml:space="preserve">, P., &amp; </w:t>
        </w:r>
        <w:proofErr w:type="spellStart"/>
        <w:r>
          <w:t>Rassin</w:t>
        </w:r>
        <w:proofErr w:type="spellEnd"/>
        <w:r>
          <w:t xml:space="preserve">, E. (2005). Psychometric properties of the Dutch BIS/BAS scales. </w:t>
        </w:r>
        <w:r>
          <w:rPr>
            <w:i/>
            <w:iCs/>
          </w:rPr>
          <w:t>Journal of Psychopathology and Behavioral Assessment</w:t>
        </w:r>
        <w:r>
          <w:t xml:space="preserve">, </w:t>
        </w:r>
        <w:r>
          <w:rPr>
            <w:i/>
            <w:iCs/>
          </w:rPr>
          <w:t>27</w:t>
        </w:r>
        <w:r>
          <w:t>(1), 25–30. https://doi.org/10.1007/s10862-005-3262-2</w:t>
        </w:r>
      </w:ins>
    </w:p>
    <w:p w14:paraId="7B78B911" w14:textId="77777777" w:rsidR="004E5AC1" w:rsidRDefault="004E5AC1" w:rsidP="004E5AC1">
      <w:pPr>
        <w:pStyle w:val="Bibliography"/>
        <w:rPr>
          <w:ins w:id="781" w:author="Antonio Schettino" w:date="2019-03-06T16:30:00Z"/>
        </w:rPr>
        <w:pPrChange w:id="782" w:author="Antonio Schettino" w:date="2019-03-06T16:30:00Z">
          <w:pPr>
            <w:widowControl w:val="0"/>
            <w:autoSpaceDE w:val="0"/>
            <w:autoSpaceDN w:val="0"/>
            <w:adjustRightInd w:val="0"/>
            <w:spacing w:after="0" w:line="240" w:lineRule="auto"/>
          </w:pPr>
        </w:pPrChange>
      </w:pPr>
      <w:ins w:id="783" w:author="Antonio Schettino" w:date="2019-03-06T16:30:00Z">
        <w:r>
          <w:t xml:space="preserve">Friedman, N. P., &amp; Miyake, A. (2017). Unity and diversity of executive functions: Individual differences as a window on cognitive structure. </w:t>
        </w:r>
        <w:r>
          <w:rPr>
            <w:i/>
            <w:iCs/>
          </w:rPr>
          <w:t>Cortex</w:t>
        </w:r>
        <w:r>
          <w:t xml:space="preserve">, </w:t>
        </w:r>
        <w:r>
          <w:rPr>
            <w:i/>
            <w:iCs/>
          </w:rPr>
          <w:t>86</w:t>
        </w:r>
        <w:r>
          <w:t>, 186–204. https://doi.org/10.1016/j.cortex.2016.04.023</w:t>
        </w:r>
      </w:ins>
    </w:p>
    <w:p w14:paraId="6160AA73" w14:textId="77777777" w:rsidR="004E5AC1" w:rsidRDefault="004E5AC1" w:rsidP="004E5AC1">
      <w:pPr>
        <w:pStyle w:val="Bibliography"/>
        <w:rPr>
          <w:ins w:id="784" w:author="Antonio Schettino" w:date="2019-03-06T16:30:00Z"/>
        </w:rPr>
        <w:pPrChange w:id="785" w:author="Antonio Schettino" w:date="2019-03-06T16:30:00Z">
          <w:pPr>
            <w:widowControl w:val="0"/>
            <w:autoSpaceDE w:val="0"/>
            <w:autoSpaceDN w:val="0"/>
            <w:adjustRightInd w:val="0"/>
            <w:spacing w:after="0" w:line="240" w:lineRule="auto"/>
          </w:pPr>
        </w:pPrChange>
      </w:pPr>
      <w:ins w:id="786" w:author="Antonio Schettino" w:date="2019-03-06T16:30:00Z">
        <w:r>
          <w:t xml:space="preserve">Garnier, S. (2018). </w:t>
        </w:r>
        <w:proofErr w:type="spellStart"/>
        <w:r>
          <w:t>viridis</w:t>
        </w:r>
        <w:proofErr w:type="spellEnd"/>
        <w:r>
          <w:t>: Default Color Maps from ‘matplotlib.’ R package version 0.3.</w:t>
        </w:r>
      </w:ins>
    </w:p>
    <w:p w14:paraId="5477DF8F" w14:textId="77777777" w:rsidR="004E5AC1" w:rsidRDefault="004E5AC1" w:rsidP="004E5AC1">
      <w:pPr>
        <w:pStyle w:val="Bibliography"/>
        <w:rPr>
          <w:ins w:id="787" w:author="Antonio Schettino" w:date="2019-03-06T16:30:00Z"/>
        </w:rPr>
        <w:pPrChange w:id="788" w:author="Antonio Schettino" w:date="2019-03-06T16:30:00Z">
          <w:pPr>
            <w:widowControl w:val="0"/>
            <w:autoSpaceDE w:val="0"/>
            <w:autoSpaceDN w:val="0"/>
            <w:adjustRightInd w:val="0"/>
            <w:spacing w:after="0" w:line="240" w:lineRule="auto"/>
          </w:pPr>
        </w:pPrChange>
      </w:pPr>
      <w:ins w:id="789" w:author="Antonio Schettino" w:date="2019-03-06T16:30:00Z">
        <w:r>
          <w:t xml:space="preserve">Gelman, A., Goodrich, B., </w:t>
        </w:r>
        <w:proofErr w:type="spellStart"/>
        <w:r>
          <w:t>Gabry</w:t>
        </w:r>
        <w:proofErr w:type="spellEnd"/>
        <w:r>
          <w:t xml:space="preserve">, J., &amp; Ali, I. (2017). R-squared for Bayesian regression models. </w:t>
        </w:r>
        <w:r>
          <w:rPr>
            <w:i/>
            <w:iCs/>
          </w:rPr>
          <w:t>Unpublished via Http://Www. Stat. Columbia. Edu/~ Gelman/Research/Unpublished.</w:t>
        </w:r>
      </w:ins>
    </w:p>
    <w:p w14:paraId="15C84C5D" w14:textId="77777777" w:rsidR="004E5AC1" w:rsidRDefault="004E5AC1" w:rsidP="004E5AC1">
      <w:pPr>
        <w:pStyle w:val="Bibliography"/>
        <w:rPr>
          <w:ins w:id="790" w:author="Antonio Schettino" w:date="2019-03-06T16:30:00Z"/>
        </w:rPr>
        <w:pPrChange w:id="791" w:author="Antonio Schettino" w:date="2019-03-06T16:30:00Z">
          <w:pPr>
            <w:widowControl w:val="0"/>
            <w:autoSpaceDE w:val="0"/>
            <w:autoSpaceDN w:val="0"/>
            <w:adjustRightInd w:val="0"/>
            <w:spacing w:after="0" w:line="240" w:lineRule="auto"/>
          </w:pPr>
        </w:pPrChange>
      </w:pPr>
      <w:ins w:id="792" w:author="Antonio Schettino" w:date="2019-03-06T16:30:00Z">
        <w:r>
          <w:t xml:space="preserve">Gelman, A., &amp; Rubin, D. B. (1992). Inference from Iterative Simulation Using Multiple Sequences. </w:t>
        </w:r>
        <w:r>
          <w:rPr>
            <w:i/>
            <w:iCs/>
          </w:rPr>
          <w:t>Statistical Science</w:t>
        </w:r>
        <w:r>
          <w:t xml:space="preserve">, </w:t>
        </w:r>
        <w:r>
          <w:rPr>
            <w:i/>
            <w:iCs/>
          </w:rPr>
          <w:t>7</w:t>
        </w:r>
        <w:r>
          <w:t>(4), 457–472. https://doi.org/10.1214/ss/1177011136</w:t>
        </w:r>
      </w:ins>
    </w:p>
    <w:p w14:paraId="40265657" w14:textId="77777777" w:rsidR="004E5AC1" w:rsidRDefault="004E5AC1" w:rsidP="004E5AC1">
      <w:pPr>
        <w:pStyle w:val="Bibliography"/>
        <w:rPr>
          <w:ins w:id="793" w:author="Antonio Schettino" w:date="2019-03-06T16:30:00Z"/>
        </w:rPr>
        <w:pPrChange w:id="794" w:author="Antonio Schettino" w:date="2019-03-06T16:30:00Z">
          <w:pPr>
            <w:widowControl w:val="0"/>
            <w:autoSpaceDE w:val="0"/>
            <w:autoSpaceDN w:val="0"/>
            <w:adjustRightInd w:val="0"/>
            <w:spacing w:after="0" w:line="240" w:lineRule="auto"/>
          </w:pPr>
        </w:pPrChange>
      </w:pPr>
      <w:ins w:id="795" w:author="Antonio Schettino" w:date="2019-03-06T16:30:00Z">
        <w:r>
          <w:t xml:space="preserve">Hickey, C., </w:t>
        </w:r>
        <w:proofErr w:type="spellStart"/>
        <w:r>
          <w:t>Chelazzi</w:t>
        </w:r>
        <w:proofErr w:type="spellEnd"/>
        <w:r>
          <w:t xml:space="preserve">, L., &amp; </w:t>
        </w:r>
        <w:proofErr w:type="spellStart"/>
        <w:r>
          <w:t>Theeuwes</w:t>
        </w:r>
        <w:proofErr w:type="spellEnd"/>
        <w:r>
          <w:t xml:space="preserve">, J. (2010). Reward Changes Salience in Human Vision via the Anterior Cingulate. </w:t>
        </w:r>
        <w:r>
          <w:rPr>
            <w:i/>
            <w:iCs/>
          </w:rPr>
          <w:t>Journal of Neuroscience</w:t>
        </w:r>
        <w:r>
          <w:t xml:space="preserve">, </w:t>
        </w:r>
        <w:r>
          <w:rPr>
            <w:i/>
            <w:iCs/>
          </w:rPr>
          <w:t>30</w:t>
        </w:r>
        <w:r>
          <w:t>(33), 11096–11103. https://doi.org/10.1523/JNEUROSCI.1026-10.2010</w:t>
        </w:r>
      </w:ins>
    </w:p>
    <w:p w14:paraId="19CB172F" w14:textId="77777777" w:rsidR="004E5AC1" w:rsidRDefault="004E5AC1" w:rsidP="004E5AC1">
      <w:pPr>
        <w:pStyle w:val="Bibliography"/>
        <w:rPr>
          <w:ins w:id="796" w:author="Antonio Schettino" w:date="2019-03-06T16:30:00Z"/>
        </w:rPr>
        <w:pPrChange w:id="797" w:author="Antonio Schettino" w:date="2019-03-06T16:30:00Z">
          <w:pPr>
            <w:widowControl w:val="0"/>
            <w:autoSpaceDE w:val="0"/>
            <w:autoSpaceDN w:val="0"/>
            <w:adjustRightInd w:val="0"/>
            <w:spacing w:after="0" w:line="240" w:lineRule="auto"/>
          </w:pPr>
        </w:pPrChange>
      </w:pPr>
      <w:ins w:id="798" w:author="Antonio Schettino" w:date="2019-03-06T16:30:00Z">
        <w:r>
          <w:t xml:space="preserve">Hickey, Clayton, &amp; </w:t>
        </w:r>
        <w:proofErr w:type="spellStart"/>
        <w:r>
          <w:t>Peelen</w:t>
        </w:r>
        <w:proofErr w:type="spellEnd"/>
        <w:r>
          <w:t xml:space="preserve">, M. V. (2015). Neural mechanisms of incentive salience in naturalistic human vision. </w:t>
        </w:r>
        <w:r>
          <w:rPr>
            <w:i/>
            <w:iCs/>
          </w:rPr>
          <w:t>Neuron</w:t>
        </w:r>
        <w:r>
          <w:t xml:space="preserve">, </w:t>
        </w:r>
        <w:r>
          <w:rPr>
            <w:i/>
            <w:iCs/>
          </w:rPr>
          <w:t>85</w:t>
        </w:r>
        <w:r>
          <w:t>(3), 512–518. https://doi.org/10.1016/j.neuron.2014.12.049</w:t>
        </w:r>
      </w:ins>
    </w:p>
    <w:p w14:paraId="1F4515CE" w14:textId="77777777" w:rsidR="004E5AC1" w:rsidRDefault="004E5AC1" w:rsidP="004E5AC1">
      <w:pPr>
        <w:pStyle w:val="Bibliography"/>
        <w:rPr>
          <w:ins w:id="799" w:author="Antonio Schettino" w:date="2019-03-06T16:30:00Z"/>
        </w:rPr>
        <w:pPrChange w:id="800" w:author="Antonio Schettino" w:date="2019-03-06T16:30:00Z">
          <w:pPr>
            <w:widowControl w:val="0"/>
            <w:autoSpaceDE w:val="0"/>
            <w:autoSpaceDN w:val="0"/>
            <w:adjustRightInd w:val="0"/>
            <w:spacing w:after="0" w:line="240" w:lineRule="auto"/>
          </w:pPr>
        </w:pPrChange>
      </w:pPr>
      <w:ins w:id="801" w:author="Antonio Schettino" w:date="2019-03-06T16:30:00Z">
        <w:r>
          <w:lastRenderedPageBreak/>
          <w:t xml:space="preserve">Hickey, Clayton, </w:t>
        </w:r>
        <w:proofErr w:type="spellStart"/>
        <w:r>
          <w:t>Peelen</w:t>
        </w:r>
        <w:proofErr w:type="spellEnd"/>
        <w:r>
          <w:t xml:space="preserve">, M. V, Hickey, C., &amp; </w:t>
        </w:r>
        <w:proofErr w:type="spellStart"/>
        <w:r>
          <w:t>Peelen</w:t>
        </w:r>
        <w:proofErr w:type="spellEnd"/>
        <w:r>
          <w:t xml:space="preserve">, M. V. (2015). Neural Mechanisms of Incentive Salience in Naturalistic Human Vision Report Neural Mechanisms of Incentive Salience in Naturalistic Human Vision. </w:t>
        </w:r>
        <w:r>
          <w:rPr>
            <w:i/>
            <w:iCs/>
          </w:rPr>
          <w:t>Neuron</w:t>
        </w:r>
        <w:r>
          <w:t xml:space="preserve">, </w:t>
        </w:r>
        <w:r>
          <w:rPr>
            <w:i/>
            <w:iCs/>
          </w:rPr>
          <w:t>85</w:t>
        </w:r>
        <w:r>
          <w:t>(3), 512–518. https://doi.org/10.1016/j.neuron.2014.12.049</w:t>
        </w:r>
      </w:ins>
    </w:p>
    <w:p w14:paraId="38624E5D" w14:textId="77777777" w:rsidR="004E5AC1" w:rsidRDefault="004E5AC1" w:rsidP="004E5AC1">
      <w:pPr>
        <w:pStyle w:val="Bibliography"/>
        <w:rPr>
          <w:ins w:id="802" w:author="Antonio Schettino" w:date="2019-03-06T16:30:00Z"/>
        </w:rPr>
        <w:pPrChange w:id="803" w:author="Antonio Schettino" w:date="2019-03-06T16:30:00Z">
          <w:pPr>
            <w:widowControl w:val="0"/>
            <w:autoSpaceDE w:val="0"/>
            <w:autoSpaceDN w:val="0"/>
            <w:adjustRightInd w:val="0"/>
            <w:spacing w:after="0" w:line="240" w:lineRule="auto"/>
          </w:pPr>
        </w:pPrChange>
      </w:pPr>
      <w:ins w:id="804" w:author="Antonio Schettino" w:date="2019-03-06T16:30:00Z">
        <w:r>
          <w:t xml:space="preserve">Holroyd, C. B., &amp; McClure, S. M. (2015). Hierarchical control over effortful behavior by rodent medial frontal cortex: A computational model. </w:t>
        </w:r>
        <w:r>
          <w:rPr>
            <w:i/>
            <w:iCs/>
          </w:rPr>
          <w:t>Psychological Review</w:t>
        </w:r>
        <w:r>
          <w:t xml:space="preserve">, </w:t>
        </w:r>
        <w:r>
          <w:rPr>
            <w:i/>
            <w:iCs/>
          </w:rPr>
          <w:t>122</w:t>
        </w:r>
        <w:r>
          <w:t>(1), 54–83. https://doi.org/10.1037/a0038339</w:t>
        </w:r>
      </w:ins>
    </w:p>
    <w:p w14:paraId="2E65070D" w14:textId="77777777" w:rsidR="004E5AC1" w:rsidRDefault="004E5AC1" w:rsidP="004E5AC1">
      <w:pPr>
        <w:pStyle w:val="Bibliography"/>
        <w:rPr>
          <w:ins w:id="805" w:author="Antonio Schettino" w:date="2019-03-06T16:30:00Z"/>
        </w:rPr>
        <w:pPrChange w:id="806" w:author="Antonio Schettino" w:date="2019-03-06T16:30:00Z">
          <w:pPr>
            <w:widowControl w:val="0"/>
            <w:autoSpaceDE w:val="0"/>
            <w:autoSpaceDN w:val="0"/>
            <w:adjustRightInd w:val="0"/>
            <w:spacing w:after="0" w:line="240" w:lineRule="auto"/>
          </w:pPr>
        </w:pPrChange>
      </w:pPr>
      <w:ins w:id="807" w:author="Antonio Schettino" w:date="2019-03-06T16:30:00Z">
        <w:r>
          <w:t xml:space="preserve">Hope, R. M. (2013). </w:t>
        </w:r>
        <w:proofErr w:type="spellStart"/>
        <w:r>
          <w:t>Rmisc</w:t>
        </w:r>
        <w:proofErr w:type="spellEnd"/>
        <w:r>
          <w:t>: Ryan miscellaneous. R package version, 1(5).</w:t>
        </w:r>
      </w:ins>
    </w:p>
    <w:p w14:paraId="74CC3936" w14:textId="77777777" w:rsidR="004E5AC1" w:rsidRDefault="004E5AC1" w:rsidP="004E5AC1">
      <w:pPr>
        <w:pStyle w:val="Bibliography"/>
        <w:rPr>
          <w:ins w:id="808" w:author="Antonio Schettino" w:date="2019-03-06T16:30:00Z"/>
        </w:rPr>
        <w:pPrChange w:id="809" w:author="Antonio Schettino" w:date="2019-03-06T16:30:00Z">
          <w:pPr>
            <w:widowControl w:val="0"/>
            <w:autoSpaceDE w:val="0"/>
            <w:autoSpaceDN w:val="0"/>
            <w:adjustRightInd w:val="0"/>
            <w:spacing w:after="0" w:line="240" w:lineRule="auto"/>
          </w:pPr>
        </w:pPrChange>
      </w:pPr>
      <w:proofErr w:type="spellStart"/>
      <w:ins w:id="810" w:author="Antonio Schettino" w:date="2019-03-06T16:30:00Z">
        <w:r>
          <w:t>Junghöfer</w:t>
        </w:r>
        <w:proofErr w:type="spellEnd"/>
        <w:r>
          <w:t xml:space="preserve">, M., Elbert, T., Tucker, D. O. N. M., &amp; </w:t>
        </w:r>
        <w:proofErr w:type="spellStart"/>
        <w:r>
          <w:t>Rockstroh</w:t>
        </w:r>
        <w:proofErr w:type="spellEnd"/>
        <w:r>
          <w:t xml:space="preserve">, B. (2000). Statistical control of artifacts in dense array EEG 0 MEG studies. </w:t>
        </w:r>
        <w:r>
          <w:rPr>
            <w:i/>
            <w:iCs/>
          </w:rPr>
          <w:t>Wiley Online Library</w:t>
        </w:r>
        <w:r>
          <w:t>, 523–532.</w:t>
        </w:r>
      </w:ins>
    </w:p>
    <w:p w14:paraId="59BBD55C" w14:textId="77777777" w:rsidR="004E5AC1" w:rsidRDefault="004E5AC1" w:rsidP="004E5AC1">
      <w:pPr>
        <w:pStyle w:val="Bibliography"/>
        <w:rPr>
          <w:ins w:id="811" w:author="Antonio Schettino" w:date="2019-03-06T16:30:00Z"/>
        </w:rPr>
        <w:pPrChange w:id="812" w:author="Antonio Schettino" w:date="2019-03-06T16:30:00Z">
          <w:pPr>
            <w:widowControl w:val="0"/>
            <w:autoSpaceDE w:val="0"/>
            <w:autoSpaceDN w:val="0"/>
            <w:adjustRightInd w:val="0"/>
            <w:spacing w:after="0" w:line="240" w:lineRule="auto"/>
          </w:pPr>
        </w:pPrChange>
      </w:pPr>
      <w:proofErr w:type="spellStart"/>
      <w:ins w:id="813" w:author="Antonio Schettino" w:date="2019-03-06T16:30:00Z">
        <w:r>
          <w:t>Jurcak</w:t>
        </w:r>
        <w:proofErr w:type="spellEnd"/>
        <w:r>
          <w:t xml:space="preserve">, V., Tsuzuki, D., &amp; Dan, I. (2007). 10/20, 10/10, and 10/5 systems revisited: Their validity as relative head-surface-based positioning systems. </w:t>
        </w:r>
        <w:r>
          <w:rPr>
            <w:i/>
            <w:iCs/>
          </w:rPr>
          <w:t>Neuroimage</w:t>
        </w:r>
        <w:r>
          <w:t xml:space="preserve">, </w:t>
        </w:r>
        <w:r>
          <w:rPr>
            <w:i/>
            <w:iCs/>
          </w:rPr>
          <w:t>34</w:t>
        </w:r>
        <w:r>
          <w:t>(4), 1600–1611.</w:t>
        </w:r>
      </w:ins>
    </w:p>
    <w:p w14:paraId="15F5174C" w14:textId="77777777" w:rsidR="004E5AC1" w:rsidRDefault="004E5AC1" w:rsidP="004E5AC1">
      <w:pPr>
        <w:pStyle w:val="Bibliography"/>
        <w:rPr>
          <w:ins w:id="814" w:author="Antonio Schettino" w:date="2019-03-06T16:30:00Z"/>
        </w:rPr>
        <w:pPrChange w:id="815" w:author="Antonio Schettino" w:date="2019-03-06T16:30:00Z">
          <w:pPr>
            <w:widowControl w:val="0"/>
            <w:autoSpaceDE w:val="0"/>
            <w:autoSpaceDN w:val="0"/>
            <w:adjustRightInd w:val="0"/>
            <w:spacing w:after="0" w:line="240" w:lineRule="auto"/>
          </w:pPr>
        </w:pPrChange>
      </w:pPr>
      <w:proofErr w:type="spellStart"/>
      <w:ins w:id="816" w:author="Antonio Schettino" w:date="2019-03-06T16:30:00Z">
        <w:r>
          <w:t>Kruschke</w:t>
        </w:r>
        <w:proofErr w:type="spellEnd"/>
        <w:r>
          <w:t>, J. K., &amp; Meredith, M. (2017). BEST: Bayesian Estimation Supersedes the t-Test.</w:t>
        </w:r>
      </w:ins>
    </w:p>
    <w:p w14:paraId="768B6F29" w14:textId="77777777" w:rsidR="004E5AC1" w:rsidRDefault="004E5AC1" w:rsidP="004E5AC1">
      <w:pPr>
        <w:pStyle w:val="Bibliography"/>
        <w:rPr>
          <w:ins w:id="817" w:author="Antonio Schettino" w:date="2019-03-06T16:30:00Z"/>
        </w:rPr>
        <w:pPrChange w:id="818" w:author="Antonio Schettino" w:date="2019-03-06T16:30:00Z">
          <w:pPr>
            <w:widowControl w:val="0"/>
            <w:autoSpaceDE w:val="0"/>
            <w:autoSpaceDN w:val="0"/>
            <w:adjustRightInd w:val="0"/>
            <w:spacing w:after="0" w:line="240" w:lineRule="auto"/>
          </w:pPr>
        </w:pPrChange>
      </w:pPr>
      <w:proofErr w:type="spellStart"/>
      <w:ins w:id="819" w:author="Antonio Schettino" w:date="2019-03-06T16:30:00Z">
        <w:r>
          <w:t>Kruschke</w:t>
        </w:r>
        <w:proofErr w:type="spellEnd"/>
        <w:r>
          <w:t xml:space="preserve">, John K. (2014). </w:t>
        </w:r>
        <w:r>
          <w:rPr>
            <w:i/>
            <w:iCs/>
          </w:rPr>
          <w:t>Doing Bayesian data analysis: A tutorial with R, JAGS, and Stan, second edition</w:t>
        </w:r>
        <w:r>
          <w:t xml:space="preserve">. </w:t>
        </w:r>
        <w:r>
          <w:rPr>
            <w:i/>
            <w:iCs/>
          </w:rPr>
          <w:t>Doing Bayesian Data Analysis: A Tutorial with R, JAGS, and Stan, Second Edition</w:t>
        </w:r>
        <w:r>
          <w:t xml:space="preserve"> (2nd ed.). Elsevier Inc. https://doi.org/10.1016/B978-0-12-405888-0.09999-2</w:t>
        </w:r>
      </w:ins>
    </w:p>
    <w:p w14:paraId="5E346CB5" w14:textId="77777777" w:rsidR="004E5AC1" w:rsidRDefault="004E5AC1" w:rsidP="004E5AC1">
      <w:pPr>
        <w:pStyle w:val="Bibliography"/>
        <w:rPr>
          <w:ins w:id="820" w:author="Antonio Schettino" w:date="2019-03-06T16:30:00Z"/>
        </w:rPr>
        <w:pPrChange w:id="821" w:author="Antonio Schettino" w:date="2019-03-06T16:30:00Z">
          <w:pPr>
            <w:widowControl w:val="0"/>
            <w:autoSpaceDE w:val="0"/>
            <w:autoSpaceDN w:val="0"/>
            <w:adjustRightInd w:val="0"/>
            <w:spacing w:after="0" w:line="240" w:lineRule="auto"/>
          </w:pPr>
        </w:pPrChange>
      </w:pPr>
      <w:ins w:id="822" w:author="Antonio Schettino" w:date="2019-03-06T16:30:00Z">
        <w:r>
          <w:t xml:space="preserve">MacLean, M. H., &amp; Giesbrecht, B. (2015). Neural evidence reveals the rapid effects of reward history on selective attention. </w:t>
        </w:r>
        <w:r>
          <w:rPr>
            <w:i/>
            <w:iCs/>
          </w:rPr>
          <w:t>Brain Research</w:t>
        </w:r>
        <w:r>
          <w:t xml:space="preserve">, </w:t>
        </w:r>
        <w:r>
          <w:rPr>
            <w:i/>
            <w:iCs/>
          </w:rPr>
          <w:t>1606</w:t>
        </w:r>
        <w:r>
          <w:t>, 86–94. https://doi.org/10.1016/j.brainres.2015.02.016</w:t>
        </w:r>
      </w:ins>
    </w:p>
    <w:p w14:paraId="1C3B3C7D" w14:textId="77777777" w:rsidR="004E5AC1" w:rsidRDefault="004E5AC1" w:rsidP="004E5AC1">
      <w:pPr>
        <w:pStyle w:val="Bibliography"/>
        <w:rPr>
          <w:ins w:id="823" w:author="Antonio Schettino" w:date="2019-03-06T16:30:00Z"/>
        </w:rPr>
        <w:pPrChange w:id="824" w:author="Antonio Schettino" w:date="2019-03-06T16:30:00Z">
          <w:pPr>
            <w:widowControl w:val="0"/>
            <w:autoSpaceDE w:val="0"/>
            <w:autoSpaceDN w:val="0"/>
            <w:adjustRightInd w:val="0"/>
            <w:spacing w:after="0" w:line="240" w:lineRule="auto"/>
          </w:pPr>
        </w:pPrChange>
      </w:pPr>
      <w:proofErr w:type="spellStart"/>
      <w:ins w:id="825" w:author="Antonio Schettino" w:date="2019-03-06T16:30:00Z">
        <w:r>
          <w:t>McElreath</w:t>
        </w:r>
        <w:proofErr w:type="spellEnd"/>
        <w:r>
          <w:t xml:space="preserve">, R. (2016). </w:t>
        </w:r>
        <w:r>
          <w:rPr>
            <w:i/>
            <w:iCs/>
          </w:rPr>
          <w:t>Statistical Rethinking: A Bayesian Course with Examples in R and Stan</w:t>
        </w:r>
        <w:r>
          <w:t>. Chapman Hall - CRC.</w:t>
        </w:r>
      </w:ins>
    </w:p>
    <w:p w14:paraId="278C4DFF" w14:textId="77777777" w:rsidR="004E5AC1" w:rsidRDefault="004E5AC1" w:rsidP="004E5AC1">
      <w:pPr>
        <w:pStyle w:val="Bibliography"/>
        <w:rPr>
          <w:ins w:id="826" w:author="Antonio Schettino" w:date="2019-03-06T16:30:00Z"/>
        </w:rPr>
        <w:pPrChange w:id="827" w:author="Antonio Schettino" w:date="2019-03-06T16:30:00Z">
          <w:pPr>
            <w:widowControl w:val="0"/>
            <w:autoSpaceDE w:val="0"/>
            <w:autoSpaceDN w:val="0"/>
            <w:adjustRightInd w:val="0"/>
            <w:spacing w:after="0" w:line="240" w:lineRule="auto"/>
          </w:pPr>
        </w:pPrChange>
      </w:pPr>
      <w:ins w:id="828" w:author="Antonio Schettino" w:date="2019-03-06T16:30:00Z">
        <w:r>
          <w:lastRenderedPageBreak/>
          <w:t xml:space="preserve">Nolan, H., Whelan, R., &amp; Reilly, R. B. (2010). FASTER: Fully Automated Statistical Thresholding for EEG artifact Rejection. </w:t>
        </w:r>
        <w:r>
          <w:rPr>
            <w:i/>
            <w:iCs/>
          </w:rPr>
          <w:t>Journal of Neuroscience Methods</w:t>
        </w:r>
        <w:r>
          <w:t xml:space="preserve">, </w:t>
        </w:r>
        <w:r>
          <w:rPr>
            <w:i/>
            <w:iCs/>
          </w:rPr>
          <w:t>192</w:t>
        </w:r>
        <w:r>
          <w:t>(1), 152–162. https://doi.org/10.1016/j.jneumeth.2010.07.015</w:t>
        </w:r>
      </w:ins>
    </w:p>
    <w:p w14:paraId="4C98E728" w14:textId="77777777" w:rsidR="004E5AC1" w:rsidRDefault="004E5AC1" w:rsidP="004E5AC1">
      <w:pPr>
        <w:pStyle w:val="Bibliography"/>
        <w:rPr>
          <w:ins w:id="829" w:author="Antonio Schettino" w:date="2019-03-06T16:30:00Z"/>
        </w:rPr>
        <w:pPrChange w:id="830" w:author="Antonio Schettino" w:date="2019-03-06T16:30:00Z">
          <w:pPr>
            <w:widowControl w:val="0"/>
            <w:autoSpaceDE w:val="0"/>
            <w:autoSpaceDN w:val="0"/>
            <w:adjustRightInd w:val="0"/>
            <w:spacing w:after="0" w:line="240" w:lineRule="auto"/>
          </w:pPr>
        </w:pPrChange>
      </w:pPr>
      <w:ins w:id="831" w:author="Antonio Schettino" w:date="2019-03-06T16:30:00Z">
        <w:r>
          <w:t xml:space="preserve">Norcia, A. M., Appelbaum, L. G., Ales, J. M., </w:t>
        </w:r>
        <w:proofErr w:type="spellStart"/>
        <w:r>
          <w:t>Cottereau</w:t>
        </w:r>
        <w:proofErr w:type="spellEnd"/>
        <w:r>
          <w:t xml:space="preserve">, B. R., &amp; </w:t>
        </w:r>
        <w:proofErr w:type="spellStart"/>
        <w:r>
          <w:t>Rossion</w:t>
        </w:r>
        <w:proofErr w:type="spellEnd"/>
        <w:r>
          <w:t xml:space="preserve">, B. (2015). The steady-state visual evoked potential in vision </w:t>
        </w:r>
        <w:proofErr w:type="gramStart"/>
        <w:r>
          <w:t>research :</w:t>
        </w:r>
        <w:proofErr w:type="gramEnd"/>
        <w:r>
          <w:t xml:space="preserve"> A review. </w:t>
        </w:r>
        <w:r>
          <w:rPr>
            <w:i/>
            <w:iCs/>
          </w:rPr>
          <w:t>Journal of Vision</w:t>
        </w:r>
        <w:r>
          <w:t xml:space="preserve">, </w:t>
        </w:r>
        <w:r>
          <w:rPr>
            <w:i/>
            <w:iCs/>
          </w:rPr>
          <w:t>15</w:t>
        </w:r>
        <w:r>
          <w:t>(6), 1–46. https://doi.org/10.1167/15.6.4.doi</w:t>
        </w:r>
      </w:ins>
    </w:p>
    <w:p w14:paraId="20E8DA3A" w14:textId="77777777" w:rsidR="004E5AC1" w:rsidRDefault="004E5AC1" w:rsidP="004E5AC1">
      <w:pPr>
        <w:pStyle w:val="Bibliography"/>
        <w:rPr>
          <w:ins w:id="832" w:author="Antonio Schettino" w:date="2019-03-06T16:30:00Z"/>
        </w:rPr>
        <w:pPrChange w:id="833" w:author="Antonio Schettino" w:date="2019-03-06T16:30:00Z">
          <w:pPr>
            <w:widowControl w:val="0"/>
            <w:autoSpaceDE w:val="0"/>
            <w:autoSpaceDN w:val="0"/>
            <w:adjustRightInd w:val="0"/>
            <w:spacing w:after="0" w:line="240" w:lineRule="auto"/>
          </w:pPr>
        </w:pPrChange>
      </w:pPr>
      <w:ins w:id="834" w:author="Antonio Schettino" w:date="2019-03-06T16:30:00Z">
        <w:r>
          <w:t xml:space="preserve">Pearson, D., Donkin, C., Tran, S. C., Most, S. B., &amp; Le Pelley, M. E. (2015). Cognitive control and counterproductive oculomotor capture by reward-related stimuli. </w:t>
        </w:r>
        <w:r>
          <w:rPr>
            <w:i/>
            <w:iCs/>
          </w:rPr>
          <w:t>Visual Cognition</w:t>
        </w:r>
        <w:r>
          <w:t xml:space="preserve">, </w:t>
        </w:r>
        <w:r>
          <w:rPr>
            <w:i/>
            <w:iCs/>
          </w:rPr>
          <w:t>6285</w:t>
        </w:r>
        <w:r>
          <w:t>(May 2015), 1–26. https://doi.org/10.1080/13506285.2014.994252</w:t>
        </w:r>
      </w:ins>
    </w:p>
    <w:p w14:paraId="20089DBE" w14:textId="77777777" w:rsidR="004E5AC1" w:rsidRDefault="004E5AC1" w:rsidP="004E5AC1">
      <w:pPr>
        <w:pStyle w:val="Bibliography"/>
        <w:rPr>
          <w:ins w:id="835" w:author="Antonio Schettino" w:date="2019-03-06T16:30:00Z"/>
        </w:rPr>
        <w:pPrChange w:id="836" w:author="Antonio Schettino" w:date="2019-03-06T16:30:00Z">
          <w:pPr>
            <w:widowControl w:val="0"/>
            <w:autoSpaceDE w:val="0"/>
            <w:autoSpaceDN w:val="0"/>
            <w:adjustRightInd w:val="0"/>
            <w:spacing w:after="0" w:line="240" w:lineRule="auto"/>
          </w:pPr>
        </w:pPrChange>
      </w:pPr>
      <w:ins w:id="837" w:author="Antonio Schettino" w:date="2019-03-06T16:30:00Z">
        <w:r>
          <w:t xml:space="preserve">Perrin, F., </w:t>
        </w:r>
        <w:proofErr w:type="spellStart"/>
        <w:r>
          <w:t>Pernier</w:t>
        </w:r>
        <w:proofErr w:type="spellEnd"/>
        <w:r>
          <w:t xml:space="preserve">, J., Bertrand, O., &amp; </w:t>
        </w:r>
        <w:proofErr w:type="spellStart"/>
        <w:r>
          <w:t>Echallier</w:t>
        </w:r>
        <w:proofErr w:type="spellEnd"/>
        <w:r>
          <w:t xml:space="preserve">, J. F. (1989). Spherical splines for scalp potential and current density mapping. </w:t>
        </w:r>
        <w:r>
          <w:rPr>
            <w:i/>
            <w:iCs/>
          </w:rPr>
          <w:t>Electroencephalography and Clinical Neurophysiology</w:t>
        </w:r>
        <w:r>
          <w:t xml:space="preserve">, </w:t>
        </w:r>
        <w:r>
          <w:rPr>
            <w:i/>
            <w:iCs/>
          </w:rPr>
          <w:t>72</w:t>
        </w:r>
        <w:r>
          <w:t>(2), 184–187. https://doi.org/10.1016/0013-4694(89)90180-6</w:t>
        </w:r>
      </w:ins>
    </w:p>
    <w:p w14:paraId="05983E1F" w14:textId="77777777" w:rsidR="004E5AC1" w:rsidRDefault="004E5AC1" w:rsidP="004E5AC1">
      <w:pPr>
        <w:pStyle w:val="Bibliography"/>
        <w:rPr>
          <w:ins w:id="838" w:author="Antonio Schettino" w:date="2019-03-06T16:30:00Z"/>
        </w:rPr>
        <w:pPrChange w:id="839" w:author="Antonio Schettino" w:date="2019-03-06T16:30:00Z">
          <w:pPr>
            <w:widowControl w:val="0"/>
            <w:autoSpaceDE w:val="0"/>
            <w:autoSpaceDN w:val="0"/>
            <w:adjustRightInd w:val="0"/>
            <w:spacing w:after="0" w:line="240" w:lineRule="auto"/>
          </w:pPr>
        </w:pPrChange>
      </w:pPr>
      <w:ins w:id="840" w:author="Antonio Schettino" w:date="2019-03-06T16:30:00Z">
        <w:r>
          <w:t xml:space="preserve">Phillips, N. (2016). </w:t>
        </w:r>
        <w:proofErr w:type="spellStart"/>
        <w:r>
          <w:t>Yarrr</w:t>
        </w:r>
        <w:proofErr w:type="spellEnd"/>
        <w:r>
          <w:t xml:space="preserve">: A companion to the e-book </w:t>
        </w:r>
        <w:proofErr w:type="spellStart"/>
        <w:proofErr w:type="gramStart"/>
        <w:r>
          <w:t>YaRrr</w:t>
        </w:r>
        <w:proofErr w:type="spellEnd"/>
        <w:r>
          <w:t>!:</w:t>
        </w:r>
        <w:proofErr w:type="gramEnd"/>
        <w:r>
          <w:t xml:space="preserve"> The Pirate’s Guide to R. R package version 0.1.</w:t>
        </w:r>
      </w:ins>
    </w:p>
    <w:p w14:paraId="3C93D24D" w14:textId="77777777" w:rsidR="004E5AC1" w:rsidRDefault="004E5AC1" w:rsidP="004E5AC1">
      <w:pPr>
        <w:pStyle w:val="Bibliography"/>
        <w:rPr>
          <w:ins w:id="841" w:author="Antonio Schettino" w:date="2019-03-06T16:30:00Z"/>
        </w:rPr>
        <w:pPrChange w:id="842" w:author="Antonio Schettino" w:date="2019-03-06T16:30:00Z">
          <w:pPr>
            <w:widowControl w:val="0"/>
            <w:autoSpaceDE w:val="0"/>
            <w:autoSpaceDN w:val="0"/>
            <w:adjustRightInd w:val="0"/>
            <w:spacing w:after="0" w:line="240" w:lineRule="auto"/>
          </w:pPr>
        </w:pPrChange>
      </w:pPr>
      <w:ins w:id="843" w:author="Antonio Schettino" w:date="2019-03-06T16:30:00Z">
        <w:r>
          <w:t xml:space="preserve">Posner, M. I. (1980). Orienting of attention. </w:t>
        </w:r>
        <w:r>
          <w:rPr>
            <w:i/>
            <w:iCs/>
          </w:rPr>
          <w:t>The Quarterly Journal of Experimental Psychology</w:t>
        </w:r>
        <w:r>
          <w:t xml:space="preserve">, </w:t>
        </w:r>
        <w:r>
          <w:rPr>
            <w:i/>
            <w:iCs/>
          </w:rPr>
          <w:t>32</w:t>
        </w:r>
        <w:r>
          <w:t>(1), 3–25. https://doi.org/10.1080/00335558008248231</w:t>
        </w:r>
      </w:ins>
    </w:p>
    <w:p w14:paraId="0DF79FCE" w14:textId="77777777" w:rsidR="004E5AC1" w:rsidRDefault="004E5AC1" w:rsidP="004E5AC1">
      <w:pPr>
        <w:pStyle w:val="Bibliography"/>
        <w:rPr>
          <w:ins w:id="844" w:author="Antonio Schettino" w:date="2019-03-06T16:30:00Z"/>
        </w:rPr>
        <w:pPrChange w:id="845" w:author="Antonio Schettino" w:date="2019-03-06T16:30:00Z">
          <w:pPr>
            <w:widowControl w:val="0"/>
            <w:autoSpaceDE w:val="0"/>
            <w:autoSpaceDN w:val="0"/>
            <w:adjustRightInd w:val="0"/>
            <w:spacing w:after="0" w:line="240" w:lineRule="auto"/>
          </w:pPr>
        </w:pPrChange>
      </w:pPr>
      <w:ins w:id="846" w:author="Antonio Schettino" w:date="2019-03-06T16:30:00Z">
        <w:r>
          <w:t>R Core Team. (2017). R: A Language and Environment for Statistical Computing. R Foundation for Statistical Computing.</w:t>
        </w:r>
      </w:ins>
    </w:p>
    <w:p w14:paraId="6FBA4E6A" w14:textId="77777777" w:rsidR="004E5AC1" w:rsidRDefault="004E5AC1" w:rsidP="004E5AC1">
      <w:pPr>
        <w:pStyle w:val="Bibliography"/>
        <w:rPr>
          <w:ins w:id="847" w:author="Antonio Schettino" w:date="2019-03-06T16:30:00Z"/>
        </w:rPr>
        <w:pPrChange w:id="848" w:author="Antonio Schettino" w:date="2019-03-06T16:30:00Z">
          <w:pPr>
            <w:widowControl w:val="0"/>
            <w:autoSpaceDE w:val="0"/>
            <w:autoSpaceDN w:val="0"/>
            <w:adjustRightInd w:val="0"/>
            <w:spacing w:after="0" w:line="240" w:lineRule="auto"/>
          </w:pPr>
        </w:pPrChange>
      </w:pPr>
      <w:ins w:id="849" w:author="Antonio Schettino" w:date="2019-03-06T16:30:00Z">
        <w:r>
          <w:t xml:space="preserve">Rinker, T., &amp; </w:t>
        </w:r>
        <w:proofErr w:type="spellStart"/>
        <w:r>
          <w:t>Kurkiewicz</w:t>
        </w:r>
        <w:proofErr w:type="spellEnd"/>
        <w:r>
          <w:t xml:space="preserve">, D. (n.d.). </w:t>
        </w:r>
        <w:proofErr w:type="spellStart"/>
        <w:r>
          <w:t>pacman</w:t>
        </w:r>
        <w:proofErr w:type="spellEnd"/>
        <w:r>
          <w:t>: Package Management for R.</w:t>
        </w:r>
      </w:ins>
    </w:p>
    <w:p w14:paraId="595F3BA2" w14:textId="77777777" w:rsidR="004E5AC1" w:rsidRDefault="004E5AC1" w:rsidP="004E5AC1">
      <w:pPr>
        <w:pStyle w:val="Bibliography"/>
        <w:rPr>
          <w:ins w:id="850" w:author="Antonio Schettino" w:date="2019-03-06T16:30:00Z"/>
        </w:rPr>
        <w:pPrChange w:id="851" w:author="Antonio Schettino" w:date="2019-03-06T16:30:00Z">
          <w:pPr>
            <w:widowControl w:val="0"/>
            <w:autoSpaceDE w:val="0"/>
            <w:autoSpaceDN w:val="0"/>
            <w:adjustRightInd w:val="0"/>
            <w:spacing w:after="0" w:line="240" w:lineRule="auto"/>
          </w:pPr>
        </w:pPrChange>
      </w:pPr>
      <w:ins w:id="852" w:author="Antonio Schettino" w:date="2019-03-06T16:30:00Z">
        <w:r>
          <w:t>RStudio Team. (2015). Integrated Development for R. RStudio, Inc.</w:t>
        </w:r>
      </w:ins>
    </w:p>
    <w:p w14:paraId="357F8AE5" w14:textId="77777777" w:rsidR="004E5AC1" w:rsidRDefault="004E5AC1" w:rsidP="004E5AC1">
      <w:pPr>
        <w:pStyle w:val="Bibliography"/>
        <w:rPr>
          <w:ins w:id="853" w:author="Antonio Schettino" w:date="2019-03-06T16:30:00Z"/>
        </w:rPr>
        <w:pPrChange w:id="854" w:author="Antonio Schettino" w:date="2019-03-06T16:30:00Z">
          <w:pPr>
            <w:widowControl w:val="0"/>
            <w:autoSpaceDE w:val="0"/>
            <w:autoSpaceDN w:val="0"/>
            <w:adjustRightInd w:val="0"/>
            <w:spacing w:after="0" w:line="240" w:lineRule="auto"/>
          </w:pPr>
        </w:pPrChange>
      </w:pPr>
      <w:proofErr w:type="spellStart"/>
      <w:ins w:id="855" w:author="Antonio Schettino" w:date="2019-03-06T16:30:00Z">
        <w:r>
          <w:t>Shenhav</w:t>
        </w:r>
        <w:proofErr w:type="spellEnd"/>
        <w:r>
          <w:t xml:space="preserve">, A., </w:t>
        </w:r>
        <w:proofErr w:type="spellStart"/>
        <w:r>
          <w:t>Botvinick</w:t>
        </w:r>
        <w:proofErr w:type="spellEnd"/>
        <w:r>
          <w:t xml:space="preserve">, M., &amp; Cohen, J. (2013). The expected value of control: An integrative theory of anterior cingulate cortex function. </w:t>
        </w:r>
        <w:r>
          <w:rPr>
            <w:i/>
            <w:iCs/>
          </w:rPr>
          <w:t>Neuron</w:t>
        </w:r>
        <w:r>
          <w:t xml:space="preserve">, </w:t>
        </w:r>
        <w:r>
          <w:rPr>
            <w:i/>
            <w:iCs/>
          </w:rPr>
          <w:t>79</w:t>
        </w:r>
        <w:r>
          <w:t>(2), 217–240. https://doi.org/10.1016/j.neuron.2013.07.007</w:t>
        </w:r>
      </w:ins>
    </w:p>
    <w:p w14:paraId="7900533F" w14:textId="77777777" w:rsidR="004E5AC1" w:rsidRDefault="004E5AC1" w:rsidP="004E5AC1">
      <w:pPr>
        <w:pStyle w:val="Bibliography"/>
        <w:rPr>
          <w:ins w:id="856" w:author="Antonio Schettino" w:date="2019-03-06T16:30:00Z"/>
        </w:rPr>
        <w:pPrChange w:id="857" w:author="Antonio Schettino" w:date="2019-03-06T16:30:00Z">
          <w:pPr>
            <w:widowControl w:val="0"/>
            <w:autoSpaceDE w:val="0"/>
            <w:autoSpaceDN w:val="0"/>
            <w:adjustRightInd w:val="0"/>
            <w:spacing w:after="0" w:line="240" w:lineRule="auto"/>
          </w:pPr>
        </w:pPrChange>
      </w:pPr>
      <w:proofErr w:type="spellStart"/>
      <w:ins w:id="858" w:author="Antonio Schettino" w:date="2019-03-06T16:30:00Z">
        <w:r>
          <w:lastRenderedPageBreak/>
          <w:t>Theeuwes</w:t>
        </w:r>
        <w:proofErr w:type="spellEnd"/>
        <w:r>
          <w:t xml:space="preserve">, J. (2010). Top-down and bottom-up control of visual selection. </w:t>
        </w:r>
        <w:r>
          <w:rPr>
            <w:i/>
            <w:iCs/>
          </w:rPr>
          <w:t xml:space="preserve">Acta </w:t>
        </w:r>
        <w:proofErr w:type="spellStart"/>
        <w:r>
          <w:rPr>
            <w:i/>
            <w:iCs/>
          </w:rPr>
          <w:t>Psychologica</w:t>
        </w:r>
        <w:proofErr w:type="spellEnd"/>
        <w:r>
          <w:t xml:space="preserve">, </w:t>
        </w:r>
        <w:r>
          <w:rPr>
            <w:i/>
            <w:iCs/>
          </w:rPr>
          <w:t>135</w:t>
        </w:r>
        <w:r>
          <w:t>(2), 77–99. https://doi.org/10.1016/j.actpsy.2010.02.006</w:t>
        </w:r>
      </w:ins>
    </w:p>
    <w:p w14:paraId="1C8692D9" w14:textId="77777777" w:rsidR="004E5AC1" w:rsidRDefault="004E5AC1" w:rsidP="004E5AC1">
      <w:pPr>
        <w:pStyle w:val="Bibliography"/>
        <w:rPr>
          <w:ins w:id="859" w:author="Antonio Schettino" w:date="2019-03-06T16:30:00Z"/>
        </w:rPr>
        <w:pPrChange w:id="860" w:author="Antonio Schettino" w:date="2019-03-06T16:30:00Z">
          <w:pPr>
            <w:widowControl w:val="0"/>
            <w:autoSpaceDE w:val="0"/>
            <w:autoSpaceDN w:val="0"/>
            <w:adjustRightInd w:val="0"/>
            <w:spacing w:after="0" w:line="240" w:lineRule="auto"/>
          </w:pPr>
        </w:pPrChange>
      </w:pPr>
      <w:ins w:id="861" w:author="Antonio Schettino" w:date="2019-03-06T16:30:00Z">
        <w:r>
          <w:t xml:space="preserve">Van der Does, A. J. W. (2002). </w:t>
        </w:r>
        <w:proofErr w:type="spellStart"/>
        <w:r>
          <w:rPr>
            <w:i/>
            <w:iCs/>
          </w:rPr>
          <w:t>Handleiding</w:t>
        </w:r>
        <w:proofErr w:type="spellEnd"/>
        <w:r>
          <w:rPr>
            <w:i/>
            <w:iCs/>
          </w:rPr>
          <w:t xml:space="preserve"> </w:t>
        </w:r>
        <w:proofErr w:type="spellStart"/>
        <w:r>
          <w:rPr>
            <w:i/>
            <w:iCs/>
          </w:rPr>
          <w:t>bij</w:t>
        </w:r>
        <w:proofErr w:type="spellEnd"/>
        <w:r>
          <w:rPr>
            <w:i/>
            <w:iCs/>
          </w:rPr>
          <w:t xml:space="preserve"> de </w:t>
        </w:r>
        <w:proofErr w:type="spellStart"/>
        <w:r>
          <w:rPr>
            <w:i/>
            <w:iCs/>
          </w:rPr>
          <w:t>Nederlandse</w:t>
        </w:r>
        <w:proofErr w:type="spellEnd"/>
        <w:r>
          <w:rPr>
            <w:i/>
            <w:iCs/>
          </w:rPr>
          <w:t xml:space="preserve"> </w:t>
        </w:r>
        <w:proofErr w:type="spellStart"/>
        <w:r>
          <w:rPr>
            <w:i/>
            <w:iCs/>
          </w:rPr>
          <w:t>versie</w:t>
        </w:r>
        <w:proofErr w:type="spellEnd"/>
        <w:r>
          <w:rPr>
            <w:i/>
            <w:iCs/>
          </w:rPr>
          <w:t xml:space="preserve"> van beck depression inventory—second edition (BDI-II-NL). [The Dutch version of the Beck depression inventory].</w:t>
        </w:r>
        <w:r>
          <w:t xml:space="preserve"> Amsterdam: Harcourt.</w:t>
        </w:r>
      </w:ins>
    </w:p>
    <w:p w14:paraId="71BC4527" w14:textId="77777777" w:rsidR="004E5AC1" w:rsidRDefault="004E5AC1" w:rsidP="004E5AC1">
      <w:pPr>
        <w:pStyle w:val="Bibliography"/>
        <w:rPr>
          <w:ins w:id="862" w:author="Antonio Schettino" w:date="2019-03-06T16:30:00Z"/>
        </w:rPr>
        <w:pPrChange w:id="863" w:author="Antonio Schettino" w:date="2019-03-06T16:30:00Z">
          <w:pPr>
            <w:widowControl w:val="0"/>
            <w:autoSpaceDE w:val="0"/>
            <w:autoSpaceDN w:val="0"/>
            <w:adjustRightInd w:val="0"/>
            <w:spacing w:after="0" w:line="240" w:lineRule="auto"/>
          </w:pPr>
        </w:pPrChange>
      </w:pPr>
      <w:proofErr w:type="spellStart"/>
      <w:ins w:id="864" w:author="Antonio Schettino" w:date="2019-03-06T16:30:00Z">
        <w:r>
          <w:t>Verguts</w:t>
        </w:r>
        <w:proofErr w:type="spellEnd"/>
        <w:r>
          <w:t xml:space="preserve">, T., </w:t>
        </w:r>
        <w:proofErr w:type="spellStart"/>
        <w:r>
          <w:t>Vassena</w:t>
        </w:r>
        <w:proofErr w:type="spellEnd"/>
        <w:r>
          <w:t xml:space="preserve">, E., &amp; </w:t>
        </w:r>
        <w:proofErr w:type="spellStart"/>
        <w:r>
          <w:t>Silvetti</w:t>
        </w:r>
        <w:proofErr w:type="spellEnd"/>
        <w:r>
          <w:t xml:space="preserve">, M. (2015). Adaptive effort investment in cognitive and physical tasks: a neurocomputational model. </w:t>
        </w:r>
        <w:r>
          <w:rPr>
            <w:i/>
            <w:iCs/>
          </w:rPr>
          <w:t>Frontiers in Behavioral Neuroscience</w:t>
        </w:r>
        <w:r>
          <w:t xml:space="preserve">, </w:t>
        </w:r>
        <w:r>
          <w:rPr>
            <w:i/>
            <w:iCs/>
          </w:rPr>
          <w:t>9</w:t>
        </w:r>
        <w:r>
          <w:t>(March). https://doi.org/10.3389/fnbeh.2015.00057</w:t>
        </w:r>
      </w:ins>
    </w:p>
    <w:p w14:paraId="5EB5DD75" w14:textId="77777777" w:rsidR="004E5AC1" w:rsidRDefault="004E5AC1" w:rsidP="004E5AC1">
      <w:pPr>
        <w:pStyle w:val="Bibliography"/>
        <w:rPr>
          <w:ins w:id="865" w:author="Antonio Schettino" w:date="2019-03-06T16:30:00Z"/>
        </w:rPr>
        <w:pPrChange w:id="866" w:author="Antonio Schettino" w:date="2019-03-06T16:30:00Z">
          <w:pPr>
            <w:widowControl w:val="0"/>
            <w:autoSpaceDE w:val="0"/>
            <w:autoSpaceDN w:val="0"/>
            <w:adjustRightInd w:val="0"/>
            <w:spacing w:after="0" w:line="240" w:lineRule="auto"/>
          </w:pPr>
        </w:pPrChange>
      </w:pPr>
      <w:ins w:id="867" w:author="Antonio Schettino" w:date="2019-03-06T16:30:00Z">
        <w:r>
          <w:t xml:space="preserve">Watanabe, S. (2010). Asymptotic Equivalence of Bayes Cross Validation and Widely Applicable Information Criterion in Singular Learning Theory, </w:t>
        </w:r>
        <w:r>
          <w:rPr>
            <w:i/>
            <w:iCs/>
          </w:rPr>
          <w:t>11</w:t>
        </w:r>
        <w:r>
          <w:t>, 3571–3594.</w:t>
        </w:r>
      </w:ins>
    </w:p>
    <w:p w14:paraId="01FDA7C0" w14:textId="77777777" w:rsidR="004E5AC1" w:rsidRDefault="004E5AC1" w:rsidP="004E5AC1">
      <w:pPr>
        <w:pStyle w:val="Bibliography"/>
        <w:rPr>
          <w:ins w:id="868" w:author="Antonio Schettino" w:date="2019-03-06T16:30:00Z"/>
        </w:rPr>
        <w:pPrChange w:id="869" w:author="Antonio Schettino" w:date="2019-03-06T16:30:00Z">
          <w:pPr>
            <w:widowControl w:val="0"/>
            <w:autoSpaceDE w:val="0"/>
            <w:autoSpaceDN w:val="0"/>
            <w:adjustRightInd w:val="0"/>
            <w:spacing w:after="0" w:line="240" w:lineRule="auto"/>
          </w:pPr>
        </w:pPrChange>
      </w:pPr>
      <w:ins w:id="870" w:author="Antonio Schettino" w:date="2019-03-06T16:30:00Z">
        <w:r>
          <w:t xml:space="preserve">Wickham, H. (2017). </w:t>
        </w:r>
        <w:proofErr w:type="spellStart"/>
        <w:r>
          <w:t>Tidyverse</w:t>
        </w:r>
        <w:proofErr w:type="spellEnd"/>
        <w:r>
          <w:t>: Easily install and load ’</w:t>
        </w:r>
        <w:proofErr w:type="spellStart"/>
        <w:r>
          <w:t>tidyverse</w:t>
        </w:r>
        <w:proofErr w:type="spellEnd"/>
        <w:r>
          <w:t>’ packages. R package version, 1(1).</w:t>
        </w:r>
      </w:ins>
    </w:p>
    <w:p w14:paraId="7B1926D8" w14:textId="77777777" w:rsidR="004E5AC1" w:rsidRDefault="004E5AC1" w:rsidP="004E5AC1">
      <w:pPr>
        <w:pStyle w:val="Bibliography"/>
        <w:rPr>
          <w:ins w:id="871" w:author="Antonio Schettino" w:date="2019-03-06T16:30:00Z"/>
        </w:rPr>
        <w:pPrChange w:id="872" w:author="Antonio Schettino" w:date="2019-03-06T16:30:00Z">
          <w:pPr>
            <w:widowControl w:val="0"/>
            <w:autoSpaceDE w:val="0"/>
            <w:autoSpaceDN w:val="0"/>
            <w:adjustRightInd w:val="0"/>
            <w:spacing w:after="0" w:line="240" w:lineRule="auto"/>
          </w:pPr>
        </w:pPrChange>
      </w:pPr>
      <w:ins w:id="873" w:author="Antonio Schettino" w:date="2019-03-06T16:30:00Z">
        <w:r>
          <w:t xml:space="preserve">Wilke, C. O. (2016). </w:t>
        </w:r>
        <w:proofErr w:type="spellStart"/>
        <w:r>
          <w:t>cowplot</w:t>
        </w:r>
        <w:proofErr w:type="spellEnd"/>
        <w:r>
          <w:t>: streamlined plot theme and plot annotations for ‘ggplot2.’ CRAN Repos.</w:t>
        </w:r>
      </w:ins>
    </w:p>
    <w:p w14:paraId="0EF43239" w14:textId="77777777" w:rsidR="004E5AC1" w:rsidRDefault="004E5AC1" w:rsidP="004E5AC1">
      <w:pPr>
        <w:pStyle w:val="Bibliography"/>
        <w:rPr>
          <w:ins w:id="874" w:author="Antonio Schettino" w:date="2019-03-06T16:30:00Z"/>
        </w:rPr>
        <w:pPrChange w:id="875" w:author="Antonio Schettino" w:date="2019-03-06T16:30:00Z">
          <w:pPr>
            <w:widowControl w:val="0"/>
            <w:autoSpaceDE w:val="0"/>
            <w:autoSpaceDN w:val="0"/>
            <w:adjustRightInd w:val="0"/>
            <w:spacing w:after="0" w:line="240" w:lineRule="auto"/>
          </w:pPr>
        </w:pPrChange>
      </w:pPr>
      <w:proofErr w:type="spellStart"/>
      <w:ins w:id="876" w:author="Antonio Schettino" w:date="2019-03-06T16:30:00Z">
        <w:r>
          <w:t>Xie</w:t>
        </w:r>
        <w:proofErr w:type="spellEnd"/>
        <w:r>
          <w:t xml:space="preserve">, Y. (2018). </w:t>
        </w:r>
        <w:proofErr w:type="spellStart"/>
        <w:r>
          <w:t>knitr</w:t>
        </w:r>
        <w:proofErr w:type="spellEnd"/>
        <w:r>
          <w:t>: A General-Purpose Package for Dynamic Report Generation in R.</w:t>
        </w:r>
      </w:ins>
    </w:p>
    <w:p w14:paraId="0A4586C4" w14:textId="6CA7B020" w:rsidR="00491D76" w:rsidRPr="00491D76" w:rsidDel="00467B61" w:rsidRDefault="00491D76" w:rsidP="00491D76">
      <w:pPr>
        <w:widowControl w:val="0"/>
        <w:autoSpaceDE w:val="0"/>
        <w:autoSpaceDN w:val="0"/>
        <w:adjustRightInd w:val="0"/>
        <w:spacing w:after="0" w:line="480" w:lineRule="auto"/>
        <w:ind w:left="480" w:hanging="480"/>
        <w:rPr>
          <w:del w:id="877" w:author="Antonio Schettino" w:date="2019-03-06T15:04:00Z"/>
          <w:noProof/>
          <w:szCs w:val="24"/>
        </w:rPr>
      </w:pPr>
      <w:del w:id="878" w:author="Antonio Schettino" w:date="2019-03-06T15:04:00Z">
        <w:r w:rsidRPr="00491D76" w:rsidDel="00467B61">
          <w:rPr>
            <w:noProof/>
            <w:szCs w:val="24"/>
          </w:rPr>
          <w:delText xml:space="preserve">Andersen, S. K., &amp; Müller, M. M. (2010). Behavioral performance follows the time course of neural facilitation and suppression during cued shifts of feature-selective attention. </w:delText>
        </w:r>
        <w:r w:rsidRPr="00491D76" w:rsidDel="00467B61">
          <w:rPr>
            <w:i/>
            <w:iCs/>
            <w:noProof/>
            <w:szCs w:val="24"/>
          </w:rPr>
          <w:delText>Proceedings of the National Academy of Sciences of the United States of America</w:delText>
        </w:r>
        <w:r w:rsidRPr="00491D76" w:rsidDel="00467B61">
          <w:rPr>
            <w:noProof/>
            <w:szCs w:val="24"/>
          </w:rPr>
          <w:delText xml:space="preserve">, </w:delText>
        </w:r>
        <w:r w:rsidRPr="00491D76" w:rsidDel="00467B61">
          <w:rPr>
            <w:i/>
            <w:iCs/>
            <w:noProof/>
            <w:szCs w:val="24"/>
          </w:rPr>
          <w:delText>107</w:delText>
        </w:r>
        <w:r w:rsidRPr="00491D76" w:rsidDel="00467B61">
          <w:rPr>
            <w:noProof/>
            <w:szCs w:val="24"/>
          </w:rPr>
          <w:delText>(31), 13878–13882. https://doi.org/10.1073/pnas.1002436107</w:delText>
        </w:r>
      </w:del>
    </w:p>
    <w:p w14:paraId="284FB824" w14:textId="36F4BFC3" w:rsidR="00491D76" w:rsidRPr="00491D76" w:rsidDel="00467B61" w:rsidRDefault="00491D76" w:rsidP="00491D76">
      <w:pPr>
        <w:widowControl w:val="0"/>
        <w:autoSpaceDE w:val="0"/>
        <w:autoSpaceDN w:val="0"/>
        <w:adjustRightInd w:val="0"/>
        <w:spacing w:after="0" w:line="480" w:lineRule="auto"/>
        <w:ind w:left="480" w:hanging="480"/>
        <w:rPr>
          <w:del w:id="879" w:author="Antonio Schettino" w:date="2019-03-06T15:04:00Z"/>
          <w:noProof/>
          <w:szCs w:val="24"/>
        </w:rPr>
      </w:pPr>
      <w:del w:id="880" w:author="Antonio Schettino" w:date="2019-03-06T15:04:00Z">
        <w:r w:rsidRPr="00491D76" w:rsidDel="00467B61">
          <w:rPr>
            <w:noProof/>
            <w:szCs w:val="24"/>
          </w:rPr>
          <w:delText xml:space="preserve">Andersen, S. K., Müller, M. M., &amp; Hillyard, S. A. (2012). Tracking the allocation of attention in visual scenes with steady-state evoked potentials. In </w:delText>
        </w:r>
        <w:r w:rsidRPr="00491D76" w:rsidDel="00467B61">
          <w:rPr>
            <w:i/>
            <w:iCs/>
            <w:noProof/>
            <w:szCs w:val="24"/>
          </w:rPr>
          <w:delText>Cognitive neuroscience of attention</w:delText>
        </w:r>
        <w:r w:rsidRPr="00491D76" w:rsidDel="00467B61">
          <w:rPr>
            <w:noProof/>
            <w:szCs w:val="24"/>
          </w:rPr>
          <w:delText xml:space="preserve"> (pp. 197–216).</w:delText>
        </w:r>
      </w:del>
    </w:p>
    <w:p w14:paraId="1557F3A1" w14:textId="1BF50168" w:rsidR="00491D76" w:rsidRPr="00491D76" w:rsidDel="00467B61" w:rsidRDefault="00491D76" w:rsidP="00491D76">
      <w:pPr>
        <w:widowControl w:val="0"/>
        <w:autoSpaceDE w:val="0"/>
        <w:autoSpaceDN w:val="0"/>
        <w:adjustRightInd w:val="0"/>
        <w:spacing w:after="0" w:line="480" w:lineRule="auto"/>
        <w:ind w:left="480" w:hanging="480"/>
        <w:rPr>
          <w:del w:id="881" w:author="Antonio Schettino" w:date="2019-03-06T15:04:00Z"/>
          <w:noProof/>
          <w:szCs w:val="24"/>
        </w:rPr>
      </w:pPr>
      <w:del w:id="882" w:author="Antonio Schettino" w:date="2019-03-06T15:04:00Z">
        <w:r w:rsidRPr="00491D76" w:rsidDel="00467B61">
          <w:rPr>
            <w:noProof/>
            <w:szCs w:val="24"/>
          </w:rPr>
          <w:delText xml:space="preserve">Anderson, B. (2013). A value-driven mechanism of attentional selection. </w:delText>
        </w:r>
        <w:r w:rsidRPr="00491D76" w:rsidDel="00467B61">
          <w:rPr>
            <w:i/>
            <w:iCs/>
            <w:noProof/>
            <w:szCs w:val="24"/>
          </w:rPr>
          <w:delText>Journal of Vision</w:delText>
        </w:r>
        <w:r w:rsidRPr="00491D76" w:rsidDel="00467B61">
          <w:rPr>
            <w:noProof/>
            <w:szCs w:val="24"/>
          </w:rPr>
          <w:delText xml:space="preserve">, </w:delText>
        </w:r>
        <w:r w:rsidRPr="00491D76" w:rsidDel="00467B61">
          <w:rPr>
            <w:i/>
            <w:iCs/>
            <w:noProof/>
            <w:szCs w:val="24"/>
          </w:rPr>
          <w:delText>13</w:delText>
        </w:r>
        <w:r w:rsidRPr="00491D76" w:rsidDel="00467B61">
          <w:rPr>
            <w:noProof/>
            <w:szCs w:val="24"/>
          </w:rPr>
          <w:delText>, 1–16. https://doi.org/10.1167/13.3.7.doi</w:delText>
        </w:r>
      </w:del>
    </w:p>
    <w:p w14:paraId="6A2A23F4" w14:textId="343DF4B5" w:rsidR="00491D76" w:rsidRPr="00491D76" w:rsidDel="00467B61" w:rsidRDefault="00491D76" w:rsidP="00491D76">
      <w:pPr>
        <w:widowControl w:val="0"/>
        <w:autoSpaceDE w:val="0"/>
        <w:autoSpaceDN w:val="0"/>
        <w:adjustRightInd w:val="0"/>
        <w:spacing w:after="0" w:line="480" w:lineRule="auto"/>
        <w:ind w:left="480" w:hanging="480"/>
        <w:rPr>
          <w:del w:id="883" w:author="Antonio Schettino" w:date="2019-03-06T15:04:00Z"/>
          <w:noProof/>
          <w:szCs w:val="24"/>
        </w:rPr>
      </w:pPr>
      <w:del w:id="884" w:author="Antonio Schettino" w:date="2019-03-06T15:04:00Z">
        <w:r w:rsidRPr="00491D76" w:rsidDel="00467B61">
          <w:rPr>
            <w:noProof/>
            <w:szCs w:val="24"/>
          </w:rPr>
          <w:delText xml:space="preserve">Anderson, B. A. (2016). The attention habit: How reward learning shapes attentional selection. </w:delText>
        </w:r>
        <w:r w:rsidRPr="00491D76" w:rsidDel="00467B61">
          <w:rPr>
            <w:i/>
            <w:iCs/>
            <w:noProof/>
            <w:szCs w:val="24"/>
          </w:rPr>
          <w:delText>Annals of the New York Academy of Sciences</w:delText>
        </w:r>
        <w:r w:rsidRPr="00491D76" w:rsidDel="00467B61">
          <w:rPr>
            <w:noProof/>
            <w:szCs w:val="24"/>
          </w:rPr>
          <w:delText xml:space="preserve">, </w:delText>
        </w:r>
        <w:r w:rsidRPr="00491D76" w:rsidDel="00467B61">
          <w:rPr>
            <w:i/>
            <w:iCs/>
            <w:noProof/>
            <w:szCs w:val="24"/>
          </w:rPr>
          <w:delText>1369</w:delText>
        </w:r>
        <w:r w:rsidRPr="00491D76" w:rsidDel="00467B61">
          <w:rPr>
            <w:noProof/>
            <w:szCs w:val="24"/>
          </w:rPr>
          <w:delText>(1), 24–39. https://doi.org/10.1111/nyas.12957</w:delText>
        </w:r>
      </w:del>
    </w:p>
    <w:p w14:paraId="6DB237E1" w14:textId="781435E6" w:rsidR="00491D76" w:rsidRPr="00491D76" w:rsidDel="00467B61" w:rsidRDefault="00491D76" w:rsidP="00491D76">
      <w:pPr>
        <w:widowControl w:val="0"/>
        <w:autoSpaceDE w:val="0"/>
        <w:autoSpaceDN w:val="0"/>
        <w:adjustRightInd w:val="0"/>
        <w:spacing w:after="0" w:line="480" w:lineRule="auto"/>
        <w:ind w:left="480" w:hanging="480"/>
        <w:rPr>
          <w:del w:id="885" w:author="Antonio Schettino" w:date="2019-03-06T15:04:00Z"/>
          <w:noProof/>
          <w:szCs w:val="24"/>
        </w:rPr>
      </w:pPr>
      <w:del w:id="886" w:author="Antonio Schettino" w:date="2019-03-06T15:04:00Z">
        <w:r w:rsidRPr="00491D76" w:rsidDel="00467B61">
          <w:rPr>
            <w:noProof/>
            <w:szCs w:val="24"/>
          </w:rPr>
          <w:delText>Anderson, B. A., Chiu, M., DiBartolo, M. M., &amp; Leal, S. L. (2017). On t</w:delText>
        </w:r>
        <w:r w:rsidRPr="00491D76" w:rsidDel="00467B61">
          <w:rPr>
            <w:rFonts w:ascii="Tahoma" w:hAnsi="Tahoma" w:cs="Tahoma"/>
            <w:noProof/>
            <w:szCs w:val="24"/>
          </w:rPr>
          <w:delText>﻿</w:delText>
        </w:r>
        <w:r w:rsidRPr="00491D76" w:rsidDel="00467B61">
          <w:rPr>
            <w:noProof/>
            <w:szCs w:val="24"/>
          </w:rPr>
          <w:delText xml:space="preserve">he distinction between value-driven attention and selection history: Evidence from individuals with depressive symptoms. </w:delText>
        </w:r>
        <w:r w:rsidRPr="00491D76" w:rsidDel="00467B61">
          <w:rPr>
            <w:i/>
            <w:iCs/>
            <w:noProof/>
            <w:szCs w:val="24"/>
          </w:rPr>
          <w:delText>Psychonomic Bulletin &amp; Review</w:delText>
        </w:r>
        <w:r w:rsidRPr="00491D76" w:rsidDel="00467B61">
          <w:rPr>
            <w:noProof/>
            <w:szCs w:val="24"/>
          </w:rPr>
          <w:delText>, (February). https://doi.org/10.3758/s13423-017-1240-9</w:delText>
        </w:r>
      </w:del>
    </w:p>
    <w:p w14:paraId="6916B6AF" w14:textId="4CD2CA65" w:rsidR="00491D76" w:rsidRPr="00491D76" w:rsidDel="00467B61" w:rsidRDefault="00491D76" w:rsidP="00491D76">
      <w:pPr>
        <w:widowControl w:val="0"/>
        <w:autoSpaceDE w:val="0"/>
        <w:autoSpaceDN w:val="0"/>
        <w:adjustRightInd w:val="0"/>
        <w:spacing w:after="0" w:line="480" w:lineRule="auto"/>
        <w:ind w:left="480" w:hanging="480"/>
        <w:rPr>
          <w:del w:id="887" w:author="Antonio Schettino" w:date="2019-03-06T15:04:00Z"/>
          <w:noProof/>
          <w:szCs w:val="24"/>
        </w:rPr>
      </w:pPr>
      <w:del w:id="888" w:author="Antonio Schettino" w:date="2019-03-06T15:04:00Z">
        <w:r w:rsidRPr="00491D76" w:rsidDel="00467B61">
          <w:rPr>
            <w:noProof/>
            <w:szCs w:val="24"/>
          </w:rPr>
          <w:delText xml:space="preserve">Anderson, B. A., Leal, S. L., Hall, M. G., Yassa, M. A., &amp; Yantis, S. (2014). The attribution of value-based attentional priority in individuals with depressive symptoms. </w:delText>
        </w:r>
        <w:r w:rsidRPr="00491D76" w:rsidDel="00467B61">
          <w:rPr>
            <w:i/>
            <w:iCs/>
            <w:noProof/>
            <w:szCs w:val="24"/>
          </w:rPr>
          <w:delText>Cognitive, Affective &amp; Behavioral Neuroscience</w:delText>
        </w:r>
        <w:r w:rsidRPr="00491D76" w:rsidDel="00467B61">
          <w:rPr>
            <w:noProof/>
            <w:szCs w:val="24"/>
          </w:rPr>
          <w:delText xml:space="preserve">, </w:delText>
        </w:r>
        <w:r w:rsidRPr="00491D76" w:rsidDel="00467B61">
          <w:rPr>
            <w:i/>
            <w:iCs/>
            <w:noProof/>
            <w:szCs w:val="24"/>
          </w:rPr>
          <w:delText>14</w:delText>
        </w:r>
        <w:r w:rsidRPr="00491D76" w:rsidDel="00467B61">
          <w:rPr>
            <w:noProof/>
            <w:szCs w:val="24"/>
          </w:rPr>
          <w:delText>(4), 1221–1227. https://doi.org/10.3758/s13415-014-0301-z</w:delText>
        </w:r>
      </w:del>
    </w:p>
    <w:p w14:paraId="276B52D5" w14:textId="62660FD7" w:rsidR="00491D76" w:rsidRPr="00491D76" w:rsidDel="00467B61" w:rsidRDefault="00491D76" w:rsidP="00491D76">
      <w:pPr>
        <w:widowControl w:val="0"/>
        <w:autoSpaceDE w:val="0"/>
        <w:autoSpaceDN w:val="0"/>
        <w:adjustRightInd w:val="0"/>
        <w:spacing w:after="0" w:line="480" w:lineRule="auto"/>
        <w:ind w:left="480" w:hanging="480"/>
        <w:rPr>
          <w:del w:id="889" w:author="Antonio Schettino" w:date="2019-03-06T15:04:00Z"/>
          <w:noProof/>
          <w:szCs w:val="24"/>
        </w:rPr>
      </w:pPr>
      <w:del w:id="890" w:author="Antonio Schettino" w:date="2019-03-06T15:04:00Z">
        <w:r w:rsidRPr="00491D76" w:rsidDel="00467B61">
          <w:rPr>
            <w:noProof/>
            <w:szCs w:val="24"/>
          </w:rPr>
          <w:delText xml:space="preserve">Anderson, B. A., &amp; Yantis, S. (2013). Persistence of value-driven attentional capture. </w:delText>
        </w:r>
        <w:r w:rsidRPr="00491D76" w:rsidDel="00467B61">
          <w:rPr>
            <w:i/>
            <w:iCs/>
            <w:noProof/>
            <w:szCs w:val="24"/>
          </w:rPr>
          <w:delText>Journal of Experimental Psychology: Human Perception and Performance</w:delText>
        </w:r>
        <w:r w:rsidRPr="00491D76" w:rsidDel="00467B61">
          <w:rPr>
            <w:noProof/>
            <w:szCs w:val="24"/>
          </w:rPr>
          <w:delText xml:space="preserve">, </w:delText>
        </w:r>
        <w:r w:rsidRPr="00491D76" w:rsidDel="00467B61">
          <w:rPr>
            <w:i/>
            <w:iCs/>
            <w:noProof/>
            <w:szCs w:val="24"/>
          </w:rPr>
          <w:delText>39</w:delText>
        </w:r>
        <w:r w:rsidRPr="00491D76" w:rsidDel="00467B61">
          <w:rPr>
            <w:noProof/>
            <w:szCs w:val="24"/>
          </w:rPr>
          <w:delText>(1), 6–9. https://doi.org/10.1037/a0030860</w:delText>
        </w:r>
      </w:del>
    </w:p>
    <w:p w14:paraId="5B558780" w14:textId="7E02AE91" w:rsidR="00491D76" w:rsidRPr="00491D76" w:rsidDel="00467B61" w:rsidRDefault="00491D76" w:rsidP="00491D76">
      <w:pPr>
        <w:widowControl w:val="0"/>
        <w:autoSpaceDE w:val="0"/>
        <w:autoSpaceDN w:val="0"/>
        <w:adjustRightInd w:val="0"/>
        <w:spacing w:after="0" w:line="480" w:lineRule="auto"/>
        <w:ind w:left="480" w:hanging="480"/>
        <w:rPr>
          <w:del w:id="891" w:author="Antonio Schettino" w:date="2019-03-06T15:04:00Z"/>
          <w:noProof/>
          <w:szCs w:val="24"/>
        </w:rPr>
      </w:pPr>
      <w:del w:id="892" w:author="Antonio Schettino" w:date="2019-03-06T15:04:00Z">
        <w:r w:rsidRPr="00491D76" w:rsidDel="00467B61">
          <w:rPr>
            <w:noProof/>
            <w:szCs w:val="24"/>
          </w:rPr>
          <w:delText xml:space="preserve">Anderson, B. a, Laurent, P. a, &amp; Yantis, S. (2011). Value-driven attentional capture. </w:delText>
        </w:r>
        <w:r w:rsidRPr="00491D76" w:rsidDel="00467B61">
          <w:rPr>
            <w:i/>
            <w:iCs/>
            <w:noProof/>
            <w:szCs w:val="24"/>
          </w:rPr>
          <w:delText>Proceedings of the National Academy of Sciences</w:delText>
        </w:r>
        <w:r w:rsidRPr="00491D76" w:rsidDel="00467B61">
          <w:rPr>
            <w:noProof/>
            <w:szCs w:val="24"/>
          </w:rPr>
          <w:delText xml:space="preserve">, </w:delText>
        </w:r>
        <w:r w:rsidRPr="00491D76" w:rsidDel="00467B61">
          <w:rPr>
            <w:i/>
            <w:iCs/>
            <w:noProof/>
            <w:szCs w:val="24"/>
          </w:rPr>
          <w:delText>108</w:delText>
        </w:r>
        <w:r w:rsidRPr="00491D76" w:rsidDel="00467B61">
          <w:rPr>
            <w:noProof/>
            <w:szCs w:val="24"/>
          </w:rPr>
          <w:delText>(25), 10367–10371. https://doi.org/10.1073/pnas.1104047108</w:delText>
        </w:r>
      </w:del>
    </w:p>
    <w:p w14:paraId="7B3C1655" w14:textId="3DD32EED" w:rsidR="00491D76" w:rsidRPr="00491D76" w:rsidDel="00467B61" w:rsidRDefault="00491D76" w:rsidP="00491D76">
      <w:pPr>
        <w:widowControl w:val="0"/>
        <w:autoSpaceDE w:val="0"/>
        <w:autoSpaceDN w:val="0"/>
        <w:adjustRightInd w:val="0"/>
        <w:spacing w:after="0" w:line="480" w:lineRule="auto"/>
        <w:ind w:left="480" w:hanging="480"/>
        <w:rPr>
          <w:del w:id="893" w:author="Antonio Schettino" w:date="2019-03-06T15:04:00Z"/>
          <w:noProof/>
          <w:szCs w:val="24"/>
        </w:rPr>
      </w:pPr>
      <w:del w:id="894" w:author="Antonio Schettino" w:date="2019-03-06T15:04:00Z">
        <w:r w:rsidRPr="00491D76" w:rsidDel="00467B61">
          <w:rPr>
            <w:noProof/>
            <w:szCs w:val="24"/>
          </w:rPr>
          <w:delText xml:space="preserve">Awh, E., Belopolsky, A. V., &amp; Theeuwes, J. (2012). Top-down versus bottom-up attentional control: A failed theoretical dichotomy. </w:delText>
        </w:r>
        <w:r w:rsidRPr="00491D76" w:rsidDel="00467B61">
          <w:rPr>
            <w:i/>
            <w:iCs/>
            <w:noProof/>
            <w:szCs w:val="24"/>
          </w:rPr>
          <w:delText>Trends in Cognitive Sciences</w:delText>
        </w:r>
        <w:r w:rsidRPr="00491D76" w:rsidDel="00467B61">
          <w:rPr>
            <w:noProof/>
            <w:szCs w:val="24"/>
          </w:rPr>
          <w:delText xml:space="preserve">, </w:delText>
        </w:r>
        <w:r w:rsidRPr="00491D76" w:rsidDel="00467B61">
          <w:rPr>
            <w:i/>
            <w:iCs/>
            <w:noProof/>
            <w:szCs w:val="24"/>
          </w:rPr>
          <w:delText>16</w:delText>
        </w:r>
        <w:r w:rsidRPr="00491D76" w:rsidDel="00467B61">
          <w:rPr>
            <w:noProof/>
            <w:szCs w:val="24"/>
          </w:rPr>
          <w:delText>(8), 437–443. https://doi.org/10.1016/j.tics.2012.06.010</w:delText>
        </w:r>
      </w:del>
    </w:p>
    <w:p w14:paraId="4B31BD1B" w14:textId="273150BD" w:rsidR="00491D76" w:rsidRPr="00491D76" w:rsidDel="00467B61" w:rsidRDefault="00491D76" w:rsidP="00491D76">
      <w:pPr>
        <w:widowControl w:val="0"/>
        <w:autoSpaceDE w:val="0"/>
        <w:autoSpaceDN w:val="0"/>
        <w:adjustRightInd w:val="0"/>
        <w:spacing w:after="0" w:line="480" w:lineRule="auto"/>
        <w:ind w:left="480" w:hanging="480"/>
        <w:rPr>
          <w:del w:id="895" w:author="Antonio Schettino" w:date="2019-03-06T15:04:00Z"/>
          <w:noProof/>
          <w:szCs w:val="24"/>
        </w:rPr>
      </w:pPr>
      <w:del w:id="896" w:author="Antonio Schettino" w:date="2019-03-06T15:04:00Z">
        <w:r w:rsidRPr="00491D76" w:rsidDel="00467B61">
          <w:rPr>
            <w:noProof/>
            <w:szCs w:val="24"/>
          </w:rPr>
          <w:delText xml:space="preserve">Botvinick, M. M., &amp; Braver, T. (2015). Motivation and Cognitive Control: From Behavior to Neural Mechanism. </w:delText>
        </w:r>
        <w:r w:rsidRPr="00491D76" w:rsidDel="00467B61">
          <w:rPr>
            <w:i/>
            <w:iCs/>
            <w:noProof/>
            <w:szCs w:val="24"/>
          </w:rPr>
          <w:delText>Annual Review of Psychology</w:delText>
        </w:r>
        <w:r w:rsidRPr="00491D76" w:rsidDel="00467B61">
          <w:rPr>
            <w:noProof/>
            <w:szCs w:val="24"/>
          </w:rPr>
          <w:delText xml:space="preserve">, </w:delText>
        </w:r>
        <w:r w:rsidRPr="00491D76" w:rsidDel="00467B61">
          <w:rPr>
            <w:i/>
            <w:iCs/>
            <w:noProof/>
            <w:szCs w:val="24"/>
          </w:rPr>
          <w:delText>66</w:delText>
        </w:r>
        <w:r w:rsidRPr="00491D76" w:rsidDel="00467B61">
          <w:rPr>
            <w:noProof/>
            <w:szCs w:val="24"/>
          </w:rPr>
          <w:delText>, 83–113. https://doi.org/10.1146/annurev-psych-010814-015044</w:delText>
        </w:r>
      </w:del>
    </w:p>
    <w:p w14:paraId="4E3082F5" w14:textId="3A15A15F" w:rsidR="00491D76" w:rsidRPr="00491D76" w:rsidDel="00467B61" w:rsidRDefault="00491D76" w:rsidP="00491D76">
      <w:pPr>
        <w:widowControl w:val="0"/>
        <w:autoSpaceDE w:val="0"/>
        <w:autoSpaceDN w:val="0"/>
        <w:adjustRightInd w:val="0"/>
        <w:spacing w:after="0" w:line="480" w:lineRule="auto"/>
        <w:ind w:left="480" w:hanging="480"/>
        <w:rPr>
          <w:del w:id="897" w:author="Antonio Schettino" w:date="2019-03-06T15:04:00Z"/>
          <w:noProof/>
          <w:szCs w:val="24"/>
        </w:rPr>
      </w:pPr>
      <w:del w:id="898" w:author="Antonio Schettino" w:date="2019-03-06T15:04:00Z">
        <w:r w:rsidRPr="00491D76" w:rsidDel="00467B61">
          <w:rPr>
            <w:noProof/>
            <w:szCs w:val="24"/>
          </w:rPr>
          <w:delText xml:space="preserve">Botvinick, M. M., &amp; Cohen, J. D. (2014). The Computational and Neural Basis of Cognitive Control : Charted Territory and New Frontiers, </w:delText>
        </w:r>
        <w:r w:rsidRPr="00491D76" w:rsidDel="00467B61">
          <w:rPr>
            <w:i/>
            <w:iCs/>
            <w:noProof/>
            <w:szCs w:val="24"/>
          </w:rPr>
          <w:delText>38</w:delText>
        </w:r>
        <w:r w:rsidRPr="00491D76" w:rsidDel="00467B61">
          <w:rPr>
            <w:noProof/>
            <w:szCs w:val="24"/>
          </w:rPr>
          <w:delText>, 1249–1285. https://doi.org/10.1111/cogs.12126</w:delText>
        </w:r>
      </w:del>
    </w:p>
    <w:p w14:paraId="361CDC27" w14:textId="68A3A77F" w:rsidR="00491D76" w:rsidRPr="00491D76" w:rsidDel="00467B61" w:rsidRDefault="00491D76" w:rsidP="00491D76">
      <w:pPr>
        <w:widowControl w:val="0"/>
        <w:autoSpaceDE w:val="0"/>
        <w:autoSpaceDN w:val="0"/>
        <w:adjustRightInd w:val="0"/>
        <w:spacing w:after="0" w:line="480" w:lineRule="auto"/>
        <w:ind w:left="480" w:hanging="480"/>
        <w:rPr>
          <w:del w:id="899" w:author="Antonio Schettino" w:date="2019-03-06T15:04:00Z"/>
          <w:noProof/>
          <w:szCs w:val="24"/>
        </w:rPr>
      </w:pPr>
      <w:del w:id="900" w:author="Antonio Schettino" w:date="2019-03-06T15:04:00Z">
        <w:r w:rsidRPr="00491D76" w:rsidDel="00467B61">
          <w:rPr>
            <w:noProof/>
            <w:szCs w:val="24"/>
          </w:rPr>
          <w:delText xml:space="preserve">Brown, J. W., &amp; Alexander, W. H. (2017). Foraging Value, Risk Avoidance, and Multiple Control Signals: How the Anterior Cingulate Cortex Controls Value-based Decision-making. </w:delText>
        </w:r>
        <w:r w:rsidRPr="00491D76" w:rsidDel="00467B61">
          <w:rPr>
            <w:i/>
            <w:iCs/>
            <w:noProof/>
            <w:szCs w:val="24"/>
          </w:rPr>
          <w:delText>Journal of Cognitive Neuroscience</w:delText>
        </w:r>
        <w:r w:rsidRPr="00491D76" w:rsidDel="00467B61">
          <w:rPr>
            <w:noProof/>
            <w:szCs w:val="24"/>
          </w:rPr>
          <w:delText xml:space="preserve">, </w:delText>
        </w:r>
        <w:r w:rsidRPr="00491D76" w:rsidDel="00467B61">
          <w:rPr>
            <w:i/>
            <w:iCs/>
            <w:noProof/>
            <w:szCs w:val="24"/>
          </w:rPr>
          <w:delText>29</w:delText>
        </w:r>
        <w:r w:rsidRPr="00491D76" w:rsidDel="00467B61">
          <w:rPr>
            <w:noProof/>
            <w:szCs w:val="24"/>
          </w:rPr>
          <w:delText>(10), 1656–1673. https://doi.org/10.1162/jocn_a_01140</w:delText>
        </w:r>
      </w:del>
    </w:p>
    <w:p w14:paraId="0C369445" w14:textId="2BFBE19E" w:rsidR="00491D76" w:rsidRPr="00491D76" w:rsidDel="00467B61" w:rsidRDefault="00491D76" w:rsidP="00491D76">
      <w:pPr>
        <w:widowControl w:val="0"/>
        <w:autoSpaceDE w:val="0"/>
        <w:autoSpaceDN w:val="0"/>
        <w:adjustRightInd w:val="0"/>
        <w:spacing w:after="0" w:line="480" w:lineRule="auto"/>
        <w:ind w:left="480" w:hanging="480"/>
        <w:rPr>
          <w:del w:id="901" w:author="Antonio Schettino" w:date="2019-03-06T15:04:00Z"/>
          <w:noProof/>
          <w:szCs w:val="24"/>
        </w:rPr>
      </w:pPr>
      <w:del w:id="902" w:author="Antonio Schettino" w:date="2019-03-06T15:04:00Z">
        <w:r w:rsidRPr="00491D76" w:rsidDel="00467B61">
          <w:rPr>
            <w:noProof/>
            <w:szCs w:val="24"/>
          </w:rPr>
          <w:delText xml:space="preserve">Bürkner, P.-C. (2016). brms: An R package for Bayesian multilevel models using Stan. </w:delText>
        </w:r>
        <w:r w:rsidRPr="00491D76" w:rsidDel="00467B61">
          <w:rPr>
            <w:i/>
            <w:iCs/>
            <w:noProof/>
            <w:szCs w:val="24"/>
          </w:rPr>
          <w:delText>Journal of Statistical Software</w:delText>
        </w:r>
        <w:r w:rsidRPr="00491D76" w:rsidDel="00467B61">
          <w:rPr>
            <w:noProof/>
            <w:szCs w:val="24"/>
          </w:rPr>
          <w:delText xml:space="preserve">, </w:delText>
        </w:r>
        <w:r w:rsidRPr="00491D76" w:rsidDel="00467B61">
          <w:rPr>
            <w:i/>
            <w:iCs/>
            <w:noProof/>
            <w:szCs w:val="24"/>
          </w:rPr>
          <w:delText>80</w:delText>
        </w:r>
        <w:r w:rsidRPr="00491D76" w:rsidDel="00467B61">
          <w:rPr>
            <w:noProof/>
            <w:szCs w:val="24"/>
          </w:rPr>
          <w:delText>(1), 1–28.</w:delText>
        </w:r>
      </w:del>
    </w:p>
    <w:p w14:paraId="24E2D536" w14:textId="1D25AF8F" w:rsidR="00491D76" w:rsidRPr="00491D76" w:rsidDel="00467B61" w:rsidRDefault="00491D76" w:rsidP="00491D76">
      <w:pPr>
        <w:widowControl w:val="0"/>
        <w:autoSpaceDE w:val="0"/>
        <w:autoSpaceDN w:val="0"/>
        <w:adjustRightInd w:val="0"/>
        <w:spacing w:after="0" w:line="480" w:lineRule="auto"/>
        <w:ind w:left="480" w:hanging="480"/>
        <w:rPr>
          <w:del w:id="903" w:author="Antonio Schettino" w:date="2019-03-06T15:04:00Z"/>
          <w:noProof/>
          <w:szCs w:val="24"/>
        </w:rPr>
      </w:pPr>
      <w:del w:id="904" w:author="Antonio Schettino" w:date="2019-03-06T15:04:00Z">
        <w:r w:rsidRPr="00491D76" w:rsidDel="00467B61">
          <w:rPr>
            <w:noProof/>
            <w:szCs w:val="24"/>
          </w:rPr>
          <w:delText xml:space="preserve">Carpenter, B., Gelman, A., Hoffman, M., Lee, D., Goodrich, B., Betancourt, M., … Riddell, A. (2016). Stan: A probabilistic programming language. </w:delText>
        </w:r>
        <w:r w:rsidRPr="00491D76" w:rsidDel="00467B61">
          <w:rPr>
            <w:i/>
            <w:iCs/>
            <w:noProof/>
            <w:szCs w:val="24"/>
          </w:rPr>
          <w:delText>Journal of Statistical Software</w:delText>
        </w:r>
        <w:r w:rsidRPr="00491D76" w:rsidDel="00467B61">
          <w:rPr>
            <w:noProof/>
            <w:szCs w:val="24"/>
          </w:rPr>
          <w:delText xml:space="preserve">, </w:delText>
        </w:r>
        <w:r w:rsidRPr="00491D76" w:rsidDel="00467B61">
          <w:rPr>
            <w:i/>
            <w:iCs/>
            <w:noProof/>
            <w:szCs w:val="24"/>
          </w:rPr>
          <w:delText>2</w:delText>
        </w:r>
        <w:r w:rsidRPr="00491D76" w:rsidDel="00467B61">
          <w:rPr>
            <w:noProof/>
            <w:szCs w:val="24"/>
          </w:rPr>
          <w:delText>(20), 1–37.</w:delText>
        </w:r>
      </w:del>
    </w:p>
    <w:p w14:paraId="2D1A50A9" w14:textId="5690F232" w:rsidR="00491D76" w:rsidRPr="00491D76" w:rsidDel="00467B61" w:rsidRDefault="00491D76" w:rsidP="00491D76">
      <w:pPr>
        <w:widowControl w:val="0"/>
        <w:autoSpaceDE w:val="0"/>
        <w:autoSpaceDN w:val="0"/>
        <w:adjustRightInd w:val="0"/>
        <w:spacing w:after="0" w:line="480" w:lineRule="auto"/>
        <w:ind w:left="480" w:hanging="480"/>
        <w:rPr>
          <w:del w:id="905" w:author="Antonio Schettino" w:date="2019-03-06T15:04:00Z"/>
          <w:noProof/>
          <w:szCs w:val="24"/>
        </w:rPr>
      </w:pPr>
      <w:del w:id="906" w:author="Antonio Schettino" w:date="2019-03-06T15:04:00Z">
        <w:r w:rsidRPr="00491D76" w:rsidDel="00467B61">
          <w:rPr>
            <w:noProof/>
            <w:szCs w:val="24"/>
          </w:rPr>
          <w:delText xml:space="preserve">Chatrian, G. E., Lettich, E., &amp; Nelson, P. L. (1985). Ten percent electrode system for topographic studies of spontaneous and evoked EEG activities. </w:delText>
        </w:r>
        <w:r w:rsidRPr="00491D76" w:rsidDel="00467B61">
          <w:rPr>
            <w:i/>
            <w:iCs/>
            <w:noProof/>
            <w:szCs w:val="24"/>
          </w:rPr>
          <w:delText>American Journal of EEG Technology</w:delText>
        </w:r>
        <w:r w:rsidRPr="00491D76" w:rsidDel="00467B61">
          <w:rPr>
            <w:noProof/>
            <w:szCs w:val="24"/>
          </w:rPr>
          <w:delText xml:space="preserve">, </w:delText>
        </w:r>
        <w:r w:rsidRPr="00491D76" w:rsidDel="00467B61">
          <w:rPr>
            <w:i/>
            <w:iCs/>
            <w:noProof/>
            <w:szCs w:val="24"/>
          </w:rPr>
          <w:delText>25</w:delText>
        </w:r>
        <w:r w:rsidRPr="00491D76" w:rsidDel="00467B61">
          <w:rPr>
            <w:noProof/>
            <w:szCs w:val="24"/>
          </w:rPr>
          <w:delText>(2).</w:delText>
        </w:r>
      </w:del>
    </w:p>
    <w:p w14:paraId="65952747" w14:textId="3647371E" w:rsidR="00491D76" w:rsidRPr="00491D76" w:rsidDel="00467B61" w:rsidRDefault="00491D76" w:rsidP="00491D76">
      <w:pPr>
        <w:widowControl w:val="0"/>
        <w:autoSpaceDE w:val="0"/>
        <w:autoSpaceDN w:val="0"/>
        <w:adjustRightInd w:val="0"/>
        <w:spacing w:after="0" w:line="480" w:lineRule="auto"/>
        <w:ind w:left="480" w:hanging="480"/>
        <w:rPr>
          <w:del w:id="907" w:author="Antonio Schettino" w:date="2019-03-06T15:04:00Z"/>
          <w:noProof/>
          <w:szCs w:val="24"/>
        </w:rPr>
      </w:pPr>
      <w:del w:id="908" w:author="Antonio Schettino" w:date="2019-03-06T15:04:00Z">
        <w:r w:rsidRPr="00491D76" w:rsidDel="00467B61">
          <w:rPr>
            <w:noProof/>
            <w:szCs w:val="24"/>
          </w:rPr>
          <w:delText xml:space="preserve">Chelazzi, L., Perlato, A., Santandrea, E., &amp; Della Libera, C. (2013). Rewards teach visual selective attention. </w:delText>
        </w:r>
        <w:r w:rsidRPr="00491D76" w:rsidDel="00467B61">
          <w:rPr>
            <w:i/>
            <w:iCs/>
            <w:noProof/>
            <w:szCs w:val="24"/>
          </w:rPr>
          <w:delText>Vision Research</w:delText>
        </w:r>
        <w:r w:rsidRPr="00491D76" w:rsidDel="00467B61">
          <w:rPr>
            <w:noProof/>
            <w:szCs w:val="24"/>
          </w:rPr>
          <w:delText xml:space="preserve">, </w:delText>
        </w:r>
        <w:r w:rsidRPr="00491D76" w:rsidDel="00467B61">
          <w:rPr>
            <w:i/>
            <w:iCs/>
            <w:noProof/>
            <w:szCs w:val="24"/>
          </w:rPr>
          <w:delText>85</w:delText>
        </w:r>
        <w:r w:rsidRPr="00491D76" w:rsidDel="00467B61">
          <w:rPr>
            <w:noProof/>
            <w:szCs w:val="24"/>
          </w:rPr>
          <w:delText>, 58–62. https://doi.org/10.1016/j.visres.2012.12.005</w:delText>
        </w:r>
      </w:del>
    </w:p>
    <w:p w14:paraId="2610BE5D" w14:textId="151A9F1F" w:rsidR="00491D76" w:rsidRPr="00491D76" w:rsidDel="00467B61" w:rsidRDefault="00491D76" w:rsidP="00491D76">
      <w:pPr>
        <w:widowControl w:val="0"/>
        <w:autoSpaceDE w:val="0"/>
        <w:autoSpaceDN w:val="0"/>
        <w:adjustRightInd w:val="0"/>
        <w:spacing w:after="0" w:line="480" w:lineRule="auto"/>
        <w:ind w:left="480" w:hanging="480"/>
        <w:rPr>
          <w:del w:id="909" w:author="Antonio Schettino" w:date="2019-03-06T15:04:00Z"/>
          <w:noProof/>
          <w:szCs w:val="24"/>
        </w:rPr>
      </w:pPr>
      <w:del w:id="910" w:author="Antonio Schettino" w:date="2019-03-06T15:04:00Z">
        <w:r w:rsidRPr="00491D76" w:rsidDel="00467B61">
          <w:rPr>
            <w:noProof/>
            <w:szCs w:val="24"/>
          </w:rPr>
          <w:delText xml:space="preserve">Chun, M. M., Golomb, J. D., &amp; Turk-Browne, N. B. (2011). A Taxonomy of External and Internal Attention. </w:delText>
        </w:r>
        <w:r w:rsidRPr="00491D76" w:rsidDel="00467B61">
          <w:rPr>
            <w:i/>
            <w:iCs/>
            <w:noProof/>
            <w:szCs w:val="24"/>
          </w:rPr>
          <w:delText>Annual Review of Psychology</w:delText>
        </w:r>
        <w:r w:rsidRPr="00491D76" w:rsidDel="00467B61">
          <w:rPr>
            <w:noProof/>
            <w:szCs w:val="24"/>
          </w:rPr>
          <w:delText xml:space="preserve">, </w:delText>
        </w:r>
        <w:r w:rsidRPr="00491D76" w:rsidDel="00467B61">
          <w:rPr>
            <w:i/>
            <w:iCs/>
            <w:noProof/>
            <w:szCs w:val="24"/>
          </w:rPr>
          <w:delText>62</w:delText>
        </w:r>
        <w:r w:rsidRPr="00491D76" w:rsidDel="00467B61">
          <w:rPr>
            <w:noProof/>
            <w:szCs w:val="24"/>
          </w:rPr>
          <w:delText>(1), 73–101. https://doi.org/10.1146/annurev.psych.093008.100427</w:delText>
        </w:r>
      </w:del>
    </w:p>
    <w:p w14:paraId="6B63BB04" w14:textId="7B72D0FA" w:rsidR="00491D76" w:rsidRPr="00491D76" w:rsidDel="00467B61" w:rsidRDefault="00491D76" w:rsidP="00491D76">
      <w:pPr>
        <w:widowControl w:val="0"/>
        <w:autoSpaceDE w:val="0"/>
        <w:autoSpaceDN w:val="0"/>
        <w:adjustRightInd w:val="0"/>
        <w:spacing w:after="0" w:line="480" w:lineRule="auto"/>
        <w:ind w:left="480" w:hanging="480"/>
        <w:rPr>
          <w:del w:id="911" w:author="Antonio Schettino" w:date="2019-03-06T15:04:00Z"/>
          <w:noProof/>
          <w:szCs w:val="24"/>
        </w:rPr>
      </w:pPr>
      <w:del w:id="912" w:author="Antonio Schettino" w:date="2019-03-06T15:04:00Z">
        <w:r w:rsidRPr="00491D76" w:rsidDel="00467B61">
          <w:rPr>
            <w:noProof/>
            <w:szCs w:val="24"/>
          </w:rPr>
          <w:delText xml:space="preserve">Corbetta, M., &amp; Shulman, G. L. (2002). Control of Goal-Directed and Stimulus-Driven Attention in the Brain. </w:delText>
        </w:r>
        <w:r w:rsidRPr="00491D76" w:rsidDel="00467B61">
          <w:rPr>
            <w:i/>
            <w:iCs/>
            <w:noProof/>
            <w:szCs w:val="24"/>
          </w:rPr>
          <w:delText>Nature Reviews Neuroscience</w:delText>
        </w:r>
        <w:r w:rsidRPr="00491D76" w:rsidDel="00467B61">
          <w:rPr>
            <w:noProof/>
            <w:szCs w:val="24"/>
          </w:rPr>
          <w:delText xml:space="preserve">, </w:delText>
        </w:r>
        <w:r w:rsidRPr="00491D76" w:rsidDel="00467B61">
          <w:rPr>
            <w:i/>
            <w:iCs/>
            <w:noProof/>
            <w:szCs w:val="24"/>
          </w:rPr>
          <w:delText>3</w:delText>
        </w:r>
        <w:r w:rsidRPr="00491D76" w:rsidDel="00467B61">
          <w:rPr>
            <w:noProof/>
            <w:szCs w:val="24"/>
          </w:rPr>
          <w:delText>(3), 215–229. https://doi.org/10.1038/nrn755</w:delText>
        </w:r>
      </w:del>
    </w:p>
    <w:p w14:paraId="6C0A825C" w14:textId="7EC80286" w:rsidR="00491D76" w:rsidRPr="00491D76" w:rsidDel="00467B61" w:rsidRDefault="00491D76" w:rsidP="00491D76">
      <w:pPr>
        <w:widowControl w:val="0"/>
        <w:autoSpaceDE w:val="0"/>
        <w:autoSpaceDN w:val="0"/>
        <w:adjustRightInd w:val="0"/>
        <w:spacing w:after="0" w:line="480" w:lineRule="auto"/>
        <w:ind w:left="480" w:hanging="480"/>
        <w:rPr>
          <w:del w:id="913" w:author="Antonio Schettino" w:date="2019-03-06T15:04:00Z"/>
          <w:noProof/>
          <w:szCs w:val="24"/>
        </w:rPr>
      </w:pPr>
      <w:del w:id="914" w:author="Antonio Schettino" w:date="2019-03-06T15:04:00Z">
        <w:r w:rsidRPr="00491D76" w:rsidDel="00467B61">
          <w:rPr>
            <w:noProof/>
            <w:szCs w:val="24"/>
          </w:rPr>
          <w:delText>Craddock, M. (2018). craddm/eegUtils: eegUtils (Version v0.2.0). Zenodo.</w:delText>
        </w:r>
      </w:del>
    </w:p>
    <w:p w14:paraId="6A37F1A4" w14:textId="7758A8D6" w:rsidR="00491D76" w:rsidRPr="00491D76" w:rsidDel="00467B61" w:rsidRDefault="00491D76" w:rsidP="00491D76">
      <w:pPr>
        <w:widowControl w:val="0"/>
        <w:autoSpaceDE w:val="0"/>
        <w:autoSpaceDN w:val="0"/>
        <w:adjustRightInd w:val="0"/>
        <w:spacing w:after="0" w:line="480" w:lineRule="auto"/>
        <w:ind w:left="480" w:hanging="480"/>
        <w:rPr>
          <w:del w:id="915" w:author="Antonio Schettino" w:date="2019-03-06T15:04:00Z"/>
          <w:noProof/>
          <w:szCs w:val="24"/>
        </w:rPr>
      </w:pPr>
      <w:del w:id="916" w:author="Antonio Schettino" w:date="2019-03-06T15:04:00Z">
        <w:r w:rsidRPr="00491D76" w:rsidDel="00467B61">
          <w:rPr>
            <w:noProof/>
            <w:szCs w:val="24"/>
          </w:rPr>
          <w:delText xml:space="preserve">Della Libera, C., &amp; Chelazzi, L. (2009). Learning to attend and to ignore is a matter of gains and losses. </w:delText>
        </w:r>
        <w:r w:rsidRPr="00491D76" w:rsidDel="00467B61">
          <w:rPr>
            <w:i/>
            <w:iCs/>
            <w:noProof/>
            <w:szCs w:val="24"/>
          </w:rPr>
          <w:delText>Psychological Science</w:delText>
        </w:r>
        <w:r w:rsidRPr="00491D76" w:rsidDel="00467B61">
          <w:rPr>
            <w:noProof/>
            <w:szCs w:val="24"/>
          </w:rPr>
          <w:delText xml:space="preserve">, </w:delText>
        </w:r>
        <w:r w:rsidRPr="00491D76" w:rsidDel="00467B61">
          <w:rPr>
            <w:i/>
            <w:iCs/>
            <w:noProof/>
            <w:szCs w:val="24"/>
          </w:rPr>
          <w:delText>20</w:delText>
        </w:r>
        <w:r w:rsidRPr="00491D76" w:rsidDel="00467B61">
          <w:rPr>
            <w:noProof/>
            <w:szCs w:val="24"/>
          </w:rPr>
          <w:delText>(6), 778–784. https://doi.org/10.1111/j.1467-9280.2009.02360.x</w:delText>
        </w:r>
      </w:del>
    </w:p>
    <w:p w14:paraId="7F3E01E8" w14:textId="50F50987" w:rsidR="00491D76" w:rsidRPr="00491D76" w:rsidDel="00467B61" w:rsidRDefault="00491D76" w:rsidP="00491D76">
      <w:pPr>
        <w:widowControl w:val="0"/>
        <w:autoSpaceDE w:val="0"/>
        <w:autoSpaceDN w:val="0"/>
        <w:adjustRightInd w:val="0"/>
        <w:spacing w:after="0" w:line="480" w:lineRule="auto"/>
        <w:ind w:left="480" w:hanging="480"/>
        <w:rPr>
          <w:del w:id="917" w:author="Antonio Schettino" w:date="2019-03-06T15:04:00Z"/>
          <w:noProof/>
          <w:szCs w:val="24"/>
        </w:rPr>
      </w:pPr>
      <w:del w:id="918" w:author="Antonio Schettino" w:date="2019-03-06T15:04:00Z">
        <w:r w:rsidRPr="00491D76" w:rsidDel="00467B61">
          <w:rPr>
            <w:noProof/>
            <w:szCs w:val="24"/>
          </w:rPr>
          <w:delText xml:space="preserve">Delorme, A., &amp; Makeig, S. (2004). EEGLAB: an open sorce toolbox for analysis of single-trail EEG dynamics including independent component anlaysis. </w:delText>
        </w:r>
        <w:r w:rsidRPr="00491D76" w:rsidDel="00467B61">
          <w:rPr>
            <w:i/>
            <w:iCs/>
            <w:noProof/>
            <w:szCs w:val="24"/>
          </w:rPr>
          <w:delText>Journal of Neuroscience Methods</w:delText>
        </w:r>
        <w:r w:rsidRPr="00491D76" w:rsidDel="00467B61">
          <w:rPr>
            <w:noProof/>
            <w:szCs w:val="24"/>
          </w:rPr>
          <w:delText xml:space="preserve">, </w:delText>
        </w:r>
        <w:r w:rsidRPr="00491D76" w:rsidDel="00467B61">
          <w:rPr>
            <w:i/>
            <w:iCs/>
            <w:noProof/>
            <w:szCs w:val="24"/>
          </w:rPr>
          <w:delText>134</w:delText>
        </w:r>
        <w:r w:rsidRPr="00491D76" w:rsidDel="00467B61">
          <w:rPr>
            <w:noProof/>
            <w:szCs w:val="24"/>
          </w:rPr>
          <w:delText>, 9–21. https://doi.org/10.1016/j.jneumeth.2003.10.009</w:delText>
        </w:r>
      </w:del>
    </w:p>
    <w:p w14:paraId="08DC1F9D" w14:textId="16EB0EA8" w:rsidR="00491D76" w:rsidRPr="00491D76" w:rsidDel="00467B61" w:rsidRDefault="00491D76" w:rsidP="00491D76">
      <w:pPr>
        <w:widowControl w:val="0"/>
        <w:autoSpaceDE w:val="0"/>
        <w:autoSpaceDN w:val="0"/>
        <w:adjustRightInd w:val="0"/>
        <w:spacing w:after="0" w:line="480" w:lineRule="auto"/>
        <w:ind w:left="480" w:hanging="480"/>
        <w:rPr>
          <w:del w:id="919" w:author="Antonio Schettino" w:date="2019-03-06T15:04:00Z"/>
          <w:noProof/>
          <w:szCs w:val="24"/>
        </w:rPr>
      </w:pPr>
      <w:del w:id="920" w:author="Antonio Schettino" w:date="2019-03-06T15:04:00Z">
        <w:r w:rsidRPr="00491D76" w:rsidDel="00467B61">
          <w:rPr>
            <w:noProof/>
            <w:szCs w:val="24"/>
          </w:rPr>
          <w:delText xml:space="preserve">Desimone, R., &amp; Duncan, J. (1995). Neural Mechanisms of Selective Visual. </w:delText>
        </w:r>
        <w:r w:rsidRPr="00491D76" w:rsidDel="00467B61">
          <w:rPr>
            <w:i/>
            <w:iCs/>
            <w:noProof/>
            <w:szCs w:val="24"/>
          </w:rPr>
          <w:delText>Annual Review of Neuroscience</w:delText>
        </w:r>
        <w:r w:rsidRPr="00491D76" w:rsidDel="00467B61">
          <w:rPr>
            <w:noProof/>
            <w:szCs w:val="24"/>
          </w:rPr>
          <w:delText xml:space="preserve">, </w:delText>
        </w:r>
        <w:r w:rsidRPr="00491D76" w:rsidDel="00467B61">
          <w:rPr>
            <w:i/>
            <w:iCs/>
            <w:noProof/>
            <w:szCs w:val="24"/>
          </w:rPr>
          <w:delText>18</w:delText>
        </w:r>
        <w:r w:rsidRPr="00491D76" w:rsidDel="00467B61">
          <w:rPr>
            <w:noProof/>
            <w:szCs w:val="24"/>
          </w:rPr>
          <w:delText>(1), 193–222. https://doi.org/10.1146/annurev.ne.18.030195.001205</w:delText>
        </w:r>
      </w:del>
    </w:p>
    <w:p w14:paraId="7FB58719" w14:textId="60C7F3CD" w:rsidR="00491D76" w:rsidRPr="00491D76" w:rsidDel="00467B61" w:rsidRDefault="00491D76" w:rsidP="00491D76">
      <w:pPr>
        <w:widowControl w:val="0"/>
        <w:autoSpaceDE w:val="0"/>
        <w:autoSpaceDN w:val="0"/>
        <w:adjustRightInd w:val="0"/>
        <w:spacing w:after="0" w:line="480" w:lineRule="auto"/>
        <w:ind w:left="480" w:hanging="480"/>
        <w:rPr>
          <w:del w:id="921" w:author="Antonio Schettino" w:date="2019-03-06T15:04:00Z"/>
          <w:noProof/>
          <w:szCs w:val="24"/>
        </w:rPr>
      </w:pPr>
      <w:del w:id="922" w:author="Antonio Schettino" w:date="2019-03-06T15:04:00Z">
        <w:r w:rsidRPr="00491D76" w:rsidDel="00467B61">
          <w:rPr>
            <w:noProof/>
            <w:szCs w:val="24"/>
          </w:rPr>
          <w:delText xml:space="preserve">Donohue, S. E., Hopf, J.-M., Bartsch, M. V., Schoenfeld, M. A., Heinze, H.-J., &amp; Woldorff, M. G. (2016). The Rapid Capture of Attention by Rewarded Objects. </w:delText>
        </w:r>
        <w:r w:rsidRPr="00491D76" w:rsidDel="00467B61">
          <w:rPr>
            <w:i/>
            <w:iCs/>
            <w:noProof/>
            <w:szCs w:val="24"/>
          </w:rPr>
          <w:delText>Journal of Cognitive Neuroscience</w:delText>
        </w:r>
        <w:r w:rsidRPr="00491D76" w:rsidDel="00467B61">
          <w:rPr>
            <w:noProof/>
            <w:szCs w:val="24"/>
          </w:rPr>
          <w:delText xml:space="preserve">, </w:delText>
        </w:r>
        <w:r w:rsidRPr="00491D76" w:rsidDel="00467B61">
          <w:rPr>
            <w:i/>
            <w:iCs/>
            <w:noProof/>
            <w:szCs w:val="24"/>
          </w:rPr>
          <w:delText>28</w:delText>
        </w:r>
        <w:r w:rsidRPr="00491D76" w:rsidDel="00467B61">
          <w:rPr>
            <w:noProof/>
            <w:szCs w:val="24"/>
          </w:rPr>
          <w:delText>(4), 529–541. https://doi.org/10.1162/jocn_a_00917</w:delText>
        </w:r>
      </w:del>
    </w:p>
    <w:p w14:paraId="720CCBB5" w14:textId="2BD2EA7E" w:rsidR="00491D76" w:rsidRPr="00491D76" w:rsidDel="00467B61" w:rsidRDefault="00491D76" w:rsidP="00491D76">
      <w:pPr>
        <w:widowControl w:val="0"/>
        <w:autoSpaceDE w:val="0"/>
        <w:autoSpaceDN w:val="0"/>
        <w:adjustRightInd w:val="0"/>
        <w:spacing w:after="0" w:line="480" w:lineRule="auto"/>
        <w:ind w:left="480" w:hanging="480"/>
        <w:rPr>
          <w:del w:id="923" w:author="Antonio Schettino" w:date="2019-03-06T15:04:00Z"/>
          <w:noProof/>
          <w:szCs w:val="24"/>
        </w:rPr>
      </w:pPr>
      <w:del w:id="924" w:author="Antonio Schettino" w:date="2019-03-06T15:04:00Z">
        <w:r w:rsidRPr="00491D76" w:rsidDel="00467B61">
          <w:rPr>
            <w:noProof/>
            <w:szCs w:val="24"/>
          </w:rPr>
          <w:delText xml:space="preserve">Failing, M. F., &amp; Theeuwes, J. (2014). Exogenous visual orienting by reward. </w:delText>
        </w:r>
        <w:r w:rsidRPr="00491D76" w:rsidDel="00467B61">
          <w:rPr>
            <w:i/>
            <w:iCs/>
            <w:noProof/>
            <w:szCs w:val="24"/>
          </w:rPr>
          <w:delText>Journal of Vision</w:delText>
        </w:r>
        <w:r w:rsidRPr="00491D76" w:rsidDel="00467B61">
          <w:rPr>
            <w:noProof/>
            <w:szCs w:val="24"/>
          </w:rPr>
          <w:delText xml:space="preserve">, </w:delText>
        </w:r>
        <w:r w:rsidRPr="00491D76" w:rsidDel="00467B61">
          <w:rPr>
            <w:i/>
            <w:iCs/>
            <w:noProof/>
            <w:szCs w:val="24"/>
          </w:rPr>
          <w:delText>14</w:delText>
        </w:r>
        <w:r w:rsidRPr="00491D76" w:rsidDel="00467B61">
          <w:rPr>
            <w:noProof/>
            <w:szCs w:val="24"/>
          </w:rPr>
          <w:delText>(2014), 1–9. https://doi.org/10.1167/14.5.6.doi</w:delText>
        </w:r>
      </w:del>
    </w:p>
    <w:p w14:paraId="6FEFC1E2" w14:textId="7D168F84" w:rsidR="00491D76" w:rsidRPr="00491D76" w:rsidDel="00467B61" w:rsidRDefault="00491D76" w:rsidP="00491D76">
      <w:pPr>
        <w:widowControl w:val="0"/>
        <w:autoSpaceDE w:val="0"/>
        <w:autoSpaceDN w:val="0"/>
        <w:adjustRightInd w:val="0"/>
        <w:spacing w:after="0" w:line="480" w:lineRule="auto"/>
        <w:ind w:left="480" w:hanging="480"/>
        <w:rPr>
          <w:del w:id="925" w:author="Antonio Schettino" w:date="2019-03-06T15:04:00Z"/>
          <w:noProof/>
          <w:szCs w:val="24"/>
        </w:rPr>
      </w:pPr>
      <w:del w:id="926" w:author="Antonio Schettino" w:date="2019-03-06T15:04:00Z">
        <w:r w:rsidRPr="00491D76" w:rsidDel="00467B61">
          <w:rPr>
            <w:noProof/>
            <w:szCs w:val="24"/>
          </w:rPr>
          <w:delText xml:space="preserve">Failing, M., &amp; Theeuwes, J. (2017). Selection history: How reward modulates selectivity of visual attention. </w:delText>
        </w:r>
        <w:r w:rsidRPr="00491D76" w:rsidDel="00467B61">
          <w:rPr>
            <w:i/>
            <w:iCs/>
            <w:noProof/>
            <w:szCs w:val="24"/>
          </w:rPr>
          <w:delText>Psychonomic Bulletin and Review</w:delText>
        </w:r>
        <w:r w:rsidRPr="00491D76" w:rsidDel="00467B61">
          <w:rPr>
            <w:noProof/>
            <w:szCs w:val="24"/>
          </w:rPr>
          <w:delText>, 1–25. https://doi.org/10.3758/s13423-017-1380-y</w:delText>
        </w:r>
      </w:del>
    </w:p>
    <w:p w14:paraId="5BEDE0EE" w14:textId="66C1D392" w:rsidR="00491D76" w:rsidRPr="00491D76" w:rsidDel="00467B61" w:rsidRDefault="00491D76" w:rsidP="00491D76">
      <w:pPr>
        <w:widowControl w:val="0"/>
        <w:autoSpaceDE w:val="0"/>
        <w:autoSpaceDN w:val="0"/>
        <w:adjustRightInd w:val="0"/>
        <w:spacing w:after="0" w:line="480" w:lineRule="auto"/>
        <w:ind w:left="480" w:hanging="480"/>
        <w:rPr>
          <w:del w:id="927" w:author="Antonio Schettino" w:date="2019-03-06T15:04:00Z"/>
          <w:noProof/>
          <w:szCs w:val="24"/>
        </w:rPr>
      </w:pPr>
      <w:del w:id="928" w:author="Antonio Schettino" w:date="2019-03-06T15:04:00Z">
        <w:r w:rsidRPr="00491D76" w:rsidDel="00467B61">
          <w:rPr>
            <w:noProof/>
            <w:szCs w:val="24"/>
          </w:rPr>
          <w:delText xml:space="preserve">Franken, I. H. A., Muris, P., &amp; Rassin, E. (2005). Psychometric properties of the Dutch BIS/BAS scales. </w:delText>
        </w:r>
        <w:r w:rsidRPr="00491D76" w:rsidDel="00467B61">
          <w:rPr>
            <w:i/>
            <w:iCs/>
            <w:noProof/>
            <w:szCs w:val="24"/>
          </w:rPr>
          <w:delText>Journal of Psychopathology and Behavioral Assessment</w:delText>
        </w:r>
        <w:r w:rsidRPr="00491D76" w:rsidDel="00467B61">
          <w:rPr>
            <w:noProof/>
            <w:szCs w:val="24"/>
          </w:rPr>
          <w:delText xml:space="preserve">, </w:delText>
        </w:r>
        <w:r w:rsidRPr="00491D76" w:rsidDel="00467B61">
          <w:rPr>
            <w:i/>
            <w:iCs/>
            <w:noProof/>
            <w:szCs w:val="24"/>
          </w:rPr>
          <w:delText>27</w:delText>
        </w:r>
        <w:r w:rsidRPr="00491D76" w:rsidDel="00467B61">
          <w:rPr>
            <w:noProof/>
            <w:szCs w:val="24"/>
          </w:rPr>
          <w:delText>(1), 25–30. https://doi.org/10.1007/s10862-005-3262-2</w:delText>
        </w:r>
      </w:del>
    </w:p>
    <w:p w14:paraId="4FDADE9B" w14:textId="7F35100B" w:rsidR="00491D76" w:rsidRPr="00491D76" w:rsidDel="00467B61" w:rsidRDefault="00491D76" w:rsidP="00491D76">
      <w:pPr>
        <w:widowControl w:val="0"/>
        <w:autoSpaceDE w:val="0"/>
        <w:autoSpaceDN w:val="0"/>
        <w:adjustRightInd w:val="0"/>
        <w:spacing w:after="0" w:line="480" w:lineRule="auto"/>
        <w:ind w:left="480" w:hanging="480"/>
        <w:rPr>
          <w:del w:id="929" w:author="Antonio Schettino" w:date="2019-03-06T15:04:00Z"/>
          <w:noProof/>
          <w:szCs w:val="24"/>
        </w:rPr>
      </w:pPr>
      <w:del w:id="930" w:author="Antonio Schettino" w:date="2019-03-06T15:04:00Z">
        <w:r w:rsidRPr="00491D76" w:rsidDel="00467B61">
          <w:rPr>
            <w:noProof/>
            <w:szCs w:val="24"/>
          </w:rPr>
          <w:delText xml:space="preserve">Friedman, N. P., &amp; Miyake, A. (2017). Unity and diversity of executive functions: Individual differences as a window on cognitive structure. </w:delText>
        </w:r>
        <w:r w:rsidRPr="00491D76" w:rsidDel="00467B61">
          <w:rPr>
            <w:i/>
            <w:iCs/>
            <w:noProof/>
            <w:szCs w:val="24"/>
          </w:rPr>
          <w:delText>Cortex</w:delText>
        </w:r>
        <w:r w:rsidRPr="00491D76" w:rsidDel="00467B61">
          <w:rPr>
            <w:noProof/>
            <w:szCs w:val="24"/>
          </w:rPr>
          <w:delText xml:space="preserve">, </w:delText>
        </w:r>
        <w:r w:rsidRPr="00491D76" w:rsidDel="00467B61">
          <w:rPr>
            <w:i/>
            <w:iCs/>
            <w:noProof/>
            <w:szCs w:val="24"/>
          </w:rPr>
          <w:delText>86</w:delText>
        </w:r>
        <w:r w:rsidRPr="00491D76" w:rsidDel="00467B61">
          <w:rPr>
            <w:noProof/>
            <w:szCs w:val="24"/>
          </w:rPr>
          <w:delText>, 186–204. https://doi.org/10.1016/j.cortex.2016.04.023</w:delText>
        </w:r>
      </w:del>
    </w:p>
    <w:p w14:paraId="1A9AB97A" w14:textId="31B58257" w:rsidR="00491D76" w:rsidRPr="00491D76" w:rsidDel="00467B61" w:rsidRDefault="00491D76" w:rsidP="00491D76">
      <w:pPr>
        <w:widowControl w:val="0"/>
        <w:autoSpaceDE w:val="0"/>
        <w:autoSpaceDN w:val="0"/>
        <w:adjustRightInd w:val="0"/>
        <w:spacing w:after="0" w:line="480" w:lineRule="auto"/>
        <w:ind w:left="480" w:hanging="480"/>
        <w:rPr>
          <w:del w:id="931" w:author="Antonio Schettino" w:date="2019-03-06T15:04:00Z"/>
          <w:noProof/>
          <w:szCs w:val="24"/>
        </w:rPr>
      </w:pPr>
      <w:del w:id="932" w:author="Antonio Schettino" w:date="2019-03-06T15:04:00Z">
        <w:r w:rsidRPr="00491D76" w:rsidDel="00467B61">
          <w:rPr>
            <w:noProof/>
            <w:szCs w:val="24"/>
          </w:rPr>
          <w:delText>Garnier, S. (2018). viridis: Default Color Maps from ‘matplotlib.’ R package version 0.3.</w:delText>
        </w:r>
      </w:del>
    </w:p>
    <w:p w14:paraId="3CCA36A4" w14:textId="14FCED51" w:rsidR="00491D76" w:rsidRPr="00491D76" w:rsidDel="00467B61" w:rsidRDefault="00491D76" w:rsidP="00491D76">
      <w:pPr>
        <w:widowControl w:val="0"/>
        <w:autoSpaceDE w:val="0"/>
        <w:autoSpaceDN w:val="0"/>
        <w:adjustRightInd w:val="0"/>
        <w:spacing w:after="0" w:line="480" w:lineRule="auto"/>
        <w:ind w:left="480" w:hanging="480"/>
        <w:rPr>
          <w:del w:id="933" w:author="Antonio Schettino" w:date="2019-03-06T15:04:00Z"/>
          <w:noProof/>
          <w:szCs w:val="24"/>
        </w:rPr>
      </w:pPr>
      <w:del w:id="934" w:author="Antonio Schettino" w:date="2019-03-06T15:04:00Z">
        <w:r w:rsidRPr="00491D76" w:rsidDel="00467B61">
          <w:rPr>
            <w:noProof/>
            <w:szCs w:val="24"/>
          </w:rPr>
          <w:delText xml:space="preserve">Gelman, A., Goodrich, B., Gabry, J., &amp; Ali, I. (2017). R-squared for Bayesian regression models. </w:delText>
        </w:r>
        <w:r w:rsidRPr="00491D76" w:rsidDel="00467B61">
          <w:rPr>
            <w:i/>
            <w:iCs/>
            <w:noProof/>
            <w:szCs w:val="24"/>
          </w:rPr>
          <w:delText>Unpublished via Http://Www. Stat. Columbia. Edu/~ Gelman/Research/Unpublished.</w:delText>
        </w:r>
        <w:r w:rsidRPr="00491D76" w:rsidDel="00467B61">
          <w:rPr>
            <w:noProof/>
            <w:szCs w:val="24"/>
          </w:rPr>
          <w:delText xml:space="preserve"> Retrieved from http://www.stat.columbia.edu/~gelman/research/unpublished/bayes_R2.pdf</w:delText>
        </w:r>
      </w:del>
    </w:p>
    <w:p w14:paraId="349F09B2" w14:textId="3BF6D020" w:rsidR="00491D76" w:rsidRPr="00491D76" w:rsidDel="00467B61" w:rsidRDefault="00491D76" w:rsidP="00491D76">
      <w:pPr>
        <w:widowControl w:val="0"/>
        <w:autoSpaceDE w:val="0"/>
        <w:autoSpaceDN w:val="0"/>
        <w:adjustRightInd w:val="0"/>
        <w:spacing w:after="0" w:line="480" w:lineRule="auto"/>
        <w:ind w:left="480" w:hanging="480"/>
        <w:rPr>
          <w:del w:id="935" w:author="Antonio Schettino" w:date="2019-03-06T15:04:00Z"/>
          <w:noProof/>
          <w:szCs w:val="24"/>
        </w:rPr>
      </w:pPr>
      <w:del w:id="936" w:author="Antonio Schettino" w:date="2019-03-06T15:04:00Z">
        <w:r w:rsidRPr="00644535" w:rsidDel="00467B61">
          <w:rPr>
            <w:noProof/>
            <w:szCs w:val="24"/>
            <w:lang w:val="nl-BE"/>
          </w:rPr>
          <w:delText xml:space="preserve">Gelman, A., &amp; Rubin, D. B. (1992). </w:delText>
        </w:r>
        <w:r w:rsidRPr="00491D76" w:rsidDel="00467B61">
          <w:rPr>
            <w:noProof/>
            <w:szCs w:val="24"/>
          </w:rPr>
          <w:delText xml:space="preserve">Inference from Iterative Simulation Using Multiple Sequences. </w:delText>
        </w:r>
        <w:r w:rsidRPr="00491D76" w:rsidDel="00467B61">
          <w:rPr>
            <w:i/>
            <w:iCs/>
            <w:noProof/>
            <w:szCs w:val="24"/>
          </w:rPr>
          <w:delText>Statistical Science</w:delText>
        </w:r>
        <w:r w:rsidRPr="00491D76" w:rsidDel="00467B61">
          <w:rPr>
            <w:noProof/>
            <w:szCs w:val="24"/>
          </w:rPr>
          <w:delText xml:space="preserve">, </w:delText>
        </w:r>
        <w:r w:rsidRPr="00491D76" w:rsidDel="00467B61">
          <w:rPr>
            <w:i/>
            <w:iCs/>
            <w:noProof/>
            <w:szCs w:val="24"/>
          </w:rPr>
          <w:delText>7</w:delText>
        </w:r>
        <w:r w:rsidRPr="00491D76" w:rsidDel="00467B61">
          <w:rPr>
            <w:noProof/>
            <w:szCs w:val="24"/>
          </w:rPr>
          <w:delText>(4), 457–472. https://doi.org/10.1214/ss/1177011136</w:delText>
        </w:r>
      </w:del>
    </w:p>
    <w:p w14:paraId="5443BC84" w14:textId="5BF8BDAB" w:rsidR="00491D76" w:rsidRPr="00491D76" w:rsidDel="00467B61" w:rsidRDefault="00491D76" w:rsidP="00491D76">
      <w:pPr>
        <w:widowControl w:val="0"/>
        <w:autoSpaceDE w:val="0"/>
        <w:autoSpaceDN w:val="0"/>
        <w:adjustRightInd w:val="0"/>
        <w:spacing w:after="0" w:line="480" w:lineRule="auto"/>
        <w:ind w:left="480" w:hanging="480"/>
        <w:rPr>
          <w:del w:id="937" w:author="Antonio Schettino" w:date="2019-03-06T15:04:00Z"/>
          <w:noProof/>
          <w:szCs w:val="24"/>
        </w:rPr>
      </w:pPr>
      <w:del w:id="938" w:author="Antonio Schettino" w:date="2019-03-06T15:04:00Z">
        <w:r w:rsidRPr="00491D76" w:rsidDel="00467B61">
          <w:rPr>
            <w:noProof/>
            <w:szCs w:val="24"/>
          </w:rPr>
          <w:delText xml:space="preserve">Hickey, C., Chelazzi, L., &amp; Theeuwes, J. (2010). Reward Changes Salience in Human Vision via the Anterior Cingulate. </w:delText>
        </w:r>
        <w:r w:rsidRPr="00491D76" w:rsidDel="00467B61">
          <w:rPr>
            <w:i/>
            <w:iCs/>
            <w:noProof/>
            <w:szCs w:val="24"/>
          </w:rPr>
          <w:delText>Journal of Neuroscience</w:delText>
        </w:r>
        <w:r w:rsidRPr="00491D76" w:rsidDel="00467B61">
          <w:rPr>
            <w:noProof/>
            <w:szCs w:val="24"/>
          </w:rPr>
          <w:delText xml:space="preserve">, </w:delText>
        </w:r>
        <w:r w:rsidRPr="00491D76" w:rsidDel="00467B61">
          <w:rPr>
            <w:i/>
            <w:iCs/>
            <w:noProof/>
            <w:szCs w:val="24"/>
          </w:rPr>
          <w:delText>30</w:delText>
        </w:r>
        <w:r w:rsidRPr="00491D76" w:rsidDel="00467B61">
          <w:rPr>
            <w:noProof/>
            <w:szCs w:val="24"/>
          </w:rPr>
          <w:delText>(33), 11096–11103. https://doi.org/10.1523/JNEUROSCI.1026-10.2010</w:delText>
        </w:r>
      </w:del>
    </w:p>
    <w:p w14:paraId="45A3FF66" w14:textId="04EEE8F6" w:rsidR="00491D76" w:rsidRPr="00491D76" w:rsidDel="00467B61" w:rsidRDefault="00491D76" w:rsidP="00491D76">
      <w:pPr>
        <w:widowControl w:val="0"/>
        <w:autoSpaceDE w:val="0"/>
        <w:autoSpaceDN w:val="0"/>
        <w:adjustRightInd w:val="0"/>
        <w:spacing w:after="0" w:line="480" w:lineRule="auto"/>
        <w:ind w:left="480" w:hanging="480"/>
        <w:rPr>
          <w:del w:id="939" w:author="Antonio Schettino" w:date="2019-03-06T15:04:00Z"/>
          <w:noProof/>
          <w:szCs w:val="24"/>
        </w:rPr>
      </w:pPr>
      <w:del w:id="940" w:author="Antonio Schettino" w:date="2019-03-06T15:04:00Z">
        <w:r w:rsidRPr="00491D76" w:rsidDel="00467B61">
          <w:rPr>
            <w:noProof/>
            <w:szCs w:val="24"/>
          </w:rPr>
          <w:delText xml:space="preserve">Hickey, C., &amp; Peelen, M. V. (2015). Neural mechanisms of incentive salience in naturalistic human vision. </w:delText>
        </w:r>
        <w:r w:rsidRPr="00491D76" w:rsidDel="00467B61">
          <w:rPr>
            <w:i/>
            <w:iCs/>
            <w:noProof/>
            <w:szCs w:val="24"/>
          </w:rPr>
          <w:delText>Neuron</w:delText>
        </w:r>
        <w:r w:rsidRPr="00491D76" w:rsidDel="00467B61">
          <w:rPr>
            <w:noProof/>
            <w:szCs w:val="24"/>
          </w:rPr>
          <w:delText xml:space="preserve">, </w:delText>
        </w:r>
        <w:r w:rsidRPr="00491D76" w:rsidDel="00467B61">
          <w:rPr>
            <w:i/>
            <w:iCs/>
            <w:noProof/>
            <w:szCs w:val="24"/>
          </w:rPr>
          <w:delText>85</w:delText>
        </w:r>
        <w:r w:rsidRPr="00491D76" w:rsidDel="00467B61">
          <w:rPr>
            <w:noProof/>
            <w:szCs w:val="24"/>
          </w:rPr>
          <w:delText>(3), 512–518. https://doi.org/10.1016/j.neuron.2014.12.049</w:delText>
        </w:r>
      </w:del>
    </w:p>
    <w:p w14:paraId="3F89D807" w14:textId="7FF748F4" w:rsidR="00491D76" w:rsidRPr="00491D76" w:rsidDel="00467B61" w:rsidRDefault="00491D76" w:rsidP="00491D76">
      <w:pPr>
        <w:widowControl w:val="0"/>
        <w:autoSpaceDE w:val="0"/>
        <w:autoSpaceDN w:val="0"/>
        <w:adjustRightInd w:val="0"/>
        <w:spacing w:after="0" w:line="480" w:lineRule="auto"/>
        <w:ind w:left="480" w:hanging="480"/>
        <w:rPr>
          <w:del w:id="941" w:author="Antonio Schettino" w:date="2019-03-06T15:04:00Z"/>
          <w:noProof/>
          <w:szCs w:val="24"/>
        </w:rPr>
      </w:pPr>
      <w:del w:id="942" w:author="Antonio Schettino" w:date="2019-03-06T15:04:00Z">
        <w:r w:rsidRPr="00491D76" w:rsidDel="00467B61">
          <w:rPr>
            <w:noProof/>
            <w:szCs w:val="24"/>
          </w:rPr>
          <w:delText xml:space="preserve">Hickey, C., Peelen, M. V, Hickey, C., &amp; Peelen, M. V. (2015). Neural Mechanisms of Incentive Salience in Naturalistic Human Vision Report Neural Mechanisms of Incentive Salience in Naturalistic Human Vision. </w:delText>
        </w:r>
        <w:r w:rsidRPr="00491D76" w:rsidDel="00467B61">
          <w:rPr>
            <w:i/>
            <w:iCs/>
            <w:noProof/>
            <w:szCs w:val="24"/>
          </w:rPr>
          <w:delText>Neuron</w:delText>
        </w:r>
        <w:r w:rsidRPr="00491D76" w:rsidDel="00467B61">
          <w:rPr>
            <w:noProof/>
            <w:szCs w:val="24"/>
          </w:rPr>
          <w:delText xml:space="preserve">, </w:delText>
        </w:r>
        <w:r w:rsidRPr="00491D76" w:rsidDel="00467B61">
          <w:rPr>
            <w:i/>
            <w:iCs/>
            <w:noProof/>
            <w:szCs w:val="24"/>
          </w:rPr>
          <w:delText>85</w:delText>
        </w:r>
        <w:r w:rsidRPr="00491D76" w:rsidDel="00467B61">
          <w:rPr>
            <w:noProof/>
            <w:szCs w:val="24"/>
          </w:rPr>
          <w:delText>(3), 512–518. https://doi.org/10.1016/j.neuron.2014.12.049</w:delText>
        </w:r>
      </w:del>
    </w:p>
    <w:p w14:paraId="26315491" w14:textId="6202A3E7" w:rsidR="00491D76" w:rsidRPr="00491D76" w:rsidDel="00467B61" w:rsidRDefault="00491D76" w:rsidP="00491D76">
      <w:pPr>
        <w:widowControl w:val="0"/>
        <w:autoSpaceDE w:val="0"/>
        <w:autoSpaceDN w:val="0"/>
        <w:adjustRightInd w:val="0"/>
        <w:spacing w:after="0" w:line="480" w:lineRule="auto"/>
        <w:ind w:left="480" w:hanging="480"/>
        <w:rPr>
          <w:del w:id="943" w:author="Antonio Schettino" w:date="2019-03-06T15:04:00Z"/>
          <w:noProof/>
          <w:szCs w:val="24"/>
        </w:rPr>
      </w:pPr>
      <w:del w:id="944" w:author="Antonio Schettino" w:date="2019-03-06T15:04:00Z">
        <w:r w:rsidRPr="00491D76" w:rsidDel="00467B61">
          <w:rPr>
            <w:noProof/>
            <w:szCs w:val="24"/>
          </w:rPr>
          <w:delText xml:space="preserve">Holroyd, C. B., &amp; McClure, S. M. (2015). Hierarchical control over effortful behavior by rodent medial frontal cortex: A computational model. </w:delText>
        </w:r>
        <w:r w:rsidRPr="00491D76" w:rsidDel="00467B61">
          <w:rPr>
            <w:i/>
            <w:iCs/>
            <w:noProof/>
            <w:szCs w:val="24"/>
          </w:rPr>
          <w:delText>Psychological Review</w:delText>
        </w:r>
        <w:r w:rsidRPr="00491D76" w:rsidDel="00467B61">
          <w:rPr>
            <w:noProof/>
            <w:szCs w:val="24"/>
          </w:rPr>
          <w:delText xml:space="preserve">, </w:delText>
        </w:r>
        <w:r w:rsidRPr="00491D76" w:rsidDel="00467B61">
          <w:rPr>
            <w:i/>
            <w:iCs/>
            <w:noProof/>
            <w:szCs w:val="24"/>
          </w:rPr>
          <w:delText>122</w:delText>
        </w:r>
        <w:r w:rsidRPr="00491D76" w:rsidDel="00467B61">
          <w:rPr>
            <w:noProof/>
            <w:szCs w:val="24"/>
          </w:rPr>
          <w:delText>(1), 54–83. https://doi.org/10.1037/a0038339</w:delText>
        </w:r>
      </w:del>
    </w:p>
    <w:p w14:paraId="4D861837" w14:textId="1A56B25B" w:rsidR="00491D76" w:rsidRPr="00491D76" w:rsidDel="00467B61" w:rsidRDefault="00491D76" w:rsidP="00491D76">
      <w:pPr>
        <w:widowControl w:val="0"/>
        <w:autoSpaceDE w:val="0"/>
        <w:autoSpaceDN w:val="0"/>
        <w:adjustRightInd w:val="0"/>
        <w:spacing w:after="0" w:line="480" w:lineRule="auto"/>
        <w:ind w:left="480" w:hanging="480"/>
        <w:rPr>
          <w:del w:id="945" w:author="Antonio Schettino" w:date="2019-03-06T15:04:00Z"/>
          <w:noProof/>
          <w:szCs w:val="24"/>
        </w:rPr>
      </w:pPr>
      <w:del w:id="946" w:author="Antonio Schettino" w:date="2019-03-06T15:04:00Z">
        <w:r w:rsidRPr="00491D76" w:rsidDel="00467B61">
          <w:rPr>
            <w:noProof/>
            <w:szCs w:val="24"/>
          </w:rPr>
          <w:delText>Hope, R. M. (2013). Rmisc: Ryan miscellaneous. R package version, 1(5).</w:delText>
        </w:r>
      </w:del>
    </w:p>
    <w:p w14:paraId="2C5BD225" w14:textId="28D16ACB" w:rsidR="00491D76" w:rsidRPr="00491D76" w:rsidDel="00467B61" w:rsidRDefault="00491D76" w:rsidP="00491D76">
      <w:pPr>
        <w:widowControl w:val="0"/>
        <w:autoSpaceDE w:val="0"/>
        <w:autoSpaceDN w:val="0"/>
        <w:adjustRightInd w:val="0"/>
        <w:spacing w:after="0" w:line="480" w:lineRule="auto"/>
        <w:ind w:left="480" w:hanging="480"/>
        <w:rPr>
          <w:del w:id="947" w:author="Antonio Schettino" w:date="2019-03-06T15:04:00Z"/>
          <w:noProof/>
          <w:szCs w:val="24"/>
        </w:rPr>
      </w:pPr>
      <w:del w:id="948" w:author="Antonio Schettino" w:date="2019-03-06T15:04:00Z">
        <w:r w:rsidRPr="00491D76" w:rsidDel="00467B61">
          <w:rPr>
            <w:noProof/>
            <w:szCs w:val="24"/>
          </w:rPr>
          <w:delText xml:space="preserve">Junghöfer, M., Elbert, T., Tucker, D. O. N. M., &amp; Rockstroh, B. (2000). Statistical control of artifacts in dense array EEG 0 MEG studies. </w:delText>
        </w:r>
        <w:r w:rsidRPr="00491D76" w:rsidDel="00467B61">
          <w:rPr>
            <w:i/>
            <w:iCs/>
            <w:noProof/>
            <w:szCs w:val="24"/>
          </w:rPr>
          <w:delText>Wiley Online Library</w:delText>
        </w:r>
        <w:r w:rsidRPr="00491D76" w:rsidDel="00467B61">
          <w:rPr>
            <w:noProof/>
            <w:szCs w:val="24"/>
          </w:rPr>
          <w:delText>, 523–532. Retrieved from http://onlinelibrary.wiley.com/doi/10.1111/1469-8986.3740523/full</w:delText>
        </w:r>
      </w:del>
    </w:p>
    <w:p w14:paraId="599998F3" w14:textId="3CE3CEDA" w:rsidR="00491D76" w:rsidRPr="00491D76" w:rsidDel="00467B61" w:rsidRDefault="00491D76" w:rsidP="00491D76">
      <w:pPr>
        <w:widowControl w:val="0"/>
        <w:autoSpaceDE w:val="0"/>
        <w:autoSpaceDN w:val="0"/>
        <w:adjustRightInd w:val="0"/>
        <w:spacing w:after="0" w:line="480" w:lineRule="auto"/>
        <w:ind w:left="480" w:hanging="480"/>
        <w:rPr>
          <w:del w:id="949" w:author="Antonio Schettino" w:date="2019-03-06T15:04:00Z"/>
          <w:noProof/>
          <w:szCs w:val="24"/>
        </w:rPr>
      </w:pPr>
      <w:del w:id="950" w:author="Antonio Schettino" w:date="2019-03-06T15:04:00Z">
        <w:r w:rsidRPr="00491D76" w:rsidDel="00467B61">
          <w:rPr>
            <w:noProof/>
            <w:szCs w:val="24"/>
          </w:rPr>
          <w:delText xml:space="preserve">Kruschke, J. K. (2014). </w:delText>
        </w:r>
        <w:r w:rsidRPr="00491D76" w:rsidDel="00467B61">
          <w:rPr>
            <w:i/>
            <w:iCs/>
            <w:noProof/>
            <w:szCs w:val="24"/>
          </w:rPr>
          <w:delText>Doing Bayesian data analysis: A tutorial with R, JAGS, and Stan, second edition</w:delText>
        </w:r>
        <w:r w:rsidRPr="00491D76" w:rsidDel="00467B61">
          <w:rPr>
            <w:noProof/>
            <w:szCs w:val="24"/>
          </w:rPr>
          <w:delText xml:space="preserve">. </w:delText>
        </w:r>
        <w:r w:rsidRPr="00491D76" w:rsidDel="00467B61">
          <w:rPr>
            <w:i/>
            <w:iCs/>
            <w:noProof/>
            <w:szCs w:val="24"/>
          </w:rPr>
          <w:delText>Doing Bayesian Data Analysis: A Tutorial with R, JAGS, and Stan, Second Edition</w:delText>
        </w:r>
        <w:r w:rsidRPr="00491D76" w:rsidDel="00467B61">
          <w:rPr>
            <w:noProof/>
            <w:szCs w:val="24"/>
          </w:rPr>
          <w:delText xml:space="preserve"> (2nd ed.). Elsevier Inc. https://doi.org/10.1016/B978-0-12-405888-0.09999-2</w:delText>
        </w:r>
      </w:del>
    </w:p>
    <w:p w14:paraId="748D955D" w14:textId="6C2E6691" w:rsidR="00491D76" w:rsidRPr="00491D76" w:rsidDel="00467B61" w:rsidRDefault="00491D76" w:rsidP="00491D76">
      <w:pPr>
        <w:widowControl w:val="0"/>
        <w:autoSpaceDE w:val="0"/>
        <w:autoSpaceDN w:val="0"/>
        <w:adjustRightInd w:val="0"/>
        <w:spacing w:after="0" w:line="480" w:lineRule="auto"/>
        <w:ind w:left="480" w:hanging="480"/>
        <w:rPr>
          <w:del w:id="951" w:author="Antonio Schettino" w:date="2019-03-06T15:04:00Z"/>
          <w:noProof/>
          <w:szCs w:val="24"/>
        </w:rPr>
      </w:pPr>
      <w:del w:id="952" w:author="Antonio Schettino" w:date="2019-03-06T15:04:00Z">
        <w:r w:rsidRPr="00491D76" w:rsidDel="00467B61">
          <w:rPr>
            <w:noProof/>
            <w:szCs w:val="24"/>
          </w:rPr>
          <w:delText>Kruschke, J. K., &amp; Meredith, M. (2017). BEST: Bayesian Estimation Supersedes the t-Test.</w:delText>
        </w:r>
      </w:del>
    </w:p>
    <w:p w14:paraId="76A810FC" w14:textId="27C906D7" w:rsidR="00491D76" w:rsidRPr="00491D76" w:rsidDel="00467B61" w:rsidRDefault="00491D76" w:rsidP="00491D76">
      <w:pPr>
        <w:widowControl w:val="0"/>
        <w:autoSpaceDE w:val="0"/>
        <w:autoSpaceDN w:val="0"/>
        <w:adjustRightInd w:val="0"/>
        <w:spacing w:after="0" w:line="480" w:lineRule="auto"/>
        <w:ind w:left="480" w:hanging="480"/>
        <w:rPr>
          <w:del w:id="953" w:author="Antonio Schettino" w:date="2019-03-06T15:04:00Z"/>
          <w:noProof/>
          <w:szCs w:val="24"/>
        </w:rPr>
      </w:pPr>
      <w:del w:id="954" w:author="Antonio Schettino" w:date="2019-03-06T15:04:00Z">
        <w:r w:rsidRPr="00644535" w:rsidDel="00467B61">
          <w:rPr>
            <w:noProof/>
            <w:szCs w:val="24"/>
            <w:lang w:val="nl-BE"/>
          </w:rPr>
          <w:delText xml:space="preserve">MacLean, M. H., &amp; Giesbrecht, B. (2015). </w:delText>
        </w:r>
        <w:r w:rsidRPr="00491D76" w:rsidDel="00467B61">
          <w:rPr>
            <w:noProof/>
            <w:szCs w:val="24"/>
          </w:rPr>
          <w:delText xml:space="preserve">Neural evidence reveals the rapid effects of reward history on selective attention. </w:delText>
        </w:r>
        <w:r w:rsidRPr="00491D76" w:rsidDel="00467B61">
          <w:rPr>
            <w:i/>
            <w:iCs/>
            <w:noProof/>
            <w:szCs w:val="24"/>
          </w:rPr>
          <w:delText>Brain Research</w:delText>
        </w:r>
        <w:r w:rsidRPr="00491D76" w:rsidDel="00467B61">
          <w:rPr>
            <w:noProof/>
            <w:szCs w:val="24"/>
          </w:rPr>
          <w:delText xml:space="preserve">, </w:delText>
        </w:r>
        <w:r w:rsidRPr="00491D76" w:rsidDel="00467B61">
          <w:rPr>
            <w:i/>
            <w:iCs/>
            <w:noProof/>
            <w:szCs w:val="24"/>
          </w:rPr>
          <w:delText>1606</w:delText>
        </w:r>
        <w:r w:rsidRPr="00491D76" w:rsidDel="00467B61">
          <w:rPr>
            <w:noProof/>
            <w:szCs w:val="24"/>
          </w:rPr>
          <w:delText>, 86–94. https://doi.org/10.1016/j.brainres.2015.02.016</w:delText>
        </w:r>
      </w:del>
    </w:p>
    <w:p w14:paraId="28A08BA9" w14:textId="330D1289" w:rsidR="00491D76" w:rsidRPr="00491D76" w:rsidDel="00467B61" w:rsidRDefault="00491D76" w:rsidP="00491D76">
      <w:pPr>
        <w:widowControl w:val="0"/>
        <w:autoSpaceDE w:val="0"/>
        <w:autoSpaceDN w:val="0"/>
        <w:adjustRightInd w:val="0"/>
        <w:spacing w:after="0" w:line="480" w:lineRule="auto"/>
        <w:ind w:left="480" w:hanging="480"/>
        <w:rPr>
          <w:del w:id="955" w:author="Antonio Schettino" w:date="2019-03-06T15:04:00Z"/>
          <w:noProof/>
          <w:szCs w:val="24"/>
        </w:rPr>
      </w:pPr>
      <w:del w:id="956" w:author="Antonio Schettino" w:date="2019-03-06T15:04:00Z">
        <w:r w:rsidRPr="00491D76" w:rsidDel="00467B61">
          <w:rPr>
            <w:noProof/>
            <w:szCs w:val="24"/>
          </w:rPr>
          <w:delText xml:space="preserve">McElreath, R. (2016). </w:delText>
        </w:r>
        <w:r w:rsidRPr="00491D76" w:rsidDel="00467B61">
          <w:rPr>
            <w:i/>
            <w:iCs/>
            <w:noProof/>
            <w:szCs w:val="24"/>
          </w:rPr>
          <w:delText>Statistical Rethinking: A Bayesian Course with Examples in R and Stan</w:delText>
        </w:r>
        <w:r w:rsidRPr="00491D76" w:rsidDel="00467B61">
          <w:rPr>
            <w:noProof/>
            <w:szCs w:val="24"/>
          </w:rPr>
          <w:delText>. Chapman Hall - CRC.</w:delText>
        </w:r>
      </w:del>
    </w:p>
    <w:p w14:paraId="321A8C77" w14:textId="3B977F2B" w:rsidR="00491D76" w:rsidRPr="00491D76" w:rsidDel="00467B61" w:rsidRDefault="00491D76" w:rsidP="00491D76">
      <w:pPr>
        <w:widowControl w:val="0"/>
        <w:autoSpaceDE w:val="0"/>
        <w:autoSpaceDN w:val="0"/>
        <w:adjustRightInd w:val="0"/>
        <w:spacing w:after="0" w:line="480" w:lineRule="auto"/>
        <w:ind w:left="480" w:hanging="480"/>
        <w:rPr>
          <w:del w:id="957" w:author="Antonio Schettino" w:date="2019-03-06T15:04:00Z"/>
          <w:noProof/>
          <w:szCs w:val="24"/>
        </w:rPr>
      </w:pPr>
      <w:del w:id="958" w:author="Antonio Schettino" w:date="2019-03-06T15:04:00Z">
        <w:r w:rsidRPr="00491D76" w:rsidDel="00467B61">
          <w:rPr>
            <w:noProof/>
            <w:szCs w:val="24"/>
          </w:rPr>
          <w:delText xml:space="preserve">Nolan, H., Whelan, R., &amp; Reilly, R. B. (2010). FASTER: Fully Automated Statistical Thresholding for EEG artifact Rejection. </w:delText>
        </w:r>
        <w:r w:rsidRPr="00491D76" w:rsidDel="00467B61">
          <w:rPr>
            <w:i/>
            <w:iCs/>
            <w:noProof/>
            <w:szCs w:val="24"/>
          </w:rPr>
          <w:delText>Journal of Neuroscience Methods</w:delText>
        </w:r>
        <w:r w:rsidRPr="00491D76" w:rsidDel="00467B61">
          <w:rPr>
            <w:noProof/>
            <w:szCs w:val="24"/>
          </w:rPr>
          <w:delText xml:space="preserve">, </w:delText>
        </w:r>
        <w:r w:rsidRPr="00491D76" w:rsidDel="00467B61">
          <w:rPr>
            <w:i/>
            <w:iCs/>
            <w:noProof/>
            <w:szCs w:val="24"/>
          </w:rPr>
          <w:delText>192</w:delText>
        </w:r>
        <w:r w:rsidRPr="00491D76" w:rsidDel="00467B61">
          <w:rPr>
            <w:noProof/>
            <w:szCs w:val="24"/>
          </w:rPr>
          <w:delText>(1), 152–162. https://doi.org/10.1016/j.jneumeth.2010.07.015</w:delText>
        </w:r>
      </w:del>
    </w:p>
    <w:p w14:paraId="3F8B824E" w14:textId="45DB31DC" w:rsidR="00491D76" w:rsidRPr="00491D76" w:rsidDel="00467B61" w:rsidRDefault="00491D76" w:rsidP="00491D76">
      <w:pPr>
        <w:widowControl w:val="0"/>
        <w:autoSpaceDE w:val="0"/>
        <w:autoSpaceDN w:val="0"/>
        <w:adjustRightInd w:val="0"/>
        <w:spacing w:after="0" w:line="480" w:lineRule="auto"/>
        <w:ind w:left="480" w:hanging="480"/>
        <w:rPr>
          <w:del w:id="959" w:author="Antonio Schettino" w:date="2019-03-06T15:04:00Z"/>
          <w:noProof/>
          <w:szCs w:val="24"/>
        </w:rPr>
      </w:pPr>
      <w:del w:id="960" w:author="Antonio Schettino" w:date="2019-03-06T15:04:00Z">
        <w:r w:rsidRPr="00491D76" w:rsidDel="00467B61">
          <w:rPr>
            <w:noProof/>
            <w:szCs w:val="24"/>
          </w:rPr>
          <w:delText xml:space="preserve">Norcia, A. M., Appelbaum, L. G., Ales, J. M., Cottereau, B. R., &amp; Rossion, B. (2015). The steady-state visual evoked potential in vision research : A review. </w:delText>
        </w:r>
        <w:r w:rsidRPr="00491D76" w:rsidDel="00467B61">
          <w:rPr>
            <w:i/>
            <w:iCs/>
            <w:noProof/>
            <w:szCs w:val="24"/>
          </w:rPr>
          <w:delText>Journal of Vision</w:delText>
        </w:r>
        <w:r w:rsidRPr="00491D76" w:rsidDel="00467B61">
          <w:rPr>
            <w:noProof/>
            <w:szCs w:val="24"/>
          </w:rPr>
          <w:delText xml:space="preserve">, </w:delText>
        </w:r>
        <w:r w:rsidRPr="00491D76" w:rsidDel="00467B61">
          <w:rPr>
            <w:i/>
            <w:iCs/>
            <w:noProof/>
            <w:szCs w:val="24"/>
          </w:rPr>
          <w:delText>15</w:delText>
        </w:r>
        <w:r w:rsidRPr="00491D76" w:rsidDel="00467B61">
          <w:rPr>
            <w:noProof/>
            <w:szCs w:val="24"/>
          </w:rPr>
          <w:delText>(6), 1–46. https://doi.org/10.1167/15.6.4.doi</w:delText>
        </w:r>
      </w:del>
    </w:p>
    <w:p w14:paraId="6612B257" w14:textId="65821D5E" w:rsidR="00491D76" w:rsidRPr="00491D76" w:rsidDel="00467B61" w:rsidRDefault="00491D76" w:rsidP="00491D76">
      <w:pPr>
        <w:widowControl w:val="0"/>
        <w:autoSpaceDE w:val="0"/>
        <w:autoSpaceDN w:val="0"/>
        <w:adjustRightInd w:val="0"/>
        <w:spacing w:after="0" w:line="480" w:lineRule="auto"/>
        <w:ind w:left="480" w:hanging="480"/>
        <w:rPr>
          <w:del w:id="961" w:author="Antonio Schettino" w:date="2019-03-06T15:04:00Z"/>
          <w:noProof/>
          <w:szCs w:val="24"/>
        </w:rPr>
      </w:pPr>
      <w:del w:id="962" w:author="Antonio Schettino" w:date="2019-03-06T15:04:00Z">
        <w:r w:rsidRPr="00491D76" w:rsidDel="00467B61">
          <w:rPr>
            <w:noProof/>
            <w:szCs w:val="24"/>
          </w:rPr>
          <w:delText xml:space="preserve">Pearson, D., Donkin, C., Tran, S. C., Most, S. B., &amp; Le Pelley, M. E. (2015). Cognitive control and counterproductive oculomotor capture by reward-related stimuli. </w:delText>
        </w:r>
        <w:r w:rsidRPr="00491D76" w:rsidDel="00467B61">
          <w:rPr>
            <w:i/>
            <w:iCs/>
            <w:noProof/>
            <w:szCs w:val="24"/>
          </w:rPr>
          <w:delText>Visual Cognition</w:delText>
        </w:r>
        <w:r w:rsidRPr="00491D76" w:rsidDel="00467B61">
          <w:rPr>
            <w:noProof/>
            <w:szCs w:val="24"/>
          </w:rPr>
          <w:delText xml:space="preserve">, </w:delText>
        </w:r>
        <w:r w:rsidRPr="00491D76" w:rsidDel="00467B61">
          <w:rPr>
            <w:i/>
            <w:iCs/>
            <w:noProof/>
            <w:szCs w:val="24"/>
          </w:rPr>
          <w:delText>6285</w:delText>
        </w:r>
        <w:r w:rsidRPr="00491D76" w:rsidDel="00467B61">
          <w:rPr>
            <w:noProof/>
            <w:szCs w:val="24"/>
          </w:rPr>
          <w:delText>(May 2015), 1–26. https://doi.org/10.1080/13506285.2014.994252</w:delText>
        </w:r>
      </w:del>
    </w:p>
    <w:p w14:paraId="7650A2CC" w14:textId="376BD9DB" w:rsidR="00491D76" w:rsidRPr="00491D76" w:rsidDel="00467B61" w:rsidRDefault="00491D76" w:rsidP="00491D76">
      <w:pPr>
        <w:widowControl w:val="0"/>
        <w:autoSpaceDE w:val="0"/>
        <w:autoSpaceDN w:val="0"/>
        <w:adjustRightInd w:val="0"/>
        <w:spacing w:after="0" w:line="480" w:lineRule="auto"/>
        <w:ind w:left="480" w:hanging="480"/>
        <w:rPr>
          <w:del w:id="963" w:author="Antonio Schettino" w:date="2019-03-06T15:04:00Z"/>
          <w:noProof/>
          <w:szCs w:val="24"/>
        </w:rPr>
      </w:pPr>
      <w:del w:id="964" w:author="Antonio Schettino" w:date="2019-03-06T15:04:00Z">
        <w:r w:rsidRPr="00491D76" w:rsidDel="00467B61">
          <w:rPr>
            <w:noProof/>
            <w:szCs w:val="24"/>
          </w:rPr>
          <w:delText xml:space="preserve">Perrin, F., Pernier, J., Bertrand, O., &amp; Echallier, J. F. (1989). Spherical splines for scalp potential and current density mapping. </w:delText>
        </w:r>
        <w:r w:rsidRPr="00491D76" w:rsidDel="00467B61">
          <w:rPr>
            <w:i/>
            <w:iCs/>
            <w:noProof/>
            <w:szCs w:val="24"/>
          </w:rPr>
          <w:delText>Electroencephalography and Clinical Neurophysiology</w:delText>
        </w:r>
        <w:r w:rsidRPr="00491D76" w:rsidDel="00467B61">
          <w:rPr>
            <w:noProof/>
            <w:szCs w:val="24"/>
          </w:rPr>
          <w:delText xml:space="preserve">, </w:delText>
        </w:r>
        <w:r w:rsidRPr="00491D76" w:rsidDel="00467B61">
          <w:rPr>
            <w:i/>
            <w:iCs/>
            <w:noProof/>
            <w:szCs w:val="24"/>
          </w:rPr>
          <w:delText>72</w:delText>
        </w:r>
        <w:r w:rsidRPr="00491D76" w:rsidDel="00467B61">
          <w:rPr>
            <w:noProof/>
            <w:szCs w:val="24"/>
          </w:rPr>
          <w:delText>(2), 184–187. https://doi.org/10.1016/0013-4694(89)90180-6</w:delText>
        </w:r>
      </w:del>
    </w:p>
    <w:p w14:paraId="0E825B3B" w14:textId="3F9172D6" w:rsidR="00491D76" w:rsidRPr="00491D76" w:rsidDel="00467B61" w:rsidRDefault="00491D76" w:rsidP="00491D76">
      <w:pPr>
        <w:widowControl w:val="0"/>
        <w:autoSpaceDE w:val="0"/>
        <w:autoSpaceDN w:val="0"/>
        <w:adjustRightInd w:val="0"/>
        <w:spacing w:after="0" w:line="480" w:lineRule="auto"/>
        <w:ind w:left="480" w:hanging="480"/>
        <w:rPr>
          <w:del w:id="965" w:author="Antonio Schettino" w:date="2019-03-06T15:04:00Z"/>
          <w:noProof/>
          <w:szCs w:val="24"/>
        </w:rPr>
      </w:pPr>
      <w:del w:id="966" w:author="Antonio Schettino" w:date="2019-03-06T15:04:00Z">
        <w:r w:rsidRPr="00491D76" w:rsidDel="00467B61">
          <w:rPr>
            <w:noProof/>
            <w:szCs w:val="24"/>
          </w:rPr>
          <w:delText>Phillips, N. (2016). Yarrr: A companion to the e-book YaRrr!: The Pirate’s Guide to R. R package version 0.1.</w:delText>
        </w:r>
      </w:del>
    </w:p>
    <w:p w14:paraId="39F2A84C" w14:textId="7EF40023" w:rsidR="00491D76" w:rsidRPr="00491D76" w:rsidDel="00467B61" w:rsidRDefault="00491D76" w:rsidP="00491D76">
      <w:pPr>
        <w:widowControl w:val="0"/>
        <w:autoSpaceDE w:val="0"/>
        <w:autoSpaceDN w:val="0"/>
        <w:adjustRightInd w:val="0"/>
        <w:spacing w:after="0" w:line="480" w:lineRule="auto"/>
        <w:ind w:left="480" w:hanging="480"/>
        <w:rPr>
          <w:del w:id="967" w:author="Antonio Schettino" w:date="2019-03-06T15:04:00Z"/>
          <w:noProof/>
          <w:szCs w:val="24"/>
        </w:rPr>
      </w:pPr>
      <w:del w:id="968" w:author="Antonio Schettino" w:date="2019-03-06T15:04:00Z">
        <w:r w:rsidRPr="00491D76" w:rsidDel="00467B61">
          <w:rPr>
            <w:noProof/>
            <w:szCs w:val="24"/>
          </w:rPr>
          <w:delText xml:space="preserve">Posner, M. I. (1980). Orienting of attention. </w:delText>
        </w:r>
        <w:r w:rsidRPr="00491D76" w:rsidDel="00467B61">
          <w:rPr>
            <w:i/>
            <w:iCs/>
            <w:noProof/>
            <w:szCs w:val="24"/>
          </w:rPr>
          <w:delText>The Quarterly Journal of Experimental Psychology</w:delText>
        </w:r>
        <w:r w:rsidRPr="00491D76" w:rsidDel="00467B61">
          <w:rPr>
            <w:noProof/>
            <w:szCs w:val="24"/>
          </w:rPr>
          <w:delText xml:space="preserve">, </w:delText>
        </w:r>
        <w:r w:rsidRPr="00491D76" w:rsidDel="00467B61">
          <w:rPr>
            <w:i/>
            <w:iCs/>
            <w:noProof/>
            <w:szCs w:val="24"/>
          </w:rPr>
          <w:delText>32</w:delText>
        </w:r>
        <w:r w:rsidRPr="00491D76" w:rsidDel="00467B61">
          <w:rPr>
            <w:noProof/>
            <w:szCs w:val="24"/>
          </w:rPr>
          <w:delText>(1), 3–25. https://doi.org/10.1080/00335558008248231</w:delText>
        </w:r>
      </w:del>
    </w:p>
    <w:p w14:paraId="2D2F387D" w14:textId="71B63CE4" w:rsidR="00491D76" w:rsidRPr="00491D76" w:rsidDel="00467B61" w:rsidRDefault="00491D76" w:rsidP="00491D76">
      <w:pPr>
        <w:widowControl w:val="0"/>
        <w:autoSpaceDE w:val="0"/>
        <w:autoSpaceDN w:val="0"/>
        <w:adjustRightInd w:val="0"/>
        <w:spacing w:after="0" w:line="480" w:lineRule="auto"/>
        <w:ind w:left="480" w:hanging="480"/>
        <w:rPr>
          <w:del w:id="969" w:author="Antonio Schettino" w:date="2019-03-06T15:04:00Z"/>
          <w:noProof/>
          <w:szCs w:val="24"/>
        </w:rPr>
      </w:pPr>
      <w:del w:id="970" w:author="Antonio Schettino" w:date="2019-03-06T15:04:00Z">
        <w:r w:rsidRPr="00491D76" w:rsidDel="00467B61">
          <w:rPr>
            <w:noProof/>
            <w:szCs w:val="24"/>
          </w:rPr>
          <w:delText>R Core Team. (2017). R: A Language and Environment for Statistical Computing. R Foundation for Statistical Computing.</w:delText>
        </w:r>
      </w:del>
    </w:p>
    <w:p w14:paraId="0796D4D4" w14:textId="774AF288" w:rsidR="00491D76" w:rsidRPr="00491D76" w:rsidDel="00467B61" w:rsidRDefault="00491D76" w:rsidP="00491D76">
      <w:pPr>
        <w:widowControl w:val="0"/>
        <w:autoSpaceDE w:val="0"/>
        <w:autoSpaceDN w:val="0"/>
        <w:adjustRightInd w:val="0"/>
        <w:spacing w:after="0" w:line="480" w:lineRule="auto"/>
        <w:ind w:left="480" w:hanging="480"/>
        <w:rPr>
          <w:del w:id="971" w:author="Antonio Schettino" w:date="2019-03-06T15:04:00Z"/>
          <w:noProof/>
          <w:szCs w:val="24"/>
        </w:rPr>
      </w:pPr>
      <w:del w:id="972" w:author="Antonio Schettino" w:date="2019-03-06T15:04:00Z">
        <w:r w:rsidRPr="00491D76" w:rsidDel="00467B61">
          <w:rPr>
            <w:noProof/>
            <w:szCs w:val="24"/>
          </w:rPr>
          <w:delText>Rinker, T., &amp; Kurkiewicz, D. (n.d.). pacman: Package Management for R.</w:delText>
        </w:r>
      </w:del>
    </w:p>
    <w:p w14:paraId="406F6C15" w14:textId="768B78A8" w:rsidR="00491D76" w:rsidRPr="00491D76" w:rsidDel="00467B61" w:rsidRDefault="00491D76" w:rsidP="00491D76">
      <w:pPr>
        <w:widowControl w:val="0"/>
        <w:autoSpaceDE w:val="0"/>
        <w:autoSpaceDN w:val="0"/>
        <w:adjustRightInd w:val="0"/>
        <w:spacing w:after="0" w:line="480" w:lineRule="auto"/>
        <w:ind w:left="480" w:hanging="480"/>
        <w:rPr>
          <w:del w:id="973" w:author="Antonio Schettino" w:date="2019-03-06T15:04:00Z"/>
          <w:noProof/>
          <w:szCs w:val="24"/>
        </w:rPr>
      </w:pPr>
      <w:del w:id="974" w:author="Antonio Schettino" w:date="2019-03-06T15:04:00Z">
        <w:r w:rsidRPr="00491D76" w:rsidDel="00467B61">
          <w:rPr>
            <w:noProof/>
            <w:szCs w:val="24"/>
          </w:rPr>
          <w:delText>RStudio Team. (2015). Integrated Development for R. RStudio, Inc.</w:delText>
        </w:r>
      </w:del>
    </w:p>
    <w:p w14:paraId="0D923BC5" w14:textId="43B90524" w:rsidR="00491D76" w:rsidRPr="00491D76" w:rsidDel="00467B61" w:rsidRDefault="00491D76" w:rsidP="00491D76">
      <w:pPr>
        <w:widowControl w:val="0"/>
        <w:autoSpaceDE w:val="0"/>
        <w:autoSpaceDN w:val="0"/>
        <w:adjustRightInd w:val="0"/>
        <w:spacing w:after="0" w:line="480" w:lineRule="auto"/>
        <w:ind w:left="480" w:hanging="480"/>
        <w:rPr>
          <w:del w:id="975" w:author="Antonio Schettino" w:date="2019-03-06T15:04:00Z"/>
          <w:noProof/>
          <w:szCs w:val="24"/>
        </w:rPr>
      </w:pPr>
      <w:del w:id="976" w:author="Antonio Schettino" w:date="2019-03-06T15:04:00Z">
        <w:r w:rsidRPr="00491D76" w:rsidDel="00467B61">
          <w:rPr>
            <w:noProof/>
            <w:szCs w:val="24"/>
          </w:rPr>
          <w:delText xml:space="preserve">Shenhav, A., Botvinick, M., &amp; Cohen, J. (2013). The expected value of control: An integrative theory of anterior cingulate cortex function. </w:delText>
        </w:r>
        <w:r w:rsidRPr="00491D76" w:rsidDel="00467B61">
          <w:rPr>
            <w:i/>
            <w:iCs/>
            <w:noProof/>
            <w:szCs w:val="24"/>
          </w:rPr>
          <w:delText>Neuron</w:delText>
        </w:r>
        <w:r w:rsidRPr="00491D76" w:rsidDel="00467B61">
          <w:rPr>
            <w:noProof/>
            <w:szCs w:val="24"/>
          </w:rPr>
          <w:delText xml:space="preserve">, </w:delText>
        </w:r>
        <w:r w:rsidRPr="00491D76" w:rsidDel="00467B61">
          <w:rPr>
            <w:i/>
            <w:iCs/>
            <w:noProof/>
            <w:szCs w:val="24"/>
          </w:rPr>
          <w:delText>79</w:delText>
        </w:r>
        <w:r w:rsidRPr="00491D76" w:rsidDel="00467B61">
          <w:rPr>
            <w:noProof/>
            <w:szCs w:val="24"/>
          </w:rPr>
          <w:delText>(2), 217–240. https://doi.org/10.1016/j.neuron.2013.07.007</w:delText>
        </w:r>
      </w:del>
    </w:p>
    <w:p w14:paraId="3E0BBBC0" w14:textId="0431C4FC" w:rsidR="00491D76" w:rsidRPr="00644535" w:rsidDel="00467B61" w:rsidRDefault="00491D76" w:rsidP="00491D76">
      <w:pPr>
        <w:widowControl w:val="0"/>
        <w:autoSpaceDE w:val="0"/>
        <w:autoSpaceDN w:val="0"/>
        <w:adjustRightInd w:val="0"/>
        <w:spacing w:after="0" w:line="480" w:lineRule="auto"/>
        <w:ind w:left="480" w:hanging="480"/>
        <w:rPr>
          <w:del w:id="977" w:author="Antonio Schettino" w:date="2019-03-06T15:04:00Z"/>
          <w:noProof/>
          <w:szCs w:val="24"/>
          <w:lang w:val="nl-BE"/>
        </w:rPr>
      </w:pPr>
      <w:del w:id="978" w:author="Antonio Schettino" w:date="2019-03-06T15:04:00Z">
        <w:r w:rsidRPr="00491D76" w:rsidDel="00467B61">
          <w:rPr>
            <w:noProof/>
            <w:szCs w:val="24"/>
          </w:rPr>
          <w:delText xml:space="preserve">Theeuwes, J. (2010). Top-down and bottom-up control of visual selection. </w:delText>
        </w:r>
        <w:r w:rsidRPr="00644535" w:rsidDel="00467B61">
          <w:rPr>
            <w:i/>
            <w:iCs/>
            <w:noProof/>
            <w:szCs w:val="24"/>
            <w:lang w:val="nl-BE"/>
          </w:rPr>
          <w:delText>Acta Psychologica</w:delText>
        </w:r>
        <w:r w:rsidRPr="00644535" w:rsidDel="00467B61">
          <w:rPr>
            <w:noProof/>
            <w:szCs w:val="24"/>
            <w:lang w:val="nl-BE"/>
          </w:rPr>
          <w:delText xml:space="preserve">, </w:delText>
        </w:r>
        <w:r w:rsidRPr="00644535" w:rsidDel="00467B61">
          <w:rPr>
            <w:i/>
            <w:iCs/>
            <w:noProof/>
            <w:szCs w:val="24"/>
            <w:lang w:val="nl-BE"/>
          </w:rPr>
          <w:delText>135</w:delText>
        </w:r>
        <w:r w:rsidRPr="00644535" w:rsidDel="00467B61">
          <w:rPr>
            <w:noProof/>
            <w:szCs w:val="24"/>
            <w:lang w:val="nl-BE"/>
          </w:rPr>
          <w:delText>(2), 77–99. https://doi.org/10.1016/j.actpsy.2010.02.006</w:delText>
        </w:r>
      </w:del>
    </w:p>
    <w:p w14:paraId="632E7DA7" w14:textId="404D6093" w:rsidR="00491D76" w:rsidRPr="00491D76" w:rsidDel="00467B61" w:rsidRDefault="00491D76" w:rsidP="00491D76">
      <w:pPr>
        <w:widowControl w:val="0"/>
        <w:autoSpaceDE w:val="0"/>
        <w:autoSpaceDN w:val="0"/>
        <w:adjustRightInd w:val="0"/>
        <w:spacing w:after="0" w:line="480" w:lineRule="auto"/>
        <w:ind w:left="480" w:hanging="480"/>
        <w:rPr>
          <w:del w:id="979" w:author="Antonio Schettino" w:date="2019-03-06T15:04:00Z"/>
          <w:noProof/>
          <w:szCs w:val="24"/>
        </w:rPr>
      </w:pPr>
      <w:del w:id="980" w:author="Antonio Schettino" w:date="2019-03-06T15:04:00Z">
        <w:r w:rsidRPr="00644535" w:rsidDel="00467B61">
          <w:rPr>
            <w:noProof/>
            <w:szCs w:val="24"/>
            <w:lang w:val="nl-BE"/>
          </w:rPr>
          <w:delText xml:space="preserve">Van der Does, A. J. W. (2002). </w:delText>
        </w:r>
        <w:r w:rsidRPr="00644535" w:rsidDel="00467B61">
          <w:rPr>
            <w:i/>
            <w:iCs/>
            <w:noProof/>
            <w:szCs w:val="24"/>
            <w:lang w:val="nl-BE"/>
          </w:rPr>
          <w:delText xml:space="preserve">Handleiding bij de Nederlandse versie van beck depression inventory—second edition (BDI-II-NL). </w:delText>
        </w:r>
        <w:r w:rsidRPr="00491D76" w:rsidDel="00467B61">
          <w:rPr>
            <w:i/>
            <w:iCs/>
            <w:noProof/>
            <w:szCs w:val="24"/>
          </w:rPr>
          <w:delText>[The Dutch version of the Beck depression inventory].</w:delText>
        </w:r>
        <w:r w:rsidRPr="00491D76" w:rsidDel="00467B61">
          <w:rPr>
            <w:noProof/>
            <w:szCs w:val="24"/>
          </w:rPr>
          <w:delText xml:space="preserve"> Amsterdam: Harcourt.</w:delText>
        </w:r>
      </w:del>
    </w:p>
    <w:p w14:paraId="099765C2" w14:textId="74583EEC" w:rsidR="00491D76" w:rsidRPr="00491D76" w:rsidDel="00467B61" w:rsidRDefault="00491D76" w:rsidP="00491D76">
      <w:pPr>
        <w:widowControl w:val="0"/>
        <w:autoSpaceDE w:val="0"/>
        <w:autoSpaceDN w:val="0"/>
        <w:adjustRightInd w:val="0"/>
        <w:spacing w:after="0" w:line="480" w:lineRule="auto"/>
        <w:ind w:left="480" w:hanging="480"/>
        <w:rPr>
          <w:del w:id="981" w:author="Antonio Schettino" w:date="2019-03-06T15:04:00Z"/>
          <w:noProof/>
          <w:szCs w:val="24"/>
        </w:rPr>
      </w:pPr>
      <w:del w:id="982" w:author="Antonio Schettino" w:date="2019-03-06T15:04:00Z">
        <w:r w:rsidRPr="00491D76" w:rsidDel="00467B61">
          <w:rPr>
            <w:noProof/>
            <w:szCs w:val="24"/>
          </w:rPr>
          <w:delText xml:space="preserve">Verguts, T., Vassena, E., &amp; Silvetti, M. (2015). Adaptive effort investment in cognitive and physical tasks: a neurocomputational model. </w:delText>
        </w:r>
        <w:r w:rsidRPr="00491D76" w:rsidDel="00467B61">
          <w:rPr>
            <w:i/>
            <w:iCs/>
            <w:noProof/>
            <w:szCs w:val="24"/>
          </w:rPr>
          <w:delText>Frontiers in Behavioral Neuroscience</w:delText>
        </w:r>
        <w:r w:rsidRPr="00491D76" w:rsidDel="00467B61">
          <w:rPr>
            <w:noProof/>
            <w:szCs w:val="24"/>
          </w:rPr>
          <w:delText xml:space="preserve">, </w:delText>
        </w:r>
        <w:r w:rsidRPr="00491D76" w:rsidDel="00467B61">
          <w:rPr>
            <w:i/>
            <w:iCs/>
            <w:noProof/>
            <w:szCs w:val="24"/>
          </w:rPr>
          <w:delText>9</w:delText>
        </w:r>
        <w:r w:rsidRPr="00491D76" w:rsidDel="00467B61">
          <w:rPr>
            <w:noProof/>
            <w:szCs w:val="24"/>
          </w:rPr>
          <w:delText>(March). https://doi.org/10.3389/fnbeh.2015.00057</w:delText>
        </w:r>
      </w:del>
    </w:p>
    <w:p w14:paraId="10278125" w14:textId="41C7611F" w:rsidR="00491D76" w:rsidRPr="00491D76" w:rsidDel="00467B61" w:rsidRDefault="00491D76" w:rsidP="00491D76">
      <w:pPr>
        <w:widowControl w:val="0"/>
        <w:autoSpaceDE w:val="0"/>
        <w:autoSpaceDN w:val="0"/>
        <w:adjustRightInd w:val="0"/>
        <w:spacing w:after="0" w:line="480" w:lineRule="auto"/>
        <w:ind w:left="480" w:hanging="480"/>
        <w:rPr>
          <w:del w:id="983" w:author="Antonio Schettino" w:date="2019-03-06T15:04:00Z"/>
          <w:noProof/>
          <w:szCs w:val="24"/>
        </w:rPr>
      </w:pPr>
      <w:del w:id="984" w:author="Antonio Schettino" w:date="2019-03-06T15:04:00Z">
        <w:r w:rsidRPr="00491D76" w:rsidDel="00467B61">
          <w:rPr>
            <w:noProof/>
            <w:szCs w:val="24"/>
          </w:rPr>
          <w:delText xml:space="preserve">Watanabe, S. (2010). Asymptotic Equivalence of Bayes Cross Validation and Widely Applicable Information Criterion in Singular Learning Theory, </w:delText>
        </w:r>
        <w:r w:rsidRPr="00491D76" w:rsidDel="00467B61">
          <w:rPr>
            <w:i/>
            <w:iCs/>
            <w:noProof/>
            <w:szCs w:val="24"/>
          </w:rPr>
          <w:delText>11</w:delText>
        </w:r>
        <w:r w:rsidRPr="00491D76" w:rsidDel="00467B61">
          <w:rPr>
            <w:noProof/>
            <w:szCs w:val="24"/>
          </w:rPr>
          <w:delText>, 3571–3594. Retrieved from http://arxiv.org/abs/1004.2316</w:delText>
        </w:r>
      </w:del>
    </w:p>
    <w:p w14:paraId="56922EB9" w14:textId="418A9650" w:rsidR="00491D76" w:rsidRPr="00491D76" w:rsidDel="00467B61" w:rsidRDefault="00491D76" w:rsidP="00491D76">
      <w:pPr>
        <w:widowControl w:val="0"/>
        <w:autoSpaceDE w:val="0"/>
        <w:autoSpaceDN w:val="0"/>
        <w:adjustRightInd w:val="0"/>
        <w:spacing w:after="0" w:line="480" w:lineRule="auto"/>
        <w:ind w:left="480" w:hanging="480"/>
        <w:rPr>
          <w:del w:id="985" w:author="Antonio Schettino" w:date="2019-03-06T15:04:00Z"/>
          <w:noProof/>
          <w:szCs w:val="24"/>
        </w:rPr>
      </w:pPr>
      <w:del w:id="986" w:author="Antonio Schettino" w:date="2019-03-06T15:04:00Z">
        <w:r w:rsidRPr="00491D76" w:rsidDel="00467B61">
          <w:rPr>
            <w:noProof/>
            <w:szCs w:val="24"/>
          </w:rPr>
          <w:delText>Wickham, H. (2017). Tidyverse: Easily install and load ’tidyverse’ packages. R package version, 1(1).</w:delText>
        </w:r>
      </w:del>
    </w:p>
    <w:p w14:paraId="41175795" w14:textId="7CB56276" w:rsidR="00491D76" w:rsidRPr="00491D76" w:rsidDel="00467B61" w:rsidRDefault="00491D76" w:rsidP="00491D76">
      <w:pPr>
        <w:widowControl w:val="0"/>
        <w:autoSpaceDE w:val="0"/>
        <w:autoSpaceDN w:val="0"/>
        <w:adjustRightInd w:val="0"/>
        <w:spacing w:after="0" w:line="480" w:lineRule="auto"/>
        <w:ind w:left="480" w:hanging="480"/>
        <w:rPr>
          <w:del w:id="987" w:author="Antonio Schettino" w:date="2019-03-06T15:04:00Z"/>
          <w:noProof/>
          <w:szCs w:val="24"/>
        </w:rPr>
      </w:pPr>
      <w:del w:id="988" w:author="Antonio Schettino" w:date="2019-03-06T15:04:00Z">
        <w:r w:rsidRPr="00491D76" w:rsidDel="00467B61">
          <w:rPr>
            <w:noProof/>
            <w:szCs w:val="24"/>
          </w:rPr>
          <w:delText>Wilke, C. O. (2016). cowplot: streamlined plot theme and plot annotations for ‘ggplot2.’ CRAN Repos.</w:delText>
        </w:r>
      </w:del>
    </w:p>
    <w:p w14:paraId="3787C9F1" w14:textId="1368F0B0" w:rsidR="00491D76" w:rsidRPr="00491D76" w:rsidDel="00467B61" w:rsidRDefault="00491D76" w:rsidP="00491D76">
      <w:pPr>
        <w:widowControl w:val="0"/>
        <w:autoSpaceDE w:val="0"/>
        <w:autoSpaceDN w:val="0"/>
        <w:adjustRightInd w:val="0"/>
        <w:spacing w:after="0" w:line="480" w:lineRule="auto"/>
        <w:ind w:left="480" w:hanging="480"/>
        <w:rPr>
          <w:del w:id="989" w:author="Antonio Schettino" w:date="2019-03-06T15:04:00Z"/>
          <w:noProof/>
        </w:rPr>
      </w:pPr>
      <w:del w:id="990" w:author="Antonio Schettino" w:date="2019-03-06T15:04:00Z">
        <w:r w:rsidRPr="00491D76" w:rsidDel="00467B61">
          <w:rPr>
            <w:noProof/>
            <w:szCs w:val="24"/>
          </w:rPr>
          <w:delText>Xie, Y. (2018). knitr: A General-Purpose Package for Dynamic Report Generation in R.</w:delText>
        </w:r>
      </w:del>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dersen, Soren" w:date="2018-10-02T12:25:00Z" w:initials="AS">
    <w:p w14:paraId="502A295F" w14:textId="00853230" w:rsidR="004E5AC1" w:rsidRDefault="004E5AC1">
      <w:pPr>
        <w:pStyle w:val="CommentText"/>
      </w:pPr>
      <w:r>
        <w:rPr>
          <w:rStyle w:val="CommentReference"/>
        </w:rPr>
        <w:annotationRef/>
      </w:r>
      <w:r>
        <w:rPr>
          <w:rStyle w:val="CommentReference"/>
        </w:rPr>
        <w:t xml:space="preserve">Perhaps go for a more declarative title a la ‘Reward does </w:t>
      </w:r>
      <w:proofErr w:type="gramStart"/>
      <w:r>
        <w:rPr>
          <w:rStyle w:val="CommentReference"/>
        </w:rPr>
        <w:t>X‘</w:t>
      </w:r>
      <w:proofErr w:type="gramEnd"/>
    </w:p>
  </w:comment>
  <w:comment w:id="9" w:author="Antonio Schettino" w:date="2019-03-06T16:31:00Z" w:initials="AS">
    <w:p w14:paraId="3F0D4EDD" w14:textId="3488C590" w:rsidR="00CA3A85" w:rsidRDefault="00CA3A85">
      <w:pPr>
        <w:pStyle w:val="CommentText"/>
      </w:pPr>
      <w:r>
        <w:rPr>
          <w:rStyle w:val="CommentReference"/>
        </w:rPr>
        <w:annotationRef/>
      </w:r>
      <w:r>
        <w:t>General remark: some citations contain initials of names, likely because sometimes the same author displays a full name in the citation and sometimes only the initials. I suggest thoroughly checking and standardize your references.</w:t>
      </w:r>
    </w:p>
  </w:comment>
  <w:comment w:id="23" w:author="Ivan Grahek" w:date="2019-02-09T13:53:00Z" w:initials="IG">
    <w:p w14:paraId="27B2A50C" w14:textId="37144FDC" w:rsidR="004E5AC1" w:rsidRDefault="004E5AC1">
      <w:pPr>
        <w:pStyle w:val="CommentText"/>
      </w:pPr>
      <w:r>
        <w:rPr>
          <w:rStyle w:val="CommentReference"/>
        </w:rPr>
        <w:annotationRef/>
      </w:r>
      <w:r>
        <w:t>Any ideas for the crucial references here?</w:t>
      </w:r>
    </w:p>
  </w:comment>
  <w:comment w:id="24" w:author="Gilles Pourtois" w:date="2019-02-12T13:36:00Z" w:initials="GP">
    <w:p w14:paraId="748379A3" w14:textId="241015C1" w:rsidR="004E5AC1" w:rsidRDefault="004E5AC1">
      <w:pPr>
        <w:pStyle w:val="CommentText"/>
      </w:pPr>
      <w:r>
        <w:rPr>
          <w:rStyle w:val="CommentReference"/>
        </w:rPr>
        <w:annotationRef/>
      </w:r>
      <w:r>
        <w:t xml:space="preserve">Yantis, 1993: </w:t>
      </w:r>
      <w:r w:rsidRPr="00035288">
        <w:t>https://journals.sagepub.com/doi/10.1111/1467-8721.ep10768973</w:t>
      </w:r>
    </w:p>
  </w:comment>
  <w:comment w:id="25" w:author="Antonio Schettino" w:date="2019-03-06T13:50:00Z" w:initials="AS">
    <w:p w14:paraId="1BF07188" w14:textId="77777777" w:rsidR="004E5AC1" w:rsidRDefault="004E5AC1">
      <w:pPr>
        <w:pStyle w:val="CommentText"/>
      </w:pPr>
      <w:r>
        <w:rPr>
          <w:rStyle w:val="CommentReference"/>
        </w:rPr>
        <w:annotationRef/>
      </w:r>
      <w:r>
        <w:t xml:space="preserve">Yantis S (1993) Stimulus-driven attentional capture. </w:t>
      </w:r>
      <w:proofErr w:type="spellStart"/>
      <w:r>
        <w:t>Curr</w:t>
      </w:r>
      <w:proofErr w:type="spellEnd"/>
      <w:r>
        <w:t xml:space="preserve"> Dir Psychol Sci 2(5):156–161</w:t>
      </w:r>
    </w:p>
    <w:p w14:paraId="00DF191D" w14:textId="77777777" w:rsidR="004E5AC1" w:rsidRDefault="004E5AC1">
      <w:pPr>
        <w:pStyle w:val="CommentText"/>
      </w:pPr>
    </w:p>
    <w:p w14:paraId="2823A94A" w14:textId="5E941FAC" w:rsidR="004E5AC1" w:rsidRDefault="004E5AC1">
      <w:pPr>
        <w:pStyle w:val="CommentText"/>
      </w:pPr>
      <w:r>
        <w:t>Perhaps also the following?</w:t>
      </w:r>
    </w:p>
    <w:p w14:paraId="738FF321" w14:textId="77777777" w:rsidR="004E5AC1" w:rsidRDefault="004E5AC1">
      <w:pPr>
        <w:pStyle w:val="CommentText"/>
      </w:pPr>
    </w:p>
    <w:p w14:paraId="5B96497B" w14:textId="77777777" w:rsidR="004E5AC1" w:rsidRDefault="004E5AC1" w:rsidP="00924B35">
      <w:pPr>
        <w:pStyle w:val="CommentText"/>
      </w:pPr>
      <w:proofErr w:type="spellStart"/>
      <w:r>
        <w:t>Theeuwes</w:t>
      </w:r>
      <w:proofErr w:type="spellEnd"/>
      <w:r>
        <w:t>, J. (2004). Top-down search strategies cannot override</w:t>
      </w:r>
    </w:p>
    <w:p w14:paraId="4B7C30BC" w14:textId="7AFD489E" w:rsidR="004E5AC1" w:rsidRDefault="004E5AC1" w:rsidP="00924B35">
      <w:pPr>
        <w:pStyle w:val="CommentText"/>
      </w:pPr>
      <w:r>
        <w:t>attentional capture. Psychonomic Bulletin &amp; Review, 11(1), 65e70</w:t>
      </w:r>
      <w:r w:rsidRPr="00E4423E">
        <w:t xml:space="preserve"> </w:t>
      </w:r>
    </w:p>
  </w:comment>
  <w:comment w:id="26" w:author="Gilles Pourtois" w:date="2019-02-12T13:37:00Z" w:initials="GP">
    <w:p w14:paraId="44BAD723" w14:textId="3EAAABB4" w:rsidR="004E5AC1" w:rsidRDefault="004E5AC1">
      <w:pPr>
        <w:pStyle w:val="CommentText"/>
      </w:pPr>
      <w:r>
        <w:rPr>
          <w:rStyle w:val="CommentReference"/>
        </w:rPr>
        <w:annotationRef/>
      </w:r>
      <w:r>
        <w:t xml:space="preserve">Not correct this I think. It is not correct to equate goal-directed attention and CC like you tend to do here. Usually, CC has 2 stages/components: first evaluation, and then/afterwards enhanced control/monitoring by means of enhanced attention. For </w:t>
      </w:r>
      <w:proofErr w:type="gramStart"/>
      <w:r>
        <w:t>example</w:t>
      </w:r>
      <w:proofErr w:type="gramEnd"/>
      <w:r>
        <w:t xml:space="preserve"> during conflict adaptation, we see that more attention is allocated on the stimulus after the encounter of an incongruent trial. This is what CC </w:t>
      </w:r>
      <w:proofErr w:type="gramStart"/>
      <w:r>
        <w:t>is, and</w:t>
      </w:r>
      <w:proofErr w:type="gramEnd"/>
      <w:r>
        <w:t xml:space="preserve"> is not directly related to goal-driven attention processes, which are usually explored using the Posner task with cue-validity effects for example. </w:t>
      </w:r>
      <w:proofErr w:type="gramStart"/>
      <w:r>
        <w:t>So</w:t>
      </w:r>
      <w:proofErr w:type="gramEnd"/>
      <w:r>
        <w:t xml:space="preserve"> CC and attention are intertwined for sure, but it is not correct to equate goal-driven attention and CC though I think.  </w:t>
      </w:r>
    </w:p>
  </w:comment>
  <w:comment w:id="34" w:author="Gilles Pourtois" w:date="2019-02-12T13:41:00Z" w:initials="GP">
    <w:p w14:paraId="000E80A8" w14:textId="5D28F915" w:rsidR="004E5AC1" w:rsidRDefault="004E5AC1">
      <w:pPr>
        <w:pStyle w:val="CommentText"/>
      </w:pPr>
      <w:r>
        <w:rPr>
          <w:rStyle w:val="CommentReference"/>
        </w:rPr>
        <w:annotationRef/>
      </w:r>
      <w:r>
        <w:t xml:space="preserve">See my comment here above. Moreover, as you know, the best evidence so far for modulation of attention by reward (see Anderson; </w:t>
      </w:r>
      <w:proofErr w:type="spellStart"/>
      <w:r>
        <w:t>Theeuwes</w:t>
      </w:r>
      <w:proofErr w:type="spellEnd"/>
      <w:r>
        <w:t xml:space="preserve">) is for a very special case actually = value-driven attention capture where you first change by means of conditioning the value of a neutral stimulus (becomes appetitive) that later becomes distractor during visual search, and you see that participants cannot ignore it, as if they cannot exert control over it (so reward decreases, but not increases control in fact). </w:t>
      </w:r>
      <w:proofErr w:type="gramStart"/>
      <w:r>
        <w:t>So</w:t>
      </w:r>
      <w:proofErr w:type="gramEnd"/>
      <w:r>
        <w:t xml:space="preserve"> I think it is an oversimplification to equate attention control and CC, especially for the case of reward…  </w:t>
      </w:r>
    </w:p>
  </w:comment>
  <w:comment w:id="45" w:author="Gilles Pourtois" w:date="2019-02-12T13:45:00Z" w:initials="GP">
    <w:p w14:paraId="487B896D" w14:textId="59E2CD76" w:rsidR="004E5AC1" w:rsidRDefault="004E5AC1">
      <w:pPr>
        <w:pStyle w:val="CommentText"/>
      </w:pPr>
      <w:r>
        <w:rPr>
          <w:rStyle w:val="CommentReference"/>
        </w:rPr>
        <w:annotationRef/>
      </w:r>
      <w:r>
        <w:t xml:space="preserve">To me, it is unclear why you bother here with a detour to CC, and you don’t introduce right away value-driven attention capture, for which there are still many unanswered questions, including whether feature-based processing play a role or not, which is exactly what your study seeks to address, right? I have the impression you could start more direct and to the point…but I leave it to you. </w:t>
      </w:r>
    </w:p>
  </w:comment>
  <w:comment w:id="46" w:author="Antonio Schettino" w:date="2019-03-06T16:26:00Z" w:initials="AS">
    <w:p w14:paraId="1F21D58B" w14:textId="3022194E" w:rsidR="004E5AC1" w:rsidRDefault="004E5AC1">
      <w:pPr>
        <w:pStyle w:val="CommentText"/>
      </w:pPr>
      <w:r>
        <w:rPr>
          <w:rStyle w:val="CommentReference"/>
        </w:rPr>
        <w:annotationRef/>
      </w:r>
      <w:r>
        <w:t>I would also agree with Gilles, perhaps it’s better to frame this study in the context of value-driven attentional capture, what is missing from the current landscape, and what novel aspect this study is bringing.</w:t>
      </w:r>
    </w:p>
  </w:comment>
  <w:comment w:id="54" w:author="Gilles Pourtois" w:date="2019-02-12T13:49:00Z" w:initials="GP">
    <w:p w14:paraId="7D37E217" w14:textId="646D78FF" w:rsidR="004E5AC1" w:rsidRPr="00160297" w:rsidRDefault="004E5AC1">
      <w:pPr>
        <w:pStyle w:val="CommentText"/>
        <w:rPr>
          <w:lang w:val="fr-FR"/>
        </w:rPr>
      </w:pPr>
      <w:r>
        <w:rPr>
          <w:rStyle w:val="CommentReference"/>
        </w:rPr>
        <w:annotationRef/>
      </w:r>
      <w:r>
        <w:t xml:space="preserve">Add </w:t>
      </w:r>
      <w:proofErr w:type="spellStart"/>
      <w:r w:rsidRPr="00160297">
        <w:rPr>
          <w:lang w:val="fr-FR"/>
        </w:rPr>
        <w:t>Awh</w:t>
      </w:r>
      <w:proofErr w:type="spellEnd"/>
      <w:r w:rsidRPr="00160297">
        <w:rPr>
          <w:lang w:val="fr-FR"/>
        </w:rPr>
        <w:t xml:space="preserve"> et al., 2012, </w:t>
      </w:r>
      <w:proofErr w:type="spellStart"/>
      <w:proofErr w:type="gramStart"/>
      <w:r w:rsidRPr="00160297">
        <w:rPr>
          <w:i/>
          <w:iCs/>
          <w:lang w:val="fr-FR"/>
        </w:rPr>
        <w:t>TiCS</w:t>
      </w:r>
      <w:proofErr w:type="spellEnd"/>
      <w:r>
        <w:rPr>
          <w:i/>
          <w:iCs/>
          <w:lang w:val="fr-FR"/>
        </w:rPr>
        <w:t> ?</w:t>
      </w:r>
      <w:proofErr w:type="gramEnd"/>
    </w:p>
  </w:comment>
  <w:comment w:id="55" w:author="Antonio Schettino" w:date="2019-03-06T13:49:00Z" w:initials="AS">
    <w:p w14:paraId="79DD8DAD" w14:textId="4E268CDC" w:rsidR="004E5AC1" w:rsidRDefault="004E5AC1">
      <w:pPr>
        <w:pStyle w:val="CommentText"/>
      </w:pPr>
      <w:r>
        <w:rPr>
          <w:rStyle w:val="CommentReference"/>
        </w:rPr>
        <w:annotationRef/>
      </w:r>
      <w:bookmarkStart w:id="60" w:name="B3"/>
      <w:bookmarkEnd w:id="60"/>
      <w:proofErr w:type="spellStart"/>
      <w:r>
        <w:t>Awh</w:t>
      </w:r>
      <w:proofErr w:type="spellEnd"/>
      <w:r>
        <w:t xml:space="preserve">, E., </w:t>
      </w:r>
      <w:proofErr w:type="spellStart"/>
      <w:r>
        <w:t>Belopolsky</w:t>
      </w:r>
      <w:proofErr w:type="spellEnd"/>
      <w:r>
        <w:t xml:space="preserve">, A. V., and </w:t>
      </w:r>
      <w:proofErr w:type="spellStart"/>
      <w:r>
        <w:t>Theeuwes</w:t>
      </w:r>
      <w:proofErr w:type="spellEnd"/>
      <w:r>
        <w:t xml:space="preserve">, J. (2012). Top-down versus bottom-up attentional control: a failed theoretical dichotomy. </w:t>
      </w:r>
      <w:r>
        <w:rPr>
          <w:i/>
          <w:iCs/>
        </w:rPr>
        <w:t xml:space="preserve">Trends </w:t>
      </w:r>
      <w:proofErr w:type="spellStart"/>
      <w:r>
        <w:rPr>
          <w:i/>
          <w:iCs/>
        </w:rPr>
        <w:t>Cogn</w:t>
      </w:r>
      <w:proofErr w:type="spellEnd"/>
      <w:r>
        <w:rPr>
          <w:i/>
          <w:iCs/>
        </w:rPr>
        <w:t>. Sci.</w:t>
      </w:r>
      <w:r>
        <w:t xml:space="preserve"> 16, 437–443. </w:t>
      </w:r>
      <w:proofErr w:type="spellStart"/>
      <w:r>
        <w:t>doi</w:t>
      </w:r>
      <w:proofErr w:type="spellEnd"/>
      <w:r>
        <w:t>: 10.1016/j.tics.2012.06.010</w:t>
      </w:r>
    </w:p>
  </w:comment>
  <w:comment w:id="64" w:author="Gilles Pourtois" w:date="2019-02-12T13:51:00Z" w:initials="GP">
    <w:p w14:paraId="2C02BC47" w14:textId="0F870479" w:rsidR="004E5AC1" w:rsidRDefault="004E5AC1">
      <w:pPr>
        <w:pStyle w:val="CommentText"/>
      </w:pPr>
      <w:r>
        <w:rPr>
          <w:rStyle w:val="CommentReference"/>
        </w:rPr>
        <w:annotationRef/>
      </w:r>
      <w:r>
        <w:t>Is it standard this? I have the impression people rather use “visual search” and “value-based attention capture” to refer to that…</w:t>
      </w:r>
    </w:p>
  </w:comment>
  <w:comment w:id="202" w:author="Antonio Schettino" w:date="2019-03-06T16:44:00Z" w:initials="AS">
    <w:p w14:paraId="5BF04E6C" w14:textId="1E177C59" w:rsidR="002669A6" w:rsidRDefault="002669A6">
      <w:pPr>
        <w:pStyle w:val="CommentText"/>
      </w:pPr>
      <w:r>
        <w:rPr>
          <w:rStyle w:val="CommentReference"/>
        </w:rPr>
        <w:annotationRef/>
      </w:r>
      <w:r>
        <w:t xml:space="preserve">Do you have a </w:t>
      </w:r>
      <w:r w:rsidR="00CE3626">
        <w:t>reference</w:t>
      </w:r>
      <w:r>
        <w:t xml:space="preserve"> for this?</w:t>
      </w:r>
    </w:p>
  </w:comment>
  <w:comment w:id="203" w:author="Gilles Pourtois" w:date="2019-02-12T13:57:00Z" w:initials="GP">
    <w:p w14:paraId="73DEB200" w14:textId="1590DAEB" w:rsidR="004E5AC1" w:rsidRDefault="004E5AC1">
      <w:pPr>
        <w:pStyle w:val="CommentText"/>
      </w:pPr>
      <w:r>
        <w:rPr>
          <w:rStyle w:val="CommentReference"/>
        </w:rPr>
        <w:annotationRef/>
      </w:r>
      <w:r>
        <w:t>I don’t understand your argument here. So indeed, at test, reward it not at stake any more, but you see a conflict between the goal = to find the target/singleton and an automatic orienting of attention to a stimulus with enhanced value (because of prior conditioning).</w:t>
      </w:r>
    </w:p>
  </w:comment>
  <w:comment w:id="210" w:author="Gilles Pourtois" w:date="2019-02-12T13:59:00Z" w:initials="GP">
    <w:p w14:paraId="1E4E08E9" w14:textId="2E433310" w:rsidR="004E5AC1" w:rsidRDefault="004E5AC1">
      <w:pPr>
        <w:pStyle w:val="CommentText"/>
      </w:pPr>
      <w:r>
        <w:rPr>
          <w:rStyle w:val="CommentReference"/>
        </w:rPr>
        <w:annotationRef/>
      </w:r>
      <w:r>
        <w:t>I’m lost here…you seem to criticize the logic of value-based attention capture (</w:t>
      </w:r>
      <w:proofErr w:type="spellStart"/>
      <w:r>
        <w:t>Theeuwes</w:t>
      </w:r>
      <w:proofErr w:type="spellEnd"/>
      <w:r>
        <w:t xml:space="preserve"> &amp; Anderson won’t be happy probably ;-) and assume there is a confound with the task goal? I think their paradigm is standard now and it is risky to challenge the logic: according to </w:t>
      </w:r>
      <w:proofErr w:type="spellStart"/>
      <w:r>
        <w:t>Theeuwes</w:t>
      </w:r>
      <w:proofErr w:type="spellEnd"/>
      <w:r>
        <w:t xml:space="preserve">, is it really bottom up insofar subjects cannot help: they will necessarily look at the distractor (stimulus previously associated with reward) even though the task is about detecting another and fully unrelated stimulus/singleton. Moreover, as you know a very cool finding of Anderson et al. (2011, PNAS) is that WM capacity predicts this effect; the lower this capacity the more you show </w:t>
      </w:r>
      <w:r w:rsidR="00CE3626">
        <w:t>value-based</w:t>
      </w:r>
      <w:r>
        <w:t xml:space="preserve"> capture. Hence, this paradigm is well suited to explore conflict between goal and stimulus value…and thus bottom-up attention.</w:t>
      </w:r>
    </w:p>
  </w:comment>
  <w:comment w:id="211" w:author="Antonio Schettino" w:date="2019-03-06T16:47:00Z" w:initials="AS">
    <w:p w14:paraId="5E8F20E9" w14:textId="1D631B61" w:rsidR="00CE3626" w:rsidRDefault="00CE3626">
      <w:pPr>
        <w:pStyle w:val="CommentText"/>
      </w:pPr>
      <w:r>
        <w:rPr>
          <w:rStyle w:val="CommentReference"/>
        </w:rPr>
        <w:annotationRef/>
      </w:r>
      <w:r>
        <w:t xml:space="preserve">I risk </w:t>
      </w:r>
      <w:r w:rsidR="006B285F">
        <w:t>misinterpreting</w:t>
      </w:r>
      <w:r>
        <w:t xml:space="preserve"> Ivan’s thoughts, but what I understand from this passage is that </w:t>
      </w:r>
      <w:r w:rsidR="006B285F">
        <w:t>previous studies have not used an explicit factorial design, e.g., 2 (attended vs. unattended) x 2 (goal-congruent vs. goal-incongruent) x 2 (rewarded vs. non-rewarded). My poor knowledge of this literature does not allow me to comment further but, if this is correct, it might be worth a mention</w:t>
      </w:r>
      <w:r w:rsidR="00B64EB9">
        <w:t xml:space="preserve"> only if </w:t>
      </w:r>
      <w:r w:rsidR="006B285F">
        <w:t>our experimental paradigm</w:t>
      </w:r>
      <w:r w:rsidR="00B64EB9">
        <w:t xml:space="preserve"> is somehow different (which</w:t>
      </w:r>
      <w:r w:rsidR="00E72233">
        <w:t xml:space="preserve">, </w:t>
      </w:r>
      <w:proofErr w:type="gramStart"/>
      <w:r w:rsidR="00E72233">
        <w:t>at the moment</w:t>
      </w:r>
      <w:proofErr w:type="gramEnd"/>
      <w:r w:rsidR="00E72233">
        <w:t>,</w:t>
      </w:r>
      <w:r w:rsidR="00B64EB9">
        <w:t xml:space="preserve"> I cannot see). Otherwise, it seems just a generic </w:t>
      </w:r>
      <w:r w:rsidR="00890A26">
        <w:t>issue</w:t>
      </w:r>
      <w:r w:rsidR="00B64EB9">
        <w:t xml:space="preserve"> to which we cannot </w:t>
      </w:r>
      <w:r w:rsidR="00890A26">
        <w:t xml:space="preserve">properly </w:t>
      </w:r>
      <w:r w:rsidR="00B64EB9">
        <w:t>contribute.</w:t>
      </w:r>
    </w:p>
  </w:comment>
  <w:comment w:id="215" w:author="Gilles Pourtois" w:date="2019-02-12T14:04:00Z" w:initials="GP">
    <w:p w14:paraId="19456B46" w14:textId="3C31D507" w:rsidR="004E5AC1" w:rsidRDefault="004E5AC1">
      <w:pPr>
        <w:pStyle w:val="CommentText"/>
      </w:pPr>
      <w:r>
        <w:rPr>
          <w:rStyle w:val="CommentReference"/>
        </w:rPr>
        <w:annotationRef/>
      </w:r>
      <w:r>
        <w:t xml:space="preserve">This is somewhat </w:t>
      </w:r>
      <w:proofErr w:type="gramStart"/>
      <w:r>
        <w:t>blunt</w:t>
      </w:r>
      <w:proofErr w:type="gramEnd"/>
      <w:r>
        <w:t xml:space="preserve"> and I would never dare to say it like this…sorry. Instead of challenging their paradigm, I think you should better introduce the notion that whether this (amazing) effect is feature-based or not, is still unclear currently…and that’s exactly what you want to contribute to with this EEG study.  </w:t>
      </w:r>
    </w:p>
  </w:comment>
  <w:comment w:id="216" w:author="Antonio Schettino" w:date="2019-03-06T16:54:00Z" w:initials="AS">
    <w:p w14:paraId="52F35AA3" w14:textId="312A6D34" w:rsidR="00BF4FD1" w:rsidRDefault="00BF4FD1">
      <w:pPr>
        <w:pStyle w:val="CommentText"/>
      </w:pPr>
      <w:r>
        <w:rPr>
          <w:rStyle w:val="CommentReference"/>
        </w:rPr>
        <w:annotationRef/>
      </w:r>
      <w:r>
        <w:t>Indeed, perhaps this is a more informative way to frame our contribution, especially because we used an experimental paradigm perfectly suited to investigate feature-based attention allocation.</w:t>
      </w:r>
    </w:p>
  </w:comment>
  <w:comment w:id="221" w:author="Gilles Pourtois" w:date="2019-02-12T14:07:00Z" w:initials="GP">
    <w:p w14:paraId="3CA8CCD8" w14:textId="4E09DB96" w:rsidR="004E5AC1" w:rsidRDefault="004E5AC1">
      <w:pPr>
        <w:pStyle w:val="CommentText"/>
      </w:pPr>
      <w:r>
        <w:rPr>
          <w:rStyle w:val="CommentReference"/>
        </w:rPr>
        <w:annotationRef/>
      </w:r>
      <w:r>
        <w:t xml:space="preserve">But this is exactly what value-based attention capture is about, with all the studies of Anderson or </w:t>
      </w:r>
      <w:proofErr w:type="spellStart"/>
      <w:r>
        <w:t>Theeuwes</w:t>
      </w:r>
      <w:proofErr w:type="spellEnd"/>
      <w:r>
        <w:t xml:space="preserve">.  Instead of that, I think your study addresses the importance (or lack thereof) of </w:t>
      </w:r>
      <w:proofErr w:type="gramStart"/>
      <w:r>
        <w:t>feature based</w:t>
      </w:r>
      <w:proofErr w:type="gramEnd"/>
      <w:r>
        <w:t xml:space="preserve"> processing, but not the competition between goal and reward…</w:t>
      </w:r>
    </w:p>
  </w:comment>
  <w:comment w:id="253" w:author="Gilles Pourtois" w:date="2019-02-12T14:10:00Z" w:initials="GP">
    <w:p w14:paraId="0F0C6B9F" w14:textId="4FBD9D12" w:rsidR="004E5AC1" w:rsidRDefault="004E5AC1">
      <w:pPr>
        <w:pStyle w:val="CommentText"/>
      </w:pPr>
      <w:r>
        <w:rPr>
          <w:rStyle w:val="CommentReference"/>
        </w:rPr>
        <w:annotationRef/>
      </w:r>
      <w:r>
        <w:t>I’m not sure about that</w:t>
      </w:r>
    </w:p>
  </w:comment>
  <w:comment w:id="255" w:author="Gilles Pourtois" w:date="2019-02-12T14:10:00Z" w:initials="GP">
    <w:p w14:paraId="21C10B2F" w14:textId="344F4BE3" w:rsidR="004E5AC1" w:rsidRDefault="004E5AC1">
      <w:pPr>
        <w:pStyle w:val="CommentText"/>
      </w:pPr>
      <w:r>
        <w:rPr>
          <w:rStyle w:val="CommentReference"/>
        </w:rPr>
        <w:annotationRef/>
      </w:r>
      <w:r>
        <w:t xml:space="preserve">This is the key I think, and the unanswered question (in the existing literature) that needs to be brought forward earlier and emphasized better in the intro. Indeed, the question is whether after baseline, you will see SSVEP increase for high reward, decrease for low reward, or both perhaps? According to fMRI paper of Hickey &amp; </w:t>
      </w:r>
      <w:proofErr w:type="spellStart"/>
      <w:r>
        <w:t>Peelen</w:t>
      </w:r>
      <w:proofErr w:type="spellEnd"/>
      <w:r>
        <w:t xml:space="preserve">, you should see both: enhancement and suppression, but so far, we don’t know about an EEG (SSVEP) analog of this; = the goal of your study. </w:t>
      </w:r>
    </w:p>
  </w:comment>
  <w:comment w:id="256" w:author="Gilles Pourtois" w:date="2019-02-12T14:14:00Z" w:initials="GP">
    <w:p w14:paraId="43FA66C3" w14:textId="3AD162B8" w:rsidR="004E5AC1" w:rsidRDefault="004E5AC1">
      <w:pPr>
        <w:pStyle w:val="CommentText"/>
      </w:pPr>
      <w:r>
        <w:rPr>
          <w:rStyle w:val="CommentReference"/>
        </w:rPr>
        <w:annotationRef/>
      </w:r>
      <w:r>
        <w:t>Unclear to me…why do you detour to CC? Attention itself is already complicated enough and you don’t need CC to formulate predictions here I believe.</w:t>
      </w:r>
    </w:p>
  </w:comment>
  <w:comment w:id="257" w:author="Gilles Pourtois" w:date="2019-02-12T14:15:00Z" w:initials="GP">
    <w:p w14:paraId="0A1E9726" w14:textId="516F24CF" w:rsidR="004E5AC1" w:rsidRDefault="004E5AC1">
      <w:pPr>
        <w:pStyle w:val="CommentText"/>
      </w:pPr>
      <w:r>
        <w:rPr>
          <w:rStyle w:val="CommentReference"/>
        </w:rPr>
        <w:annotationRef/>
      </w:r>
      <w:r>
        <w:t xml:space="preserve">Exactly! This is also the asset of your study and something that cannot be achieved with classical value-based attention capture paradigm. </w:t>
      </w:r>
      <w:proofErr w:type="gramStart"/>
      <w:r>
        <w:t>So</w:t>
      </w:r>
      <w:proofErr w:type="gramEnd"/>
      <w:r>
        <w:t xml:space="preserve"> I guess, this should be said and stressed earlier? Here you can titrate competition between two value-based stimuli for attention selection using an unbiased measure of sensory activity in the visual cortex. </w:t>
      </w:r>
    </w:p>
  </w:comment>
  <w:comment w:id="273" w:author="Antonio Schettino" w:date="2019-03-06T14:49:00Z" w:initials="AS">
    <w:p w14:paraId="75F2EE28" w14:textId="7E71FF95" w:rsidR="004E5AC1" w:rsidRDefault="004E5AC1">
      <w:pPr>
        <w:pStyle w:val="CommentText"/>
      </w:pPr>
      <w:r>
        <w:rPr>
          <w:rStyle w:val="CommentReference"/>
        </w:rPr>
        <w:annotationRef/>
      </w:r>
      <w:r>
        <w:t>Here I am adding the number of males to specify that we did not record participants whose declared gender was non-binary.</w:t>
      </w:r>
    </w:p>
  </w:comment>
  <w:comment w:id="277" w:author="Gilles Pourtois" w:date="2019-02-12T14:18:00Z" w:initials="GP">
    <w:p w14:paraId="747ED219" w14:textId="48622EC7" w:rsidR="004E5AC1" w:rsidRDefault="004E5AC1">
      <w:pPr>
        <w:pStyle w:val="CommentText"/>
      </w:pPr>
      <w:r>
        <w:rPr>
          <w:rStyle w:val="CommentReference"/>
        </w:rPr>
        <w:annotationRef/>
      </w:r>
      <w:r>
        <w:t>You mean “depending on performance” here, no?</w:t>
      </w:r>
    </w:p>
  </w:comment>
  <w:comment w:id="293" w:author="Antonio Schettino" w:date="2019-03-06T14:52:00Z" w:initials="AS">
    <w:p w14:paraId="5368B7D1" w14:textId="017022F3" w:rsidR="004E5AC1" w:rsidRDefault="004E5AC1">
      <w:pPr>
        <w:pStyle w:val="CommentText"/>
      </w:pPr>
      <w:r>
        <w:rPr>
          <w:rStyle w:val="CommentReference"/>
        </w:rPr>
        <w:annotationRef/>
      </w:r>
      <w:r>
        <w:t>Trying to avoid repeating “each” too often</w:t>
      </w:r>
    </w:p>
  </w:comment>
  <w:comment w:id="301" w:author="Gilles Pourtois" w:date="2019-02-12T14:20:00Z" w:initials="GP">
    <w:p w14:paraId="6EBBBEB7" w14:textId="749C8ECD" w:rsidR="004E5AC1" w:rsidRDefault="004E5AC1">
      <w:pPr>
        <w:pStyle w:val="CommentText"/>
      </w:pPr>
      <w:r>
        <w:rPr>
          <w:rStyle w:val="CommentReference"/>
        </w:rPr>
        <w:annotationRef/>
      </w:r>
      <w:r>
        <w:t>Unusual/unclear this. You mean not recorded? Or participants were told not to respond before 200ms, which would be strange, right?</w:t>
      </w:r>
    </w:p>
  </w:comment>
  <w:comment w:id="302" w:author="Antonio Schettino" w:date="2019-03-06T14:43:00Z" w:initials="AS">
    <w:p w14:paraId="304FB487" w14:textId="19DED7F6" w:rsidR="004E5AC1" w:rsidRDefault="004E5AC1">
      <w:pPr>
        <w:pStyle w:val="CommentText"/>
      </w:pPr>
      <w:r>
        <w:rPr>
          <w:rStyle w:val="CommentReference"/>
        </w:rPr>
        <w:annotationRef/>
      </w:r>
      <w:r>
        <w:t xml:space="preserve">If I recall correctly, if participants pressed the response button within the first 200 </w:t>
      </w:r>
      <w:proofErr w:type="spellStart"/>
      <w:r>
        <w:t>ms</w:t>
      </w:r>
      <w:proofErr w:type="spellEnd"/>
      <w:r>
        <w:t xml:space="preserve"> it would not be recorded, to avoid overly excessively fast responses. I guess </w:t>
      </w:r>
      <w:r w:rsidRPr="00014B1F">
        <w:rPr>
          <w:lang w:val="nl-BE"/>
        </w:rPr>
        <w:t>Søren</w:t>
      </w:r>
      <w:r>
        <w:rPr>
          <w:lang w:val="nl-BE"/>
        </w:rPr>
        <w:t xml:space="preserve"> fixed it at 200 ms based on his extensive experience with this experimental paradigm.</w:t>
      </w:r>
    </w:p>
  </w:comment>
  <w:comment w:id="308" w:author="Gilles Pourtois" w:date="2019-02-12T14:21:00Z" w:initials="GP">
    <w:p w14:paraId="6DEE9E11" w14:textId="5E8309AC" w:rsidR="004E5AC1" w:rsidRDefault="004E5AC1">
      <w:pPr>
        <w:pStyle w:val="CommentText"/>
      </w:pPr>
      <w:r>
        <w:rPr>
          <w:rStyle w:val="CommentReference"/>
        </w:rPr>
        <w:annotationRef/>
      </w:r>
      <w:r>
        <w:t>Are these 2 things not the same thing??</w:t>
      </w:r>
    </w:p>
  </w:comment>
  <w:comment w:id="309" w:author="Antonio Schettino" w:date="2019-03-06T14:50:00Z" w:initials="AS">
    <w:p w14:paraId="7666F096" w14:textId="1FF4651C" w:rsidR="004E5AC1" w:rsidRDefault="004E5AC1">
      <w:pPr>
        <w:pStyle w:val="CommentText"/>
      </w:pPr>
      <w:r>
        <w:rPr>
          <w:rStyle w:val="CommentReference"/>
        </w:rPr>
        <w:annotationRef/>
      </w:r>
      <w:r>
        <w:t>I cannot remember this distinction, sorry…</w:t>
      </w:r>
    </w:p>
  </w:comment>
  <w:comment w:id="327" w:author="Gilles Pourtois" w:date="2019-02-12T14:22:00Z" w:initials="GP">
    <w:p w14:paraId="4C9C6ABC" w14:textId="42227628" w:rsidR="004E5AC1" w:rsidRDefault="004E5AC1">
      <w:pPr>
        <w:pStyle w:val="CommentText"/>
      </w:pPr>
      <w:r>
        <w:rPr>
          <w:rStyle w:val="CommentReference"/>
        </w:rPr>
        <w:annotationRef/>
      </w:r>
      <w:r>
        <w:t xml:space="preserve">Maybe just say: “The mapping between color and reward probability was counterbalanced across participants”? </w:t>
      </w:r>
    </w:p>
  </w:comment>
  <w:comment w:id="358" w:author="Ivan Grahek" w:date="2019-02-09T14:10:00Z" w:initials="IG">
    <w:p w14:paraId="13782C12" w14:textId="6D89EAED" w:rsidR="004E5AC1" w:rsidRDefault="004E5AC1">
      <w:pPr>
        <w:pStyle w:val="CommentText"/>
      </w:pPr>
      <w:r>
        <w:rPr>
          <w:rStyle w:val="CommentReference"/>
        </w:rPr>
        <w:annotationRef/>
      </w:r>
      <w:r>
        <w:t>To be added</w:t>
      </w:r>
    </w:p>
  </w:comment>
  <w:comment w:id="361" w:author="Ivan Grahek" w:date="2019-01-29T11:47:00Z" w:initials="IG">
    <w:p w14:paraId="765E1F62" w14:textId="4F964DD9" w:rsidR="004E5AC1" w:rsidRDefault="004E5AC1">
      <w:pPr>
        <w:pStyle w:val="CommentText"/>
      </w:pPr>
      <w:r>
        <w:rPr>
          <w:rStyle w:val="CommentReference"/>
        </w:rPr>
        <w:annotationRef/>
      </w:r>
      <w:r>
        <w:t>Add a part on pre-processing the behavior and include how the hit rates and false alarms were calculated.</w:t>
      </w:r>
    </w:p>
  </w:comment>
  <w:comment w:id="369" w:author="Ivan Grahek" w:date="2019-01-29T11:47:00Z" w:initials="IG">
    <w:p w14:paraId="5B4A3246" w14:textId="77777777" w:rsidR="004E5AC1" w:rsidRDefault="004E5AC1" w:rsidP="00DD1735">
      <w:pPr>
        <w:pStyle w:val="CommentText"/>
      </w:pPr>
      <w:r>
        <w:rPr>
          <w:rStyle w:val="CommentReference"/>
        </w:rPr>
        <w:annotationRef/>
      </w:r>
      <w:r>
        <w:t>Add a part on pre-processing the behavior and include how the hit rates and false alarms were calculated.</w:t>
      </w:r>
    </w:p>
  </w:comment>
  <w:comment w:id="405" w:author="Gilles Pourtois" w:date="2019-02-12T14:25:00Z" w:initials="GP">
    <w:p w14:paraId="27504121" w14:textId="0BBA9E59" w:rsidR="004E5AC1" w:rsidRDefault="004E5AC1">
      <w:pPr>
        <w:pStyle w:val="CommentText"/>
      </w:pPr>
      <w:r>
        <w:rPr>
          <w:rStyle w:val="CommentReference"/>
        </w:rPr>
        <w:annotationRef/>
      </w:r>
      <w:r>
        <w:t xml:space="preserve">According to guidelines, you </w:t>
      </w:r>
      <w:proofErr w:type="gramStart"/>
      <w:r>
        <w:t>have to</w:t>
      </w:r>
      <w:proofErr w:type="gramEnd"/>
      <w:r>
        <w:t xml:space="preserve"> report the mean + SD of trials kept (after processing), separately for each condition.</w:t>
      </w:r>
    </w:p>
  </w:comment>
  <w:comment w:id="406" w:author="Antonio Schettino" w:date="2019-03-06T14:16:00Z" w:initials="AS">
    <w:p w14:paraId="4AF52AA2" w14:textId="386EE7E3" w:rsidR="004E5AC1" w:rsidRDefault="004E5AC1">
      <w:pPr>
        <w:pStyle w:val="CommentText"/>
      </w:pPr>
      <w:r>
        <w:rPr>
          <w:rStyle w:val="CommentReference"/>
        </w:rPr>
        <w:annotationRef/>
      </w:r>
      <w:r>
        <w:t xml:space="preserve">I do not have this information saved anywhere, I would have to re-write the script and re-do all the preprocessing. I would argue it is not necessary, not because of laziness (at least not entirely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but for the following reasons:</w:t>
      </w:r>
    </w:p>
    <w:p w14:paraId="6B4DC494" w14:textId="08E71DAA" w:rsidR="004E5AC1" w:rsidRDefault="004E5AC1" w:rsidP="004E5AC1">
      <w:pPr>
        <w:pStyle w:val="CommentText"/>
        <w:numPr>
          <w:ilvl w:val="0"/>
          <w:numId w:val="40"/>
        </w:numPr>
      </w:pPr>
      <w:r>
        <w:t xml:space="preserve"> in the sentence above we provide the complementary information to what you ask -- i.e., mean percentage, SD, and range of </w:t>
      </w:r>
      <w:r w:rsidRPr="00D30CC7">
        <w:rPr>
          <w:b/>
        </w:rPr>
        <w:t>rejected</w:t>
      </w:r>
      <w:r>
        <w:t xml:space="preserve"> epochs – and we clarify that the rejection rate was similar across conditions;</w:t>
      </w:r>
    </w:p>
    <w:p w14:paraId="45E8BC67" w14:textId="5FD6FDA5" w:rsidR="004E5AC1" w:rsidRDefault="004E5AC1" w:rsidP="004E5AC1">
      <w:pPr>
        <w:pStyle w:val="CommentText"/>
        <w:numPr>
          <w:ilvl w:val="0"/>
          <w:numId w:val="40"/>
        </w:numPr>
      </w:pPr>
      <w:r>
        <w:t xml:space="preserve"> if you are worried that the raw number of retained epochs is low, please note that the reader could retrieve this information based on the </w:t>
      </w:r>
      <w:r w:rsidRPr="00D30CC7">
        <w:rPr>
          <w:i/>
        </w:rPr>
        <w:t>Stimuli and task</w:t>
      </w:r>
      <w:r w:rsidRPr="00D30CC7">
        <w:t xml:space="preserve"> </w:t>
      </w:r>
      <w:r>
        <w:t xml:space="preserve">section </w:t>
      </w:r>
      <w:r w:rsidRPr="00D30CC7">
        <w:t>(12 blocks of 50 trials, 40 trials per experiment phase containing no dot motion</w:t>
      </w:r>
      <w:r>
        <w:t>, …</w:t>
      </w:r>
      <w:r w:rsidRPr="00D30CC7">
        <w:t>)</w:t>
      </w:r>
      <w:r>
        <w:t>;</w:t>
      </w:r>
    </w:p>
    <w:p w14:paraId="55CD992D" w14:textId="61125BC5" w:rsidR="004E5AC1" w:rsidRDefault="004E5AC1" w:rsidP="004E5AC1">
      <w:pPr>
        <w:pStyle w:val="CommentText"/>
        <w:numPr>
          <w:ilvl w:val="0"/>
          <w:numId w:val="40"/>
        </w:numPr>
      </w:pPr>
      <w:r>
        <w:t xml:space="preserve"> I guess your request stems from wanting to reassure readers that we have a decent number of epochs per condition, which would provide good signal-to-noise-ratio (SNR). Just remember that SSVEPs have much better SNR compared to ERPs, so even if we had a relatively low number of epochs (which is not the case here) we could still have good SNR;</w:t>
      </w:r>
    </w:p>
    <w:p w14:paraId="08A1DC5E" w14:textId="65B31218" w:rsidR="004E5AC1" w:rsidRDefault="004E5AC1" w:rsidP="004E5AC1">
      <w:pPr>
        <w:pStyle w:val="CommentText"/>
        <w:numPr>
          <w:ilvl w:val="0"/>
          <w:numId w:val="40"/>
        </w:numPr>
      </w:pPr>
      <w:r>
        <w:t xml:space="preserve"> also, please keep in mind that readers will have access to all the data and scripts, so they are free to dig into the details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44" w:author="Antonio Schettino" w:date="2019-03-06T15:16:00Z" w:initials="AS">
    <w:p w14:paraId="5BFB6365" w14:textId="3C509478" w:rsidR="004E5AC1" w:rsidRDefault="004E5AC1">
      <w:pPr>
        <w:pStyle w:val="CommentText"/>
      </w:pPr>
      <w:r>
        <w:rPr>
          <w:rStyle w:val="CommentReference"/>
        </w:rPr>
        <w:annotationRef/>
      </w:r>
      <w:r>
        <w:t>should we cite the preprint?</w:t>
      </w:r>
    </w:p>
  </w:comment>
  <w:comment w:id="465" w:author="Ivan Grahek" w:date="2019-02-09T14:04:00Z" w:initials="IG">
    <w:p w14:paraId="7EE80669" w14:textId="6B7A0B0E" w:rsidR="004E5AC1" w:rsidRDefault="004E5AC1">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466" w:author="Antonio Schettino" w:date="2019-03-06T15:19:00Z" w:initials="AS">
    <w:p w14:paraId="7F790204" w14:textId="2E9A2AD8" w:rsidR="004E5AC1" w:rsidRDefault="004E5AC1">
      <w:pPr>
        <w:pStyle w:val="CommentText"/>
      </w:pPr>
      <w:r>
        <w:rPr>
          <w:rStyle w:val="CommentReference"/>
        </w:rPr>
        <w:annotationRef/>
      </w:r>
      <w:r>
        <w:t>i.e., 1? Perhaps it is confusing written like this… do you think we could omit it?</w:t>
      </w:r>
    </w:p>
  </w:comment>
  <w:comment w:id="475" w:author="Ivan Grahek" w:date="2019-02-09T14:10:00Z" w:initials="IG">
    <w:p w14:paraId="08DA60F3" w14:textId="6E3A3C95" w:rsidR="004E5AC1" w:rsidRDefault="004E5AC1">
      <w:pPr>
        <w:pStyle w:val="CommentText"/>
      </w:pPr>
      <w:r>
        <w:rPr>
          <w:rStyle w:val="CommentReference"/>
        </w:rPr>
        <w:annotationRef/>
      </w:r>
      <w:r>
        <w:t xml:space="preserve">This table could be merged with Table 3 or moved to the supplementary materials. </w:t>
      </w:r>
    </w:p>
  </w:comment>
  <w:comment w:id="476" w:author="Ivan Grahek" w:date="2019-02-09T14:08:00Z" w:initials="IG">
    <w:p w14:paraId="00A9CCF1" w14:textId="7E21FF27" w:rsidR="004E5AC1" w:rsidRDefault="004E5AC1">
      <w:pPr>
        <w:pStyle w:val="CommentText"/>
      </w:pPr>
      <w:r>
        <w:rPr>
          <w:rStyle w:val="CommentReference"/>
        </w:rPr>
        <w:annotationRef/>
      </w:r>
      <w:r>
        <w:t xml:space="preserve">The font in </w:t>
      </w:r>
      <w:proofErr w:type="gramStart"/>
      <w:r>
        <w:t>all of</w:t>
      </w:r>
      <w:proofErr w:type="gramEnd"/>
      <w:r>
        <w:t xml:space="preserve"> the graphs will be increased. </w:t>
      </w:r>
    </w:p>
  </w:comment>
  <w:comment w:id="478" w:author="Antonio Schettino" w:date="2019-03-06T15:24:00Z" w:initials="AS">
    <w:p w14:paraId="21F7BD11" w14:textId="0D1531A6" w:rsidR="004E5AC1" w:rsidRDefault="004E5AC1">
      <w:pPr>
        <w:pStyle w:val="CommentText"/>
      </w:pPr>
      <w:r>
        <w:rPr>
          <w:rStyle w:val="CommentReference"/>
        </w:rPr>
        <w:annotationRef/>
      </w:r>
      <w:r>
        <w:t>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486" w:author="Gilles Pourtois" w:date="2019-02-12T14:28:00Z" w:initials="GP">
    <w:p w14:paraId="7A6947E0" w14:textId="5A1AD815" w:rsidR="004E5AC1" w:rsidRDefault="004E5AC1">
      <w:pPr>
        <w:pStyle w:val="CommentText"/>
      </w:pPr>
      <w:r>
        <w:rPr>
          <w:rStyle w:val="CommentReference"/>
        </w:rPr>
        <w:annotationRef/>
      </w:r>
      <w:r>
        <w:t>Indeed, but then one can wonder about false alarms, right? And hence d primes or a better (more sensitive) behavioral measure maybe than the hit rate only.</w:t>
      </w:r>
    </w:p>
  </w:comment>
  <w:comment w:id="491" w:author="Gilles Pourtois" w:date="2019-02-12T14:30:00Z" w:initials="GP">
    <w:p w14:paraId="37CDA2BC" w14:textId="52EFB07E" w:rsidR="004E5AC1" w:rsidRDefault="004E5AC1">
      <w:pPr>
        <w:pStyle w:val="CommentText"/>
      </w:pPr>
      <w:r>
        <w:rPr>
          <w:rStyle w:val="CommentReference"/>
        </w:rPr>
        <w:annotationRef/>
      </w:r>
      <w:r>
        <w:t>Weird this, right? Isn’t the case that participants should improve more for high-rewarded color?</w:t>
      </w:r>
    </w:p>
  </w:comment>
  <w:comment w:id="492" w:author="Antonio Schettino" w:date="2019-03-06T15:28:00Z" w:initials="AS">
    <w:p w14:paraId="4474AB82" w14:textId="341146ED" w:rsidR="004E5AC1" w:rsidRDefault="004E5AC1">
      <w:pPr>
        <w:pStyle w:val="CommentText"/>
      </w:pPr>
      <w:r>
        <w:rPr>
          <w:rStyle w:val="CommentReference"/>
        </w:rPr>
        <w:annotationRef/>
      </w:r>
      <w:r>
        <w:t xml:space="preserve">I wouldn’t over-interpret this </w:t>
      </w:r>
      <w:proofErr w:type="gramStart"/>
      <w:r>
        <w:t>finding,</w:t>
      </w:r>
      <w:proofErr w:type="gramEnd"/>
      <w:r>
        <w:t xml:space="preserve"> the ER is not very high (8.43).</w:t>
      </w:r>
    </w:p>
  </w:comment>
  <w:comment w:id="498" w:author="Gilles Pourtois" w:date="2019-02-12T14:31:00Z" w:initials="GP">
    <w:p w14:paraId="3BE8451B" w14:textId="5536837A" w:rsidR="004E5AC1" w:rsidRDefault="004E5AC1">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499" w:author="Antonio Schettino" w:date="2019-03-06T15:30:00Z" w:initials="AS">
    <w:p w14:paraId="326A4DAF" w14:textId="7A4E0412" w:rsidR="004E5AC1" w:rsidRDefault="004E5AC1">
      <w:pPr>
        <w:pStyle w:val="CommentText"/>
      </w:pPr>
      <w:r>
        <w:rPr>
          <w:rStyle w:val="CommentReference"/>
        </w:rPr>
        <w:annotationRef/>
      </w:r>
      <w:r>
        <w:t>Again, I wouldn’t over-interpret this finding (</w:t>
      </w:r>
      <w:r w:rsidRPr="00F57403">
        <w:t>ER = 7.20</w:t>
      </w:r>
      <w:r>
        <w:t>).</w:t>
      </w:r>
    </w:p>
  </w:comment>
  <w:comment w:id="508" w:author="Antonio Schettino" w:date="2019-03-06T15:32:00Z" w:initials="AS">
    <w:p w14:paraId="2A13245F" w14:textId="6801DA3A" w:rsidR="004E5AC1" w:rsidRDefault="004E5AC1">
      <w:pPr>
        <w:pStyle w:val="CommentText"/>
      </w:pPr>
      <w:r>
        <w:rPr>
          <w:rStyle w:val="CommentReference"/>
        </w:rPr>
        <w:annotationRef/>
      </w:r>
      <w:r>
        <w:t>See my comment above</w:t>
      </w:r>
    </w:p>
  </w:comment>
  <w:comment w:id="518" w:author="Antonio Schettino" w:date="2019-03-06T15:35:00Z" w:initials="AS">
    <w:p w14:paraId="0F46467A" w14:textId="7EC92CD5" w:rsidR="004E5AC1" w:rsidRDefault="004E5AC1">
      <w:pPr>
        <w:pStyle w:val="CommentText"/>
      </w:pPr>
      <w:r>
        <w:rPr>
          <w:rStyle w:val="CommentReference"/>
        </w:rPr>
        <w:annotationRef/>
      </w:r>
      <w:r>
        <w:t xml:space="preserve">Actually, in general a posterior distribution could exclude </w:t>
      </w:r>
      <w:proofErr w:type="gramStart"/>
      <w:r>
        <w:t>zero</w:t>
      </w:r>
      <w:proofErr w:type="gramEnd"/>
      <w:r>
        <w:t xml:space="preserve"> but the ER could still be non-infinite, because it depends on whether zero is included in the tails… I would delete this sentence.</w:t>
      </w:r>
    </w:p>
    <w:p w14:paraId="7526D2F3" w14:textId="099F1035" w:rsidR="004E5AC1" w:rsidRDefault="004E5AC1">
      <w:pPr>
        <w:pStyle w:val="CommentText"/>
      </w:pPr>
      <w:r>
        <w:t xml:space="preserve">Sorry for being so pedantic…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530" w:author="Ivan Grahek" w:date="2019-02-09T14:13:00Z" w:initials="IG">
    <w:p w14:paraId="758CE845" w14:textId="45F3BB9C" w:rsidR="004E5AC1" w:rsidRDefault="004E5AC1">
      <w:pPr>
        <w:pStyle w:val="CommentText"/>
      </w:pPr>
      <w:r>
        <w:rPr>
          <w:rStyle w:val="CommentReference"/>
        </w:rPr>
        <w:annotationRef/>
      </w:r>
      <w:r>
        <w:t>This is a very early draft that just goes through the main points for discussion. I would be happy to hear recommendations on what else to include and discuss here!</w:t>
      </w:r>
    </w:p>
  </w:comment>
  <w:comment w:id="531" w:author="Antonio Schettino" w:date="2019-03-06T17:07:00Z" w:initials="AS">
    <w:p w14:paraId="7AC1DADF" w14:textId="0F18BE44" w:rsidR="00E72233" w:rsidRDefault="00E72233">
      <w:pPr>
        <w:pStyle w:val="CommentText"/>
      </w:pPr>
      <w:r>
        <w:rPr>
          <w:rStyle w:val="CommentReference"/>
        </w:rPr>
        <w:annotationRef/>
      </w:r>
      <w:r>
        <w:t>I would rather not comment on the Discussion as it is now, given that it is based on an Introduction that should still be worked upon.</w:t>
      </w:r>
    </w:p>
  </w:comment>
  <w:comment w:id="533" w:author="Gilles Pourtois" w:date="2019-02-12T14:37:00Z" w:initials="GP">
    <w:p w14:paraId="642D1D86" w14:textId="0FF957A4" w:rsidR="004E5AC1" w:rsidRDefault="004E5AC1">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w:t>
      </w:r>
      <w:proofErr w:type="gramStart"/>
      <w:r>
        <w:t>value based</w:t>
      </w:r>
      <w:proofErr w:type="gramEnd"/>
      <w:r>
        <w:t xml:space="preserve"> attention capture? </w:t>
      </w:r>
    </w:p>
  </w:comment>
  <w:comment w:id="539" w:author="Gilles Pourtois" w:date="2019-02-12T14:40:00Z" w:initials="GP">
    <w:p w14:paraId="5EF914C4" w14:textId="31FEC6D6" w:rsidR="004E5AC1" w:rsidRDefault="004E5AC1">
      <w:pPr>
        <w:pStyle w:val="CommentText"/>
      </w:pPr>
      <w:r>
        <w:rPr>
          <w:rStyle w:val="CommentReference"/>
        </w:rPr>
        <w:annotationRef/>
      </w:r>
      <w:r>
        <w:t>I don’t think it is a replication here: here you focus on feature-based attention, and competition between two stimuli both having some value.</w:t>
      </w:r>
    </w:p>
  </w:comment>
  <w:comment w:id="540" w:author="Gilles Pourtois" w:date="2019-02-12T14:40:00Z" w:initials="GP">
    <w:p w14:paraId="6FFED0A0" w14:textId="6556C1AB" w:rsidR="004E5AC1" w:rsidRDefault="004E5AC1">
      <w:pPr>
        <w:pStyle w:val="CommentText"/>
      </w:pPr>
      <w:r>
        <w:rPr>
          <w:rStyle w:val="CommentReference"/>
        </w:rPr>
        <w:annotationRef/>
      </w:r>
      <w:r>
        <w:t>Unclear to me if you can draw this conclusion.</w:t>
      </w:r>
    </w:p>
  </w:comment>
  <w:comment w:id="555" w:author="Gilles Pourtois" w:date="2019-02-12T14:42:00Z" w:initials="GP">
    <w:p w14:paraId="686F6E8B" w14:textId="5E2FCD5D" w:rsidR="004E5AC1" w:rsidRDefault="004E5AC1">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566" w:author="Gilles Pourtois" w:date="2019-02-12T14:44:00Z" w:initials="GP">
    <w:p w14:paraId="1248484F" w14:textId="77777777" w:rsidR="004E5AC1" w:rsidRDefault="004E5AC1">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w:t>
      </w:r>
      <w:proofErr w:type="gramStart"/>
      <w:r>
        <w:t>So</w:t>
      </w:r>
      <w:proofErr w:type="gramEnd"/>
      <w:r>
        <w:t xml:space="preserve"> to me, assuming that task difficulty is the factor that precludes seeing a change for high reward stimulus, is a bit hard to hold. </w:t>
      </w:r>
    </w:p>
    <w:p w14:paraId="08FD95C1" w14:textId="77777777" w:rsidR="004E5AC1" w:rsidRDefault="004E5AC1">
      <w:pPr>
        <w:pStyle w:val="CommentText"/>
      </w:pPr>
    </w:p>
    <w:p w14:paraId="3D982E49" w14:textId="24A8C315" w:rsidR="004E5AC1" w:rsidRDefault="004E5AC1">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4E5AC1" w:rsidRDefault="004E5AC1">
      <w:pPr>
        <w:pStyle w:val="CommentText"/>
      </w:pPr>
    </w:p>
    <w:p w14:paraId="619D75CE" w14:textId="163469B5" w:rsidR="004E5AC1" w:rsidRDefault="004E5AC1">
      <w:pPr>
        <w:pStyle w:val="CommentText"/>
      </w:pPr>
      <w:r>
        <w:t xml:space="preserve">I think your EEG data show that when competition occurs between 2 features and it is challenging indeed, this competition is mostly resolved </w:t>
      </w:r>
      <w:proofErr w:type="spellStart"/>
      <w:r>
        <w:t>though</w:t>
      </w:r>
      <w:proofErr w:type="spellEnd"/>
      <w:r>
        <w:t xml:space="preserve">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571" w:author="Gilles Pourtois" w:date="2019-02-12T14:47:00Z" w:initials="GP">
    <w:p w14:paraId="30E868A1" w14:textId="4E3EDDCA" w:rsidR="004E5AC1" w:rsidRDefault="004E5AC1">
      <w:pPr>
        <w:pStyle w:val="CommentText"/>
      </w:pPr>
      <w:r>
        <w:rPr>
          <w:rStyle w:val="CommentReference"/>
        </w:rPr>
        <w:annotationRef/>
      </w:r>
      <w:r>
        <w:t xml:space="preserve">I think it is implausible…and cannot also explain why then you found an effect/change for the low reward stimulus across phases. </w:t>
      </w:r>
    </w:p>
  </w:comment>
  <w:comment w:id="577" w:author="Gilles Pourtois" w:date="2019-02-12T15:02:00Z" w:initials="GP">
    <w:p w14:paraId="73D63071" w14:textId="42B664BD" w:rsidR="004E5AC1" w:rsidRDefault="004E5AC1">
      <w:pPr>
        <w:pStyle w:val="CommentText"/>
      </w:pPr>
      <w:r>
        <w:rPr>
          <w:rStyle w:val="CommentReference"/>
        </w:rPr>
        <w:annotationRef/>
      </w:r>
      <w:r>
        <w:t>Not sure about the accuracy of this</w:t>
      </w:r>
    </w:p>
  </w:comment>
  <w:comment w:id="578" w:author="Gilles Pourtois" w:date="2019-02-12T15:02:00Z" w:initials="GP">
    <w:p w14:paraId="200EEA2D" w14:textId="59935F08" w:rsidR="004E5AC1" w:rsidRDefault="004E5AC1">
      <w:pPr>
        <w:pStyle w:val="CommentText"/>
      </w:pPr>
      <w:r>
        <w:rPr>
          <w:rStyle w:val="CommentReference"/>
        </w:rPr>
        <w:annotationRef/>
      </w:r>
      <w:r>
        <w:t xml:space="preserve">Not true this. Value-based attention capture is never explored for competition between different “valued” stimuli (low vs. high), like you have done here. It is always a competition between target (without any value) and a reward or punishment-related stimulus used primarily as distractor. </w:t>
      </w:r>
      <w:proofErr w:type="gramStart"/>
      <w:r>
        <w:t>So</w:t>
      </w:r>
      <w:proofErr w:type="gramEnd"/>
      <w:r>
        <w:t xml:space="preserve"> it appears hard to dismiss value-based capture and favor CC account, which makes no/little sense here. Where and how do you measure CC with this task?</w:t>
      </w:r>
    </w:p>
  </w:comment>
  <w:comment w:id="579" w:author="Gilles Pourtois" w:date="2019-02-12T15:05:00Z" w:initials="GP">
    <w:p w14:paraId="33CFA73D" w14:textId="0976DB69" w:rsidR="004E5AC1" w:rsidRDefault="004E5AC1">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w:t>
      </w:r>
      <w:proofErr w:type="gramStart"/>
      <w:r>
        <w:t>important</w:t>
      </w:r>
      <w:proofErr w:type="gramEnd"/>
      <w:r>
        <w:t xml:space="preserve"> and they compete for selection; a “control” mechanism downplays the processing of the low-reward one.  </w:t>
      </w:r>
    </w:p>
  </w:comment>
  <w:comment w:id="580" w:author="Gilles Pourtois" w:date="2019-02-12T15:07:00Z" w:initials="GP">
    <w:p w14:paraId="509D5469" w14:textId="2C771A37" w:rsidR="004E5AC1" w:rsidRDefault="004E5AC1">
      <w:pPr>
        <w:pStyle w:val="CommentText"/>
      </w:pPr>
      <w:r>
        <w:rPr>
          <w:rStyle w:val="CommentReference"/>
        </w:rPr>
        <w:annotationRef/>
      </w:r>
      <w:r>
        <w:t>Unsure about this again. What you measure here is competition between 2 value-based stimuli, not between goal and value.</w:t>
      </w:r>
    </w:p>
  </w:comment>
  <w:comment w:id="581" w:author="Gilles Pourtois" w:date="2019-02-12T15:08:00Z" w:initials="GP">
    <w:p w14:paraId="3395808D" w14:textId="34EB6B37" w:rsidR="004E5AC1" w:rsidRDefault="004E5AC1">
      <w:pPr>
        <w:pStyle w:val="CommentText"/>
      </w:pPr>
      <w:r>
        <w:rPr>
          <w:rStyle w:val="CommentReference"/>
        </w:rPr>
        <w:annotationRef/>
      </w:r>
      <w:r>
        <w:t xml:space="preserve">At the behavioral level you see slower RTs for low reward than high reward. Why could that not result from the suppression effect at the neurophysiological/SSVEP level? In other words, are you </w:t>
      </w:r>
      <w:proofErr w:type="gramStart"/>
      <w:r>
        <w:t>really sure</w:t>
      </w:r>
      <w:proofErr w:type="gramEnd"/>
      <w:r>
        <w:t xml:space="preserve"> EEG and behavior show different effects?</w:t>
      </w:r>
    </w:p>
  </w:comment>
  <w:comment w:id="587" w:author="Gilles Pourtois" w:date="2019-02-12T15:10:00Z" w:initials="GP">
    <w:p w14:paraId="3307E5A0" w14:textId="388B2E15" w:rsidR="004E5AC1" w:rsidRDefault="004E5AC1">
      <w:pPr>
        <w:pStyle w:val="CommentText"/>
      </w:pPr>
      <w:r>
        <w:rPr>
          <w:rStyle w:val="CommentReference"/>
        </w:rPr>
        <w:annotationRef/>
      </w:r>
      <w:r>
        <w:t xml:space="preserve">Unclear to me which result of your study shows this? </w:t>
      </w:r>
    </w:p>
  </w:comment>
  <w:comment w:id="593" w:author="Gilles Pourtois" w:date="2019-02-12T15:10:00Z" w:initials="GP">
    <w:p w14:paraId="3439B156" w14:textId="59095BD5" w:rsidR="004E5AC1" w:rsidRDefault="004E5AC1">
      <w:pPr>
        <w:pStyle w:val="CommentText"/>
      </w:pPr>
      <w:r>
        <w:rPr>
          <w:rStyle w:val="CommentReference"/>
        </w:rPr>
        <w:annotationRef/>
      </w:r>
      <w:r>
        <w:t>In value-based attention capture, participants have always a specific goal active on each and every trial = find the target in the array/</w:t>
      </w:r>
      <w:proofErr w:type="gramStart"/>
      <w:r>
        <w:t>display, and</w:t>
      </w:r>
      <w:proofErr w:type="gramEnd"/>
      <w:r>
        <w:t xml:space="preserve"> ignore the distractor (if any). </w:t>
      </w:r>
      <w:proofErr w:type="gramStart"/>
      <w:r>
        <w:t>So</w:t>
      </w:r>
      <w:proofErr w:type="gramEnd"/>
      <w:r>
        <w:t xml:space="preserve"> you design is not better or controlling this better I think. </w:t>
      </w:r>
    </w:p>
  </w:comment>
  <w:comment w:id="594" w:author="Gilles Pourtois" w:date="2019-02-12T15:11:00Z" w:initials="GP">
    <w:p w14:paraId="73C043A4" w14:textId="30A7E057" w:rsidR="004E5AC1" w:rsidRDefault="004E5AC1">
      <w:pPr>
        <w:pStyle w:val="CommentText"/>
      </w:pPr>
      <w:r>
        <w:rPr>
          <w:rStyle w:val="CommentReference"/>
        </w:rPr>
        <w:annotationRef/>
      </w:r>
      <w:r>
        <w:t xml:space="preserve">I would kindly disagree and </w:t>
      </w:r>
      <w:proofErr w:type="spellStart"/>
      <w:r>
        <w:t>Theeuwes</w:t>
      </w:r>
      <w:proofErr w:type="spellEnd"/>
      <w:r>
        <w:t xml:space="preserve"> and Anderson too probably ;-) You cannot compare peers and apples. The difference between your design and the classical value-based capture ought to be better presented </w:t>
      </w:r>
      <w:proofErr w:type="gramStart"/>
      <w:r>
        <w:t>in order to</w:t>
      </w:r>
      <w:proofErr w:type="gramEnd"/>
      <w:r>
        <w:t xml:space="preserve"> better appraise the novelty of your results and this without challenging value-based attention capture preferably.</w:t>
      </w:r>
    </w:p>
  </w:comment>
  <w:comment w:id="595" w:author="Gilles Pourtois" w:date="2019-02-12T15:13:00Z" w:initials="GP">
    <w:p w14:paraId="29DCCCB8" w14:textId="540C3E26" w:rsidR="004E5AC1" w:rsidRDefault="004E5AC1">
      <w:pPr>
        <w:pStyle w:val="CommentText"/>
      </w:pPr>
      <w:r>
        <w:rPr>
          <w:rStyle w:val="CommentReference"/>
        </w:rPr>
        <w:annotationRef/>
      </w:r>
      <w:r>
        <w:t>Unclear to me this</w:t>
      </w:r>
    </w:p>
  </w:comment>
  <w:comment w:id="596" w:author="Antonio Schettino" w:date="2019-03-06T17:09:00Z" w:initials="AS">
    <w:p w14:paraId="6185BDDA" w14:textId="1F5E7A34" w:rsidR="000F6495" w:rsidRDefault="000F6495">
      <w:pPr>
        <w:pStyle w:val="CommentText"/>
      </w:pPr>
      <w:r>
        <w:rPr>
          <w:rStyle w:val="CommentReference"/>
        </w:rPr>
        <w:annotationRef/>
      </w:r>
      <w:r>
        <w:t>I would recommend keeping the supplementary materials separated from the main manuscript, and only at the very end merge them in one single document. This would avoid quite a few technical problems, e.g., mixing references belonging to the appendix in the main text.</w:t>
      </w:r>
    </w:p>
  </w:comment>
  <w:comment w:id="598" w:author="Antonio Schettino" w:date="2019-03-06T17:12:00Z" w:initials="AS">
    <w:p w14:paraId="33228415" w14:textId="3200274B" w:rsidR="00B25D78" w:rsidRDefault="00B25D78">
      <w:pPr>
        <w:pStyle w:val="CommentText"/>
      </w:pPr>
      <w:r>
        <w:rPr>
          <w:rStyle w:val="CommentReference"/>
        </w:rPr>
        <w:annotationRef/>
      </w:r>
      <w:r>
        <w:t>Weakly though: look at the 95% HDI…</w:t>
      </w:r>
    </w:p>
  </w:comment>
  <w:comment w:id="683" w:author="Ivan Grahek" w:date="2019-02-09T14:15:00Z" w:initials="IG">
    <w:p w14:paraId="0ECD07BE" w14:textId="00E18607" w:rsidR="004E5AC1" w:rsidRDefault="004E5AC1">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2A295F" w15:done="0"/>
  <w15:commentEx w15:paraId="3F0D4EDD" w15:done="0"/>
  <w15:commentEx w15:paraId="27B2A50C" w15:done="0"/>
  <w15:commentEx w15:paraId="748379A3" w15:done="0"/>
  <w15:commentEx w15:paraId="4B7C30BC" w15:paraIdParent="748379A3" w15:done="0"/>
  <w15:commentEx w15:paraId="44BAD723" w15:done="0"/>
  <w15:commentEx w15:paraId="000E80A8" w15:done="0"/>
  <w15:commentEx w15:paraId="487B896D" w15:done="0"/>
  <w15:commentEx w15:paraId="1F21D58B" w15:paraIdParent="487B896D" w15:done="0"/>
  <w15:commentEx w15:paraId="7D37E217" w15:done="1"/>
  <w15:commentEx w15:paraId="79DD8DAD" w15:paraIdParent="7D37E217" w15:done="1"/>
  <w15:commentEx w15:paraId="2C02BC47" w15:done="0"/>
  <w15:commentEx w15:paraId="5BF04E6C" w15:done="0"/>
  <w15:commentEx w15:paraId="73DEB200" w15:done="0"/>
  <w15:commentEx w15:paraId="1E4E08E9" w15:done="0"/>
  <w15:commentEx w15:paraId="5E8F20E9" w15:paraIdParent="1E4E08E9" w15:done="0"/>
  <w15:commentEx w15:paraId="19456B46" w15:done="0"/>
  <w15:commentEx w15:paraId="52F35AA3" w15:paraIdParent="19456B46" w15:done="0"/>
  <w15:commentEx w15:paraId="3CA8CCD8" w15:done="0"/>
  <w15:commentEx w15:paraId="0F0C6B9F" w15:done="0"/>
  <w15:commentEx w15:paraId="21C10B2F" w15:done="0"/>
  <w15:commentEx w15:paraId="43FA66C3" w15:done="0"/>
  <w15:commentEx w15:paraId="0A1E9726" w15:done="0"/>
  <w15:commentEx w15:paraId="75F2EE28" w15:done="0"/>
  <w15:commentEx w15:paraId="747ED219" w15:done="1"/>
  <w15:commentEx w15:paraId="5368B7D1" w15:done="0"/>
  <w15:commentEx w15:paraId="6EBBBEB7" w15:done="0"/>
  <w15:commentEx w15:paraId="304FB487" w15:paraIdParent="6EBBBEB7" w15:done="0"/>
  <w15:commentEx w15:paraId="6DEE9E11" w15:done="0"/>
  <w15:commentEx w15:paraId="7666F096" w15:paraIdParent="6DEE9E11" w15:done="0"/>
  <w15:commentEx w15:paraId="4C9C6ABC" w15:done="1"/>
  <w15:commentEx w15:paraId="13782C12" w15:done="0"/>
  <w15:commentEx w15:paraId="765E1F62" w15:done="0"/>
  <w15:commentEx w15:paraId="5B4A3246" w15:done="1"/>
  <w15:commentEx w15:paraId="27504121" w15:done="0"/>
  <w15:commentEx w15:paraId="08A1DC5E" w15:paraIdParent="27504121" w15:done="0"/>
  <w15:commentEx w15:paraId="5BFB6365" w15:done="0"/>
  <w15:commentEx w15:paraId="7EE80669" w15:done="0"/>
  <w15:commentEx w15:paraId="7F790204" w15:done="0"/>
  <w15:commentEx w15:paraId="08DA60F3" w15:done="0"/>
  <w15:commentEx w15:paraId="00A9CCF1" w15:done="0"/>
  <w15:commentEx w15:paraId="21F7BD11" w15:done="0"/>
  <w15:commentEx w15:paraId="7A6947E0" w15:done="0"/>
  <w15:commentEx w15:paraId="37CDA2BC" w15:done="0"/>
  <w15:commentEx w15:paraId="4474AB82" w15:paraIdParent="37CDA2BC" w15:done="0"/>
  <w15:commentEx w15:paraId="3BE8451B" w15:done="0"/>
  <w15:commentEx w15:paraId="326A4DAF" w15:paraIdParent="3BE8451B" w15:done="0"/>
  <w15:commentEx w15:paraId="2A13245F" w15:done="0"/>
  <w15:commentEx w15:paraId="7526D2F3" w15:done="0"/>
  <w15:commentEx w15:paraId="758CE845" w15:done="0"/>
  <w15:commentEx w15:paraId="7AC1DADF"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6185BDDA" w15:done="0"/>
  <w15:commentEx w15:paraId="33228415"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2A295F" w16cid:durableId="202A4963"/>
  <w16cid:commentId w16cid:paraId="3F0D4EDD" w16cid:durableId="202A745F"/>
  <w16cid:commentId w16cid:paraId="27B2A50C" w16cid:durableId="202A4964"/>
  <w16cid:commentId w16cid:paraId="748379A3" w16cid:durableId="202A4965"/>
  <w16cid:commentId w16cid:paraId="4B7C30BC" w16cid:durableId="202A4EAE"/>
  <w16cid:commentId w16cid:paraId="44BAD723" w16cid:durableId="202A4966"/>
  <w16cid:commentId w16cid:paraId="000E80A8" w16cid:durableId="202A4967"/>
  <w16cid:commentId w16cid:paraId="487B896D" w16cid:durableId="202A4968"/>
  <w16cid:commentId w16cid:paraId="1F21D58B" w16cid:durableId="202A733A"/>
  <w16cid:commentId w16cid:paraId="7D37E217" w16cid:durableId="202A4969"/>
  <w16cid:commentId w16cid:paraId="79DD8DAD" w16cid:durableId="202A4E51"/>
  <w16cid:commentId w16cid:paraId="2C02BC47" w16cid:durableId="202A496A"/>
  <w16cid:commentId w16cid:paraId="5BF04E6C" w16cid:durableId="202A776B"/>
  <w16cid:commentId w16cid:paraId="73DEB200" w16cid:durableId="202A496B"/>
  <w16cid:commentId w16cid:paraId="1E4E08E9" w16cid:durableId="202A496C"/>
  <w16cid:commentId w16cid:paraId="5E8F20E9" w16cid:durableId="202A782E"/>
  <w16cid:commentId w16cid:paraId="19456B46" w16cid:durableId="202A496D"/>
  <w16cid:commentId w16cid:paraId="52F35AA3" w16cid:durableId="202A79B2"/>
  <w16cid:commentId w16cid:paraId="3CA8CCD8" w16cid:durableId="202A496E"/>
  <w16cid:commentId w16cid:paraId="0F0C6B9F" w16cid:durableId="202A496F"/>
  <w16cid:commentId w16cid:paraId="21C10B2F" w16cid:durableId="202A4970"/>
  <w16cid:commentId w16cid:paraId="43FA66C3" w16cid:durableId="202A4971"/>
  <w16cid:commentId w16cid:paraId="0A1E9726" w16cid:durableId="202A4972"/>
  <w16cid:commentId w16cid:paraId="75F2EE28" w16cid:durableId="202A5C60"/>
  <w16cid:commentId w16cid:paraId="747ED219" w16cid:durableId="202A4973"/>
  <w16cid:commentId w16cid:paraId="5368B7D1" w16cid:durableId="202A5D39"/>
  <w16cid:commentId w16cid:paraId="6EBBBEB7" w16cid:durableId="202A4974"/>
  <w16cid:commentId w16cid:paraId="304FB487" w16cid:durableId="202A5AFB"/>
  <w16cid:commentId w16cid:paraId="6DEE9E11" w16cid:durableId="202A4975"/>
  <w16cid:commentId w16cid:paraId="7666F096" w16cid:durableId="202A5CB5"/>
  <w16cid:commentId w16cid:paraId="4C9C6ABC" w16cid:durableId="202A4976"/>
  <w16cid:commentId w16cid:paraId="13782C12" w16cid:durableId="202A4977"/>
  <w16cid:commentId w16cid:paraId="765E1F62" w16cid:durableId="202A4978"/>
  <w16cid:commentId w16cid:paraId="5B4A3246" w16cid:durableId="202A5F40"/>
  <w16cid:commentId w16cid:paraId="27504121" w16cid:durableId="202A4979"/>
  <w16cid:commentId w16cid:paraId="08A1DC5E" w16cid:durableId="202A54C8"/>
  <w16cid:commentId w16cid:paraId="5BFB6365" w16cid:durableId="202A62E8"/>
  <w16cid:commentId w16cid:paraId="7EE80669" w16cid:durableId="202A497A"/>
  <w16cid:commentId w16cid:paraId="7F790204" w16cid:durableId="202A636A"/>
  <w16cid:commentId w16cid:paraId="08DA60F3" w16cid:durableId="202A497B"/>
  <w16cid:commentId w16cid:paraId="00A9CCF1" w16cid:durableId="202A497C"/>
  <w16cid:commentId w16cid:paraId="21F7BD11" w16cid:durableId="202A64CA"/>
  <w16cid:commentId w16cid:paraId="7A6947E0" w16cid:durableId="202A497D"/>
  <w16cid:commentId w16cid:paraId="37CDA2BC" w16cid:durableId="202A497E"/>
  <w16cid:commentId w16cid:paraId="4474AB82" w16cid:durableId="202A65A6"/>
  <w16cid:commentId w16cid:paraId="3BE8451B" w16cid:durableId="202A497F"/>
  <w16cid:commentId w16cid:paraId="326A4DAF" w16cid:durableId="202A6606"/>
  <w16cid:commentId w16cid:paraId="2A13245F" w16cid:durableId="202A66A6"/>
  <w16cid:commentId w16cid:paraId="7526D2F3" w16cid:durableId="202A6726"/>
  <w16cid:commentId w16cid:paraId="758CE845" w16cid:durableId="202A4980"/>
  <w16cid:commentId w16cid:paraId="7AC1DADF" w16cid:durableId="202A7CBA"/>
  <w16cid:commentId w16cid:paraId="642D1D86" w16cid:durableId="202A4981"/>
  <w16cid:commentId w16cid:paraId="5EF914C4" w16cid:durableId="202A4982"/>
  <w16cid:commentId w16cid:paraId="6FFED0A0" w16cid:durableId="202A4983"/>
  <w16cid:commentId w16cid:paraId="686F6E8B" w16cid:durableId="202A4984"/>
  <w16cid:commentId w16cid:paraId="619D75CE" w16cid:durableId="202A4985"/>
  <w16cid:commentId w16cid:paraId="30E868A1" w16cid:durableId="202A4986"/>
  <w16cid:commentId w16cid:paraId="73D63071" w16cid:durableId="202A4987"/>
  <w16cid:commentId w16cid:paraId="200EEA2D" w16cid:durableId="202A4988"/>
  <w16cid:commentId w16cid:paraId="33CFA73D" w16cid:durableId="202A4989"/>
  <w16cid:commentId w16cid:paraId="509D5469" w16cid:durableId="202A498A"/>
  <w16cid:commentId w16cid:paraId="3395808D" w16cid:durableId="202A498B"/>
  <w16cid:commentId w16cid:paraId="3307E5A0" w16cid:durableId="202A498C"/>
  <w16cid:commentId w16cid:paraId="3439B156" w16cid:durableId="202A498D"/>
  <w16cid:commentId w16cid:paraId="73C043A4" w16cid:durableId="202A498E"/>
  <w16cid:commentId w16cid:paraId="29DCCCB8" w16cid:durableId="202A498F"/>
  <w16cid:commentId w16cid:paraId="6185BDDA" w16cid:durableId="202A7D33"/>
  <w16cid:commentId w16cid:paraId="33228415" w16cid:durableId="202A7DFD"/>
  <w16cid:commentId w16cid:paraId="0ECD07BE" w16cid:durableId="202A49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15BE4" w14:textId="77777777" w:rsidR="00EB4C75" w:rsidRDefault="00EB4C75" w:rsidP="00AD5698">
      <w:pPr>
        <w:spacing w:after="0" w:line="240" w:lineRule="auto"/>
      </w:pPr>
      <w:r>
        <w:separator/>
      </w:r>
    </w:p>
  </w:endnote>
  <w:endnote w:type="continuationSeparator" w:id="0">
    <w:p w14:paraId="4EAF2C4E" w14:textId="77777777" w:rsidR="00EB4C75" w:rsidRDefault="00EB4C75"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charset w:val="00"/>
    <w:family w:val="swiss"/>
    <w:pitch w:val="variable"/>
    <w:sig w:usb0="00000003" w:usb1="02000000" w:usb2="00000000" w:usb3="00000000" w:csb0="00000001"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FF50B" w14:textId="1677B69A" w:rsidR="004E5AC1" w:rsidRDefault="004E5AC1" w:rsidP="0050297E">
    <w:pPr>
      <w:ind w:left="360"/>
      <w:jc w:val="both"/>
    </w:pPr>
    <w:r w:rsidRPr="00CA0030">
      <w:rPr>
        <w:rFonts w:ascii="Segoe UI Symbol" w:hAnsi="Segoe UI Symbol" w:cs="Segoe UI Symbol"/>
        <w:vertAlign w:val="superscript"/>
      </w:rPr>
      <w:t>☨</w:t>
    </w:r>
    <w:r>
      <w:t xml:space="preserve"> The</w:t>
    </w:r>
    <w:ins w:id="991" w:author="Antonio Schettino" w:date="2019-03-06T14:11:00Z">
      <w:r>
        <w:t>se</w:t>
      </w:r>
    </w:ins>
    <w:del w:id="992" w:author="Antonio Schettino" w:date="2019-03-06T14:11:00Z">
      <w:r w:rsidDel="008178B4">
        <w:delText xml:space="preserve"> first two</w:delText>
      </w:r>
    </w:del>
    <w:r>
      <w:t xml:space="preserve"> authors </w:t>
    </w:r>
    <w:del w:id="993" w:author="Antonio Schettino" w:date="2019-03-06T14:11:00Z">
      <w:r w:rsidDel="008178B4">
        <w:delText xml:space="preserve">equally </w:delText>
      </w:r>
    </w:del>
    <w:r>
      <w:t xml:space="preserve">contributed </w:t>
    </w:r>
    <w:ins w:id="994" w:author="Antonio Schettino" w:date="2019-03-06T14:11:00Z">
      <w:r>
        <w:t xml:space="preserve">equally </w:t>
      </w:r>
    </w:ins>
    <w:r>
      <w:t>to the study.</w:t>
    </w:r>
  </w:p>
  <w:p w14:paraId="4B769C76" w14:textId="298ABCF6" w:rsidR="004E5AC1" w:rsidRDefault="004E5AC1"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E3156" w14:textId="77777777" w:rsidR="00EB4C75" w:rsidRDefault="00EB4C75" w:rsidP="00AD5698">
      <w:pPr>
        <w:spacing w:after="0" w:line="240" w:lineRule="auto"/>
      </w:pPr>
      <w:r>
        <w:separator/>
      </w:r>
    </w:p>
  </w:footnote>
  <w:footnote w:type="continuationSeparator" w:id="0">
    <w:p w14:paraId="7E82D707" w14:textId="77777777" w:rsidR="00EB4C75" w:rsidRDefault="00EB4C75"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FC9D4" w14:textId="09A07737" w:rsidR="004E5AC1" w:rsidRDefault="004E5AC1">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Pr>
            <w:noProof/>
            <w:szCs w:val="24"/>
          </w:rPr>
          <w:t>26</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3D967" w14:textId="532432E7" w:rsidR="004E5AC1" w:rsidRDefault="004E5AC1"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661728"/>
    <w:multiLevelType w:val="hybridMultilevel"/>
    <w:tmpl w:val="3A380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7"/>
  </w:num>
  <w:num w:numId="3">
    <w:abstractNumId w:val="18"/>
  </w:num>
  <w:num w:numId="4">
    <w:abstractNumId w:val="39"/>
  </w:num>
  <w:num w:numId="5">
    <w:abstractNumId w:val="16"/>
  </w:num>
  <w:num w:numId="6">
    <w:abstractNumId w:val="17"/>
  </w:num>
  <w:num w:numId="7">
    <w:abstractNumId w:val="10"/>
  </w:num>
  <w:num w:numId="8">
    <w:abstractNumId w:val="36"/>
  </w:num>
  <w:num w:numId="9">
    <w:abstractNumId w:val="20"/>
  </w:num>
  <w:num w:numId="10">
    <w:abstractNumId w:val="29"/>
  </w:num>
  <w:num w:numId="11">
    <w:abstractNumId w:val="21"/>
  </w:num>
  <w:num w:numId="12">
    <w:abstractNumId w:val="33"/>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0"/>
  </w:num>
  <w:num w:numId="24">
    <w:abstractNumId w:val="13"/>
  </w:num>
  <w:num w:numId="25">
    <w:abstractNumId w:val="25"/>
  </w:num>
  <w:num w:numId="26">
    <w:abstractNumId w:val="12"/>
  </w:num>
  <w:num w:numId="27">
    <w:abstractNumId w:val="27"/>
  </w:num>
  <w:num w:numId="28">
    <w:abstractNumId w:val="11"/>
  </w:num>
  <w:num w:numId="29">
    <w:abstractNumId w:val="26"/>
  </w:num>
  <w:num w:numId="30">
    <w:abstractNumId w:val="34"/>
  </w:num>
  <w:num w:numId="31">
    <w:abstractNumId w:val="22"/>
  </w:num>
  <w:num w:numId="32">
    <w:abstractNumId w:val="28"/>
  </w:num>
  <w:num w:numId="33">
    <w:abstractNumId w:val="38"/>
  </w:num>
  <w:num w:numId="34">
    <w:abstractNumId w:val="23"/>
  </w:num>
  <w:num w:numId="35">
    <w:abstractNumId w:val="14"/>
  </w:num>
  <w:num w:numId="36">
    <w:abstractNumId w:val="31"/>
  </w:num>
  <w:num w:numId="37">
    <w:abstractNumId w:val="35"/>
  </w:num>
  <w:num w:numId="38">
    <w:abstractNumId w:val="32"/>
  </w:num>
  <w:num w:numId="39">
    <w:abstractNumId w:val="19"/>
  </w:num>
  <w:num w:numId="40">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ersen, Soren">
    <w15:presenceInfo w15:providerId="AD" w15:userId="S-1-5-21-1658995823-507913555-681994661-207065"/>
  </w15:person>
  <w15:person w15:author="Antonio Schettino">
    <w15:presenceInfo w15:providerId="None" w15:userId="Antonio Schettino"/>
  </w15:person>
  <w15:person w15:author="Gilles Pourtois">
    <w15:presenceInfo w15:providerId="AD" w15:userId="S-1-5-21-4030456262-320625612-449655040-85699"/>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40E81"/>
    <w:rsid w:val="000421E9"/>
    <w:rsid w:val="00042B55"/>
    <w:rsid w:val="0004428E"/>
    <w:rsid w:val="00044D29"/>
    <w:rsid w:val="00044E78"/>
    <w:rsid w:val="00045572"/>
    <w:rsid w:val="00045E5F"/>
    <w:rsid w:val="00046163"/>
    <w:rsid w:val="00046E8F"/>
    <w:rsid w:val="00050303"/>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449"/>
    <w:rsid w:val="00085D71"/>
    <w:rsid w:val="000868F1"/>
    <w:rsid w:val="00086F15"/>
    <w:rsid w:val="000877C6"/>
    <w:rsid w:val="00090DA3"/>
    <w:rsid w:val="00094139"/>
    <w:rsid w:val="00094ECE"/>
    <w:rsid w:val="00096637"/>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0D2B"/>
    <w:rsid w:val="000C16EC"/>
    <w:rsid w:val="000C1A99"/>
    <w:rsid w:val="000C2BBD"/>
    <w:rsid w:val="000C2F17"/>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0A4"/>
    <w:rsid w:val="000F3EA3"/>
    <w:rsid w:val="000F51CF"/>
    <w:rsid w:val="000F6067"/>
    <w:rsid w:val="000F6495"/>
    <w:rsid w:val="000F7AE3"/>
    <w:rsid w:val="000F7E6C"/>
    <w:rsid w:val="001013E3"/>
    <w:rsid w:val="00101775"/>
    <w:rsid w:val="00102919"/>
    <w:rsid w:val="00103A1F"/>
    <w:rsid w:val="00104425"/>
    <w:rsid w:val="00104913"/>
    <w:rsid w:val="00104CED"/>
    <w:rsid w:val="001057D1"/>
    <w:rsid w:val="00105CB2"/>
    <w:rsid w:val="001065C0"/>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178C"/>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5A3A"/>
    <w:rsid w:val="00146284"/>
    <w:rsid w:val="00146705"/>
    <w:rsid w:val="00147487"/>
    <w:rsid w:val="0014780B"/>
    <w:rsid w:val="001512DB"/>
    <w:rsid w:val="00152D0A"/>
    <w:rsid w:val="00153D0E"/>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05F"/>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3EF6"/>
    <w:rsid w:val="001D471B"/>
    <w:rsid w:val="001D5AC2"/>
    <w:rsid w:val="001E0280"/>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9A6"/>
    <w:rsid w:val="00271CF9"/>
    <w:rsid w:val="00272C4C"/>
    <w:rsid w:val="0027356B"/>
    <w:rsid w:val="00273815"/>
    <w:rsid w:val="00273997"/>
    <w:rsid w:val="002739E0"/>
    <w:rsid w:val="002741E1"/>
    <w:rsid w:val="002745F6"/>
    <w:rsid w:val="002749BC"/>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6B"/>
    <w:rsid w:val="003319D7"/>
    <w:rsid w:val="00331B9F"/>
    <w:rsid w:val="0033206D"/>
    <w:rsid w:val="003328F7"/>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02F"/>
    <w:rsid w:val="004063ED"/>
    <w:rsid w:val="00406A00"/>
    <w:rsid w:val="00410220"/>
    <w:rsid w:val="00410D50"/>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67B61"/>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AE"/>
    <w:rsid w:val="004C70FB"/>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327F"/>
    <w:rsid w:val="004E4BDB"/>
    <w:rsid w:val="004E5569"/>
    <w:rsid w:val="004E5AC1"/>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ADE"/>
    <w:rsid w:val="00523AF0"/>
    <w:rsid w:val="00524110"/>
    <w:rsid w:val="0052497B"/>
    <w:rsid w:val="00524BF7"/>
    <w:rsid w:val="00525408"/>
    <w:rsid w:val="005256ED"/>
    <w:rsid w:val="00525DB5"/>
    <w:rsid w:val="00526FA2"/>
    <w:rsid w:val="00527B37"/>
    <w:rsid w:val="0053025D"/>
    <w:rsid w:val="00530A38"/>
    <w:rsid w:val="0053165D"/>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168"/>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5DA4"/>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74E"/>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1A60"/>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09AF"/>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45D6"/>
    <w:rsid w:val="00635DDB"/>
    <w:rsid w:val="00635EA6"/>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85F"/>
    <w:rsid w:val="006B3E6C"/>
    <w:rsid w:val="006B4A6F"/>
    <w:rsid w:val="006B7BC0"/>
    <w:rsid w:val="006B7FEC"/>
    <w:rsid w:val="006C11D9"/>
    <w:rsid w:val="006C249E"/>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3350"/>
    <w:rsid w:val="006D368E"/>
    <w:rsid w:val="006D4521"/>
    <w:rsid w:val="006D6207"/>
    <w:rsid w:val="006D7264"/>
    <w:rsid w:val="006E0DCE"/>
    <w:rsid w:val="006E0E26"/>
    <w:rsid w:val="006E0ED5"/>
    <w:rsid w:val="006E109B"/>
    <w:rsid w:val="006E1360"/>
    <w:rsid w:val="006E2ACD"/>
    <w:rsid w:val="006E41D1"/>
    <w:rsid w:val="006E574B"/>
    <w:rsid w:val="006E5A27"/>
    <w:rsid w:val="006E5ABE"/>
    <w:rsid w:val="006E620A"/>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409E"/>
    <w:rsid w:val="007A42CB"/>
    <w:rsid w:val="007A48DF"/>
    <w:rsid w:val="007A5260"/>
    <w:rsid w:val="007A558F"/>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2AE"/>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41DE"/>
    <w:rsid w:val="0081424F"/>
    <w:rsid w:val="00814300"/>
    <w:rsid w:val="00814B10"/>
    <w:rsid w:val="00814E74"/>
    <w:rsid w:val="00815D63"/>
    <w:rsid w:val="008178B4"/>
    <w:rsid w:val="00817C25"/>
    <w:rsid w:val="00820D57"/>
    <w:rsid w:val="00820DF7"/>
    <w:rsid w:val="0082233C"/>
    <w:rsid w:val="00822504"/>
    <w:rsid w:val="00822832"/>
    <w:rsid w:val="00824203"/>
    <w:rsid w:val="00825530"/>
    <w:rsid w:val="008258E2"/>
    <w:rsid w:val="0082617B"/>
    <w:rsid w:val="00826535"/>
    <w:rsid w:val="00826D7A"/>
    <w:rsid w:val="00827815"/>
    <w:rsid w:val="008304F1"/>
    <w:rsid w:val="00830B50"/>
    <w:rsid w:val="00832287"/>
    <w:rsid w:val="00833424"/>
    <w:rsid w:val="0083578A"/>
    <w:rsid w:val="008357B4"/>
    <w:rsid w:val="00835B52"/>
    <w:rsid w:val="008362CF"/>
    <w:rsid w:val="0083661C"/>
    <w:rsid w:val="0083697A"/>
    <w:rsid w:val="00837CBF"/>
    <w:rsid w:val="00837F7A"/>
    <w:rsid w:val="0084073F"/>
    <w:rsid w:val="00840F29"/>
    <w:rsid w:val="00841338"/>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279D"/>
    <w:rsid w:val="008532B9"/>
    <w:rsid w:val="0085420C"/>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A26"/>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1AF4"/>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1833"/>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199"/>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4B3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A9B"/>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5C57"/>
    <w:rsid w:val="0097631F"/>
    <w:rsid w:val="0098037D"/>
    <w:rsid w:val="009810BA"/>
    <w:rsid w:val="00981429"/>
    <w:rsid w:val="00981DB7"/>
    <w:rsid w:val="00983210"/>
    <w:rsid w:val="009832A3"/>
    <w:rsid w:val="009852E3"/>
    <w:rsid w:val="00987474"/>
    <w:rsid w:val="00987EEB"/>
    <w:rsid w:val="00990631"/>
    <w:rsid w:val="00990774"/>
    <w:rsid w:val="00990A32"/>
    <w:rsid w:val="00991070"/>
    <w:rsid w:val="00991D79"/>
    <w:rsid w:val="009922FF"/>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2B7"/>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B6D81"/>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1667"/>
    <w:rsid w:val="00A916E8"/>
    <w:rsid w:val="00A91FCB"/>
    <w:rsid w:val="00A92A2C"/>
    <w:rsid w:val="00A933D3"/>
    <w:rsid w:val="00A949A4"/>
    <w:rsid w:val="00A952D5"/>
    <w:rsid w:val="00A9680E"/>
    <w:rsid w:val="00A96A3D"/>
    <w:rsid w:val="00A972D9"/>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5D78"/>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4EB9"/>
    <w:rsid w:val="00B6523F"/>
    <w:rsid w:val="00B65381"/>
    <w:rsid w:val="00B6639E"/>
    <w:rsid w:val="00B666F3"/>
    <w:rsid w:val="00B668C1"/>
    <w:rsid w:val="00B67DA0"/>
    <w:rsid w:val="00B70479"/>
    <w:rsid w:val="00B7072D"/>
    <w:rsid w:val="00B70F7E"/>
    <w:rsid w:val="00B71FD2"/>
    <w:rsid w:val="00B72322"/>
    <w:rsid w:val="00B72801"/>
    <w:rsid w:val="00B72AAA"/>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1868"/>
    <w:rsid w:val="00BA2368"/>
    <w:rsid w:val="00BA326A"/>
    <w:rsid w:val="00BA32E5"/>
    <w:rsid w:val="00BA3411"/>
    <w:rsid w:val="00BA4C0A"/>
    <w:rsid w:val="00BA5A51"/>
    <w:rsid w:val="00BA5B39"/>
    <w:rsid w:val="00BA66AC"/>
    <w:rsid w:val="00BA6825"/>
    <w:rsid w:val="00BA6D9D"/>
    <w:rsid w:val="00BA7B6A"/>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927"/>
    <w:rsid w:val="00BC7D05"/>
    <w:rsid w:val="00BD0727"/>
    <w:rsid w:val="00BD12A6"/>
    <w:rsid w:val="00BD1B71"/>
    <w:rsid w:val="00BD23CF"/>
    <w:rsid w:val="00BD2E1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4FD1"/>
    <w:rsid w:val="00BF580F"/>
    <w:rsid w:val="00BF605E"/>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0EA8"/>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3A85"/>
    <w:rsid w:val="00CA446B"/>
    <w:rsid w:val="00CA5037"/>
    <w:rsid w:val="00CA7772"/>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C6F92"/>
    <w:rsid w:val="00CD07CA"/>
    <w:rsid w:val="00CD0C45"/>
    <w:rsid w:val="00CD0EB7"/>
    <w:rsid w:val="00CD275E"/>
    <w:rsid w:val="00CD2878"/>
    <w:rsid w:val="00CD2D94"/>
    <w:rsid w:val="00CD3332"/>
    <w:rsid w:val="00CD3D93"/>
    <w:rsid w:val="00CD4E74"/>
    <w:rsid w:val="00CD55EC"/>
    <w:rsid w:val="00CD6325"/>
    <w:rsid w:val="00CD75CA"/>
    <w:rsid w:val="00CD7867"/>
    <w:rsid w:val="00CE14DA"/>
    <w:rsid w:val="00CE286D"/>
    <w:rsid w:val="00CE2AC6"/>
    <w:rsid w:val="00CE2CBE"/>
    <w:rsid w:val="00CE3626"/>
    <w:rsid w:val="00CE384B"/>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29B8"/>
    <w:rsid w:val="00D241B4"/>
    <w:rsid w:val="00D2502E"/>
    <w:rsid w:val="00D260B8"/>
    <w:rsid w:val="00D26617"/>
    <w:rsid w:val="00D27687"/>
    <w:rsid w:val="00D300F9"/>
    <w:rsid w:val="00D30BFC"/>
    <w:rsid w:val="00D30CC7"/>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55CD"/>
    <w:rsid w:val="00DB6849"/>
    <w:rsid w:val="00DC0CAB"/>
    <w:rsid w:val="00DC144A"/>
    <w:rsid w:val="00DC1DF3"/>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1735"/>
    <w:rsid w:val="00DD3A35"/>
    <w:rsid w:val="00DD456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40A4"/>
    <w:rsid w:val="00E05554"/>
    <w:rsid w:val="00E05766"/>
    <w:rsid w:val="00E0602B"/>
    <w:rsid w:val="00E0771A"/>
    <w:rsid w:val="00E07908"/>
    <w:rsid w:val="00E07982"/>
    <w:rsid w:val="00E07A1B"/>
    <w:rsid w:val="00E1045E"/>
    <w:rsid w:val="00E109F9"/>
    <w:rsid w:val="00E12161"/>
    <w:rsid w:val="00E121FF"/>
    <w:rsid w:val="00E1320B"/>
    <w:rsid w:val="00E13253"/>
    <w:rsid w:val="00E132D3"/>
    <w:rsid w:val="00E14A1B"/>
    <w:rsid w:val="00E15CFC"/>
    <w:rsid w:val="00E163A6"/>
    <w:rsid w:val="00E17C14"/>
    <w:rsid w:val="00E17DD5"/>
    <w:rsid w:val="00E21032"/>
    <w:rsid w:val="00E21DF7"/>
    <w:rsid w:val="00E22DAA"/>
    <w:rsid w:val="00E24901"/>
    <w:rsid w:val="00E24F7F"/>
    <w:rsid w:val="00E25BC1"/>
    <w:rsid w:val="00E27AED"/>
    <w:rsid w:val="00E305AF"/>
    <w:rsid w:val="00E30991"/>
    <w:rsid w:val="00E32915"/>
    <w:rsid w:val="00E32FE0"/>
    <w:rsid w:val="00E333E3"/>
    <w:rsid w:val="00E33F02"/>
    <w:rsid w:val="00E34F80"/>
    <w:rsid w:val="00E34FA5"/>
    <w:rsid w:val="00E356DE"/>
    <w:rsid w:val="00E35EB1"/>
    <w:rsid w:val="00E35FD4"/>
    <w:rsid w:val="00E3600E"/>
    <w:rsid w:val="00E36DFE"/>
    <w:rsid w:val="00E37045"/>
    <w:rsid w:val="00E421C7"/>
    <w:rsid w:val="00E42277"/>
    <w:rsid w:val="00E42C5F"/>
    <w:rsid w:val="00E43CBB"/>
    <w:rsid w:val="00E43E82"/>
    <w:rsid w:val="00E4423E"/>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233"/>
    <w:rsid w:val="00E7263B"/>
    <w:rsid w:val="00E732ED"/>
    <w:rsid w:val="00E74171"/>
    <w:rsid w:val="00E74810"/>
    <w:rsid w:val="00E74E29"/>
    <w:rsid w:val="00E74EF2"/>
    <w:rsid w:val="00E76923"/>
    <w:rsid w:val="00E77F93"/>
    <w:rsid w:val="00E81D87"/>
    <w:rsid w:val="00E83647"/>
    <w:rsid w:val="00E85CA7"/>
    <w:rsid w:val="00E86E86"/>
    <w:rsid w:val="00E870E2"/>
    <w:rsid w:val="00E910B8"/>
    <w:rsid w:val="00E913F0"/>
    <w:rsid w:val="00E9186B"/>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4C75"/>
    <w:rsid w:val="00EC3BFD"/>
    <w:rsid w:val="00EC44C8"/>
    <w:rsid w:val="00EC4518"/>
    <w:rsid w:val="00EC47D6"/>
    <w:rsid w:val="00EC55FB"/>
    <w:rsid w:val="00EC59E6"/>
    <w:rsid w:val="00EC672C"/>
    <w:rsid w:val="00EC7DE0"/>
    <w:rsid w:val="00ED0B89"/>
    <w:rsid w:val="00ED1620"/>
    <w:rsid w:val="00ED406E"/>
    <w:rsid w:val="00ED4A01"/>
    <w:rsid w:val="00ED739D"/>
    <w:rsid w:val="00ED7E00"/>
    <w:rsid w:val="00EE00D3"/>
    <w:rsid w:val="00EE0D3A"/>
    <w:rsid w:val="00EE0E6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403"/>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unhideWhenUsed/>
    <w:rsid w:val="009D644F"/>
    <w:pPr>
      <w:spacing w:after="0" w:line="480" w:lineRule="auto"/>
      <w:ind w:left="720" w:hanging="720"/>
    </w:pPr>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character" w:styleId="UnresolvedMention">
    <w:name w:val="Unresolved Mention"/>
    <w:basedOn w:val="DefaultParagraphFont"/>
    <w:uiPriority w:val="99"/>
    <w:semiHidden/>
    <w:unhideWhenUsed/>
    <w:rsid w:val="008178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06976848">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D51A1-700D-4163-AFF7-4F5121955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38</Pages>
  <Words>55327</Words>
  <Characters>315364</Characters>
  <Application>Microsoft Office Word</Application>
  <DocSecurity>0</DocSecurity>
  <Lines>2628</Lines>
  <Paragraphs>739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369952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Antonio Schettino</cp:lastModifiedBy>
  <cp:revision>40</cp:revision>
  <cp:lastPrinted>2017-06-14T15:36:00Z</cp:lastPrinted>
  <dcterms:created xsi:type="dcterms:W3CDTF">2019-02-12T12:33:00Z</dcterms:created>
  <dcterms:modified xsi:type="dcterms:W3CDTF">2019-03-06T16:15:00Z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y fmtid="{D5CDD505-2E9C-101B-9397-08002B2CF9AE}" pid="25" name="ZOTERO_PREF_1">
    <vt:lpwstr>&lt;data data-version="3" zotero-version="5.0.60"&gt;&lt;session id="8Qdr6TgM"/&gt;&lt;style id="http://www.zotero.org/styles/apa" locale="en-US" hasBibliography="1" bibliographyStyleHasBeenSet="1"/&gt;&lt;prefs&gt;&lt;pref name="fieldType" value="Field"/&gt;&lt;pref name="automaticJourn</vt:lpwstr>
  </property>
  <property fmtid="{D5CDD505-2E9C-101B-9397-08002B2CF9AE}" pid="26" name="ZOTERO_PREF_2">
    <vt:lpwstr>alAbbreviations" value="true"/&gt;&lt;/prefs&gt;&lt;/data&gt;</vt:lpwstr>
  </property>
</Properties>
</file>